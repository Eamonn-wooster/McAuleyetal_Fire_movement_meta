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B8530" w14:textId="77777777" w:rsidR="00F26A6D" w:rsidRPr="00F26A6D" w:rsidRDefault="00F26A6D" w:rsidP="00D928F3">
      <w:pPr>
        <w:pStyle w:val="Heading1"/>
      </w:pPr>
      <w:commentRangeStart w:id="0"/>
      <w:commentRangeStart w:id="1"/>
      <w:r w:rsidRPr="00F26A6D">
        <w:t>Abstract</w:t>
      </w:r>
      <w:commentRangeEnd w:id="0"/>
      <w:commentRangeEnd w:id="1"/>
      <w:r w:rsidR="00D2370B">
        <w:rPr>
          <w:rStyle w:val="CommentReference"/>
          <w:rFonts w:ascii="Times New Roman" w:eastAsiaTheme="minorHAnsi" w:hAnsi="Times New Roman" w:cstheme="minorBidi"/>
          <w:color w:val="auto"/>
        </w:rPr>
        <w:commentReference w:id="0"/>
      </w:r>
      <w:r w:rsidR="00FC3038">
        <w:rPr>
          <w:rStyle w:val="CommentReference"/>
          <w:rFonts w:ascii="Times New Roman" w:eastAsiaTheme="minorHAnsi" w:hAnsi="Times New Roman" w:cstheme="minorBidi"/>
          <w:color w:val="auto"/>
        </w:rPr>
        <w:commentReference w:id="1"/>
      </w:r>
    </w:p>
    <w:p w14:paraId="153179A7" w14:textId="77777777" w:rsidR="00F26A6D" w:rsidRPr="00476091" w:rsidRDefault="00F26A6D" w:rsidP="00F26A6D">
      <w:pPr>
        <w:rPr>
          <w:i/>
          <w:iCs/>
        </w:rPr>
      </w:pPr>
      <w:r w:rsidRPr="00476091">
        <w:rPr>
          <w:i/>
          <w:iCs/>
        </w:rPr>
        <w:t>Key words</w:t>
      </w:r>
    </w:p>
    <w:p w14:paraId="2614AEC5" w14:textId="00DF35C2" w:rsidR="00F26A6D" w:rsidRPr="00476091" w:rsidRDefault="00F26A6D" w:rsidP="00F26A6D">
      <w:pPr>
        <w:rPr>
          <w:i/>
          <w:iCs/>
        </w:rPr>
      </w:pPr>
      <w:r w:rsidRPr="00476091">
        <w:rPr>
          <w:i/>
          <w:iCs/>
        </w:rPr>
        <w:t xml:space="preserve">Fire, disturbance, </w:t>
      </w:r>
      <w:r w:rsidR="00476091" w:rsidRPr="00476091">
        <w:rPr>
          <w:i/>
          <w:iCs/>
        </w:rPr>
        <w:t>meta-analysis</w:t>
      </w:r>
      <w:r w:rsidRPr="00476091">
        <w:rPr>
          <w:i/>
          <w:iCs/>
        </w:rPr>
        <w:t>, movement ecology, systematic review</w:t>
      </w:r>
    </w:p>
    <w:p w14:paraId="0473BE09" w14:textId="42FF06AC" w:rsidR="00DA7916" w:rsidRDefault="00F26A6D" w:rsidP="00F7493F">
      <w:pPr>
        <w:pStyle w:val="Heading1"/>
      </w:pPr>
      <w:commentRangeStart w:id="2"/>
      <w:r w:rsidRPr="00F26A6D">
        <w:t>Introduction</w:t>
      </w:r>
      <w:commentRangeEnd w:id="2"/>
      <w:r w:rsidR="00F108DF">
        <w:rPr>
          <w:rStyle w:val="CommentReference"/>
          <w:rFonts w:ascii="Times New Roman" w:eastAsiaTheme="minorHAnsi" w:hAnsi="Times New Roman" w:cstheme="minorBidi"/>
          <w:color w:val="auto"/>
        </w:rPr>
        <w:commentReference w:id="2"/>
      </w:r>
    </w:p>
    <w:p w14:paraId="4E4199E8" w14:textId="77777777" w:rsidR="00AC5A64" w:rsidRDefault="00865DB6" w:rsidP="00F26A6D">
      <w:pPr>
        <w:rPr>
          <w:ins w:id="3" w:author="Nimmo, Dale" w:date="2025-08-27T11:18:00Z" w16du:dateUtc="2025-08-27T01:18:00Z"/>
        </w:rPr>
      </w:pPr>
      <w:commentRangeStart w:id="4"/>
      <w:r>
        <w:t xml:space="preserve">Fire </w:t>
      </w:r>
      <w:commentRangeEnd w:id="4"/>
      <w:r w:rsidR="00071E1E">
        <w:rPr>
          <w:rStyle w:val="CommentReference"/>
        </w:rPr>
        <w:commentReference w:id="4"/>
      </w:r>
      <w:r>
        <w:t xml:space="preserve">is </w:t>
      </w:r>
      <w:commentRangeStart w:id="5"/>
      <w:r>
        <w:t>a</w:t>
      </w:r>
      <w:commentRangeEnd w:id="5"/>
      <w:r w:rsidR="00FC3038">
        <w:rPr>
          <w:rStyle w:val="CommentReference"/>
        </w:rPr>
        <w:commentReference w:id="5"/>
      </w:r>
      <w:r>
        <w:t xml:space="preserve"> spatiotemporally dynamic disturbance process that has </w:t>
      </w:r>
      <w:r w:rsidR="009B33B9">
        <w:t>operated</w:t>
      </w:r>
      <w:r w:rsidR="00024EBA">
        <w:t xml:space="preserve"> across the globe</w:t>
      </w:r>
      <w:r w:rsidR="00D75562">
        <w:t xml:space="preserve"> for </w:t>
      </w:r>
      <w:ins w:id="6" w:author="Nimmo, Dale" w:date="2025-08-27T11:01:00Z" w16du:dateUtc="2025-08-27T01:01:00Z">
        <w:r w:rsidR="00FC3038">
          <w:t xml:space="preserve">hundreds of </w:t>
        </w:r>
      </w:ins>
      <w:r w:rsidR="00D75562">
        <w:t xml:space="preserve">millions of years </w:t>
      </w:r>
      <w:r>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dGl0bGVzPjx0aXRsZT5GaXJlIGluIHRoZSBFYXJ0aCBTeXN0ZW08L3RpdGxlPjxzZWNvbmRhcnkt
dGl0bGU+U2NpZW5jZTwvc2Vjb25kYXJ5LXRpdGxlPjwvdGl0bGVzPjxwZXJpb2RpY2FsPjxmdWxs
LXRpdGxlPlNjaWVuY2U8L2Z1bGwtdGl0bGU+PC9wZXJpb2RpY2FsPjxwYWdlcz40ODEtNDg0PC9w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b2dpY2FsIFJldmlld3M8L3NlY29uZGFyeS10aXRsZT48L3RpdGxlcz48cGVyaW9kaWNhbD48ZnVs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</w:fldData>
        </w:fldChar>
      </w:r>
      <w:r w:rsidR="00E51D24">
        <w:instrText xml:space="preserve"> ADDIN EN.CITE </w:instrText>
      </w:r>
      <w:r w:rsidR="00E51D24">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dGl0bGVzPjx0aXRsZT5GaXJlIGluIHRoZSBFYXJ0aCBTeXN0ZW08L3RpdGxlPjxzZWNvbmRhcnkt
dGl0bGU+U2NpZW5jZTwvc2Vjb25kYXJ5LXRpdGxlPjwvdGl0bGVzPjxwZXJpb2RpY2FsPjxmdWxs
LXRpdGxlPlNjaWVuY2U8L2Z1bGwtdGl0bGU+PC9wZXJpb2RpY2FsPjxwYWdlcz40ODEtNDg0PC9w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b2dpY2FsIFJldmlld3M8L3NlY29uZGFyeS10aXRsZT48L3RpdGxlcz48cGVyaW9kaWNhbD48ZnVs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</w:fldData>
        </w:fldChar>
      </w:r>
      <w:r w:rsidR="00E51D24">
        <w:instrText xml:space="preserve"> ADDIN EN.CITE.DATA </w:instrText>
      </w:r>
      <w:r w:rsidR="00E51D24">
        <w:fldChar w:fldCharType="end"/>
      </w:r>
      <w:r>
        <w:fldChar w:fldCharType="separate"/>
      </w:r>
      <w:r w:rsidR="00020F82">
        <w:rPr>
          <w:noProof/>
        </w:rPr>
        <w:t>(Bowman et al., 2009; He et al., 2019)</w:t>
      </w:r>
      <w:r>
        <w:fldChar w:fldCharType="end"/>
      </w:r>
      <w:r w:rsidR="003C3D20">
        <w:t>. Fire</w:t>
      </w:r>
      <w:r w:rsidR="00E3242B">
        <w:t xml:space="preserve"> </w:t>
      </w:r>
      <w:r w:rsidR="00CD170F">
        <w:t>transform</w:t>
      </w:r>
      <w:r w:rsidR="00D62CE9">
        <w:t>s landscapes</w:t>
      </w:r>
      <w:del w:id="7" w:author="Nimmo, Dale" w:date="2025-08-27T11:10:00Z" w16du:dateUtc="2025-08-27T01:10:00Z">
        <w:r w:rsidR="00075EC6" w:rsidDel="00FC3038">
          <w:delText>;</w:delText>
        </w:r>
      </w:del>
      <w:ins w:id="8" w:author="Nimmo, Dale" w:date="2025-08-27T11:10:00Z" w16du:dateUtc="2025-08-27T01:10:00Z">
        <w:r w:rsidR="00FC3038">
          <w:t>,</w:t>
        </w:r>
      </w:ins>
      <w:r w:rsidR="000A112B">
        <w:t xml:space="preserve"> </w:t>
      </w:r>
      <w:del w:id="9" w:author="Nimmo, Dale" w:date="2025-08-27T11:02:00Z" w16du:dateUtc="2025-08-27T01:02:00Z">
        <w:r w:rsidR="006B5596" w:rsidDel="00FC3038">
          <w:delText>fragmenting habitat</w:delText>
        </w:r>
        <w:r w:rsidR="000A112B" w:rsidDel="00FC3038">
          <w:delText xml:space="preserve">, </w:delText>
        </w:r>
      </w:del>
      <w:r w:rsidR="00AE23BB">
        <w:t>initiating</w:t>
      </w:r>
      <w:r w:rsidR="00C167CA">
        <w:t xml:space="preserve"> </w:t>
      </w:r>
      <w:r w:rsidR="00AE23BB">
        <w:t>ecological succession processe</w:t>
      </w:r>
      <w:r w:rsidR="001E11A0">
        <w:t>s</w:t>
      </w:r>
      <w:ins w:id="10" w:author="Nimmo, Dale" w:date="2025-08-27T11:02:00Z" w16du:dateUtc="2025-08-27T01:02:00Z">
        <w:r w:rsidR="00FC3038">
          <w:t xml:space="preserve"> that shape landscape </w:t>
        </w:r>
      </w:ins>
      <w:ins w:id="11" w:author="Nimmo, Dale" w:date="2025-08-27T11:07:00Z" w16du:dateUtc="2025-08-27T01:07:00Z">
        <w:r w:rsidR="00FC3038">
          <w:t>structure over</w:t>
        </w:r>
      </w:ins>
      <w:ins w:id="12" w:author="Nimmo, Dale" w:date="2025-08-27T11:11:00Z" w16du:dateUtc="2025-08-27T01:11:00Z">
        <w:r w:rsidR="00FC3038">
          <w:t xml:space="preserve"> space and</w:t>
        </w:r>
      </w:ins>
      <w:ins w:id="13" w:author="Nimmo, Dale" w:date="2025-08-27T11:07:00Z" w16du:dateUtc="2025-08-27T01:07:00Z">
        <w:r w:rsidR="00FC3038">
          <w:t xml:space="preserve"> time (</w:t>
        </w:r>
      </w:ins>
      <w:commentRangeStart w:id="14"/>
      <w:ins w:id="15" w:author="Nimmo, Dale" w:date="2025-08-27T11:08:00Z" w16du:dateUtc="2025-08-27T01:08:00Z">
        <w:r w:rsidR="00FC3038">
          <w:t>Greenwood</w:t>
        </w:r>
        <w:commentRangeEnd w:id="14"/>
        <w:r w:rsidR="00FC3038">
          <w:rPr>
            <w:rStyle w:val="CommentReference"/>
          </w:rPr>
          <w:commentReference w:id="14"/>
        </w:r>
        <w:r w:rsidR="00FC3038">
          <w:t xml:space="preserve"> et al. 2022). </w:t>
        </w:r>
      </w:ins>
      <w:ins w:id="16" w:author="Nimmo, Dale" w:date="2025-08-27T11:02:00Z" w16du:dateUtc="2025-08-27T01:02:00Z">
        <w:r w:rsidR="00FC3038">
          <w:t xml:space="preserve"> </w:t>
        </w:r>
      </w:ins>
      <w:del w:id="17" w:author="Nimmo, Dale" w:date="2025-08-27T11:02:00Z" w16du:dateUtc="2025-08-27T01:02:00Z">
        <w:r w:rsidR="001E11A0" w:rsidDel="00FC3038">
          <w:delText>,</w:delText>
        </w:r>
        <w:r w:rsidR="00024EBA" w:rsidDel="00FC3038">
          <w:delText xml:space="preserve"> </w:delText>
        </w:r>
      </w:del>
      <w:del w:id="18" w:author="Nimmo, Dale" w:date="2025-08-27T11:10:00Z" w16du:dateUtc="2025-08-27T01:10:00Z">
        <w:r w:rsidR="0019695A" w:rsidDel="00FC3038">
          <w:delText>and influencing animal movement</w:delText>
        </w:r>
        <w:r w:rsidR="00DC6FD5" w:rsidDel="00FC3038">
          <w:delText xml:space="preserve"> and space use</w:delText>
        </w:r>
        <w:r w:rsidR="0019695A" w:rsidDel="00FC3038">
          <w:delText xml:space="preserve"> </w:delText>
        </w:r>
        <w:r w:rsidR="00185477" w:rsidDel="00FC3038">
          <w:fldChar w:fldCharType="begin">
            <w:fldData xml:space="preserve">PEVuZE5vdGU+PENpdGU+PEF1dGhvcj5OaW1tbzwvQXV0aG9yPjxZZWFyPjIwMTk8L1llYXI+PFJl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==
</w:fldData>
          </w:fldChar>
        </w:r>
        <w:r w:rsidR="00DC6FD5" w:rsidDel="00FC3038">
          <w:delInstrText xml:space="preserve"> ADDIN EN.CITE </w:delInstrText>
        </w:r>
        <w:r w:rsidR="00DC6FD5" w:rsidDel="00FC3038">
          <w:fldChar w:fldCharType="begin">
            <w:fldData xml:space="preserve">PEVuZE5vdGU+PENpdGU+PEF1dGhvcj5OaW1tbzwvQXV0aG9yPjxZZWFyPjIwMTk8L1llYXI+PFJl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==
</w:fldData>
          </w:fldChar>
        </w:r>
        <w:r w:rsidR="00DC6FD5" w:rsidDel="00FC3038">
          <w:delInstrText xml:space="preserve"> ADDIN EN.CITE.DATA </w:delInstrText>
        </w:r>
        <w:r w:rsidR="00DC6FD5" w:rsidDel="00FC3038">
          <w:fldChar w:fldCharType="end"/>
        </w:r>
        <w:r w:rsidR="00185477" w:rsidDel="00FC3038">
          <w:fldChar w:fldCharType="separate"/>
        </w:r>
        <w:r w:rsidR="00DC6FD5" w:rsidDel="00FC3038">
          <w:rPr>
            <w:noProof/>
          </w:rPr>
          <w:delText>(He et al., 2019; Nimmo et al., 2019)</w:delText>
        </w:r>
        <w:r w:rsidR="00185477" w:rsidDel="00FC3038">
          <w:fldChar w:fldCharType="end"/>
        </w:r>
        <w:r w:rsidDel="00FC3038">
          <w:delText>.</w:delText>
        </w:r>
        <w:r w:rsidR="00267BEE" w:rsidDel="00FC3038">
          <w:delText xml:space="preserve"> </w:delText>
        </w:r>
      </w:del>
      <w:del w:id="19" w:author="Nimmo, Dale" w:date="2025-08-27T11:11:00Z" w16du:dateUtc="2025-08-27T01:11:00Z">
        <w:r w:rsidR="00313EE5" w:rsidDel="00FC3038">
          <w:delText xml:space="preserve">Following the passage of fire, </w:delText>
        </w:r>
        <w:r w:rsidR="00C167CA" w:rsidDel="00FC3038">
          <w:delText>the</w:delText>
        </w:r>
      </w:del>
      <w:ins w:id="20" w:author="Nimmo, Dale" w:date="2025-08-27T11:11:00Z" w16du:dateUtc="2025-08-27T01:11:00Z">
        <w:r w:rsidR="00FC3038">
          <w:t>As such, fire alters the</w:t>
        </w:r>
      </w:ins>
      <w:r w:rsidR="00C167CA">
        <w:t xml:space="preserve"> spatiotemporal distribution and availability of </w:t>
      </w:r>
      <w:del w:id="21" w:author="Nimmo, Dale" w:date="2025-08-27T11:11:00Z" w16du:dateUtc="2025-08-27T01:11:00Z">
        <w:r w:rsidR="00C167CA" w:rsidDel="00FC3038">
          <w:delText>key</w:delText>
        </w:r>
      </w:del>
      <w:ins w:id="22" w:author="Nimmo, Dale" w:date="2025-08-27T11:11:00Z" w16du:dateUtc="2025-08-27T01:11:00Z">
        <w:r w:rsidR="00FC3038">
          <w:t xml:space="preserve">a wide range of resources for fauna, </w:t>
        </w:r>
      </w:ins>
      <w:ins w:id="23" w:author="Nimmo, Dale" w:date="2025-08-27T11:13:00Z" w16du:dateUtc="2025-08-27T01:13:00Z">
        <w:r w:rsidR="00FC3038">
          <w:t xml:space="preserve">including </w:t>
        </w:r>
      </w:ins>
      <w:ins w:id="24" w:author="Nimmo, Dale" w:date="2025-08-27T11:14:00Z" w16du:dateUtc="2025-08-27T01:14:00Z">
        <w:r w:rsidR="00FC3038">
          <w:t>food</w:t>
        </w:r>
      </w:ins>
      <w:del w:id="25" w:author="Nimmo, Dale" w:date="2025-08-27T11:13:00Z" w16du:dateUtc="2025-08-27T01:13:00Z">
        <w:r w:rsidR="00313EE5" w:rsidDel="00FC3038">
          <w:delText xml:space="preserve"> </w:delText>
        </w:r>
      </w:del>
      <w:del w:id="26" w:author="Nimmo, Dale" w:date="2025-08-27T11:14:00Z" w16du:dateUtc="2025-08-27T01:14:00Z">
        <w:r w:rsidR="00313EE5" w:rsidDel="00FC3038">
          <w:delText>foraging</w:delText>
        </w:r>
      </w:del>
      <w:r w:rsidR="00094856">
        <w:t>, breeding</w:t>
      </w:r>
      <w:ins w:id="27" w:author="Nimmo, Dale" w:date="2025-08-27T11:14:00Z" w16du:dateUtc="2025-08-27T01:14:00Z">
        <w:r w:rsidR="00FC3038">
          <w:t xml:space="preserve"> sites, and shelter </w:t>
        </w:r>
      </w:ins>
      <w:del w:id="28" w:author="Nimmo, Dale" w:date="2025-08-27T11:14:00Z" w16du:dateUtc="2025-08-27T01:14:00Z">
        <w:r w:rsidR="00094856" w:rsidDel="00FC3038">
          <w:delText xml:space="preserve"> or refuge</w:delText>
        </w:r>
        <w:r w:rsidR="00C167CA" w:rsidDel="00FC3038">
          <w:delText xml:space="preserve"> resources </w:delText>
        </w:r>
        <w:r w:rsidR="001C1AC2" w:rsidDel="00FC3038">
          <w:delText>are</w:delText>
        </w:r>
        <w:r w:rsidR="00094856" w:rsidDel="00FC3038">
          <w:delText xml:space="preserve"> altered </w:delText>
        </w:r>
        <w:r w:rsidR="00C167CA" w:rsidDel="00FC3038">
          <w:delText xml:space="preserve">for many </w:delText>
        </w:r>
        <w:commentRangeStart w:id="29"/>
        <w:r w:rsidR="00C167CA" w:rsidDel="00FC3038">
          <w:delText>species</w:delText>
        </w:r>
        <w:commentRangeEnd w:id="29"/>
        <w:r w:rsidR="00FC3038" w:rsidDel="00FC3038">
          <w:rPr>
            <w:rStyle w:val="CommentReference"/>
          </w:rPr>
          <w:commentReference w:id="29"/>
        </w:r>
        <w:r w:rsidR="00C167CA" w:rsidDel="00FC3038">
          <w:delText xml:space="preserve"> </w:delText>
        </w:r>
      </w:del>
      <w:r w:rsidR="00C167CA">
        <w:fldChar w:fldCharType="begin">
          <w:fldData xml:space="preserve">PEVuZE5vdGU+PENpdGU+PEF1dGhvcj5Eb2hlcnR5PC9BdXRob3I+PFllYXI+MjAyMjwvWWVhcj48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</w:fldData>
        </w:fldChar>
      </w:r>
      <w:r w:rsidR="00DC6FD5">
        <w:instrText xml:space="preserve"> ADDIN EN.CITE </w:instrText>
      </w:r>
      <w:r w:rsidR="00DC6FD5">
        <w:fldChar w:fldCharType="begin">
          <w:fldData xml:space="preserve">PEVuZE5vdGU+PENpdGU+PEF1dGhvcj5Eb2hlcnR5PC9BdXRob3I+PFllYXI+MjAyMjwvWWVhcj48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</w:fldData>
        </w:fldChar>
      </w:r>
      <w:r w:rsidR="00DC6FD5">
        <w:instrText xml:space="preserve"> ADDIN EN.CITE.DATA </w:instrText>
      </w:r>
      <w:r w:rsidR="00DC6FD5">
        <w:fldChar w:fldCharType="end"/>
      </w:r>
      <w:r w:rsidR="00C167CA">
        <w:fldChar w:fldCharType="separate"/>
      </w:r>
      <w:r w:rsidR="00C167CA">
        <w:rPr>
          <w:noProof/>
        </w:rPr>
        <w:t>(Doherty et al., 2022; Fordyce et al., 2016; He et al., 2019)</w:t>
      </w:r>
      <w:r w:rsidR="00C167CA">
        <w:fldChar w:fldCharType="end"/>
      </w:r>
      <w:r w:rsidR="00C167CA">
        <w:t xml:space="preserve">. </w:t>
      </w:r>
      <w:r w:rsidR="00CE5B98">
        <w:t xml:space="preserve">In response, </w:t>
      </w:r>
      <w:r w:rsidR="0005554F">
        <w:t>animals</w:t>
      </w:r>
      <w:ins w:id="30" w:author="Nimmo, Dale" w:date="2025-08-27T11:14:00Z" w16du:dateUtc="2025-08-27T01:14:00Z">
        <w:r w:rsidR="00FC3038">
          <w:t xml:space="preserve"> can</w:t>
        </w:r>
      </w:ins>
      <w:del w:id="31" w:author="Nimmo, Dale" w:date="2025-08-27T11:14:00Z" w16du:dateUtc="2025-08-27T01:14:00Z">
        <w:r w:rsidR="0005554F" w:rsidDel="00FC3038">
          <w:delText xml:space="preserve"> may</w:delText>
        </w:r>
      </w:del>
      <w:r w:rsidR="0005554F">
        <w:t xml:space="preserve"> modify their</w:t>
      </w:r>
      <w:r w:rsidR="00AE07F6">
        <w:t xml:space="preserve"> </w:t>
      </w:r>
      <w:del w:id="32" w:author="Nimmo, Dale" w:date="2025-08-27T11:14:00Z" w16du:dateUtc="2025-08-27T01:14:00Z">
        <w:r w:rsidR="00AE07F6" w:rsidDel="00FC3038">
          <w:delText>spatial distribution and</w:delText>
        </w:r>
        <w:r w:rsidR="0005554F" w:rsidDel="00FC3038">
          <w:delText xml:space="preserve"> </w:delText>
        </w:r>
      </w:del>
      <w:r w:rsidR="0005554F">
        <w:t>movement</w:t>
      </w:r>
      <w:r w:rsidR="00AE07F6">
        <w:t xml:space="preserve"> patterns</w:t>
      </w:r>
      <w:ins w:id="33" w:author="Nimmo, Dale" w:date="2025-08-27T11:14:00Z" w16du:dateUtc="2025-08-27T01:14:00Z">
        <w:r w:rsidR="00FC3038">
          <w:t xml:space="preserve"> (Nimmo et al</w:t>
        </w:r>
      </w:ins>
      <w:ins w:id="34" w:author="Nimmo, Dale" w:date="2025-08-27T11:18:00Z" w16du:dateUtc="2025-08-27T01:18:00Z">
        <w:r w:rsidR="00AC5A64">
          <w:t xml:space="preserve">., </w:t>
        </w:r>
      </w:ins>
      <w:ins w:id="35" w:author="Nimmo, Dale" w:date="2025-08-27T11:14:00Z" w16du:dateUtc="2025-08-27T01:14:00Z">
        <w:r w:rsidR="00FC3038">
          <w:t>2019)</w:t>
        </w:r>
      </w:ins>
      <w:r w:rsidR="00AC12D6">
        <w:t>.</w:t>
      </w:r>
      <w:r w:rsidR="00E478FE">
        <w:t xml:space="preserve"> </w:t>
      </w:r>
      <w:del w:id="36" w:author="Nimmo, Dale" w:date="2025-08-27T11:15:00Z" w16du:dateUtc="2025-08-27T01:15:00Z">
        <w:r w:rsidR="00AC12D6" w:rsidDel="00FC3038">
          <w:delText>H</w:delText>
        </w:r>
        <w:r w:rsidR="00E478FE" w:rsidDel="00FC3038">
          <w:delText>owever</w:delText>
        </w:r>
        <w:r w:rsidR="00AC12D6" w:rsidDel="00FC3038">
          <w:delText>,</w:delText>
        </w:r>
        <w:r w:rsidR="00E478FE" w:rsidRPr="00E478FE" w:rsidDel="00FC3038">
          <w:delText xml:space="preserve"> </w:delText>
        </w:r>
        <w:r w:rsidR="00AE07F6" w:rsidDel="00FC3038">
          <w:delText>the</w:delText>
        </w:r>
        <w:r w:rsidR="00AE0CA4" w:rsidDel="00FC3038">
          <w:delText xml:space="preserve"> effect</w:delText>
        </w:r>
        <w:r w:rsidR="00AE07F6" w:rsidDel="00FC3038">
          <w:delText xml:space="preserve"> of fire</w:delText>
        </w:r>
      </w:del>
      <w:ins w:id="37" w:author="Nimmo, Dale" w:date="2025-08-27T11:17:00Z" w16du:dateUtc="2025-08-27T01:17:00Z">
        <w:r w:rsidR="00AC5A64" w:rsidRPr="00AC5A64">
          <w:t xml:space="preserve"> </w:t>
        </w:r>
      </w:ins>
      <w:ins w:id="38" w:author="Nimmo, Dale" w:date="2025-08-27T11:17:00Z">
        <w:r w:rsidR="00AC5A64" w:rsidRPr="00AC5A64">
          <w:t xml:space="preserve">The way they do this depends on a complex interaction between animal traits (e.g., mobility), the spatial and temporal characteristics of fire regimes, and the consequent effects on key </w:t>
        </w:r>
        <w:commentRangeStart w:id="39"/>
        <w:r w:rsidR="00AC5A64" w:rsidRPr="00AC5A64">
          <w:t>resource</w:t>
        </w:r>
      </w:ins>
      <w:ins w:id="40" w:author="Nimmo, Dale" w:date="2025-08-27T11:17:00Z" w16du:dateUtc="2025-08-27T01:17:00Z">
        <w:r w:rsidR="00AC5A64">
          <w:t>s</w:t>
        </w:r>
      </w:ins>
      <w:commentRangeEnd w:id="39"/>
      <w:ins w:id="41" w:author="Nimmo, Dale" w:date="2025-08-27T11:20:00Z" w16du:dateUtc="2025-08-27T01:20:00Z">
        <w:r w:rsidR="00AC5A64">
          <w:rPr>
            <w:rStyle w:val="CommentReference"/>
          </w:rPr>
          <w:commentReference w:id="39"/>
        </w:r>
      </w:ins>
      <w:ins w:id="42" w:author="Nimmo, Dale" w:date="2025-08-27T11:17:00Z" w16du:dateUtc="2025-08-27T01:17:00Z">
        <w:r w:rsidR="00AC5A64">
          <w:t xml:space="preserve"> </w:t>
        </w:r>
      </w:ins>
      <w:del w:id="43" w:author="Nimmo, Dale" w:date="2025-08-27T11:15:00Z" w16du:dateUtc="2025-08-27T01:15:00Z">
        <w:r w:rsidR="00AE07F6" w:rsidDel="00FC3038">
          <w:delText xml:space="preserve"> on space use and movement</w:delText>
        </w:r>
        <w:r w:rsidR="00AE0CA4" w:rsidDel="00FC3038">
          <w:delText xml:space="preserve"> </w:delText>
        </w:r>
        <w:r w:rsidR="006262AD" w:rsidDel="00FC3038">
          <w:delText>is</w:delText>
        </w:r>
        <w:r w:rsidR="00AE0CA4" w:rsidDel="00FC3038">
          <w:delText xml:space="preserve"> highly variable</w:delText>
        </w:r>
        <w:r w:rsidR="00AE07F6" w:rsidDel="00FC3038">
          <w:delText xml:space="preserve">, </w:delText>
        </w:r>
        <w:r w:rsidR="009827A7" w:rsidDel="00FC3038">
          <w:delText>driven</w:delText>
        </w:r>
        <w:r w:rsidR="00C13217" w:rsidDel="00FC3038">
          <w:delText xml:space="preserve"> by </w:delText>
        </w:r>
      </w:del>
      <w:del w:id="44" w:author="Nimmo, Dale" w:date="2025-08-27T11:17:00Z" w16du:dateUtc="2025-08-27T01:17:00Z">
        <w:r w:rsidR="00C13217" w:rsidDel="00AC5A64">
          <w:delText xml:space="preserve">complex </w:delText>
        </w:r>
      </w:del>
      <w:del w:id="45" w:author="Nimmo, Dale" w:date="2025-08-27T11:15:00Z" w16du:dateUtc="2025-08-27T01:15:00Z">
        <w:r w:rsidR="00C13217" w:rsidDel="00FC3038">
          <w:delText xml:space="preserve">and interacting factors including taxon, </w:delText>
        </w:r>
      </w:del>
      <w:del w:id="46" w:author="Nimmo, Dale" w:date="2025-08-27T11:17:00Z" w16du:dateUtc="2025-08-27T01:17:00Z">
        <w:r w:rsidR="00105AF1" w:rsidDel="00AC5A64">
          <w:delText xml:space="preserve">animal </w:delText>
        </w:r>
        <w:r w:rsidR="006262AD" w:rsidDel="00AC5A64">
          <w:delText>traits</w:delText>
        </w:r>
      </w:del>
      <w:del w:id="47" w:author="Nimmo, Dale" w:date="2025-08-27T11:15:00Z" w16du:dateUtc="2025-08-27T01:15:00Z">
        <w:r w:rsidR="006262AD" w:rsidDel="00FC3038">
          <w:delText>, dietary guild</w:delText>
        </w:r>
        <w:r w:rsidR="005D1223" w:rsidDel="00FC3038">
          <w:delText xml:space="preserve"> </w:delText>
        </w:r>
      </w:del>
      <w:del w:id="48" w:author="Nimmo, Dale" w:date="2025-08-27T11:17:00Z" w16du:dateUtc="2025-08-27T01:17:00Z">
        <w:r w:rsidR="005D1223" w:rsidDel="00AC5A64">
          <w:delText xml:space="preserve">and </w:delText>
        </w:r>
      </w:del>
      <w:del w:id="49" w:author="Nimmo, Dale" w:date="2025-08-27T11:16:00Z" w16du:dateUtc="2025-08-27T01:16:00Z">
        <w:r w:rsidR="00441F34" w:rsidDel="00AC5A64">
          <w:delText>habitat heterogeneity</w:delText>
        </w:r>
      </w:del>
      <w:del w:id="50" w:author="Nimmo, Dale" w:date="2025-08-27T11:18:00Z" w16du:dateUtc="2025-08-27T01:18:00Z">
        <w:r w:rsidR="005D1223" w:rsidDel="00AC5A64">
          <w:delText xml:space="preserve"> </w:delText>
        </w:r>
      </w:del>
      <w:commentRangeStart w:id="51"/>
      <w:r w:rsidR="00E478FE">
        <w:fldChar w:fldCharType="begin">
          <w:fldData xml:space="preserve">PEVuZE5vdGU+PENpdGU+PEF1dGhvcj5OaW1tbzwvQXV0aG9yPjxZZWFyPjIwMTk8L1llYXI+PFJl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</w:fldData>
        </w:fldChar>
      </w:r>
      <w:r w:rsidR="00DC6FD5">
        <w:instrText xml:space="preserve"> ADDIN EN.CITE </w:instrText>
      </w:r>
      <w:r w:rsidR="00DC6FD5">
        <w:fldChar w:fldCharType="begin">
          <w:fldData xml:space="preserve">PEVuZE5vdGU+PENpdGU+PEF1dGhvcj5OaW1tbzwvQXV0aG9yPjxZZWFyPjIwMTk8L1llYXI+PFJl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</w:fldData>
        </w:fldChar>
      </w:r>
      <w:r w:rsidR="00DC6FD5">
        <w:instrText xml:space="preserve"> ADDIN EN.CITE.DATA </w:instrText>
      </w:r>
      <w:r w:rsidR="00DC6FD5">
        <w:fldChar w:fldCharType="end"/>
      </w:r>
      <w:r w:rsidR="00E478FE">
        <w:fldChar w:fldCharType="separate"/>
      </w:r>
      <w:r w:rsidR="00DC6FD5">
        <w:rPr>
          <w:noProof/>
        </w:rPr>
        <w:t>(Blakey et al., 2022; Cherry et al., 2018; Doherty et al., 2021; Nimmo et al., 2019; Pasch &amp; Koprowski, 2011)</w:t>
      </w:r>
      <w:r w:rsidR="00E478FE">
        <w:fldChar w:fldCharType="end"/>
      </w:r>
      <w:commentRangeEnd w:id="51"/>
      <w:r w:rsidR="00AC5A64">
        <w:rPr>
          <w:rStyle w:val="CommentReference"/>
        </w:rPr>
        <w:commentReference w:id="51"/>
      </w:r>
      <w:r w:rsidR="0005554F">
        <w:t xml:space="preserve">. </w:t>
      </w:r>
    </w:p>
    <w:p w14:paraId="68555BFF" w14:textId="15708EA4" w:rsidR="00060AE8" w:rsidRDefault="003C263F" w:rsidP="007570FD">
      <w:ins w:id="52" w:author="Nimmo, Dale" w:date="2025-08-27T11:42:00Z">
        <w:r w:rsidRPr="003C263F">
          <w:t xml:space="preserve">Fire triggers a variety of animal movements across different spatial and temporal scales (Nimmo et al., 2019). In the short term—ranging from the hours during a fire to the days immediately after—animals may move to escape the event (Nimmo et al., 2021) or to quickly exploit new opportunities created by it (Hovick et al., 2017). </w:t>
        </w:r>
      </w:ins>
      <w:ins w:id="53" w:author="Nimmo, Dale" w:date="2025-08-27T11:46:00Z" w16du:dateUtc="2025-08-27T01:46:00Z">
        <w:r>
          <w:t xml:space="preserve">When the availability of resources is reduced after fire, movements (e.g., distance travelled, home range size) can increase, as animals traverse further to meet their requirements </w:t>
        </w:r>
        <w:r>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bnQgQmlvbG9neTwvc2Vjb25kYXJ5LXRpdGxlPjwvdGl0bGVzPjxwZXJpb2RpY2FsPjxmdWxsLXRp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</w:fldData>
          </w:fldChar>
        </w:r>
        <w:r>
          <w:instrText xml:space="preserve"> ADDIN EN.CITE </w:instrText>
        </w:r>
        <w:r>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bnQgQmlvbG9neTwvc2Vjb25kYXJ5LXRpdGxlPjwvdGl0bGVzPjxwZXJpb2RpY2FsPjxmdWxsLXRp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</w:fldData>
          </w:fldChar>
        </w:r>
        <w:r>
          <w:instrText xml:space="preserve"> ADDIN EN.CITE.DATA </w:instrText>
        </w:r>
        <w:r>
          <w:fldChar w:fldCharType="end"/>
        </w:r>
        <w:r>
          <w:fldChar w:fldCharType="separate"/>
        </w:r>
        <w:r>
          <w:rPr>
            <w:noProof/>
          </w:rPr>
          <w:t>(Blakey et al., 2022; Cherry et al., 2018)</w:t>
        </w:r>
        <w:r>
          <w:fldChar w:fldCharType="end"/>
        </w:r>
        <w:r>
          <w:t xml:space="preserve">. </w:t>
        </w:r>
      </w:ins>
      <w:ins w:id="54" w:author="Nimmo, Dale" w:date="2025-08-27T11:42:00Z">
        <w:r w:rsidRPr="003C263F">
          <w:t>Over longer periods, from months to decades, individuals adjust their movements to track resources that emerge as vegetation passes through successive stages of recovery</w:t>
        </w:r>
      </w:ins>
      <w:ins w:id="55" w:author="Nimmo, Dale" w:date="2025-08-27T11:42:00Z" w16du:dateUtc="2025-08-27T01:42:00Z">
        <w:r>
          <w:t xml:space="preserve"> </w:t>
        </w:r>
      </w:ins>
      <w:del w:id="56" w:author="Nimmo, Dale" w:date="2025-08-27T11:33:00Z" w16du:dateUtc="2025-08-27T01:33:00Z">
        <w:r w:rsidR="00A66D34" w:rsidDel="003C263F">
          <w:delText>Responses</w:delText>
        </w:r>
        <w:r w:rsidR="00185477" w:rsidDel="003C263F">
          <w:delText xml:space="preserve"> </w:delText>
        </w:r>
        <w:r w:rsidR="00562411" w:rsidDel="003C263F">
          <w:delText xml:space="preserve">to fire </w:delText>
        </w:r>
        <w:r w:rsidR="00C167CA" w:rsidDel="003C263F">
          <w:delText>may be immediate</w:delText>
        </w:r>
        <w:r w:rsidR="00A66D34" w:rsidDel="003C263F">
          <w:delText xml:space="preserve"> or short-term</w:delText>
        </w:r>
        <w:r w:rsidR="00C167CA" w:rsidDel="003C263F">
          <w:delText>, as individuals flee to survive</w:delText>
        </w:r>
        <w:r w:rsidR="00717404" w:rsidDel="003C263F">
          <w:delText>,</w:delText>
        </w:r>
        <w:r w:rsidR="00C167CA" w:rsidDel="003C263F">
          <w:delText xml:space="preserve"> </w:delText>
        </w:r>
        <w:r w:rsidR="00562411" w:rsidDel="003C263F">
          <w:delText>or escape h</w:delText>
        </w:r>
        <w:r w:rsidR="00F9309C" w:rsidDel="003C263F">
          <w:delText>eat and smoke</w:delText>
        </w:r>
        <w:r w:rsidR="00A66D34" w:rsidDel="003C263F">
          <w:delText xml:space="preserve"> before returning to </w:delText>
        </w:r>
        <w:r w:rsidR="00146730" w:rsidDel="003C263F">
          <w:delText>the previous home range</w:delText>
        </w:r>
        <w:r w:rsidR="00F9309C" w:rsidDel="003C263F">
          <w:delText xml:space="preserve"> </w:delText>
        </w:r>
        <w:r w:rsidR="00C167CA" w:rsidDel="003C263F">
          <w:fldChar w:fldCharType="begin">
            <w:fldData xml:space="preserve">PEVuZE5vdGU+PENpdGU+PEF1dGhvcj5Nb3JvbGzDs248L0F1dGhvcj48WWVhcj4yMDIyPC9ZZWFy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</w:fldData>
          </w:fldChar>
        </w:r>
        <w:r w:rsidR="001C1AC2" w:rsidDel="003C263F">
          <w:delInstrText xml:space="preserve"> ADDIN EN.CITE </w:delInstrText>
        </w:r>
        <w:r w:rsidR="001C1AC2" w:rsidDel="003C263F">
          <w:fldChar w:fldCharType="begin">
            <w:fldData xml:space="preserve">PEVuZE5vdGU+PENpdGU+PEF1dGhvcj5Nb3JvbGzDs248L0F1dGhvcj48WWVhcj4yMDIyPC9ZZWFy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</w:fldData>
          </w:fldChar>
        </w:r>
        <w:r w:rsidR="001C1AC2" w:rsidDel="003C263F">
          <w:delInstrText xml:space="preserve"> ADDIN EN.CITE.DATA </w:delInstrText>
        </w:r>
        <w:r w:rsidR="001C1AC2" w:rsidDel="003C263F">
          <w:fldChar w:fldCharType="end"/>
        </w:r>
        <w:r w:rsidR="00C167CA" w:rsidDel="003C263F">
          <w:fldChar w:fldCharType="separate"/>
        </w:r>
        <w:r w:rsidR="001C1AC2" w:rsidDel="003C263F">
          <w:rPr>
            <w:noProof/>
          </w:rPr>
          <w:delText>(Jolly et al., 2022; Morollón et al., 2022; Nimmo et al., 2019)</w:delText>
        </w:r>
        <w:r w:rsidR="00C167CA" w:rsidDel="003C263F">
          <w:fldChar w:fldCharType="end"/>
        </w:r>
        <w:r w:rsidR="00C167CA" w:rsidDel="003C263F">
          <w:delText xml:space="preserve">. </w:delText>
        </w:r>
      </w:del>
      <w:del w:id="57" w:author="Nimmo, Dale" w:date="2025-08-27T11:36:00Z" w16du:dateUtc="2025-08-27T01:36:00Z">
        <w:r w:rsidR="00C167CA" w:rsidDel="003C263F">
          <w:delText>Alternatively, i</w:delText>
        </w:r>
      </w:del>
      <w:del w:id="58" w:author="Nimmo, Dale" w:date="2025-08-27T11:42:00Z" w16du:dateUtc="2025-08-27T01:42:00Z">
        <w:r w:rsidR="00C167CA" w:rsidDel="003C263F">
          <w:delText>ndividuals</w:delText>
        </w:r>
      </w:del>
      <w:del w:id="59" w:author="Nimmo, Dale" w:date="2025-08-27T11:36:00Z" w16du:dateUtc="2025-08-27T01:36:00Z">
        <w:r w:rsidR="00C167CA" w:rsidDel="003C263F">
          <w:delText xml:space="preserve"> may respond indirectly to post-fire conditions, </w:delText>
        </w:r>
      </w:del>
      <w:del w:id="60" w:author="Nimmo, Dale" w:date="2025-08-27T11:42:00Z" w16du:dateUtc="2025-08-27T01:42:00Z">
        <w:r w:rsidR="00C167CA" w:rsidDel="003C263F">
          <w:delText>track</w:delText>
        </w:r>
      </w:del>
      <w:del w:id="61" w:author="Nimmo, Dale" w:date="2025-08-27T11:36:00Z" w16du:dateUtc="2025-08-27T01:36:00Z">
        <w:r w:rsidR="00C167CA" w:rsidDel="003C263F">
          <w:delText>ing</w:delText>
        </w:r>
      </w:del>
      <w:del w:id="62" w:author="Nimmo, Dale" w:date="2025-08-27T11:42:00Z" w16du:dateUtc="2025-08-27T01:42:00Z">
        <w:r w:rsidR="00C167CA" w:rsidDel="003C263F">
          <w:delText xml:space="preserve"> </w:delText>
        </w:r>
      </w:del>
      <w:del w:id="63" w:author="Nimmo, Dale" w:date="2025-08-27T11:37:00Z" w16du:dateUtc="2025-08-27T01:37:00Z">
        <w:r w:rsidR="00C167CA" w:rsidDel="003C263F">
          <w:delText>specific s</w:delText>
        </w:r>
      </w:del>
      <w:del w:id="64" w:author="Nimmo, Dale" w:date="2025-08-27T11:42:00Z" w16du:dateUtc="2025-08-27T01:42:00Z">
        <w:r w:rsidR="00C167CA" w:rsidDel="003C263F">
          <w:delText>uccessional stages</w:delText>
        </w:r>
      </w:del>
      <w:del w:id="65" w:author="Nimmo, Dale" w:date="2025-08-27T11:38:00Z" w16du:dateUtc="2025-08-27T01:38:00Z">
        <w:r w:rsidR="00C167CA" w:rsidDel="003C263F">
          <w:delText xml:space="preserve"> and associated resource pulses</w:delText>
        </w:r>
      </w:del>
      <w:del w:id="66" w:author="Nimmo, Dale" w:date="2025-08-27T11:42:00Z" w16du:dateUtc="2025-08-27T01:42:00Z">
        <w:r w:rsidR="00C167CA" w:rsidDel="003C263F">
          <w:delText xml:space="preserve"> </w:delText>
        </w:r>
      </w:del>
      <w:r w:rsidR="00C167CA">
        <w:fldChar w:fldCharType="begin">
          <w:fldData xml:space="preserve">PEVuZE5vdGU+PENpdGU+PEF1dGhvcj5NY0dyZWdvcjwvQXV0aG9yPjxZZWFyPjIwMTY8L1llYXI+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</w:fldData>
        </w:fldChar>
      </w:r>
      <w:r w:rsidR="0020735C">
        <w:instrText xml:space="preserve"> ADDIN EN.CITE </w:instrText>
      </w:r>
      <w:r w:rsidR="0020735C">
        <w:fldChar w:fldCharType="begin">
          <w:fldData xml:space="preserve">PEVuZE5vdGU+PENpdGU+PEF1dGhvcj5NY0dyZWdvcjwvQXV0aG9yPjxZZWFyPjIwMTY8L1llYXI+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</w:fldData>
        </w:fldChar>
      </w:r>
      <w:r w:rsidR="0020735C">
        <w:instrText xml:space="preserve"> ADDIN EN.CITE.DATA </w:instrText>
      </w:r>
      <w:r w:rsidR="0020735C">
        <w:fldChar w:fldCharType="end"/>
      </w:r>
      <w:r w:rsidR="00C167CA">
        <w:fldChar w:fldCharType="separate"/>
      </w:r>
      <w:r w:rsidR="0020735C">
        <w:rPr>
          <w:noProof/>
        </w:rPr>
        <w:t>(Gasaway et al., 1989; McGregor et al., 2016a; McGregor et al., 2016b; Povh et al., 2023)</w:t>
      </w:r>
      <w:r w:rsidR="00C167CA">
        <w:fldChar w:fldCharType="end"/>
      </w:r>
      <w:r w:rsidR="00C167CA">
        <w:t>.</w:t>
      </w:r>
      <w:ins w:id="67" w:author="Nimmo, Dale" w:date="2025-08-27T11:48:00Z" w16du:dateUtc="2025-08-27T01:48:00Z">
        <w:r w:rsidR="007570FD">
          <w:t xml:space="preserve"> </w:t>
        </w:r>
      </w:ins>
      <w:moveToRangeStart w:id="68" w:author="Nimmo, Dale" w:date="2025-08-29T14:18:00Z" w:name="move207369522"/>
      <w:moveTo w:id="69" w:author="Nimmo, Dale" w:date="2025-08-29T14:18:00Z" w16du:dateUtc="2025-08-29T04:18:00Z">
        <w:r w:rsidR="009B4DAE" w:rsidRPr="004F2DCC">
          <w:t xml:space="preserve">In cases where fire results in the direct mortality of animals </w:t>
        </w:r>
        <w:r w:rsidR="009B4DAE" w:rsidRPr="004F2DCC">
          <w:fldChar w:fldCharType="begin">
            <w:fldData xml:space="preserve">PEVuZE5vdGU+PENpdGU+PEF1dGhvcj5Kb2xseTwvQXV0aG9yPjxZZWFyPjIwMjI8L1llYXI+PFJl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</w:fldData>
          </w:fldChar>
        </w:r>
        <w:r w:rsidR="009B4DAE">
          <w:instrText xml:space="preserve"> ADDIN EN.CITE </w:instrText>
        </w:r>
        <w:r w:rsidR="009B4DAE">
          <w:fldChar w:fldCharType="begin">
            <w:fldData xml:space="preserve">PEVuZE5vdGU+PENpdGU+PEF1dGhvcj5Kb2xseTwvQXV0aG9yPjxZZWFyPjIwMjI8L1llYXI+PFJl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</w:fldData>
          </w:fldChar>
        </w:r>
        <w:r w:rsidR="009B4DAE">
          <w:instrText xml:space="preserve"> ADDIN EN.CITE.DATA </w:instrText>
        </w:r>
      </w:moveTo>
      <w:ins w:id="70" w:author="Nimmo, Dale" w:date="2025-08-29T14:18:00Z" w16du:dateUtc="2025-08-29T04:18:00Z"/>
      <w:moveTo w:id="71" w:author="Nimmo, Dale" w:date="2025-08-29T14:18:00Z" w16du:dateUtc="2025-08-29T04:18:00Z">
        <w:r w:rsidR="009B4DAE">
          <w:fldChar w:fldCharType="end"/>
        </w:r>
      </w:moveTo>
      <w:ins w:id="72" w:author="Nimmo, Dale" w:date="2025-08-29T14:18:00Z" w16du:dateUtc="2025-08-29T04:18:00Z"/>
      <w:moveTo w:id="73" w:author="Nimmo, Dale" w:date="2025-08-29T14:18:00Z" w16du:dateUtc="2025-08-29T04:18:00Z">
        <w:r w:rsidR="009B4DAE" w:rsidRPr="004F2DCC">
          <w:fldChar w:fldCharType="separate"/>
        </w:r>
        <w:r w:rsidR="009B4DAE" w:rsidRPr="004F2DCC">
          <w:rPr>
            <w:noProof/>
          </w:rPr>
          <w:t>(Jolly et al., 2022; Rodríguez-Trejo et al., 2019; Tomas et al., 2021)</w:t>
        </w:r>
        <w:r w:rsidR="009B4DAE" w:rsidRPr="004F2DCC">
          <w:fldChar w:fldCharType="end"/>
        </w:r>
        <w:r w:rsidR="009B4DAE" w:rsidRPr="004F2DCC">
          <w:t xml:space="preserve">, post-fire population recovery may dependent on dispersal and recruitment </w:t>
        </w:r>
        <w:r w:rsidR="009B4DAE" w:rsidRPr="004F2DCC">
          <w:fldChar w:fldCharType="begin"/>
        </w:r>
        <w:r w:rsidR="009B4DAE">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rsidR="009B4DAE" w:rsidRPr="004F2DCC">
          <w:fldChar w:fldCharType="separate"/>
        </w:r>
        <w:r w:rsidR="009B4DAE">
          <w:rPr>
            <w:noProof/>
          </w:rPr>
          <w:t>(Shaw et al., 2021)</w:t>
        </w:r>
        <w:r w:rsidR="009B4DAE" w:rsidRPr="004F2DCC">
          <w:fldChar w:fldCharType="end"/>
        </w:r>
        <w:r w:rsidR="009B4DAE" w:rsidRPr="004F2DCC">
          <w:t>. If</w:t>
        </w:r>
        <w:r w:rsidR="009B4DAE">
          <w:t xml:space="preserve"> post-fire seral stages create dispersal barriers, unfavoured habitat or increase predation pressure, populations may become extirpated </w:t>
        </w:r>
        <w:r w:rsidR="009B4DAE">
          <w:fldChar w:fldCharType="begin"/>
        </w:r>
        <w:r w:rsidR="009B4DAE">
          <w:instrText xml:space="preserve"> ADDIN EN.CITE &lt;EndNote&gt;&lt;Cite&gt;&lt;Author&gt;Templeton&lt;/Author&gt;&lt;Year&gt;2011&lt;/Year&gt;&lt;RecNum&gt;8&lt;/RecNum&gt;&lt;DisplayText&gt;(Templeton et al., 2011)&lt;/DisplayText&gt;&lt;record&gt;&lt;rec-number&gt;8&lt;/rec-number&gt;&lt;foreign-keys&gt;&lt;key app="EN" db-id="axpffp0eards98ew20rvpa0tdf0f0svatvst" timestamp="1714913412"&gt;8&lt;/key&gt;&lt;/foreign-keys&gt;&lt;ref-type name="Journal Article"&gt;17&lt;/ref-type&gt;&lt;contributors&gt;&lt;authors&gt;&lt;author&gt;Templeton, Alan R.&lt;/author&gt;&lt;author&gt;Brazeal, Hilary&lt;/author&gt;&lt;author&gt;Neuwald, Jennifer L.&lt;/author&gt;&lt;/authors&gt;&lt;/contributors&gt;&lt;titles&gt;&lt;title&gt;The transition from isolated patches to a metapopulation in the eastern collared lizard in response to prescribed fires&lt;/title&gt;&lt;secondary-title&gt;Ecology&lt;/secondary-title&gt;&lt;/titles&gt;&lt;periodical&gt;&lt;full-title&gt;Ecology&lt;/full-title&gt;&lt;/periodical&gt;&lt;pages&gt;1736-1747&lt;/pages&gt;&lt;volume&gt;92&lt;/volume&gt;&lt;number&gt;9&lt;/number&gt;&lt;keywords&gt;&lt;keyword&gt;collared lizard&lt;/keyword&gt;&lt;keyword&gt;Crotaphytus collaris collaris&lt;/keyword&gt;&lt;keyword&gt;dispersal&lt;/keyword&gt;&lt;keyword&gt;habitat fragmentation&lt;/keyword&gt;&lt;keyword&gt;metapopulation&lt;/keyword&gt;&lt;keyword&gt;Ozarks, Missouri, USA&lt;/keyword&gt;&lt;keyword&gt;prescribed fire&lt;/keyword&gt;&lt;/keywords&gt;&lt;dates&gt;&lt;year&gt;2011&lt;/year&gt;&lt;pub-dates&gt;&lt;date&gt;2011/09/01&lt;/date&gt;&lt;/pub-dates&gt;&lt;/dates&gt;&lt;publisher&gt;John Wiley &amp;amp; Sons, Ltd&lt;/publisher&gt;&lt;isbn&gt;0012-9658&lt;/isbn&gt;&lt;urls&gt;&lt;related-urls&gt;&lt;url&gt;https://doi.org/10.1890/10-1994.1&lt;/url&gt;&lt;/related-urls&gt;&lt;/urls&gt;&lt;electronic-resource-num&gt;10.1890/10-1994.1&lt;/electronic-resource-num&gt;&lt;access-date&gt;2024/05/05&lt;/access-date&gt;&lt;/record&gt;&lt;/Cite&gt;&lt;/EndNote&gt;</w:instrText>
        </w:r>
        <w:r w:rsidR="009B4DAE">
          <w:fldChar w:fldCharType="separate"/>
        </w:r>
        <w:r w:rsidR="009B4DAE">
          <w:rPr>
            <w:noProof/>
          </w:rPr>
          <w:t>(Templeton et al., 2011)</w:t>
        </w:r>
        <w:r w:rsidR="009B4DAE">
          <w:fldChar w:fldCharType="end"/>
        </w:r>
        <w:r w:rsidR="009B4DAE">
          <w:t xml:space="preserve">. </w:t>
        </w:r>
      </w:moveTo>
      <w:moveToRangeEnd w:id="68"/>
      <w:ins w:id="74" w:author="Nimmo, Dale" w:date="2025-08-27T11:48:00Z" w16du:dateUtc="2025-08-27T01:48:00Z">
        <w:r w:rsidR="007570FD">
          <w:t xml:space="preserve">These </w:t>
        </w:r>
      </w:ins>
      <w:del w:id="75" w:author="Nimmo, Dale" w:date="2025-08-27T11:48:00Z" w16du:dateUtc="2025-08-27T01:48:00Z">
        <w:r w:rsidR="00C167CA" w:rsidDel="007570FD">
          <w:delText xml:space="preserve"> </w:delText>
        </w:r>
      </w:del>
      <w:del w:id="76" w:author="Nimmo, Dale" w:date="2025-08-27T11:46:00Z" w16du:dateUtc="2025-08-27T01:46:00Z">
        <w:r w:rsidR="009716D4" w:rsidDel="003C263F">
          <w:delText xml:space="preserve">When the availability of </w:delText>
        </w:r>
      </w:del>
      <w:del w:id="77" w:author="Nimmo, Dale" w:date="2025-08-27T11:42:00Z" w16du:dateUtc="2025-08-27T01:42:00Z">
        <w:r w:rsidR="007168EE" w:rsidDel="003C263F">
          <w:delText>foraging</w:delText>
        </w:r>
        <w:r w:rsidR="00B469F7" w:rsidDel="003C263F">
          <w:delText xml:space="preserve"> </w:delText>
        </w:r>
      </w:del>
      <w:del w:id="78" w:author="Nimmo, Dale" w:date="2025-08-27T11:46:00Z" w16du:dateUtc="2025-08-27T01:46:00Z">
        <w:r w:rsidR="00B469F7" w:rsidDel="003C263F">
          <w:delText xml:space="preserve">resources is reduced </w:delText>
        </w:r>
      </w:del>
      <w:del w:id="79" w:author="Nimmo, Dale" w:date="2025-08-27T11:42:00Z" w16du:dateUtc="2025-08-27T01:42:00Z">
        <w:r w:rsidR="00B469F7" w:rsidDel="003C263F">
          <w:delText>post-fire</w:delText>
        </w:r>
      </w:del>
      <w:del w:id="80" w:author="Nimmo, Dale" w:date="2025-08-27T11:46:00Z" w16du:dateUtc="2025-08-27T01:46:00Z">
        <w:r w:rsidR="00B469F7" w:rsidDel="003C263F">
          <w:delText xml:space="preserve">, </w:delText>
        </w:r>
      </w:del>
      <w:del w:id="81" w:author="Nimmo, Dale" w:date="2025-08-27T11:42:00Z" w16du:dateUtc="2025-08-27T01:42:00Z">
        <w:r w:rsidR="00B469F7" w:rsidDel="003C263F">
          <w:delText>h</w:delText>
        </w:r>
        <w:r w:rsidR="002C0218" w:rsidDel="003C263F">
          <w:delText xml:space="preserve">ome range size </w:delText>
        </w:r>
        <w:r w:rsidR="00892886" w:rsidDel="003C263F">
          <w:delText>and distances travelled</w:delText>
        </w:r>
      </w:del>
      <w:del w:id="82" w:author="Nimmo, Dale" w:date="2025-08-27T11:46:00Z" w16du:dateUtc="2025-08-27T01:46:00Z">
        <w:r w:rsidR="00892886" w:rsidDel="003C263F">
          <w:delText xml:space="preserve"> </w:delText>
        </w:r>
      </w:del>
      <w:del w:id="83" w:author="Nimmo, Dale" w:date="2025-08-27T11:43:00Z" w16du:dateUtc="2025-08-27T01:43:00Z">
        <w:r w:rsidR="00D253B3" w:rsidDel="003C263F">
          <w:delText>may</w:delText>
        </w:r>
      </w:del>
      <w:del w:id="84" w:author="Nimmo, Dale" w:date="2025-08-27T11:46:00Z" w16du:dateUtc="2025-08-27T01:46:00Z">
        <w:r w:rsidR="00D253B3" w:rsidDel="003C263F">
          <w:delText xml:space="preserve"> increase</w:delText>
        </w:r>
        <w:r w:rsidR="00A853BE" w:rsidDel="003C263F">
          <w:delText xml:space="preserve"> as</w:delText>
        </w:r>
        <w:r w:rsidR="00D253B3" w:rsidDel="003C263F">
          <w:delText xml:space="preserve"> </w:delText>
        </w:r>
        <w:r w:rsidR="00A853BE" w:rsidDel="003C263F">
          <w:delText xml:space="preserve">animals </w:delText>
        </w:r>
        <w:r w:rsidR="00280B09" w:rsidDel="003C263F">
          <w:delText xml:space="preserve">traverse </w:delText>
        </w:r>
      </w:del>
      <w:del w:id="85" w:author="Nimmo, Dale" w:date="2025-08-27T11:43:00Z" w16du:dateUtc="2025-08-27T01:43:00Z">
        <w:r w:rsidR="00280B09" w:rsidDel="003C263F">
          <w:delText>additional areas</w:delText>
        </w:r>
      </w:del>
      <w:del w:id="86" w:author="Nimmo, Dale" w:date="2025-08-27T11:46:00Z" w16du:dateUtc="2025-08-27T01:46:00Z">
        <w:r w:rsidR="00280B09" w:rsidDel="003C263F">
          <w:delText xml:space="preserve"> </w:delText>
        </w:r>
        <w:r w:rsidR="00707C50" w:rsidDel="003C263F">
          <w:delText xml:space="preserve">to meet </w:delText>
        </w:r>
      </w:del>
      <w:del w:id="87" w:author="Nimmo, Dale" w:date="2025-08-27T11:43:00Z" w16du:dateUtc="2025-08-27T01:43:00Z">
        <w:r w:rsidR="007168EE" w:rsidDel="003C263F">
          <w:delText>nutritional</w:delText>
        </w:r>
        <w:r w:rsidR="00707C50" w:rsidDel="003C263F">
          <w:delText xml:space="preserve"> </w:delText>
        </w:r>
      </w:del>
      <w:del w:id="88" w:author="Nimmo, Dale" w:date="2025-08-27T11:46:00Z" w16du:dateUtc="2025-08-27T01:46:00Z">
        <w:r w:rsidR="00707C50" w:rsidDel="003C263F">
          <w:delText>requirements</w:delText>
        </w:r>
        <w:r w:rsidR="009716D4" w:rsidDel="003C263F">
          <w:delText xml:space="preserve"> </w:delText>
        </w:r>
        <w:r w:rsidR="00FF2C40" w:rsidDel="003C263F">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bnQgQmlvbG9neTwvc2Vjb25kYXJ5LXRpdGxlPjwvdGl0bGVzPjxwZXJpb2RpY2FsPjxmdWxsLXRp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</w:fldData>
          </w:fldChar>
        </w:r>
        <w:r w:rsidR="00300D1B" w:rsidDel="003C263F">
          <w:delInstrText xml:space="preserve"> ADDIN EN.CITE </w:delInstrText>
        </w:r>
        <w:r w:rsidR="00300D1B" w:rsidDel="003C263F">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bnQgQmlvbG9neTwvc2Vjb25kYXJ5LXRpdGxlPjwvdGl0bGVzPjxwZXJpb2RpY2FsPjxmdWxsLXRp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</w:fldData>
          </w:fldChar>
        </w:r>
        <w:r w:rsidR="00300D1B" w:rsidDel="003C263F">
          <w:delInstrText xml:space="preserve"> ADDIN EN.CITE.DATA </w:delInstrText>
        </w:r>
        <w:r w:rsidR="00300D1B" w:rsidDel="003C263F">
          <w:fldChar w:fldCharType="end"/>
        </w:r>
        <w:r w:rsidR="00FF2C40" w:rsidDel="003C263F">
          <w:fldChar w:fldCharType="separate"/>
        </w:r>
        <w:r w:rsidR="00300D1B" w:rsidDel="003C263F">
          <w:rPr>
            <w:noProof/>
          </w:rPr>
          <w:delText>(Blakey et al., 2022; Cherry et al., 2018)</w:delText>
        </w:r>
        <w:r w:rsidR="00FF2C40" w:rsidDel="003C263F">
          <w:fldChar w:fldCharType="end"/>
        </w:r>
        <w:r w:rsidR="00707C50" w:rsidDel="003C263F">
          <w:delText xml:space="preserve">. </w:delText>
        </w:r>
        <w:r w:rsidR="0020735C" w:rsidDel="003C263F">
          <w:delText>For many small vertebrates, vegetation cover provides a critical refugia from predator</w:delText>
        </w:r>
        <w:r w:rsidR="00BF0F14" w:rsidDel="003C263F">
          <w:delText>s</w:delText>
        </w:r>
        <w:r w:rsidR="00F072D9" w:rsidDel="003C263F">
          <w:delText xml:space="preserve"> </w:delText>
        </w:r>
        <w:r w:rsidR="00F072D9" w:rsidDel="003C263F">
          <w:fldChar w:fldCharType="begin">
            <w:fldData xml:space="preserve">PEVuZE5vdGU+PENpdGU+PEF1dGhvcj5Eb2hlcnR5PC9BdXRob3I+PFllYXI+MjAyMjwvWWVhcj48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</w:fldData>
          </w:fldChar>
        </w:r>
        <w:r w:rsidR="000D2EC6" w:rsidDel="003C263F">
          <w:delInstrText xml:space="preserve"> ADDIN EN.CITE </w:delInstrText>
        </w:r>
        <w:r w:rsidR="000D2EC6" w:rsidDel="003C263F">
          <w:fldChar w:fldCharType="begin">
            <w:fldData xml:space="preserve">PEVuZE5vdGU+PENpdGU+PEF1dGhvcj5Eb2hlcnR5PC9BdXRob3I+PFllYXI+MjAyMjwvWWVhcj48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</w:fldData>
          </w:fldChar>
        </w:r>
        <w:r w:rsidR="000D2EC6" w:rsidDel="003C263F">
          <w:delInstrText xml:space="preserve"> ADDIN EN.CITE.DATA </w:delInstrText>
        </w:r>
        <w:r w:rsidR="000D2EC6" w:rsidDel="003C263F">
          <w:fldChar w:fldCharType="end"/>
        </w:r>
        <w:r w:rsidR="00F072D9" w:rsidDel="003C263F">
          <w:fldChar w:fldCharType="separate"/>
        </w:r>
        <w:r w:rsidR="000D2EC6" w:rsidDel="003C263F">
          <w:rPr>
            <w:noProof/>
          </w:rPr>
          <w:delText>(Doherty et al., 2022; Leahy et al., 2016; McGregor et al., 2015)</w:delText>
        </w:r>
        <w:r w:rsidR="00F072D9" w:rsidDel="003C263F">
          <w:fldChar w:fldCharType="end"/>
        </w:r>
        <w:r w:rsidR="00F072D9" w:rsidDel="003C263F">
          <w:delText xml:space="preserve">. </w:delText>
        </w:r>
        <w:r w:rsidR="00A964F8" w:rsidRPr="00BF0F14" w:rsidDel="003C263F">
          <w:delText>S</w:delText>
        </w:r>
      </w:del>
      <w:del w:id="89" w:author="Nimmo, Dale" w:date="2025-08-27T11:47:00Z" w16du:dateUtc="2025-08-27T01:47:00Z">
        <w:r w:rsidR="00A964F8" w:rsidRPr="00BF0F14" w:rsidDel="003C263F">
          <w:delText>uccessional changes in</w:delText>
        </w:r>
        <w:r w:rsidR="00A964F8" w:rsidRPr="00BF0F14" w:rsidDel="007570FD">
          <w:delText xml:space="preserve"> </w:delText>
        </w:r>
      </w:del>
      <w:del w:id="90" w:author="Nimmo, Dale" w:date="2025-08-27T11:46:00Z" w16du:dateUtc="2025-08-27T01:46:00Z">
        <w:r w:rsidR="00A964F8" w:rsidRPr="00BF0F14" w:rsidDel="003C263F">
          <w:delText>habitat</w:delText>
        </w:r>
      </w:del>
      <w:del w:id="91" w:author="Nimmo, Dale" w:date="2025-08-27T11:47:00Z" w16du:dateUtc="2025-08-27T01:47:00Z">
        <w:r w:rsidR="00A964F8" w:rsidRPr="00BF0F14" w:rsidDel="007570FD">
          <w:delText xml:space="preserve"> structure </w:delText>
        </w:r>
        <w:r w:rsidR="00BF0F14" w:rsidRPr="00BF0F14" w:rsidDel="007570FD">
          <w:delText xml:space="preserve">can </w:delText>
        </w:r>
        <w:r w:rsidR="00A964F8" w:rsidRPr="00BF0F14" w:rsidDel="007570FD">
          <w:delText xml:space="preserve">influence movement behaviours due to </w:delText>
        </w:r>
        <w:r w:rsidR="00A964F8" w:rsidRPr="00BF0F14" w:rsidDel="003C263F">
          <w:delText>increases in predator encounter rate or success</w:delText>
        </w:r>
        <w:r w:rsidR="00717404" w:rsidDel="003C263F">
          <w:delText xml:space="preserve"> </w:delText>
        </w:r>
        <w:r w:rsidR="00717404" w:rsidDel="007570FD">
          <w:fldChar w:fldCharType="begin"/>
        </w:r>
        <w:r w:rsidR="00717404" w:rsidDel="007570FD">
          <w:delInstrText xml:space="preserve"> ADDIN EN.CITE &lt;EndNote&gt;&lt;Cite&gt;&lt;Author&gt;McGregor&lt;/Author&gt;&lt;Year&gt;2015&lt;/Year&gt;&lt;RecNum&gt;66&lt;/RecNum&gt;&lt;DisplayText&gt;(McGregor et al., 2015)&lt;/DisplayText&gt;&lt;record&gt;&lt;rec-number&gt;66&lt;/rec-number&gt;&lt;foreign-keys&gt;&lt;key app="EN" db-id="axpffp0eards98ew20rvpa0tdf0f0svatvst" timestamp="1722925441"&gt;66&lt;/key&gt;&lt;/foreign-keys&gt;&lt;ref-type name="Journal Article"&gt;17&lt;/ref-type&gt;&lt;contributors&gt;&lt;authors&gt;&lt;author&gt;McGregor, Hugh&lt;/author&gt;&lt;author&gt;Legge, Sarah&lt;/author&gt;&lt;author&gt;Jones, Menna E.&lt;/author&gt;&lt;author&gt;Johnson, Christopher N.&lt;/author&gt;&lt;/authors&gt;&lt;/contributors&gt;&lt;titles&gt;&lt;title&gt;Feral cats are better killers in open habitats, revealed by animal-borne video&lt;/title&gt;&lt;secondary-title&gt;PLoS One&lt;/secondary-title&gt;&lt;/titles&gt;&lt;pages&gt;e0133915&lt;/pages&gt;&lt;volume&gt;10&lt;/volume&gt;&lt;number&gt;8&lt;/number&gt;&lt;dates&gt;&lt;year&gt;2015&lt;/year&gt;&lt;/dates&gt;&lt;publisher&gt;Public Library of Science&lt;/publisher&gt;&lt;urls&gt;&lt;related-urls&gt;&lt;url&gt;https://doi.org/10.1371/journal.pone.0133915&lt;/url&gt;&lt;/related-urls&gt;&lt;/urls&gt;&lt;electronic-resource-num&gt;10.1371/journal.pone.0133915&lt;/electronic-resource-num&gt;&lt;/record&gt;&lt;/Cite&gt;&lt;/EndNote&gt;</w:delInstrText>
        </w:r>
        <w:r w:rsidR="00717404" w:rsidDel="007570FD">
          <w:fldChar w:fldCharType="separate"/>
        </w:r>
        <w:r w:rsidR="00717404" w:rsidDel="007570FD">
          <w:rPr>
            <w:noProof/>
          </w:rPr>
          <w:delText>(McGregor et al., 2015)</w:delText>
        </w:r>
        <w:r w:rsidR="00717404" w:rsidDel="007570FD">
          <w:fldChar w:fldCharType="end"/>
        </w:r>
        <w:r w:rsidR="00717404" w:rsidDel="007570FD">
          <w:delText>. C</w:delText>
        </w:r>
        <w:r w:rsidR="00BF0F14" w:rsidRPr="00BF0F14" w:rsidDel="007570FD">
          <w:delText xml:space="preserve">onsequentially, </w:delText>
        </w:r>
        <w:r w:rsidR="00A964F8" w:rsidRPr="00BF0F14" w:rsidDel="007570FD">
          <w:delText xml:space="preserve">individuals may avoid moving through simplified, recently burnt habitats </w:delText>
        </w:r>
        <w:r w:rsidR="00A964F8" w:rsidRPr="00BF0F14" w:rsidDel="007570FD">
          <w:fldChar w:fldCharType="begin">
            <w:fldData xml:space="preserve">PEVuZE5vdGU+PENpdGU+PEF1dGhvcj5Eb2hlcnR5PC9BdXRob3I+PFllYXI+MjAyMjwvWWVhcj48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</w:fldData>
          </w:fldChar>
        </w:r>
        <w:r w:rsidR="00717404" w:rsidDel="007570FD">
          <w:delInstrText xml:space="preserve"> ADDIN EN.CITE </w:delInstrText>
        </w:r>
        <w:r w:rsidR="00717404" w:rsidDel="007570FD">
          <w:fldChar w:fldCharType="begin">
            <w:fldData xml:space="preserve">PEVuZE5vdGU+PENpdGU+PEF1dGhvcj5Eb2hlcnR5PC9BdXRob3I+PFllYXI+MjAyMjwvWWVhcj48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</w:fldData>
          </w:fldChar>
        </w:r>
        <w:r w:rsidR="00717404" w:rsidDel="007570FD">
          <w:delInstrText xml:space="preserve"> ADDIN EN.CITE.DATA </w:delInstrText>
        </w:r>
        <w:r w:rsidR="00717404" w:rsidDel="007570FD">
          <w:fldChar w:fldCharType="end"/>
        </w:r>
        <w:r w:rsidR="00A964F8" w:rsidRPr="00BF0F14" w:rsidDel="007570FD">
          <w:fldChar w:fldCharType="separate"/>
        </w:r>
        <w:r w:rsidR="00717404" w:rsidDel="007570FD">
          <w:rPr>
            <w:noProof/>
          </w:rPr>
          <w:delText>(Doherty et al., 2022; Fordyce et al., 2016)</w:delText>
        </w:r>
        <w:r w:rsidR="00A964F8" w:rsidRPr="00BF0F14" w:rsidDel="007570FD">
          <w:fldChar w:fldCharType="end"/>
        </w:r>
        <w:r w:rsidR="00A964F8" w:rsidRPr="00BF0F14" w:rsidDel="007570FD">
          <w:delText>.</w:delText>
        </w:r>
        <w:r w:rsidR="00BF0F14" w:rsidDel="007570FD">
          <w:delText xml:space="preserve"> </w:delText>
        </w:r>
        <w:r w:rsidR="00E078C4" w:rsidRPr="00DC6FD5" w:rsidDel="007570FD">
          <w:delText>Evidently, m</w:delText>
        </w:r>
      </w:del>
      <w:ins w:id="92" w:author="Nimmo, Dale" w:date="2025-08-27T11:48:00Z" w16du:dateUtc="2025-08-27T01:48:00Z">
        <w:r w:rsidR="007570FD">
          <w:t>m</w:t>
        </w:r>
      </w:ins>
      <w:r w:rsidR="00E078C4" w:rsidRPr="00DC6FD5">
        <w:t xml:space="preserve">ovement responses </w:t>
      </w:r>
      <w:del w:id="93" w:author="Nimmo, Dale" w:date="2025-08-27T11:48:00Z" w16du:dateUtc="2025-08-27T01:48:00Z">
        <w:r w:rsidR="001379B8" w:rsidRPr="00DC6FD5" w:rsidDel="007570FD">
          <w:delText>contribute greatly</w:delText>
        </w:r>
      </w:del>
      <w:ins w:id="94" w:author="Nimmo, Dale" w:date="2025-08-27T11:48:00Z" w16du:dateUtc="2025-08-27T01:48:00Z">
        <w:r w:rsidR="007570FD">
          <w:t>are central among</w:t>
        </w:r>
      </w:ins>
      <w:del w:id="95" w:author="Nimmo, Dale" w:date="2025-08-27T11:48:00Z" w16du:dateUtc="2025-08-27T01:48:00Z">
        <w:r w:rsidR="001379B8" w:rsidRPr="00DC6FD5" w:rsidDel="007570FD">
          <w:delText xml:space="preserve"> to the</w:delText>
        </w:r>
      </w:del>
      <w:ins w:id="96" w:author="Nimmo, Dale" w:date="2025-08-27T11:48:00Z" w16du:dateUtc="2025-08-27T01:48:00Z">
        <w:r w:rsidR="007570FD">
          <w:t xml:space="preserve"> a</w:t>
        </w:r>
      </w:ins>
      <w:r w:rsidR="001379B8" w:rsidRPr="00DC6FD5">
        <w:t xml:space="preserve"> suite of </w:t>
      </w:r>
      <w:r w:rsidR="009C3EB4">
        <w:t xml:space="preserve">adaptive traits and behavioural </w:t>
      </w:r>
      <w:r w:rsidR="00041E88">
        <w:t>strategies t</w:t>
      </w:r>
      <w:r w:rsidR="001379B8" w:rsidRPr="00DC6FD5">
        <w:t>hat</w:t>
      </w:r>
      <w:r w:rsidR="00A902C6" w:rsidRPr="00DC6FD5">
        <w:t xml:space="preserve"> facilitate animal survival and persistence </w:t>
      </w:r>
      <w:r w:rsidR="00733DC9" w:rsidRPr="00DC6FD5">
        <w:t>in fire-prone landscapes</w:t>
      </w:r>
      <w:r w:rsidR="00DC6FD5" w:rsidRPr="00DC6FD5">
        <w:t xml:space="preserve"> </w:t>
      </w:r>
      <w:r w:rsidR="00DC6FD5" w:rsidRPr="00DC6FD5">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dGl0bGVzPjxwZXJpb2RpY2FsPjxmdWxsLXRpdGxlPkJpb2xvZ2ljYWwgUmV2aWV3czwvZnVsbC10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</w:fldData>
        </w:fldChar>
      </w:r>
      <w:r w:rsidR="009C3EB4">
        <w:instrText xml:space="preserve"> ADDIN EN.CITE </w:instrText>
      </w:r>
      <w:r w:rsidR="009C3EB4">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dGl0bGVzPjxwZXJpb2RpY2FsPjxmdWxsLXRpdGxlPkJpb2xvZ2ljYWwgUmV2aWV3czwvZnVsbC10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</w:fldData>
        </w:fldChar>
      </w:r>
      <w:r w:rsidR="009C3EB4">
        <w:instrText xml:space="preserve"> ADDIN EN.CITE.DATA </w:instrText>
      </w:r>
      <w:r w:rsidR="009C3EB4">
        <w:fldChar w:fldCharType="end"/>
      </w:r>
      <w:r w:rsidR="00DC6FD5" w:rsidRPr="00DC6FD5">
        <w:fldChar w:fldCharType="separate"/>
      </w:r>
      <w:r w:rsidR="009C3EB4">
        <w:rPr>
          <w:noProof/>
        </w:rPr>
        <w:t>(He et al., 2019; Nimmo et al., 2021; Pausas &amp; Parr, 2018)</w:t>
      </w:r>
      <w:r w:rsidR="00DC6FD5" w:rsidRPr="00DC6FD5">
        <w:fldChar w:fldCharType="end"/>
      </w:r>
      <w:r w:rsidR="00A902C6" w:rsidRPr="00DC6FD5">
        <w:t>.</w:t>
      </w:r>
      <w:ins w:id="97" w:author="Nimmo, Dale" w:date="2025-08-29T14:18:00Z" w16du:dateUtc="2025-08-29T04:18:00Z">
        <w:r w:rsidR="009B4DAE" w:rsidRPr="009B4DAE">
          <w:t xml:space="preserve"> </w:t>
        </w:r>
      </w:ins>
    </w:p>
    <w:p w14:paraId="7DDC5380" w14:textId="77777777" w:rsidR="007570FD" w:rsidRDefault="00A964F8" w:rsidP="00467713">
      <w:pPr>
        <w:rPr>
          <w:ins w:id="98" w:author="Nimmo, Dale" w:date="2025-08-27T11:52:00Z" w16du:dateUtc="2025-08-27T01:52:00Z"/>
        </w:rPr>
      </w:pPr>
      <w:del w:id="99" w:author="Nimmo, Dale" w:date="2025-08-27T11:49:00Z" w16du:dateUtc="2025-08-27T01:49:00Z">
        <w:r w:rsidDel="007570FD">
          <w:delText>Whilst</w:delText>
        </w:r>
        <w:r w:rsidR="003017CE" w:rsidDel="007570FD">
          <w:delText xml:space="preserve"> movement facilitate</w:delText>
        </w:r>
        <w:r w:rsidR="00055F12" w:rsidDel="007570FD">
          <w:delText>s</w:delText>
        </w:r>
        <w:r w:rsidR="003017CE" w:rsidDel="007570FD">
          <w:delText xml:space="preserve"> </w:delText>
        </w:r>
        <w:r w:rsidR="00055F12" w:rsidDel="007570FD">
          <w:delText>animal responses to fire</w:delText>
        </w:r>
        <w:r w:rsidR="00A23A5E" w:rsidDel="007570FD">
          <w:delText xml:space="preserve"> and post-fire conditions</w:delText>
        </w:r>
        <w:r w:rsidR="00055F12" w:rsidDel="007570FD">
          <w:delText>, m</w:delText>
        </w:r>
      </w:del>
      <w:ins w:id="100" w:author="Nimmo, Dale" w:date="2025-08-27T11:49:00Z" w16du:dateUtc="2025-08-27T01:49:00Z">
        <w:r w:rsidR="007570FD">
          <w:t>M</w:t>
        </w:r>
      </w:ins>
      <w:r w:rsidR="00055F12">
        <w:t xml:space="preserve">ovement </w:t>
      </w:r>
      <w:commentRangeStart w:id="101"/>
      <w:r w:rsidR="00055F12">
        <w:t>decisions</w:t>
      </w:r>
      <w:commentRangeEnd w:id="101"/>
      <w:r w:rsidR="007570FD">
        <w:rPr>
          <w:rStyle w:val="CommentReference"/>
        </w:rPr>
        <w:commentReference w:id="101"/>
      </w:r>
      <w:r w:rsidR="00055F12">
        <w:t xml:space="preserve"> </w:t>
      </w:r>
      <w:r w:rsidR="005A2EE5">
        <w:t xml:space="preserve">can have </w:t>
      </w:r>
      <w:r w:rsidR="0005196E">
        <w:t>significant implications for</w:t>
      </w:r>
      <w:r w:rsidR="005A2EE5">
        <w:t xml:space="preserve"> </w:t>
      </w:r>
      <w:del w:id="102" w:author="Nimmo, Dale" w:date="2025-08-27T11:51:00Z" w16du:dateUtc="2025-08-27T01:51:00Z">
        <w:r w:rsidR="005A2EE5" w:rsidDel="007570FD">
          <w:delText>individual</w:delText>
        </w:r>
        <w:r w:rsidR="00DC6889" w:rsidDel="007570FD">
          <w:delText xml:space="preserve"> </w:delText>
        </w:r>
      </w:del>
      <w:ins w:id="103" w:author="Nimmo, Dale" w:date="2025-08-27T11:51:00Z" w16du:dateUtc="2025-08-27T01:51:00Z">
        <w:r w:rsidR="007570FD">
          <w:t xml:space="preserve">animal </w:t>
        </w:r>
      </w:ins>
      <w:commentRangeStart w:id="104"/>
      <w:r w:rsidR="00DC6889">
        <w:t>fitness</w:t>
      </w:r>
      <w:commentRangeEnd w:id="104"/>
      <w:r w:rsidR="007570FD">
        <w:rPr>
          <w:rStyle w:val="CommentReference"/>
        </w:rPr>
        <w:commentReference w:id="104"/>
      </w:r>
      <w:r w:rsidR="0084716E">
        <w:t xml:space="preserve"> and</w:t>
      </w:r>
      <w:r w:rsidR="005A2EE5">
        <w:t xml:space="preserve"> population</w:t>
      </w:r>
      <w:r w:rsidR="004F2DCC">
        <w:t xml:space="preserve"> persistence</w:t>
      </w:r>
      <w:r w:rsidR="0084716E">
        <w:t xml:space="preserve"> </w:t>
      </w:r>
      <w:r w:rsidR="005A2EE5">
        <w:fldChar w:fldCharType="begin">
          <w:fldData xml:space="preserve">PEVuZE5vdGU+PENpdGU+PEF1dGhvcj5Db3Nncm92ZTwvQXV0aG9yPjxZZWFyPjIwMTg8L1llYXI+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==
</w:fldData>
        </w:fldChar>
      </w:r>
      <w:r w:rsidR="00DC6889">
        <w:instrText xml:space="preserve"> ADDIN EN.CITE </w:instrText>
      </w:r>
      <w:r w:rsidR="00DC6889">
        <w:fldChar w:fldCharType="begin">
          <w:fldData xml:space="preserve">PEVuZE5vdGU+PENpdGU+PEF1dGhvcj5Db3Nncm92ZTwvQXV0aG9yPjxZZWFyPjIwMTg8L1llYXI+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==
</w:fldData>
        </w:fldChar>
      </w:r>
      <w:r w:rsidR="00DC6889">
        <w:instrText xml:space="preserve"> ADDIN EN.CITE.DATA </w:instrText>
      </w:r>
      <w:r w:rsidR="00DC6889">
        <w:fldChar w:fldCharType="end"/>
      </w:r>
      <w:r w:rsidR="005A2EE5">
        <w:fldChar w:fldCharType="separate"/>
      </w:r>
      <w:r w:rsidR="00DC6889">
        <w:rPr>
          <w:noProof/>
        </w:rPr>
        <w:t>(Cosgrove et al., 2018; Hinam &amp; St. Clair, 2008; Templeton et al., 2011)</w:t>
      </w:r>
      <w:r w:rsidR="005A2EE5">
        <w:fldChar w:fldCharType="end"/>
      </w:r>
      <w:r w:rsidR="005A2EE5">
        <w:t xml:space="preserve">. </w:t>
      </w:r>
      <w:r w:rsidR="00BD7838">
        <w:t xml:space="preserve">Movement decisions </w:t>
      </w:r>
      <w:r w:rsidR="006F40E3">
        <w:lastRenderedPageBreak/>
        <w:t>influence</w:t>
      </w:r>
      <w:r w:rsidR="003F172D">
        <w:t xml:space="preserve"> </w:t>
      </w:r>
      <w:r w:rsidR="00BD7838">
        <w:t>energy inputs and expenditure</w:t>
      </w:r>
      <w:r w:rsidR="00B6550C">
        <w:t xml:space="preserve"> </w:t>
      </w:r>
      <w:r w:rsidR="00F64123">
        <w:t>as individuals balance c</w:t>
      </w:r>
      <w:r w:rsidR="0036225E">
        <w:t xml:space="preserve">onflicting </w:t>
      </w:r>
      <w:r w:rsidR="00F64123">
        <w:t>demands of</w:t>
      </w:r>
      <w:r w:rsidR="009A53D4">
        <w:t xml:space="preserve"> nutrition, reproduction, competition</w:t>
      </w:r>
      <w:r w:rsidR="00C05E44">
        <w:t>,</w:t>
      </w:r>
      <w:r w:rsidR="009A53D4">
        <w:t xml:space="preserve"> and </w:t>
      </w:r>
      <w:r w:rsidR="0036225E">
        <w:t>predator avoidance</w:t>
      </w:r>
      <w:r w:rsidR="00F64123">
        <w:t xml:space="preserve"> </w:t>
      </w:r>
      <w:r w:rsidR="00000293">
        <w:fldChar w:fldCharType="begin">
          <w:fldData xml:space="preserve">PEVuZE5vdGU+PENpdGU+PEF1dGhvcj5IZWZ0eTwvQXV0aG9yPjxZZWFyPjIwMTk8L1llYXI+PFJl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</w:fldData>
        </w:fldChar>
      </w:r>
      <w:r w:rsidR="00577728">
        <w:instrText xml:space="preserve"> ADDIN EN.CITE </w:instrText>
      </w:r>
      <w:r w:rsidR="00577728">
        <w:fldChar w:fldCharType="begin">
          <w:fldData xml:space="preserve">PEVuZE5vdGU+PENpdGU+PEF1dGhvcj5IZWZ0eTwvQXV0aG9yPjxZZWFyPjIwMTk8L1llYXI+PFJl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</w:fldData>
        </w:fldChar>
      </w:r>
      <w:r w:rsidR="00577728">
        <w:instrText xml:space="preserve"> ADDIN EN.CITE.DATA </w:instrText>
      </w:r>
      <w:r w:rsidR="00577728">
        <w:fldChar w:fldCharType="end"/>
      </w:r>
      <w:r w:rsidR="00000293">
        <w:fldChar w:fldCharType="separate"/>
      </w:r>
      <w:r w:rsidR="00577728">
        <w:rPr>
          <w:noProof/>
        </w:rPr>
        <w:t>(Brown &amp; Kotler, 2004; Doherty et al., 2019; Hefty &amp; Stewart, 2019)</w:t>
      </w:r>
      <w:r w:rsidR="00000293">
        <w:fldChar w:fldCharType="end"/>
      </w:r>
      <w:r w:rsidR="000A112B">
        <w:t xml:space="preserve">. </w:t>
      </w:r>
      <w:commentRangeStart w:id="105"/>
      <w:ins w:id="106" w:author="Nimmo, Dale" w:date="2025-08-27T11:51:00Z" w16du:dateUtc="2025-08-27T01:51:00Z">
        <w:r w:rsidR="007570FD">
          <w:t xml:space="preserve">Specific </w:t>
        </w:r>
      </w:ins>
      <w:del w:id="107" w:author="Nimmo, Dale" w:date="2025-08-27T11:49:00Z" w16du:dateUtc="2025-08-27T01:49:00Z">
        <w:r w:rsidR="00BA0E77" w:rsidDel="007570FD">
          <w:delText>I</w:delText>
        </w:r>
        <w:r w:rsidR="008D4540" w:rsidDel="007570FD">
          <w:delText>n</w:delText>
        </w:r>
        <w:r w:rsidR="00B42ADC" w:rsidDel="007570FD">
          <w:delText xml:space="preserve"> urban environments</w:delText>
        </w:r>
        <w:r w:rsidR="008D4540" w:rsidDel="007570FD">
          <w:delText xml:space="preserve">, mountain </w:delText>
        </w:r>
        <w:r w:rsidR="006B0951" w:rsidDel="007570FD">
          <w:delText>lions</w:delText>
        </w:r>
        <w:r w:rsidR="008D4540" w:rsidDel="007570FD">
          <w:delText xml:space="preserve"> (</w:delText>
        </w:r>
        <w:r w:rsidR="008D4540" w:rsidDel="007570FD">
          <w:rPr>
            <w:i/>
            <w:iCs/>
          </w:rPr>
          <w:delText xml:space="preserve">Puma </w:delText>
        </w:r>
        <w:r w:rsidR="00D211FA" w:rsidDel="007570FD">
          <w:rPr>
            <w:i/>
            <w:iCs/>
          </w:rPr>
          <w:delText>concolor)</w:delText>
        </w:r>
        <w:r w:rsidR="006B0951" w:rsidDel="007570FD">
          <w:delText xml:space="preserve"> </w:delText>
        </w:r>
        <w:r w:rsidR="00AD2EC3" w:rsidDel="007570FD">
          <w:delText>i</w:delText>
        </w:r>
        <w:r w:rsidR="00BA223A" w:rsidDel="007570FD">
          <w:delText xml:space="preserve">ncrease </w:delText>
        </w:r>
        <w:r w:rsidR="00B42ADC" w:rsidDel="007570FD">
          <w:delText>space use, distances travelled</w:delText>
        </w:r>
        <w:r w:rsidR="00AD2EC3" w:rsidDel="007570FD">
          <w:delText>,</w:delText>
        </w:r>
        <w:r w:rsidR="00B42ADC" w:rsidDel="007570FD">
          <w:delText xml:space="preserve"> daytime activity</w:delText>
        </w:r>
        <w:r w:rsidR="00AD2EC3" w:rsidDel="007570FD">
          <w:delText xml:space="preserve"> and </w:delText>
        </w:r>
        <w:r w:rsidR="003139ED" w:rsidDel="007570FD">
          <w:delText>intrasexual overlap</w:delText>
        </w:r>
        <w:r w:rsidR="00B42ADC" w:rsidDel="007570FD">
          <w:delText xml:space="preserve"> post-wildfire</w:delText>
        </w:r>
        <w:r w:rsidR="003139ED" w:rsidDel="007570FD">
          <w:delText xml:space="preserve"> </w:delText>
        </w:r>
        <w:r w:rsidR="00B42ADC" w:rsidDel="007570FD">
          <w:fldChar w:fldCharType="begin"/>
        </w:r>
        <w:r w:rsidR="00B42ADC" w:rsidDel="007570FD">
          <w:del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Biology&lt;/secondary-title&gt;&lt;/titles&gt;&lt;periodical&gt;&lt;full-title&gt;Current Biology&lt;/full-title&gt;&lt;/periodical&gt;&lt;pages&gt;4762-4768.e5&lt;/pages&gt;&lt;volume&gt;32&lt;/volume&gt;&lt;number&gt;21&lt;/number&gt;&lt;keywords&gt;&lt;keyword&gt;carnivore&lt;/keyword&gt;&lt;keyword&gt;high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delInstrText>
        </w:r>
        <w:r w:rsidR="00B42ADC" w:rsidDel="007570FD">
          <w:fldChar w:fldCharType="separate"/>
        </w:r>
        <w:r w:rsidR="00B42ADC" w:rsidDel="007570FD">
          <w:rPr>
            <w:noProof/>
          </w:rPr>
          <w:delText>(Blakey et al., 2022)</w:delText>
        </w:r>
        <w:r w:rsidR="00B42ADC" w:rsidDel="007570FD">
          <w:fldChar w:fldCharType="end"/>
        </w:r>
        <w:r w:rsidR="003139ED" w:rsidDel="007570FD">
          <w:delText>.</w:delText>
        </w:r>
        <w:r w:rsidR="0050046E" w:rsidDel="007570FD">
          <w:delText xml:space="preserve"> </w:delText>
        </w:r>
        <w:r w:rsidR="000C7624" w:rsidDel="007570FD">
          <w:delText xml:space="preserve">For </w:delText>
        </w:r>
        <w:r w:rsidR="008F5ACA" w:rsidRPr="008F5ACA" w:rsidDel="007570FD">
          <w:delText>northern saw-whet owls</w:delText>
        </w:r>
        <w:r w:rsidR="008F5ACA" w:rsidDel="007570FD">
          <w:delText xml:space="preserve">, home range size is inversely </w:delText>
        </w:r>
        <w:r w:rsidR="00E640C7" w:rsidDel="007570FD">
          <w:delText>related</w:delText>
        </w:r>
        <w:r w:rsidR="008F5ACA" w:rsidDel="007570FD">
          <w:delText xml:space="preserve"> </w:delText>
        </w:r>
        <w:r w:rsidR="00E640C7" w:rsidDel="007570FD">
          <w:delText>to</w:delText>
        </w:r>
        <w:r w:rsidR="008F5ACA" w:rsidDel="007570FD">
          <w:delText xml:space="preserve"> habitat fragmentation</w:delText>
        </w:r>
        <w:r w:rsidR="00903876" w:rsidDel="007570FD">
          <w:delText xml:space="preserve">, </w:delText>
        </w:r>
        <w:r w:rsidR="008D5D97" w:rsidDel="007570FD">
          <w:delText xml:space="preserve">edge density </w:delText>
        </w:r>
        <w:r w:rsidR="00903876" w:rsidDel="007570FD">
          <w:delText xml:space="preserve">and provisioning of </w:delText>
        </w:r>
        <w:r w:rsidR="0043239C" w:rsidDel="007570FD">
          <w:delText xml:space="preserve">nests </w:delText>
        </w:r>
        <w:r w:rsidR="008D5D97" w:rsidDel="007570FD">
          <w:fldChar w:fldCharType="begin"/>
        </w:r>
        <w:r w:rsidR="008D5D97" w:rsidDel="007570FD">
          <w:del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Conservation&lt;/secondary-title&gt;&lt;/titles&gt;&lt;periodical&gt;&lt;full-title&gt;Biological Conservation&lt;/full-title&gt;&lt;/periodical&gt;&lt;pages&gt;524-535&lt;/pages&gt;&lt;volume&gt;141&lt;/volume&gt;&lt;dates&gt;&lt;year&gt;2008&lt;/year&gt;&lt;pub-dates&gt;&lt;date&gt;02/01&lt;/date&gt;&lt;/pub-dates&gt;&lt;/dates&gt;&lt;urls&gt;&lt;/urls&gt;&lt;electronic-resource-num&gt;10.1016/j.biocon.2007.11.011&lt;/electronic-resource-num&gt;&lt;/record&gt;&lt;/Cite&gt;&lt;/EndNote&gt;</w:delInstrText>
        </w:r>
        <w:r w:rsidR="008D5D97" w:rsidDel="007570FD">
          <w:fldChar w:fldCharType="separate"/>
        </w:r>
        <w:r w:rsidR="008D5D97" w:rsidDel="007570FD">
          <w:rPr>
            <w:noProof/>
          </w:rPr>
          <w:delText>(Hinam &amp; St. Clair, 2008)</w:delText>
        </w:r>
        <w:r w:rsidR="008D5D97" w:rsidDel="007570FD">
          <w:fldChar w:fldCharType="end"/>
        </w:r>
        <w:r w:rsidR="008D5D97" w:rsidDel="007570FD">
          <w:delText xml:space="preserve">. </w:delText>
        </w:r>
      </w:del>
      <w:del w:id="108" w:author="Nimmo, Dale" w:date="2025-08-27T11:51:00Z" w16du:dateUtc="2025-08-27T01:51:00Z">
        <w:r w:rsidR="0050046E" w:rsidDel="007570FD">
          <w:delText>Such</w:delText>
        </w:r>
        <w:r w:rsidR="00B83A8D" w:rsidDel="007570FD">
          <w:delText xml:space="preserve"> modifications in </w:delText>
        </w:r>
        <w:r w:rsidR="0050046E" w:rsidDel="007570FD">
          <w:delText>space use and m</w:delText>
        </w:r>
      </w:del>
      <w:del w:id="109" w:author="Nimmo, Dale" w:date="2025-08-27T11:52:00Z" w16du:dateUtc="2025-08-27T01:52:00Z">
        <w:r w:rsidR="0050046E" w:rsidDel="007570FD">
          <w:delText>ovement</w:delText>
        </w:r>
      </w:del>
      <w:ins w:id="110" w:author="Nimmo, Dale" w:date="2025-08-27T11:52:00Z" w16du:dateUtc="2025-08-27T01:52:00Z">
        <w:r w:rsidR="007570FD">
          <w:t>movement</w:t>
        </w:r>
      </w:ins>
      <w:r w:rsidR="0050046E">
        <w:t xml:space="preserve"> patterns </w:t>
      </w:r>
      <w:del w:id="111" w:author="Nimmo, Dale" w:date="2025-08-27T11:51:00Z" w16du:dateUtc="2025-08-27T01:51:00Z">
        <w:r w:rsidR="0050046E" w:rsidDel="007570FD">
          <w:delText xml:space="preserve">may </w:delText>
        </w:r>
      </w:del>
      <w:ins w:id="112" w:author="Nimmo, Dale" w:date="2025-08-27T11:51:00Z" w16du:dateUtc="2025-08-27T01:51:00Z">
        <w:r w:rsidR="007570FD">
          <w:t xml:space="preserve">can </w:t>
        </w:r>
      </w:ins>
      <w:r w:rsidR="00FB496F">
        <w:t xml:space="preserve">increase </w:t>
      </w:r>
      <w:r w:rsidR="00B46259">
        <w:t>intra</w:t>
      </w:r>
      <w:r w:rsidR="00FB496F">
        <w:t>specific competition</w:t>
      </w:r>
      <w:r w:rsidR="001C436D">
        <w:t xml:space="preserve"> </w:t>
      </w:r>
      <w:r w:rsidR="001C436D">
        <w:fldChar w:fldCharType="begin"/>
      </w:r>
      <w:r w:rsidR="001C436D">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Biology&lt;/secondary-title&gt;&lt;/titles&gt;&lt;periodical&gt;&lt;full-title&gt;Current Biology&lt;/full-title&gt;&lt;/periodical&gt;&lt;pages&gt;4762-4768.e5&lt;/pages&gt;&lt;volume&gt;32&lt;/volume&gt;&lt;number&gt;21&lt;/number&gt;&lt;keywords&gt;&lt;keyword&gt;carnivore&lt;/keyword&gt;&lt;keyword&gt;high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1C436D">
        <w:fldChar w:fldCharType="separate"/>
      </w:r>
      <w:r w:rsidR="001C436D">
        <w:rPr>
          <w:noProof/>
        </w:rPr>
        <w:t>(Blakey et al., 2022)</w:t>
      </w:r>
      <w:r w:rsidR="001C436D">
        <w:fldChar w:fldCharType="end"/>
      </w:r>
      <w:ins w:id="113" w:author="Nimmo, Dale" w:date="2025-08-27T11:51:00Z" w16du:dateUtc="2025-08-27T01:51:00Z">
        <w:r w:rsidR="007570FD">
          <w:t xml:space="preserve"> and</w:t>
        </w:r>
      </w:ins>
      <w:del w:id="114" w:author="Nimmo, Dale" w:date="2025-08-27T11:51:00Z" w16du:dateUtc="2025-08-27T01:51:00Z">
        <w:r w:rsidR="00FB496F" w:rsidDel="007570FD">
          <w:delText>,</w:delText>
        </w:r>
        <w:r w:rsidR="004C42DC" w:rsidDel="007570FD">
          <w:delText xml:space="preserve"> </w:delText>
        </w:r>
        <w:r w:rsidR="00914A3B" w:rsidDel="007570FD">
          <w:delText>increase</w:delText>
        </w:r>
      </w:del>
      <w:r w:rsidR="00914A3B">
        <w:t xml:space="preserve"> </w:t>
      </w:r>
      <w:r w:rsidR="00254561">
        <w:t>energy expenditure</w:t>
      </w:r>
      <w:r w:rsidR="001C436D">
        <w:t xml:space="preserve"> </w:t>
      </w:r>
      <w:r w:rsidR="000A5F62">
        <w:fldChar w:fldCharType="begin"/>
      </w:r>
      <w:r w:rsidR="000A5F62">
        <w:instrText xml:space="preserve"> ADDIN EN.CITE &lt;EndNote&gt;&lt;Cite&gt;&lt;Author&gt;Pettett&lt;/Author&gt;&lt;Year&gt;2017&lt;/Year&gt;&lt;RecNum&gt;181&lt;/RecNum&gt;&lt;DisplayText&gt;(Pettett et al., 2017)&lt;/DisplayText&gt;&lt;record&gt;&lt;rec-number&gt;181&lt;/rec-number&gt;&lt;foreign-keys&gt;&lt;key app="EN" db-id="axpffp0eards98ew20rvpa0tdf0f0svatvst" timestamp="1753845625"&gt;181&lt;/key&gt;&lt;/foreign-keys&gt;&lt;ref-type name="Journal Article"&gt;17&lt;/ref-type&gt;&lt;contributors&gt;&lt;authors&gt;&lt;author&gt;Pettett, Carly E.&lt;/author&gt;&lt;author&gt;Johnson, Paul J.&lt;/author&gt;&lt;author&gt;Moorhouse, Tom P.&lt;/author&gt;&lt;author&gt;Hambly, Catherine&lt;/author&gt;&lt;author&gt;Speakman, John R.&lt;/author&gt;&lt;author&gt;Macdonald, David W.&lt;/author&gt;&lt;/authors&gt;&lt;/contributors&gt;&lt;titles&gt;&lt;title&gt;Daily energy expenditure in the face of predation: Hedgehog energetics in rural landscapes&lt;/title&gt;&lt;secondary-title&gt;Journal of Experimental Biology&lt;/secondary-title&gt;&lt;/titles&gt;&lt;periodical&gt;&lt;full-title&gt;Journal of Experimental Biology&lt;/full-title&gt;&lt;/periodical&gt;&lt;pages&gt;460-468&lt;/pages&gt;&lt;volume&gt;220&lt;/volume&gt;&lt;number&gt;3&lt;/number&gt;&lt;dates&gt;&lt;year&gt;2017&lt;/year&gt;&lt;/dates&gt;&lt;isbn&gt;0022-0949&lt;/isbn&gt;&lt;urls&gt;&lt;related-urls&gt;&lt;url&gt;https://doi.org/10.1242/jeb.150359&lt;/url&gt;&lt;/related-urls&gt;&lt;/urls&gt;&lt;electronic-resource-num&gt;10.1242/jeb.150359&lt;/electronic-resource-num&gt;&lt;access-date&gt;7/30/2025&lt;/access-date&gt;&lt;/record&gt;&lt;/Cite&gt;&lt;/EndNote&gt;</w:instrText>
      </w:r>
      <w:r w:rsidR="000A5F62">
        <w:fldChar w:fldCharType="separate"/>
      </w:r>
      <w:r w:rsidR="000A5F62">
        <w:rPr>
          <w:noProof/>
        </w:rPr>
        <w:t>(Pettett et al., 2017)</w:t>
      </w:r>
      <w:r w:rsidR="000A5F62">
        <w:fldChar w:fldCharType="end"/>
      </w:r>
      <w:r w:rsidR="00577728">
        <w:t xml:space="preserve">, </w:t>
      </w:r>
      <w:ins w:id="115" w:author="Nimmo, Dale" w:date="2025-08-27T11:52:00Z" w16du:dateUtc="2025-08-27T01:52:00Z">
        <w:r w:rsidR="007570FD">
          <w:t xml:space="preserve"> or </w:t>
        </w:r>
      </w:ins>
      <w:r w:rsidR="004C1148">
        <w:t>reduce foraging rates and energy inputs,</w:t>
      </w:r>
      <w:r w:rsidR="0043239C">
        <w:t xml:space="preserve"> </w:t>
      </w:r>
      <w:r w:rsidR="002F6D30">
        <w:t xml:space="preserve">and </w:t>
      </w:r>
      <w:r w:rsidR="0043239C">
        <w:t xml:space="preserve">affect </w:t>
      </w:r>
      <w:r w:rsidR="00782F7A">
        <w:t xml:space="preserve">survival of offspring </w:t>
      </w:r>
      <w:r w:rsidR="00782F7A">
        <w:fldChar w:fldCharType="begin"/>
      </w:r>
      <w:r w:rsidR="00782F7A">
        <w: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Conservation&lt;/secondary-title&gt;&lt;/titles&gt;&lt;periodical&gt;&lt;full-title&gt;Biological Conservation&lt;/full-title&gt;&lt;/periodical&gt;&lt;pages&gt;524-535&lt;/pages&gt;&lt;volume&gt;141&lt;/volume&gt;&lt;dates&gt;&lt;year&gt;2008&lt;/year&gt;&lt;pub-dates&gt;&lt;date&gt;02/01&lt;/date&gt;&lt;/pub-dates&gt;&lt;/dates&gt;&lt;urls&gt;&lt;/urls&gt;&lt;electronic-resource-num&gt;10.1016/j.biocon.2007.11.011&lt;/electronic-resource-num&gt;&lt;/record&gt;&lt;/Cite&gt;&lt;/EndNote&gt;</w:instrText>
      </w:r>
      <w:r w:rsidR="00782F7A">
        <w:fldChar w:fldCharType="separate"/>
      </w:r>
      <w:r w:rsidR="00782F7A">
        <w:rPr>
          <w:noProof/>
        </w:rPr>
        <w:t>(Hinam &amp; St. Clair, 2008)</w:t>
      </w:r>
      <w:r w:rsidR="00782F7A">
        <w:fldChar w:fldCharType="end"/>
      </w:r>
      <w:r w:rsidR="00782F7A">
        <w:t xml:space="preserve">, </w:t>
      </w:r>
      <w:r w:rsidR="00DC6889">
        <w:t>conse</w:t>
      </w:r>
      <w:r w:rsidR="00C61A2A">
        <w:t xml:space="preserve">quentially impacting </w:t>
      </w:r>
      <w:r w:rsidR="00383B62">
        <w:t>fitness.</w:t>
      </w:r>
      <w:r w:rsidR="004F2DCC">
        <w:t xml:space="preserve"> </w:t>
      </w:r>
      <w:commentRangeEnd w:id="105"/>
      <w:r w:rsidR="007570FD">
        <w:rPr>
          <w:rStyle w:val="CommentReference"/>
        </w:rPr>
        <w:commentReference w:id="105"/>
      </w:r>
    </w:p>
    <w:p w14:paraId="3D8830BB" w14:textId="77777777" w:rsidR="007570FD" w:rsidRDefault="007570FD" w:rsidP="00467713">
      <w:pPr>
        <w:rPr>
          <w:ins w:id="116" w:author="Nimmo, Dale" w:date="2025-08-27T11:52:00Z" w16du:dateUtc="2025-08-27T01:52:00Z"/>
        </w:rPr>
      </w:pPr>
    </w:p>
    <w:p w14:paraId="2A1C4098" w14:textId="6A45D934" w:rsidR="00467713" w:rsidRPr="00B54032" w:rsidDel="009B4DAE" w:rsidRDefault="00467713" w:rsidP="00467713">
      <w:pPr>
        <w:rPr>
          <w:moveFrom w:id="117" w:author="Nimmo, Dale" w:date="2025-08-29T14:18:00Z" w16du:dateUtc="2025-08-29T04:18:00Z"/>
        </w:rPr>
      </w:pPr>
      <w:moveFromRangeStart w:id="118" w:author="Nimmo, Dale" w:date="2025-08-29T14:18:00Z" w:name="move207369522"/>
      <w:commentRangeStart w:id="119"/>
      <w:moveFrom w:id="120" w:author="Nimmo, Dale" w:date="2025-08-29T14:18:00Z" w16du:dateUtc="2025-08-29T04:18:00Z">
        <w:r w:rsidRPr="004F2DCC" w:rsidDel="009B4DAE">
          <w:t xml:space="preserve">In cases where fire results in the direct mortality of animals </w:t>
        </w:r>
        <w:r w:rsidRPr="004F2DCC" w:rsidDel="009B4DAE">
          <w:fldChar w:fldCharType="begin">
            <w:fldData xml:space="preserve">PEVuZE5vdGU+PENpdGU+PEF1dGhvcj5Kb2xseTwvQXV0aG9yPjxZZWFyPjIwMjI8L1llYXI+PFJl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</w:fldData>
          </w:fldChar>
        </w:r>
        <w:r w:rsidR="002D5D14" w:rsidDel="009B4DAE">
          <w:instrText xml:space="preserve"> ADDIN EN.CITE </w:instrText>
        </w:r>
        <w:r w:rsidR="002D5D14" w:rsidDel="009B4DAE">
          <w:fldChar w:fldCharType="begin">
            <w:fldData xml:space="preserve">PEVuZE5vdGU+PENpdGU+PEF1dGhvcj5Kb2xseTwvQXV0aG9yPjxZZWFyPjIwMjI8L1llYXI+PFJl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</w:fldData>
          </w:fldChar>
        </w:r>
        <w:r w:rsidR="002D5D14" w:rsidDel="009B4DAE">
          <w:instrText xml:space="preserve"> ADDIN EN.CITE.DATA </w:instrText>
        </w:r>
      </w:moveFrom>
      <w:del w:id="121" w:author="Nimmo, Dale" w:date="2025-08-29T14:18:00Z" w16du:dateUtc="2025-08-29T04:18:00Z"/>
      <w:moveFrom w:id="122" w:author="Nimmo, Dale" w:date="2025-08-29T14:18:00Z" w16du:dateUtc="2025-08-29T04:18:00Z">
        <w:r w:rsidR="002D5D14" w:rsidDel="009B4DAE">
          <w:fldChar w:fldCharType="end"/>
        </w:r>
      </w:moveFrom>
      <w:del w:id="123" w:author="Nimmo, Dale" w:date="2025-08-29T14:18:00Z" w16du:dateUtc="2025-08-29T04:18:00Z"/>
      <w:moveFrom w:id="124" w:author="Nimmo, Dale" w:date="2025-08-29T14:18:00Z" w16du:dateUtc="2025-08-29T04:18:00Z">
        <w:r w:rsidRPr="004F2DCC" w:rsidDel="009B4DAE">
          <w:fldChar w:fldCharType="separate"/>
        </w:r>
        <w:r w:rsidRPr="004F2DCC" w:rsidDel="009B4DAE">
          <w:rPr>
            <w:noProof/>
          </w:rPr>
          <w:t>(Jolly et al., 2022; Rodríguez-Trejo et al., 2019; Tomas et al., 2021)</w:t>
        </w:r>
        <w:r w:rsidRPr="004F2DCC" w:rsidDel="009B4DAE">
          <w:fldChar w:fldCharType="end"/>
        </w:r>
        <w:r w:rsidRPr="004F2DCC" w:rsidDel="009B4DAE">
          <w:t xml:space="preserve">, post-fire population recovery </w:t>
        </w:r>
        <w:r w:rsidR="00813CFC" w:rsidRPr="004F2DCC" w:rsidDel="009B4DAE">
          <w:t>may</w:t>
        </w:r>
        <w:r w:rsidRPr="004F2DCC" w:rsidDel="009B4DAE">
          <w:t xml:space="preserve"> dependent on dispersal and recruitment </w:t>
        </w:r>
        <w:r w:rsidRPr="004F2DCC" w:rsidDel="009B4DAE">
          <w:fldChar w:fldCharType="begin"/>
        </w:r>
        <w:r w:rsidR="004F5A0A" w:rsidDel="009B4DAE">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rsidRPr="004F2DCC" w:rsidDel="009B4DAE">
          <w:fldChar w:fldCharType="separate"/>
        </w:r>
        <w:r w:rsidR="004F5A0A" w:rsidDel="009B4DAE">
          <w:rPr>
            <w:noProof/>
          </w:rPr>
          <w:t>(Shaw et al., 2021)</w:t>
        </w:r>
        <w:r w:rsidRPr="004F2DCC" w:rsidDel="009B4DAE">
          <w:fldChar w:fldCharType="end"/>
        </w:r>
        <w:r w:rsidRPr="004F2DCC" w:rsidDel="009B4DAE">
          <w:t>. If</w:t>
        </w:r>
        <w:r w:rsidR="00535B2A" w:rsidDel="009B4DAE">
          <w:t xml:space="preserve"> </w:t>
        </w:r>
        <w:r w:rsidR="00A964F8" w:rsidDel="009B4DAE">
          <w:t xml:space="preserve">post-fire </w:t>
        </w:r>
        <w:r w:rsidR="00EF2862" w:rsidDel="009B4DAE">
          <w:t>seral stages</w:t>
        </w:r>
        <w:r w:rsidR="00535B2A" w:rsidDel="009B4DAE">
          <w:t xml:space="preserve"> create </w:t>
        </w:r>
        <w:r w:rsidR="00813CFC" w:rsidDel="009B4DAE">
          <w:t xml:space="preserve">dispersal </w:t>
        </w:r>
        <w:r w:rsidR="002418DD" w:rsidDel="009B4DAE">
          <w:t>barrier</w:t>
        </w:r>
        <w:r w:rsidR="00813CFC" w:rsidDel="009B4DAE">
          <w:t>s,</w:t>
        </w:r>
        <w:r w:rsidR="002418DD" w:rsidDel="009B4DAE">
          <w:t xml:space="preserve"> unfavoured habitat or increase predation pressure, populations may become extirpated </w:t>
        </w:r>
        <w:r w:rsidR="00EF2862" w:rsidDel="009B4DAE">
          <w:fldChar w:fldCharType="begin"/>
        </w:r>
        <w:r w:rsidR="00EF2862" w:rsidDel="009B4DAE">
          <w:instrText xml:space="preserve"> ADDIN EN.CITE &lt;EndNote&gt;&lt;Cite&gt;&lt;Author&gt;Templeton&lt;/Author&gt;&lt;Year&gt;2011&lt;/Year&gt;&lt;RecNum&gt;8&lt;/RecNum&gt;&lt;DisplayText&gt;(Templeton et al., 2011)&lt;/DisplayText&gt;&lt;record&gt;&lt;rec-number&gt;8&lt;/rec-number&gt;&lt;foreign-keys&gt;&lt;key app="EN" db-id="axpffp0eards98ew20rvpa0tdf0f0svatvst" timestamp="1714913412"&gt;8&lt;/key&gt;&lt;/foreign-keys&gt;&lt;ref-type name="Journal Article"&gt;17&lt;/ref-type&gt;&lt;contributors&gt;&lt;authors&gt;&lt;author&gt;Templeton, Alan R.&lt;/author&gt;&lt;author&gt;Brazeal, Hilary&lt;/author&gt;&lt;author&gt;Neuwald, Jennifer L.&lt;/author&gt;&lt;/authors&gt;&lt;/contributors&gt;&lt;titles&gt;&lt;title&gt;The transition from isolated patches to a metapopulation in the eastern collared lizard in response to prescribed fires&lt;/title&gt;&lt;secondary-title&gt;Ecology&lt;/secondary-title&gt;&lt;/titles&gt;&lt;periodical&gt;&lt;full-title&gt;Ecology&lt;/full-title&gt;&lt;/periodical&gt;&lt;pages&gt;1736-1747&lt;/pages&gt;&lt;volume&gt;92&lt;/volume&gt;&lt;number&gt;9&lt;/number&gt;&lt;keywords&gt;&lt;keyword&gt;collared lizard&lt;/keyword&gt;&lt;keyword&gt;Crotaphytus collaris collaris&lt;/keyword&gt;&lt;keyword&gt;dispersal&lt;/keyword&gt;&lt;keyword&gt;habitat fragmentation&lt;/keyword&gt;&lt;keyword&gt;metapopulation&lt;/keyword&gt;&lt;keyword&gt;Ozarks, Missouri, USA&lt;/keyword&gt;&lt;keyword&gt;prescribed fire&lt;/keyword&gt;&lt;/keywords&gt;&lt;dates&gt;&lt;year&gt;2011&lt;/year&gt;&lt;pub-dates&gt;&lt;date&gt;2011/09/01&lt;/date&gt;&lt;/pub-dates&gt;&lt;/dates&gt;&lt;publisher&gt;John Wiley &amp;amp; Sons, Ltd&lt;/publisher&gt;&lt;isbn&gt;0012-9658&lt;/isbn&gt;&lt;urls&gt;&lt;related-urls&gt;&lt;url&gt;https://doi.org/10.1890/10-1994.1&lt;/url&gt;&lt;/related-urls&gt;&lt;/urls&gt;&lt;electronic-resource-num&gt;10.1890/10-1994.1&lt;/electronic-resource-num&gt;&lt;access-date&gt;2024/05/05&lt;/access-date&gt;&lt;/record&gt;&lt;/Cite&gt;&lt;/EndNote&gt;</w:instrText>
        </w:r>
        <w:r w:rsidR="00EF2862" w:rsidDel="009B4DAE">
          <w:fldChar w:fldCharType="separate"/>
        </w:r>
        <w:r w:rsidR="00EF2862" w:rsidDel="009B4DAE">
          <w:rPr>
            <w:noProof/>
          </w:rPr>
          <w:t>(Templeton et al., 2011)</w:t>
        </w:r>
        <w:r w:rsidR="00EF2862" w:rsidDel="009B4DAE">
          <w:fldChar w:fldCharType="end"/>
        </w:r>
        <w:r w:rsidR="002418DD" w:rsidDel="009B4DAE">
          <w:t xml:space="preserve">. </w:t>
        </w:r>
      </w:moveFrom>
    </w:p>
    <w:moveFromRangeEnd w:id="118"/>
    <w:p w14:paraId="17EEA8A8" w14:textId="39691032" w:rsidR="008831A3" w:rsidRDefault="00DA7916" w:rsidP="00F26A6D">
      <w:del w:id="125" w:author="Nimmo, Dale" w:date="2025-08-29T14:19:00Z" w16du:dateUtc="2025-08-29T04:19:00Z">
        <w:r w:rsidDel="009B4DAE">
          <w:delText>Globally, f</w:delText>
        </w:r>
      </w:del>
      <w:ins w:id="126" w:author="Nimmo, Dale" w:date="2025-08-29T14:19:00Z" w16du:dateUtc="2025-08-29T04:19:00Z">
        <w:r w:rsidR="009B4DAE">
          <w:t>F</w:t>
        </w:r>
      </w:ins>
      <w:r>
        <w:t xml:space="preserve">ire regimes are </w:t>
      </w:r>
      <w:commentRangeStart w:id="127"/>
      <w:r>
        <w:t>changing</w:t>
      </w:r>
      <w:commentRangeEnd w:id="127"/>
      <w:r w:rsidR="009B4DAE">
        <w:rPr>
          <w:rStyle w:val="CommentReference"/>
        </w:rPr>
        <w:commentReference w:id="127"/>
      </w:r>
      <w:ins w:id="128" w:author="Nimmo, Dale" w:date="2025-08-29T14:19:00Z" w16du:dateUtc="2025-08-29T04:19:00Z">
        <w:r w:rsidR="009B4DAE">
          <w:t xml:space="preserve"> across the globe</w:t>
        </w:r>
      </w:ins>
      <w:r>
        <w:t xml:space="preserve">. Driven by </w:t>
      </w:r>
      <w:commentRangeStart w:id="129"/>
      <w:r>
        <w:t>climate</w:t>
      </w:r>
      <w:commentRangeEnd w:id="129"/>
      <w:r w:rsidR="009B4DAE">
        <w:rPr>
          <w:rStyle w:val="CommentReference"/>
        </w:rPr>
        <w:commentReference w:id="129"/>
      </w:r>
      <w:r>
        <w:t xml:space="preserve"> change</w:t>
      </w:r>
      <w:r w:rsidR="002D2101">
        <w:t>,</w:t>
      </w:r>
      <w:r w:rsidR="00AC2D5D">
        <w:t xml:space="preserve"> fuel accumulation</w:t>
      </w:r>
      <w:r w:rsidR="002D2101">
        <w:t xml:space="preserve"> and drying,</w:t>
      </w:r>
      <w:r w:rsidR="00041E88">
        <w:t xml:space="preserve"> as well as</w:t>
      </w:r>
      <w:r w:rsidR="001E0191">
        <w:t xml:space="preserve"> </w:t>
      </w:r>
      <w:r w:rsidR="00BE66D8">
        <w:t>an increased frequency of catastrophic fire weather</w:t>
      </w:r>
      <w:r w:rsidR="001E0191">
        <w:t xml:space="preserve">, </w:t>
      </w:r>
      <w:r w:rsidR="002342FA">
        <w:t xml:space="preserve">the </w:t>
      </w:r>
      <w:r w:rsidR="00B91D34">
        <w:t>severity and extent of fire</w:t>
      </w:r>
      <w:r w:rsidR="00E640C7">
        <w:t>s</w:t>
      </w:r>
      <w:r w:rsidR="00B91D34">
        <w:t xml:space="preserve"> have increased </w:t>
      </w:r>
      <w:r w:rsidR="00796640">
        <w:t xml:space="preserve">in many </w:t>
      </w:r>
      <w:r w:rsidR="00A22934">
        <w:t xml:space="preserve">biogeographic </w:t>
      </w:r>
      <w:commentRangeStart w:id="130"/>
      <w:r w:rsidR="00A22934">
        <w:t>regions</w:t>
      </w:r>
      <w:commentRangeEnd w:id="130"/>
      <w:r w:rsidR="009B4DAE">
        <w:rPr>
          <w:rStyle w:val="CommentReference"/>
        </w:rPr>
        <w:commentReference w:id="130"/>
      </w:r>
      <w:r w:rsidR="00A22934">
        <w:t xml:space="preserve"> </w:t>
      </w:r>
      <w:r w:rsidR="003E34AA">
        <w:fldChar w:fldCharType="begin">
          <w:fldData xml:space="preserve">PEVuZE5vdGU+PENpdGU+PEF1dGhvcj5IYWdtYW5uPC9BdXRob3I+PFllYXI+MjAyMTwvWWVhcj48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</w:fldData>
        </w:fldChar>
      </w:r>
      <w:r w:rsidR="004F0491">
        <w:instrText xml:space="preserve"> ADDIN EN.CITE </w:instrText>
      </w:r>
      <w:r w:rsidR="004F0491">
        <w:fldChar w:fldCharType="begin">
          <w:fldData xml:space="preserve">PEVuZE5vdGU+PENpdGU+PEF1dGhvcj5IYWdtYW5uPC9BdXRob3I+PFllYXI+MjAyMTwvWWVhcj48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</w:fldData>
        </w:fldChar>
      </w:r>
      <w:r w:rsidR="004F0491">
        <w:instrText xml:space="preserve"> ADDIN EN.CITE.DATA </w:instrText>
      </w:r>
      <w:r w:rsidR="004F0491">
        <w:fldChar w:fldCharType="end"/>
      </w:r>
      <w:r w:rsidR="003E34AA">
        <w:fldChar w:fldCharType="separate"/>
      </w:r>
      <w:r w:rsidR="004F0491">
        <w:rPr>
          <w:noProof/>
        </w:rPr>
        <w:t>(Abatzoglou et al., 2025; Boer et al., 2020; Burton et al., 2024; Ellis et al., 2022; Hagmann et al., 2021; Jolly et al., 2015; Kreider et al., 2024)</w:t>
      </w:r>
      <w:r w:rsidR="003E34AA">
        <w:fldChar w:fldCharType="end"/>
      </w:r>
      <w:r>
        <w:t>. In other regions,</w:t>
      </w:r>
      <w:r w:rsidR="00FE31C0">
        <w:t xml:space="preserve"> fire</w:t>
      </w:r>
      <w:r>
        <w:t xml:space="preserve"> suppression</w:t>
      </w:r>
      <w:r w:rsidR="00FE31C0">
        <w:t xml:space="preserve"> and loss of </w:t>
      </w:r>
      <w:r>
        <w:t>cultural burning</w:t>
      </w:r>
      <w:r w:rsidR="00AA1F7D">
        <w:t xml:space="preserve"> </w:t>
      </w:r>
      <w:r>
        <w:t xml:space="preserve">has seen the removal of fire from ecosystems for </w:t>
      </w:r>
      <w:r w:rsidR="007F1AA5">
        <w:t>several decades</w:t>
      </w:r>
      <w:r w:rsidR="00AA1F7D">
        <w:t xml:space="preserve"> </w:t>
      </w:r>
      <w:r w:rsidR="00AA1F7D">
        <w:fldChar w:fldCharType="begin">
          <w:fldData xml:space="preserve">PEVuZE5vdGU+PENpdGU+PEF1dGhvcj5UZW1wbGV0b248L0F1dGhvcj48WWVhcj4yMDExPC9ZZWFy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</w:fldData>
        </w:fldChar>
      </w:r>
      <w:r w:rsidR="00772E89">
        <w:instrText xml:space="preserve"> ADDIN EN.CITE </w:instrText>
      </w:r>
      <w:r w:rsidR="00772E89">
        <w:fldChar w:fldCharType="begin">
          <w:fldData xml:space="preserve">PEVuZE5vdGU+PENpdGU+PEF1dGhvcj5UZW1wbGV0b248L0F1dGhvcj48WWVhcj4yMDExPC9ZZWFy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</w:fldData>
        </w:fldChar>
      </w:r>
      <w:r w:rsidR="00772E89">
        <w:instrText xml:space="preserve"> ADDIN EN.CITE.DATA </w:instrText>
      </w:r>
      <w:r w:rsidR="00772E89">
        <w:fldChar w:fldCharType="end"/>
      </w:r>
      <w:r w:rsidR="00AA1F7D">
        <w:fldChar w:fldCharType="separate"/>
      </w:r>
      <w:r w:rsidR="00772E89">
        <w:rPr>
          <w:noProof/>
        </w:rPr>
        <w:t>(Hagmann et al., 2021; Ryan et al., 2013; Templeton et al., 2011)</w:t>
      </w:r>
      <w:r w:rsidR="00AA1F7D">
        <w:fldChar w:fldCharType="end"/>
      </w:r>
      <w:r>
        <w:t xml:space="preserve">. </w:t>
      </w:r>
      <w:commentRangeEnd w:id="119"/>
      <w:r w:rsidR="009B4DAE">
        <w:rPr>
          <w:rStyle w:val="CommentReference"/>
        </w:rPr>
        <w:commentReference w:id="119"/>
      </w:r>
      <w:commentRangeStart w:id="131"/>
      <w:r>
        <w:t xml:space="preserve">Recognition of </w:t>
      </w:r>
      <w:r w:rsidR="006E5553">
        <w:t>the</w:t>
      </w:r>
      <w:r w:rsidR="00F6391A">
        <w:t xml:space="preserve"> </w:t>
      </w:r>
      <w:r w:rsidR="000D6CB6">
        <w:t xml:space="preserve">adverse </w:t>
      </w:r>
      <w:r w:rsidR="00694D3C">
        <w:t>socio</w:t>
      </w:r>
      <w:r w:rsidR="000D6CB6">
        <w:t>ecological</w:t>
      </w:r>
      <w:r>
        <w:t xml:space="preserve"> impacts of fire suppression</w:t>
      </w:r>
      <w:r w:rsidR="00694D3C">
        <w:t xml:space="preserve"> and disruption of cultural burning</w:t>
      </w:r>
      <w:r>
        <w:t xml:space="preserve">, as well as the use </w:t>
      </w:r>
      <w:r w:rsidR="000E6B5B">
        <w:t>o</w:t>
      </w:r>
      <w:r>
        <w:t xml:space="preserve">f prescribed burning as a risk management tool, has seen the </w:t>
      </w:r>
      <w:r w:rsidR="00FE31C0">
        <w:t xml:space="preserve">recent </w:t>
      </w:r>
      <w:r>
        <w:t xml:space="preserve">reintroduction of fire in </w:t>
      </w:r>
      <w:r w:rsidR="00D36C0C">
        <w:t>many</w:t>
      </w:r>
      <w:r>
        <w:t xml:space="preserve"> systems</w:t>
      </w:r>
      <w:r w:rsidR="00E83D5D">
        <w:t xml:space="preserve"> </w:t>
      </w:r>
      <w:r w:rsidR="00E83D5D">
        <w:fldChar w:fldCharType="begin">
          <w:fldData xml:space="preserve">PEVuZE5vdGU+PENpdGU+PEF1dGhvcj5SeWFuPC9BdXRob3I+PFllYXI+MjAxMzwvWWVhcj48UmVj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</w:fldData>
        </w:fldChar>
      </w:r>
      <w:r w:rsidR="00D36C0C">
        <w:instrText xml:space="preserve"> ADDIN EN.CITE </w:instrText>
      </w:r>
      <w:r w:rsidR="00D36C0C">
        <w:fldChar w:fldCharType="begin">
          <w:fldData xml:space="preserve">PEVuZE5vdGU+PENpdGU+PEF1dGhvcj5SeWFuPC9BdXRob3I+PFllYXI+MjAxMzwvWWVhcj48UmVj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</w:fldData>
        </w:fldChar>
      </w:r>
      <w:r w:rsidR="00D36C0C">
        <w:instrText xml:space="preserve"> ADDIN EN.CITE.DATA </w:instrText>
      </w:r>
      <w:r w:rsidR="00D36C0C">
        <w:fldChar w:fldCharType="end"/>
      </w:r>
      <w:r w:rsidR="00E83D5D">
        <w:fldChar w:fldCharType="separate"/>
      </w:r>
      <w:r w:rsidR="00D36C0C">
        <w:rPr>
          <w:noProof/>
        </w:rPr>
        <w:t>(Fletcher et al., 2021; Mariani et al., 2022; Ryan et al., 2013)</w:t>
      </w:r>
      <w:r w:rsidR="00E83D5D">
        <w:fldChar w:fldCharType="end"/>
      </w:r>
      <w:r>
        <w:t xml:space="preserve">. </w:t>
      </w:r>
      <w:commentRangeEnd w:id="131"/>
      <w:r w:rsidR="009B4DAE">
        <w:rPr>
          <w:rStyle w:val="CommentReference"/>
        </w:rPr>
        <w:commentReference w:id="131"/>
      </w:r>
      <w:commentRangeStart w:id="132"/>
      <w:r>
        <w:t xml:space="preserve">Whilst numerous studies have been </w:t>
      </w:r>
      <w:commentRangeStart w:id="133"/>
      <w:r>
        <w:t xml:space="preserve">published exploring the effects of fire on </w:t>
      </w:r>
      <w:r w:rsidR="0015607D">
        <w:t xml:space="preserve">animal </w:t>
      </w:r>
      <w:r>
        <w:t>movement</w:t>
      </w:r>
      <w:commentRangeEnd w:id="133"/>
      <w:r w:rsidR="007275CA">
        <w:rPr>
          <w:rStyle w:val="CommentReference"/>
        </w:rPr>
        <w:commentReference w:id="133"/>
      </w:r>
      <w:r w:rsidR="00717404">
        <w:t>,</w:t>
      </w:r>
      <w:r>
        <w:t xml:space="preserve"> </w:t>
      </w:r>
      <w:r w:rsidR="007275CA">
        <w:t xml:space="preserve">and </w:t>
      </w:r>
      <w:r>
        <w:t>conceptual frameworks have been developed</w:t>
      </w:r>
      <w:r w:rsidR="004D5014">
        <w:t xml:space="preserve"> </w:t>
      </w:r>
      <w:r w:rsidR="004D5014">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PHBhZ2VzPjk4MS05OTg8L3BhZ2VzPjx2b2x1bWU+OTQ8L3ZvbHVtZT48bnVtYmVyPjM8L251bWJl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</w:fldData>
        </w:fldChar>
      </w:r>
      <w:r w:rsidR="004D5014">
        <w:instrText xml:space="preserve"> ADDIN EN.CITE </w:instrText>
      </w:r>
      <w:r w:rsidR="004D5014">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PHBhZ2VzPjk4MS05OTg8L3BhZ2VzPjx2b2x1bWU+OTQ8L3ZvbHVtZT48bnVtYmVyPjM8L251bWJl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</w:fldData>
        </w:fldChar>
      </w:r>
      <w:r w:rsidR="004D5014">
        <w:instrText xml:space="preserve"> ADDIN EN.CITE.DATA </w:instrText>
      </w:r>
      <w:r w:rsidR="004D5014">
        <w:fldChar w:fldCharType="end"/>
      </w:r>
      <w:r w:rsidR="004D5014">
        <w:fldChar w:fldCharType="separate"/>
      </w:r>
      <w:r w:rsidR="004D5014">
        <w:rPr>
          <w:noProof/>
        </w:rPr>
        <w:t>(Nimmo et al., 2019)</w:t>
      </w:r>
      <w:r w:rsidR="004D5014">
        <w:fldChar w:fldCharType="end"/>
      </w:r>
      <w:r>
        <w:t xml:space="preserve">, this information is yet to be synthesised and quantitatively analysed. </w:t>
      </w:r>
      <w:commentRangeEnd w:id="132"/>
      <w:r w:rsidR="00071E1E">
        <w:rPr>
          <w:rStyle w:val="CommentReference"/>
        </w:rPr>
        <w:commentReference w:id="132"/>
      </w:r>
      <w:r w:rsidR="00D86456">
        <w:t>U</w:t>
      </w:r>
      <w:r w:rsidR="00672A4F">
        <w:t xml:space="preserve">nderstanding </w:t>
      </w:r>
      <w:r w:rsidR="00F43134">
        <w:t>animal movement responses to fire</w:t>
      </w:r>
      <w:r w:rsidR="00CF3C29">
        <w:t>,</w:t>
      </w:r>
      <w:r w:rsidR="00D86456">
        <w:t xml:space="preserve"> and </w:t>
      </w:r>
      <w:r w:rsidR="00CF3C29">
        <w:t xml:space="preserve">the </w:t>
      </w:r>
      <w:r w:rsidR="00D86456">
        <w:t xml:space="preserve">extrinsic and intrinsic factors </w:t>
      </w:r>
      <w:r w:rsidR="00E640C7">
        <w:t>driving</w:t>
      </w:r>
      <w:r w:rsidR="00D86456">
        <w:t xml:space="preserve"> these responses</w:t>
      </w:r>
      <w:r w:rsidR="00CF3C29">
        <w:t>,</w:t>
      </w:r>
      <w:r w:rsidR="00D86456">
        <w:t xml:space="preserve"> is </w:t>
      </w:r>
      <w:commentRangeStart w:id="134"/>
      <w:r w:rsidR="00D86456">
        <w:t>crucial</w:t>
      </w:r>
      <w:commentRangeEnd w:id="134"/>
      <w:r w:rsidR="009B4DAE">
        <w:rPr>
          <w:rStyle w:val="CommentReference"/>
        </w:rPr>
        <w:commentReference w:id="134"/>
      </w:r>
      <w:r w:rsidR="00D86456">
        <w:t xml:space="preserve"> to informing conservation efforts and land management </w:t>
      </w:r>
      <w:r w:rsidR="008831A3">
        <w:t xml:space="preserve">in the face of </w:t>
      </w:r>
      <w:r w:rsidR="00C104EB">
        <w:t>changing fire regimes, climate and ecosystems</w:t>
      </w:r>
      <w:r w:rsidR="00CF3C29">
        <w:t xml:space="preserve"> </w:t>
      </w:r>
      <w:r w:rsidR="00CF3C29">
        <w:fldChar w:fldCharType="begin">
          <w:fldData xml:space="preserve">PEVuZE5vdGU+PENpdGU+PEF1dGhvcj5QYXVzYXM8L0F1dGhvcj48WWVhcj4yMDE4PC9ZZWFyPjxS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</w:fldData>
        </w:fldChar>
      </w:r>
      <w:r w:rsidR="007275CA">
        <w:instrText xml:space="preserve"> ADDIN EN.CITE </w:instrText>
      </w:r>
      <w:r w:rsidR="007275CA">
        <w:fldChar w:fldCharType="begin">
          <w:fldData xml:space="preserve">PEVuZE5vdGU+PENpdGU+PEF1dGhvcj5QYXVzYXM8L0F1dGhvcj48WWVhcj4yMDE4PC9ZZWFyPjxS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</w:fldData>
        </w:fldChar>
      </w:r>
      <w:r w:rsidR="007275CA">
        <w:instrText xml:space="preserve"> ADDIN EN.CITE.DATA </w:instrText>
      </w:r>
      <w:r w:rsidR="007275CA">
        <w:fldChar w:fldCharType="end"/>
      </w:r>
      <w:r w:rsidR="00CF3C29">
        <w:fldChar w:fldCharType="separate"/>
      </w:r>
      <w:r w:rsidR="007275CA">
        <w:rPr>
          <w:noProof/>
        </w:rPr>
        <w:t>(Doherty et al., 2024; Nimmo et al., 2021; Pausas &amp; Parr, 2018)</w:t>
      </w:r>
      <w:r w:rsidR="00CF3C29">
        <w:fldChar w:fldCharType="end"/>
      </w:r>
      <w:r w:rsidR="00C104EB">
        <w:t>.</w:t>
      </w:r>
    </w:p>
    <w:p w14:paraId="3F9B5079" w14:textId="61F1E518" w:rsidR="00F26A6D" w:rsidRPr="00F26A6D" w:rsidRDefault="00F26A6D" w:rsidP="00F26A6D">
      <w:commentRangeStart w:id="135"/>
      <w:r w:rsidRPr="00F26A6D">
        <w:t>Here</w:t>
      </w:r>
      <w:commentRangeEnd w:id="135"/>
      <w:r w:rsidR="009B4DAE">
        <w:rPr>
          <w:rStyle w:val="CommentReference"/>
        </w:rPr>
        <w:commentReference w:id="135"/>
      </w:r>
      <w:r w:rsidRPr="00F26A6D">
        <w:t xml:space="preserve">, we conduct a global systematic review and </w:t>
      </w:r>
      <w:r w:rsidR="00DA4169" w:rsidRPr="00F26A6D">
        <w:t>meta-analysis</w:t>
      </w:r>
      <w:r w:rsidRPr="00F26A6D">
        <w:t xml:space="preserve"> of the influence of fire on the movement of terrestrial vertebrates. Our objectives are to: (i) synthesise the literature regarding movement responses to fire, and (ii) analyse the importance of potential predictor variables, including taxonomic, trophic, geographic and environmental factors, in explaining movement responses to fire. </w:t>
      </w:r>
    </w:p>
    <w:p w14:paraId="79E89BAD" w14:textId="0E21B7BD" w:rsidR="000C6D2A" w:rsidRPr="00F26A6D" w:rsidRDefault="00F26A6D" w:rsidP="0015655B">
      <w:pPr>
        <w:pStyle w:val="Heading1"/>
      </w:pPr>
      <w:r w:rsidRPr="00F26A6D">
        <w:t>Materials and Methods</w:t>
      </w:r>
    </w:p>
    <w:p w14:paraId="57AB1110" w14:textId="77777777" w:rsidR="00F26A6D" w:rsidRDefault="00F26A6D" w:rsidP="00D928F3">
      <w:pPr>
        <w:pStyle w:val="Heading2"/>
      </w:pPr>
      <w:r w:rsidRPr="00F26A6D">
        <w:t>Systematic review</w:t>
      </w:r>
    </w:p>
    <w:p w14:paraId="06785FA7" w14:textId="73D3D15C" w:rsidR="00922014" w:rsidRDefault="00524F90" w:rsidP="00B77C9B">
      <w:r>
        <w:t>W</w:t>
      </w:r>
      <w:r w:rsidR="008A1CE9">
        <w:t>e conducted a systematic review to</w:t>
      </w:r>
      <w:r w:rsidR="00DC6151">
        <w:t xml:space="preserve"> iden</w:t>
      </w:r>
      <w:r w:rsidR="002728AD">
        <w:t xml:space="preserve">tify </w:t>
      </w:r>
      <w:r w:rsidR="00B26CB5">
        <w:t xml:space="preserve">studies investigating the influence of fire on animal </w:t>
      </w:r>
      <w:r>
        <w:t xml:space="preserve">movement. </w:t>
      </w:r>
      <w:r w:rsidR="008D1183">
        <w:t xml:space="preserve">Database searches were undertaken in Scopus, Web of </w:t>
      </w:r>
      <w:r w:rsidR="00462163">
        <w:t xml:space="preserve">Science and ProQuest </w:t>
      </w:r>
      <w:r w:rsidR="00DF0923">
        <w:t xml:space="preserve">Dissertation and Theses Global between </w:t>
      </w:r>
      <w:r w:rsidR="00596945">
        <w:t>15</w:t>
      </w:r>
      <w:r w:rsidR="00596945" w:rsidRPr="00596945">
        <w:rPr>
          <w:vertAlign w:val="superscript"/>
        </w:rPr>
        <w:t>th</w:t>
      </w:r>
      <w:r w:rsidR="00596945">
        <w:t xml:space="preserve"> May 2024 and 29</w:t>
      </w:r>
      <w:r w:rsidR="00596945" w:rsidRPr="00596945">
        <w:rPr>
          <w:vertAlign w:val="superscript"/>
        </w:rPr>
        <w:t>th</w:t>
      </w:r>
      <w:r w:rsidR="00596945">
        <w:t xml:space="preserve"> August 2024. </w:t>
      </w:r>
      <w:commentRangeStart w:id="136"/>
      <w:r w:rsidR="00ED2E83">
        <w:t>Search terms</w:t>
      </w:r>
      <w:r w:rsidR="007730A6">
        <w:t xml:space="preserve"> relating to animal movement were combined with </w:t>
      </w:r>
      <w:r w:rsidR="00ED2E83">
        <w:t>terms</w:t>
      </w:r>
      <w:r w:rsidR="007730A6">
        <w:t xml:space="preserve"> relating to fire and terrestrial vertebrates to identity suitable studies</w:t>
      </w:r>
      <w:commentRangeEnd w:id="136"/>
      <w:r w:rsidR="00B520A0">
        <w:rPr>
          <w:rStyle w:val="CommentReference"/>
        </w:rPr>
        <w:commentReference w:id="136"/>
      </w:r>
      <w:r w:rsidR="007730A6">
        <w:t xml:space="preserve">. </w:t>
      </w:r>
      <w:r w:rsidR="009C5E55">
        <w:t>To be considered for inclusion in the sy</w:t>
      </w:r>
      <w:r w:rsidR="00BA402C">
        <w:t>stematic review</w:t>
      </w:r>
      <w:r w:rsidR="00D928F3">
        <w:t xml:space="preserve"> and </w:t>
      </w:r>
      <w:r w:rsidR="006A39B3">
        <w:t>meta-analysis</w:t>
      </w:r>
      <w:r w:rsidR="00BA402C">
        <w:t xml:space="preserve">, studies needed to </w:t>
      </w:r>
      <w:r w:rsidR="00BA402C">
        <w:lastRenderedPageBreak/>
        <w:t xml:space="preserve">meet the following criteria: (i) </w:t>
      </w:r>
      <w:r w:rsidR="00B31D07">
        <w:t xml:space="preserve">published in either a </w:t>
      </w:r>
      <w:r w:rsidR="006A39B3">
        <w:t>peer reviewed article</w:t>
      </w:r>
      <w:r w:rsidR="00BA402C">
        <w:t>, Master’s</w:t>
      </w:r>
      <w:r w:rsidR="00C63E3B">
        <w:t xml:space="preserve"> thes</w:t>
      </w:r>
      <w:r w:rsidR="00B31D07">
        <w:t>is</w:t>
      </w:r>
      <w:r w:rsidR="00C63E3B">
        <w:t>,</w:t>
      </w:r>
      <w:r w:rsidR="00BA402C">
        <w:t xml:space="preserve"> or PhD thes</w:t>
      </w:r>
      <w:r w:rsidR="00B31D07">
        <w:t>i</w:t>
      </w:r>
      <w:r w:rsidR="00BA402C">
        <w:t>s</w:t>
      </w:r>
      <w:r w:rsidR="00D928F3">
        <w:t>;</w:t>
      </w:r>
      <w:r w:rsidR="00BA402C">
        <w:t xml:space="preserve"> (ii)</w:t>
      </w:r>
      <w:r w:rsidR="00931CA9">
        <w:t xml:space="preserve"> </w:t>
      </w:r>
      <w:r w:rsidR="00374AFF">
        <w:t>field studie</w:t>
      </w:r>
      <w:r w:rsidR="00A3627B">
        <w:t>s</w:t>
      </w:r>
      <w:r w:rsidR="00374AFF">
        <w:t xml:space="preserve"> with </w:t>
      </w:r>
      <w:r w:rsidR="00931CA9">
        <w:t>before</w:t>
      </w:r>
      <w:r w:rsidR="00C5735E">
        <w:t>-</w:t>
      </w:r>
      <w:r w:rsidR="00931CA9">
        <w:t xml:space="preserve">after, </w:t>
      </w:r>
      <w:r w:rsidR="00BF30DC">
        <w:t>burnt-unburnt,</w:t>
      </w:r>
      <w:r w:rsidR="00931CA9">
        <w:t xml:space="preserve"> or before-after-control</w:t>
      </w:r>
      <w:r w:rsidR="00C5735E">
        <w:t>-impact</w:t>
      </w:r>
      <w:r w:rsidR="00F203E4">
        <w:t xml:space="preserve"> </w:t>
      </w:r>
      <w:r w:rsidR="00374AFF">
        <w:t>designs</w:t>
      </w:r>
      <w:r w:rsidR="00C63E3B">
        <w:t>;</w:t>
      </w:r>
      <w:r w:rsidR="00C5735E">
        <w:t xml:space="preserve"> </w:t>
      </w:r>
      <w:r w:rsidR="00BF30DC">
        <w:t xml:space="preserve">and </w:t>
      </w:r>
      <w:r w:rsidR="00C5735E">
        <w:t>(iii)</w:t>
      </w:r>
      <w:r w:rsidR="000C06F2">
        <w:t xml:space="preserve"> provided an evaluation of </w:t>
      </w:r>
      <w:r w:rsidR="00C5735E">
        <w:t xml:space="preserve">movement responses </w:t>
      </w:r>
      <w:r w:rsidR="00ED2534">
        <w:t xml:space="preserve">to fire </w:t>
      </w:r>
      <w:r w:rsidR="00C5735E">
        <w:t>in free ranging vertebrates</w:t>
      </w:r>
      <w:r w:rsidR="000C06F2">
        <w:t xml:space="preserve">. We considered terrestrial vertebrates as </w:t>
      </w:r>
      <w:r w:rsidR="00DF76D2">
        <w:t xml:space="preserve">animals </w:t>
      </w:r>
      <w:r w:rsidR="00B11A8A">
        <w:t>primarily</w:t>
      </w:r>
      <w:r w:rsidR="00DF76D2">
        <w:t xml:space="preserve"> distributed in</w:t>
      </w:r>
      <w:r w:rsidR="00B11A8A">
        <w:t xml:space="preserve"> terrestrial </w:t>
      </w:r>
      <w:r w:rsidR="00DF76D2">
        <w:t>biomes</w:t>
      </w:r>
      <w:r w:rsidR="00B11A8A">
        <w:t xml:space="preserve">, or </w:t>
      </w:r>
      <w:r w:rsidR="00DF76D2">
        <w:t xml:space="preserve">animals that </w:t>
      </w:r>
      <w:r w:rsidR="00B11A8A">
        <w:t xml:space="preserve">used terrestrial </w:t>
      </w:r>
      <w:r w:rsidR="003E2A4A">
        <w:t>habitat</w:t>
      </w:r>
      <w:r w:rsidR="00D12949">
        <w:t xml:space="preserve"> features</w:t>
      </w:r>
      <w:r w:rsidR="003E2A4A">
        <w:t xml:space="preserve"> for </w:t>
      </w:r>
      <w:r w:rsidR="00AE7940">
        <w:t>key life stages</w:t>
      </w:r>
      <w:r w:rsidR="00D12949">
        <w:t>, such as reproduction or hibernation.</w:t>
      </w:r>
      <w:ins w:id="137" w:author="Wooster, Eamonn" w:date="2025-08-14T09:01:00Z" w16du:dateUtc="2025-08-13T23:01:00Z">
        <w:r w:rsidR="00EB69D8">
          <w:t xml:space="preserve"> This was done by XXX and YYY and XXX and ZZZ – we will report to MERIT standards (Nakagawa Nat comms) which requires each </w:t>
        </w:r>
        <w:proofErr w:type="spellStart"/>
        <w:r w:rsidR="00EB69D8">
          <w:t>persons</w:t>
        </w:r>
        <w:proofErr w:type="spellEnd"/>
        <w:r w:rsidR="00EB69D8">
          <w:t xml:space="preserve"> initials to be attached to each thing they did. </w:t>
        </w:r>
        <w:r w:rsidR="00E46E59">
          <w:t xml:space="preserve">Do this </w:t>
        </w:r>
      </w:ins>
      <w:ins w:id="138" w:author="Wooster, Eamonn" w:date="2025-08-14T09:02:00Z" w16du:dateUtc="2025-08-13T23:02:00Z">
        <w:r w:rsidR="00E46E59">
          <w:t>for each job section in the methods.</w:t>
        </w:r>
      </w:ins>
    </w:p>
    <w:p w14:paraId="0845970C" w14:textId="53F135DE" w:rsidR="00CC1B39" w:rsidRDefault="006917AF" w:rsidP="00B77C9B">
      <w:r>
        <w:t xml:space="preserve">We aimed to </w:t>
      </w:r>
      <w:r w:rsidR="00CC66D9">
        <w:t>capture</w:t>
      </w:r>
      <w:r w:rsidR="008E3415">
        <w:t xml:space="preserve"> </w:t>
      </w:r>
      <w:r w:rsidR="007A10DB">
        <w:t>literature investigating</w:t>
      </w:r>
      <w:r w:rsidR="00CC66D9">
        <w:t xml:space="preserve"> </w:t>
      </w:r>
      <w:r w:rsidR="008E3415">
        <w:t>four categories of quantitative movement responses</w:t>
      </w:r>
      <w:r w:rsidR="007A10DB">
        <w:t xml:space="preserve">, </w:t>
      </w:r>
      <w:r w:rsidR="008E3415">
        <w:t>home range, linear distance, tortuosity, and other measures of space use. Following</w:t>
      </w:r>
      <w:r w:rsidR="00770223">
        <w:t xml:space="preserve"> </w:t>
      </w:r>
      <w:r w:rsidR="00777CA1">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b2d5ICZhbXA7IEV2b2x1dGlvbjwvc2Vjb25kYXJ5LXRpdGxlPjwvdGl0bGVzPjxwZXJpb2RpY2Fs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=
</w:fldData>
        </w:fldChar>
      </w:r>
      <w:r w:rsidR="00777CA1">
        <w:instrText xml:space="preserve"> ADDIN EN.CITE </w:instrText>
      </w:r>
      <w:r w:rsidR="00777CA1">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b2d5ICZhbXA7IEV2b2x1dGlvbjwvc2Vjb25kYXJ5LXRpdGxlPjwvdGl0bGVzPjxwZXJpb2RpY2Fs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=
</w:fldData>
        </w:fldChar>
      </w:r>
      <w:r w:rsidR="00777CA1">
        <w:instrText xml:space="preserve"> ADDIN EN.CITE.DATA </w:instrText>
      </w:r>
      <w:r w:rsidR="00777CA1">
        <w:fldChar w:fldCharType="end"/>
      </w:r>
      <w:r w:rsidR="00777CA1">
        <w:fldChar w:fldCharType="separate"/>
      </w:r>
      <w:r w:rsidR="00777CA1">
        <w:rPr>
          <w:noProof/>
        </w:rPr>
        <w:t>Doherty et al. (2021)</w:t>
      </w:r>
      <w:r w:rsidR="00777CA1">
        <w:fldChar w:fldCharType="end"/>
      </w:r>
      <w:r w:rsidR="00777CA1">
        <w:t xml:space="preserve">, </w:t>
      </w:r>
      <w:r w:rsidR="008E3415">
        <w:t xml:space="preserve">home range responses included mean area-based measurements, such as home range size and nest area size. Linear distance responses included metrics that measured mean straight-line distances between relocations, such as daily distance travelled, as well as movement rates measured as distance travelled within a given unit of time. Tortuosity provides a measure of how a movement path deviates from a </w:t>
      </w:r>
      <w:r w:rsidR="00524F90">
        <w:t>straight-line and</w:t>
      </w:r>
      <w:r w:rsidR="008E3415">
        <w:t xml:space="preserve"> was captured by straightness indices and turning angles. </w:t>
      </w:r>
      <w:r w:rsidR="007A10DB">
        <w:t>O</w:t>
      </w:r>
      <w:r w:rsidR="008E3415">
        <w:t xml:space="preserve">ther space use included metrics that </w:t>
      </w:r>
      <w:r w:rsidR="007A10DB">
        <w:t>quantified</w:t>
      </w:r>
      <w:r w:rsidR="008E3415">
        <w:t xml:space="preserve"> other aspects of animal movement decisions and behaviours not captured by </w:t>
      </w:r>
      <w:r w:rsidR="00B31D07">
        <w:t xml:space="preserve">the other </w:t>
      </w:r>
      <w:r w:rsidR="008F72C8">
        <w:t>categories</w:t>
      </w:r>
      <w:r w:rsidR="007A10DB">
        <w:t>, such as mean</w:t>
      </w:r>
      <w:r w:rsidR="008E3415">
        <w:t xml:space="preserve"> residency time, time to return</w:t>
      </w:r>
      <w:r w:rsidR="007A10DB">
        <w:t>,</w:t>
      </w:r>
      <w:r w:rsidR="008E3415">
        <w:t xml:space="preserve"> and proportion of fixes within </w:t>
      </w:r>
      <w:r w:rsidR="00545734">
        <w:t>burnt and unburnt habitats</w:t>
      </w:r>
      <w:r w:rsidR="008E3415">
        <w:t xml:space="preserve">. </w:t>
      </w:r>
    </w:p>
    <w:p w14:paraId="5BE32AA3" w14:textId="44F791F9" w:rsidR="00E05508" w:rsidRDefault="00DA0413" w:rsidP="00B77C9B">
      <w:r>
        <w:t>All returned results were fil</w:t>
      </w:r>
      <w:r w:rsidR="009A2E74">
        <w:t xml:space="preserve">tered </w:t>
      </w:r>
      <w:r w:rsidR="00C63E3B">
        <w:t>to</w:t>
      </w:r>
      <w:r w:rsidR="009A2E74">
        <w:t xml:space="preserve"> include only articles or theses published in English, and </w:t>
      </w:r>
      <w:r w:rsidR="00C63E3B">
        <w:t>filters</w:t>
      </w:r>
      <w:r w:rsidR="009A2E74">
        <w:t xml:space="preserve"> were applied in the databases to limit the results to relevant dis</w:t>
      </w:r>
      <w:r w:rsidR="006A39B3">
        <w:t>ciplines.</w:t>
      </w:r>
      <w:r w:rsidR="00AE7940">
        <w:t xml:space="preserve"> </w:t>
      </w:r>
      <w:r>
        <w:t>No date limit was applied</w:t>
      </w:r>
      <w:r w:rsidR="006A39B3">
        <w:t xml:space="preserve">. </w:t>
      </w:r>
      <w:commentRangeStart w:id="139"/>
      <w:r w:rsidR="00F47840">
        <w:t xml:space="preserve">Additional studies were identified </w:t>
      </w:r>
      <w:r w:rsidR="009F565C">
        <w:t>by</w:t>
      </w:r>
      <w:r w:rsidR="00C4387C">
        <w:t xml:space="preserve"> </w:t>
      </w:r>
      <w:r w:rsidR="005B5FA9">
        <w:t>snowball</w:t>
      </w:r>
      <w:r w:rsidR="002027BC">
        <w:t xml:space="preserve"> searches</w:t>
      </w:r>
      <w:r w:rsidR="00C4387C">
        <w:t xml:space="preserve"> of </w:t>
      </w:r>
      <w:r w:rsidR="00EF78D4">
        <w:t xml:space="preserve">reference lists </w:t>
      </w:r>
      <w:r w:rsidR="007275CA">
        <w:t>from</w:t>
      </w:r>
      <w:r w:rsidR="00EF78D4">
        <w:t xml:space="preserve"> review </w:t>
      </w:r>
      <w:r w:rsidR="009F565C">
        <w:t>articles</w:t>
      </w:r>
      <w:r w:rsidR="008F72C8">
        <w:t xml:space="preserve"> returned in database searches</w:t>
      </w:r>
      <w:r w:rsidR="009F565C">
        <w:t xml:space="preserve">, </w:t>
      </w:r>
      <w:r w:rsidR="0061017D">
        <w:t xml:space="preserve">and </w:t>
      </w:r>
      <w:r w:rsidR="008F72C8">
        <w:t xml:space="preserve">review </w:t>
      </w:r>
      <w:r w:rsidR="0061017D">
        <w:t>papers known to the authors.</w:t>
      </w:r>
      <w:commentRangeEnd w:id="139"/>
      <w:r w:rsidR="00423282">
        <w:rPr>
          <w:rStyle w:val="CommentReference"/>
        </w:rPr>
        <w:commentReference w:id="139"/>
      </w:r>
    </w:p>
    <w:p w14:paraId="58BA7006" w14:textId="77777777" w:rsidR="00F26A6D" w:rsidRDefault="00F26A6D" w:rsidP="00D928F3">
      <w:pPr>
        <w:pStyle w:val="Heading2"/>
        <w:rPr>
          <w:ins w:id="140" w:author="Wooster, Eamonn" w:date="2025-08-14T09:20:00Z" w16du:dateUtc="2025-08-13T23:20:00Z"/>
        </w:rPr>
      </w:pPr>
      <w:r w:rsidRPr="00220911">
        <w:t>Data extraction</w:t>
      </w:r>
    </w:p>
    <w:p w14:paraId="07777DDB" w14:textId="11F41D8C" w:rsidR="002B4531" w:rsidRPr="002B4531" w:rsidRDefault="002B4531">
      <w:pPr>
        <w:pPrChange w:id="141" w:author="Wooster, Eamonn" w:date="2025-08-14T09:20:00Z" w16du:dateUtc="2025-08-13T23:20:00Z">
          <w:pPr>
            <w:pStyle w:val="Heading2"/>
          </w:pPr>
        </w:pPrChange>
      </w:pPr>
      <w:moveToRangeStart w:id="142" w:author="Wooster, Eamonn" w:date="2025-08-14T09:20:00Z" w:name="move206055668"/>
      <w:commentRangeStart w:id="143"/>
      <w:moveTo w:id="144" w:author="Wooster, Eamonn" w:date="2025-08-14T09:20:00Z" w16du:dateUtc="2025-08-13T23:20:00Z">
        <w:del w:id="145" w:author="Wooster, Eamonn" w:date="2025-08-14T09:20:00Z" w16du:dateUtc="2025-08-13T23:20:00Z">
          <w:r w:rsidDel="002B4531">
            <w:delText>Additional inclusion criteria were imposed for inclusion in the meta-analysis.</w:delText>
          </w:r>
        </w:del>
      </w:moveTo>
      <w:ins w:id="146" w:author="Wooster, Eamonn" w:date="2025-08-14T09:20:00Z" w16du:dateUtc="2025-08-13T23:20:00Z">
        <w:r>
          <w:t xml:space="preserve">To </w:t>
        </w:r>
      </w:ins>
      <w:commentRangeEnd w:id="143"/>
      <w:ins w:id="147" w:author="Wooster, Eamonn" w:date="2025-08-14T09:24:00Z" w16du:dateUtc="2025-08-13T23:24:00Z">
        <w:r w:rsidR="00EB634F">
          <w:rPr>
            <w:rStyle w:val="CommentReference"/>
          </w:rPr>
          <w:commentReference w:id="143"/>
        </w:r>
      </w:ins>
      <w:ins w:id="148" w:author="Wooster, Eamonn" w:date="2025-08-14T09:21:00Z" w16du:dateUtc="2025-08-13T23:21:00Z">
        <w:r>
          <w:t xml:space="preserve">qualify for data-extraction, studies must have met the following criteria: </w:t>
        </w:r>
      </w:ins>
      <w:moveTo w:id="149" w:author="Wooster, Eamonn" w:date="2025-08-14T09:20:00Z" w16du:dateUtc="2025-08-13T23:20:00Z">
        <w:r>
          <w:t xml:space="preserve"> </w:t>
        </w:r>
      </w:moveTo>
      <w:ins w:id="150" w:author="Wooster, Eamonn" w:date="2025-08-14T09:21:00Z" w16du:dateUtc="2025-08-13T23:21:00Z">
        <w:r>
          <w:t>s</w:t>
        </w:r>
      </w:ins>
      <w:moveTo w:id="151" w:author="Wooster, Eamonn" w:date="2025-08-14T09:20:00Z" w16du:dateUtc="2025-08-13T23:20:00Z">
        <w:del w:id="152" w:author="Wooster, Eamonn" w:date="2025-08-14T09:21:00Z" w16du:dateUtc="2025-08-13T23:21:00Z">
          <w:r w:rsidDel="002B4531">
            <w:delText>S</w:delText>
          </w:r>
        </w:del>
        <w:r>
          <w:t xml:space="preserve">tudies must have provided adequate information to calculate sample sizes, means and standard deviations (SDs) for each treatment group, and sample sizes for each treatment group </w:t>
        </w:r>
        <w:r>
          <w:rPr>
            <w:rFonts w:cs="Times New Roman"/>
          </w:rPr>
          <w:t xml:space="preserve">≥ </w:t>
        </w:r>
        <w:r>
          <w:t>5</w:t>
        </w:r>
      </w:moveTo>
      <w:ins w:id="153" w:author="Wooster, Eamonn" w:date="2025-08-14T09:23:00Z" w16du:dateUtc="2025-08-13T23:23:00Z">
        <w:r>
          <w:t>;</w:t>
        </w:r>
      </w:ins>
      <w:moveTo w:id="154" w:author="Wooster, Eamonn" w:date="2025-08-14T09:20:00Z" w16du:dateUtc="2025-08-13T23:20:00Z">
        <w:del w:id="155" w:author="Wooster, Eamonn" w:date="2025-08-14T09:23:00Z" w16du:dateUtc="2025-08-13T23:23:00Z">
          <w:r w:rsidDel="002B4531">
            <w:delText>.</w:delText>
          </w:r>
        </w:del>
        <w:r>
          <w:t xml:space="preserve"> </w:t>
        </w:r>
        <w:del w:id="156" w:author="Wooster, Eamonn" w:date="2025-08-14T09:23:00Z" w16du:dateUtc="2025-08-13T23:23:00Z">
          <w:r w:rsidDel="002B4531">
            <w:delText xml:space="preserve">To be included, </w:delText>
          </w:r>
        </w:del>
        <w:r>
          <w:t xml:space="preserve">studies must have used standardised methods across treatment groups, and the confounding effects of other environmental variables considered to be low. </w:t>
        </w:r>
      </w:moveTo>
      <w:ins w:id="157" w:author="Wooster, Eamonn" w:date="2025-08-14T09:24:00Z" w16du:dateUtc="2025-08-13T23:24:00Z">
        <w:r>
          <w:t>Additionally, t</w:t>
        </w:r>
      </w:ins>
      <w:moveTo w:id="158" w:author="Wooster, Eamonn" w:date="2025-08-14T09:20:00Z" w16du:dateUtc="2025-08-13T23:20:00Z">
        <w:del w:id="159" w:author="Wooster, Eamonn" w:date="2025-08-14T09:24:00Z" w16du:dateUtc="2025-08-13T23:24:00Z">
          <w:r w:rsidDel="002B4531">
            <w:delText>T</w:delText>
          </w:r>
        </w:del>
        <w:r>
          <w:t>o minimise seasonal confounding in before-after studies, only studies where data was collected during the same or adjacent seasons were included.</w:t>
        </w:r>
      </w:moveTo>
      <w:moveToRangeEnd w:id="142"/>
    </w:p>
    <w:p w14:paraId="63F4F592" w14:textId="20B1923E" w:rsidR="0096024C" w:rsidRDefault="00F42A4C" w:rsidP="001E211F">
      <w:r w:rsidRPr="00220911">
        <w:t xml:space="preserve">We </w:t>
      </w:r>
      <w:del w:id="160" w:author="Wooster, Eamonn" w:date="2025-08-14T09:14:00Z" w16du:dateUtc="2025-08-13T23:14:00Z">
        <w:r w:rsidRPr="00220911" w:rsidDel="00661270">
          <w:delText>categorised studies by</w:delText>
        </w:r>
      </w:del>
      <w:ins w:id="161" w:author="Wooster, Eamonn" w:date="2025-08-14T09:14:00Z" w16du:dateUtc="2025-08-13T23:14:00Z">
        <w:r w:rsidR="00661270">
          <w:t>extracted meta-data from each study o</w:t>
        </w:r>
      </w:ins>
      <w:ins w:id="162" w:author="Wooster, Eamonn" w:date="2025-08-14T09:15:00Z" w16du:dateUtc="2025-08-13T23:15:00Z">
        <w:r w:rsidR="00661270">
          <w:t>n</w:t>
        </w:r>
      </w:ins>
      <w:r w:rsidRPr="00220911">
        <w:t xml:space="preserve"> </w:t>
      </w:r>
      <w:r w:rsidR="00220911">
        <w:t>fire type</w:t>
      </w:r>
      <w:ins w:id="163" w:author="Wooster, Eamonn" w:date="2025-08-14T09:15:00Z" w16du:dateUtc="2025-08-13T23:15:00Z">
        <w:r w:rsidR="00661270">
          <w:t xml:space="preserve"> (types of fire in here)</w:t>
        </w:r>
      </w:ins>
      <w:r w:rsidRPr="00220911">
        <w:t xml:space="preserve">, </w:t>
      </w:r>
      <w:r w:rsidR="00B56838" w:rsidRPr="00220911">
        <w:t>study design</w:t>
      </w:r>
      <w:ins w:id="164" w:author="Wooster, Eamonn" w:date="2025-08-14T09:15:00Z" w16du:dateUtc="2025-08-13T23:15:00Z">
        <w:r w:rsidR="00661270">
          <w:t>(types of design in here)</w:t>
        </w:r>
      </w:ins>
      <w:r w:rsidR="00B56838" w:rsidRPr="00220911">
        <w:t>, location</w:t>
      </w:r>
      <w:ins w:id="165" w:author="Wooster, Eamonn" w:date="2025-08-14T09:15:00Z" w16du:dateUtc="2025-08-13T23:15:00Z">
        <w:r w:rsidR="00661270">
          <w:t>(</w:t>
        </w:r>
        <w:proofErr w:type="spellStart"/>
        <w:r w:rsidR="00661270">
          <w:t>lat</w:t>
        </w:r>
        <w:proofErr w:type="spellEnd"/>
        <w:r w:rsidR="00661270">
          <w:t xml:space="preserve"> longs? If </w:t>
        </w:r>
        <w:proofErr w:type="spellStart"/>
        <w:r w:rsidR="00661270">
          <w:t>lat</w:t>
        </w:r>
        <w:proofErr w:type="spellEnd"/>
        <w:r w:rsidR="00661270">
          <w:t xml:space="preserve"> longs replace location with </w:t>
        </w:r>
        <w:proofErr w:type="spellStart"/>
        <w:r w:rsidR="00661270">
          <w:t>lat</w:t>
        </w:r>
        <w:proofErr w:type="spellEnd"/>
        <w:r w:rsidR="00661270">
          <w:t xml:space="preserve"> longs)</w:t>
        </w:r>
      </w:ins>
      <w:r w:rsidR="00B56838" w:rsidRPr="00220911">
        <w:t>,</w:t>
      </w:r>
      <w:r w:rsidR="006421A6">
        <w:t xml:space="preserve"> country</w:t>
      </w:r>
      <w:r w:rsidR="00B56838" w:rsidRPr="00220911">
        <w:t xml:space="preserve"> and movement responses</w:t>
      </w:r>
      <w:ins w:id="166" w:author="Wooster, Eamonn" w:date="2025-08-14T09:15:00Z" w16du:dateUtc="2025-08-13T23:15:00Z">
        <w:r w:rsidR="00661270">
          <w:t>(types of movement responses in here)</w:t>
        </w:r>
      </w:ins>
      <w:r w:rsidR="00B56838" w:rsidRPr="00220911">
        <w:t>.</w:t>
      </w:r>
      <w:r w:rsidRPr="00220911">
        <w:t xml:space="preserve"> </w:t>
      </w:r>
      <w:r w:rsidR="00B56838" w:rsidRPr="00220911">
        <w:t>Fire was defined as</w:t>
      </w:r>
      <w:r w:rsidR="00D93BC7">
        <w:t xml:space="preserve"> either</w:t>
      </w:r>
      <w:r w:rsidR="001E0E03" w:rsidRPr="00220911">
        <w:t xml:space="preserve"> planned, </w:t>
      </w:r>
      <w:r w:rsidRPr="00220911">
        <w:t xml:space="preserve">fires </w:t>
      </w:r>
      <w:r w:rsidR="001E0E03" w:rsidRPr="00220911">
        <w:t>intentionally lit from anthropogenic sources, or wildfire, fire</w:t>
      </w:r>
      <w:r w:rsidRPr="00220911">
        <w:t>s</w:t>
      </w:r>
      <w:r w:rsidR="001E0E03" w:rsidRPr="00220911">
        <w:t xml:space="preserve"> </w:t>
      </w:r>
      <w:r w:rsidRPr="00220911">
        <w:t>ignited</w:t>
      </w:r>
      <w:r w:rsidR="001E0E03" w:rsidRPr="00220911">
        <w:t xml:space="preserve"> by natural sources an</w:t>
      </w:r>
      <w:r w:rsidRPr="00220911">
        <w:t>d accidentally lit from anthropogenic sources</w:t>
      </w:r>
      <w:r w:rsidR="00D93BC7">
        <w:t>. Fire type</w:t>
      </w:r>
      <w:r w:rsidR="00B56838" w:rsidRPr="00220911">
        <w:t xml:space="preserve"> was recorded </w:t>
      </w:r>
      <w:r w:rsidR="00220911" w:rsidRPr="00220911">
        <w:t xml:space="preserve">based on the authors description </w:t>
      </w:r>
      <w:r w:rsidR="00220911" w:rsidRPr="00220911">
        <w:lastRenderedPageBreak/>
        <w:t>of the fire event</w:t>
      </w:r>
      <w:r w:rsidR="001E0E03" w:rsidRPr="00220911">
        <w:t xml:space="preserve">. </w:t>
      </w:r>
      <w:r w:rsidR="00B56838" w:rsidRPr="00220911">
        <w:t>Sample sizes, means, and variance values were extracted from text, supplementary materials or figures of articles and theses</w:t>
      </w:r>
      <w:r w:rsidR="00487F23">
        <w:t xml:space="preserve">. </w:t>
      </w:r>
      <w:ins w:id="167" w:author="Wooster, Eamonn" w:date="2025-08-14T09:15:00Z" w16du:dateUtc="2025-08-13T23:15:00Z">
        <w:r w:rsidR="00E2265A">
          <w:t>Information about what was used as sam</w:t>
        </w:r>
      </w:ins>
      <w:ins w:id="168" w:author="Wooster, Eamonn" w:date="2025-08-14T09:16:00Z" w16du:dateUtc="2025-08-13T23:16:00Z">
        <w:r w:rsidR="00E2265A">
          <w:t xml:space="preserve">ple size. </w:t>
        </w:r>
      </w:ins>
      <w:r w:rsidR="00B56838" w:rsidRPr="00220911">
        <w:t xml:space="preserve">Data </w:t>
      </w:r>
      <w:del w:id="169" w:author="Wooster, Eamonn" w:date="2025-08-14T09:16:00Z" w16du:dateUtc="2025-08-13T23:16:00Z">
        <w:r w:rsidR="00B56838" w:rsidRPr="00220911" w:rsidDel="00E2265A">
          <w:delText xml:space="preserve">from figures were </w:delText>
        </w:r>
      </w:del>
      <w:ins w:id="170" w:author="Wooster, Eamonn" w:date="2025-08-14T09:16:00Z" w16du:dateUtc="2025-08-13T23:16:00Z">
        <w:r w:rsidR="00E2265A">
          <w:t xml:space="preserve">was </w:t>
        </w:r>
      </w:ins>
      <w:r w:rsidR="00B56838" w:rsidRPr="00220911">
        <w:t xml:space="preserve">extracted using </w:t>
      </w:r>
      <w:proofErr w:type="spellStart"/>
      <w:r w:rsidR="00B56838" w:rsidRPr="00220911">
        <w:t>WebPlotDigitiser</w:t>
      </w:r>
      <w:proofErr w:type="spellEnd"/>
      <w:r w:rsidR="00487F23">
        <w:t xml:space="preserve"> </w:t>
      </w:r>
      <w:r w:rsidR="00B75768">
        <w:fldChar w:fldCharType="begin"/>
      </w:r>
      <w:r w:rsidR="00B75768">
        <w:instrText xml:space="preserve"> ADDIN EN.CITE &lt;EndNote&gt;&lt;Cite ExcludeYear="1"&gt;&lt;Author&gt;Ankit&lt;/Author&gt;&lt;RecNum&gt;191&lt;/RecNum&gt;&lt;DisplayText&gt;(Ankit)&lt;/DisplayText&gt;&lt;record&gt;&lt;rec-number&gt;191&lt;/rec-number&gt;&lt;foreign-keys&gt;&lt;key app="EN" db-id="axpffp0eards98ew20rvpa0tdf0f0svatvst" timestamp="1754274773"&gt;191&lt;/key&gt;&lt;/foreign-keys&gt;&lt;ref-type name="Computer Program"&gt;9&lt;/ref-type&gt;&lt;contributors&gt;&lt;authors&gt;&lt;author&gt;Ankit, Rohatgi&lt;/author&gt;&lt;/authors&gt;&lt;/contributors&gt;&lt;titles&gt;&lt;title&gt;WebPlotDigitizer&lt;/title&gt;&lt;/titles&gt;&lt;edition&gt;5.2&lt;/edition&gt;&lt;dates&gt;&lt;/dates&gt;&lt;urls&gt;&lt;related-urls&gt;&lt;url&gt;https://automeris.io&lt;/url&gt;&lt;/related-urls&gt;&lt;/urls&gt;&lt;/record&gt;&lt;/Cite&gt;&lt;/EndNote&gt;</w:instrText>
      </w:r>
      <w:r w:rsidR="00B75768">
        <w:fldChar w:fldCharType="separate"/>
      </w:r>
      <w:r w:rsidR="00B75768">
        <w:rPr>
          <w:noProof/>
        </w:rPr>
        <w:t>(Ankit)</w:t>
      </w:r>
      <w:r w:rsidR="00B75768">
        <w:fldChar w:fldCharType="end"/>
      </w:r>
      <w:r w:rsidR="00B75768">
        <w:t>.</w:t>
      </w:r>
      <w:r w:rsidR="00220911" w:rsidRPr="00220911">
        <w:t xml:space="preserve"> </w:t>
      </w:r>
      <w:r w:rsidR="008B6753" w:rsidRPr="00220911">
        <w:t>To minimise the potential of</w:t>
      </w:r>
      <w:r w:rsidR="008F72C8">
        <w:t xml:space="preserve"> the </w:t>
      </w:r>
      <w:del w:id="171" w:author="Wooster, Eamonn" w:date="2025-08-14T09:16:00Z" w16du:dateUtc="2025-08-13T23:16:00Z">
        <w:r w:rsidR="008F72C8" w:rsidDel="00BD519B">
          <w:delText xml:space="preserve">timing </w:delText>
        </w:r>
      </w:del>
      <w:ins w:id="172" w:author="Wooster, Eamonn" w:date="2025-08-14T09:16:00Z" w16du:dateUtc="2025-08-13T23:16:00Z">
        <w:r w:rsidR="00BD519B">
          <w:t xml:space="preserve">time of year </w:t>
        </w:r>
      </w:ins>
      <w:del w:id="173" w:author="Wooster, Eamonn" w:date="2025-08-14T09:16:00Z" w16du:dateUtc="2025-08-13T23:16:00Z">
        <w:r w:rsidR="008F72C8" w:rsidDel="00112B13">
          <w:delText>of</w:delText>
        </w:r>
        <w:r w:rsidR="008B6753" w:rsidRPr="00220911" w:rsidDel="00112B13">
          <w:delText xml:space="preserve"> data</w:delText>
        </w:r>
      </w:del>
      <w:ins w:id="174" w:author="Wooster, Eamonn" w:date="2025-08-14T09:16:00Z" w16du:dateUtc="2025-08-13T23:16:00Z">
        <w:r w:rsidR="00112B13">
          <w:t>data was</w:t>
        </w:r>
      </w:ins>
      <w:r w:rsidR="008B6753" w:rsidRPr="00220911">
        <w:t xml:space="preserve"> collect</w:t>
      </w:r>
      <w:ins w:id="175" w:author="Wooster, Eamonn" w:date="2025-08-14T09:16:00Z" w16du:dateUtc="2025-08-13T23:16:00Z">
        <w:r w:rsidR="00112B13">
          <w:t>ed</w:t>
        </w:r>
      </w:ins>
      <w:del w:id="176" w:author="Wooster, Eamonn" w:date="2025-08-14T09:16:00Z" w16du:dateUtc="2025-08-13T23:16:00Z">
        <w:r w:rsidR="008B6753" w:rsidRPr="00220911" w:rsidDel="00112B13">
          <w:delText>ion</w:delText>
        </w:r>
      </w:del>
      <w:r w:rsidR="008B6753" w:rsidRPr="00220911">
        <w:t xml:space="preserve"> confounding before-after studies, the seasonality of data collection was recorded, as were any other potentially confounding aspects of the study</w:t>
      </w:r>
      <w:ins w:id="177" w:author="Wooster, Eamonn" w:date="2025-08-14T09:16:00Z" w16du:dateUtc="2025-08-13T23:16:00Z">
        <w:r w:rsidR="0052356D">
          <w:t>(examples here – I’d be tempted to list of all of these)</w:t>
        </w:r>
      </w:ins>
      <w:r w:rsidR="008B6753" w:rsidRPr="00220911">
        <w:t xml:space="preserve">. </w:t>
      </w:r>
      <w:r w:rsidR="00BE7964">
        <w:t xml:space="preserve">Classification of burned or unburned </w:t>
      </w:r>
      <w:r w:rsidR="005F493C">
        <w:t>populations followed the authors cate</w:t>
      </w:r>
      <w:r w:rsidR="00BC7949">
        <w:t>gorisation.</w:t>
      </w:r>
      <w:r w:rsidR="0096024C">
        <w:t xml:space="preserve"> Where </w:t>
      </w:r>
      <w:r w:rsidR="00C311AB">
        <w:t xml:space="preserve">time series </w:t>
      </w:r>
      <w:r w:rsidR="009B6541">
        <w:t>data</w:t>
      </w:r>
      <w:r w:rsidR="00BA55DE">
        <w:t xml:space="preserve"> </w:t>
      </w:r>
      <w:r w:rsidR="007910B5">
        <w:t xml:space="preserve">or multiple treatment and reference groups </w:t>
      </w:r>
      <w:r w:rsidR="004964F4">
        <w:t>were</w:t>
      </w:r>
      <w:r w:rsidR="00BA55DE">
        <w:t xml:space="preserve"> provided</w:t>
      </w:r>
      <w:r w:rsidR="004964F4">
        <w:t xml:space="preserve"> </w:t>
      </w:r>
      <w:r w:rsidR="00BA55DE">
        <w:t xml:space="preserve">in </w:t>
      </w:r>
      <w:r w:rsidR="00C311AB">
        <w:t xml:space="preserve">a </w:t>
      </w:r>
      <w:r w:rsidR="00BA55DE">
        <w:t>study,</w:t>
      </w:r>
      <w:r w:rsidR="007910B5">
        <w:t xml:space="preserve"> </w:t>
      </w:r>
      <w:r w:rsidR="00E0165E">
        <w:t xml:space="preserve">we </w:t>
      </w:r>
      <w:r w:rsidR="000F1DA5">
        <w:t xml:space="preserve">extracted the data for groups </w:t>
      </w:r>
      <w:r w:rsidR="00957F17">
        <w:t>closest to the fire event, or the in the case of before-after studies, the groups that minimise</w:t>
      </w:r>
      <w:r w:rsidR="004A341C">
        <w:t>d</w:t>
      </w:r>
      <w:r w:rsidR="00957F17">
        <w:t xml:space="preserve"> seasonal confounding</w:t>
      </w:r>
      <w:r w:rsidR="004A341C">
        <w:t xml:space="preserve"> of data collection timing. </w:t>
      </w:r>
      <w:r w:rsidR="007E147E">
        <w:t xml:space="preserve">Where authors provided demographic subgroups of animals, these subgroups where retained, </w:t>
      </w:r>
      <w:commentRangeStart w:id="178"/>
      <w:commentRangeStart w:id="179"/>
      <w:r w:rsidR="007E147E">
        <w:t xml:space="preserve">unless the sample size </w:t>
      </w:r>
      <w:r w:rsidR="008B6753">
        <w:t xml:space="preserve">was </w:t>
      </w:r>
      <w:r w:rsidR="006D01BE">
        <w:t>&lt; 5.</w:t>
      </w:r>
      <w:r w:rsidR="00952C11">
        <w:t xml:space="preserve"> </w:t>
      </w:r>
      <w:commentRangeEnd w:id="178"/>
      <w:r w:rsidR="003059C1">
        <w:rPr>
          <w:rStyle w:val="CommentReference"/>
        </w:rPr>
        <w:commentReference w:id="178"/>
      </w:r>
      <w:commentRangeEnd w:id="179"/>
      <w:r w:rsidR="004E6682">
        <w:rPr>
          <w:rStyle w:val="CommentReference"/>
        </w:rPr>
        <w:commentReference w:id="179"/>
      </w:r>
      <w:r w:rsidR="00952C11">
        <w:t xml:space="preserve">In these cases, </w:t>
      </w:r>
      <w:r w:rsidR="00143AE9">
        <w:t xml:space="preserve">subgroups were pooled </w:t>
      </w:r>
      <w:r w:rsidR="006F1FCC">
        <w:t xml:space="preserve">if the </w:t>
      </w:r>
      <w:del w:id="180" w:author="McAuley, Chloe" w:date="2025-08-13T09:04:00Z" w16du:dateUtc="2025-08-13T01:04:00Z">
        <w:r w:rsidR="006F1FCC" w:rsidDel="00265E49">
          <w:delText xml:space="preserve">data </w:delText>
        </w:r>
      </w:del>
      <w:ins w:id="181" w:author="McAuley, Chloe" w:date="2025-08-13T09:04:00Z" w16du:dateUtc="2025-08-13T01:04:00Z">
        <w:r w:rsidR="00265E49">
          <w:t xml:space="preserve">study results </w:t>
        </w:r>
      </w:ins>
      <w:r w:rsidR="006F1FCC">
        <w:t xml:space="preserve">indicated </w:t>
      </w:r>
      <w:r w:rsidR="00AF2386">
        <w:t>movement responses were similar in magnitude and direction</w:t>
      </w:r>
      <w:r w:rsidR="00FB4832">
        <w:t xml:space="preserve">, and </w:t>
      </w:r>
      <w:r w:rsidR="007275CA">
        <w:t xml:space="preserve">pooling was </w:t>
      </w:r>
      <w:r w:rsidR="00FB4832">
        <w:t>biological</w:t>
      </w:r>
      <w:r w:rsidR="007275CA">
        <w:t>ly valid</w:t>
      </w:r>
      <w:r w:rsidR="00AF2386">
        <w:t>.</w:t>
      </w:r>
      <w:ins w:id="182" w:author="Wooster, Eamonn" w:date="2025-08-14T09:10:00Z" w16du:dateUtc="2025-08-13T23:10:00Z">
        <w:r w:rsidR="00423282">
          <w:t xml:space="preserve"> This was done by C.M. – this kind of thing goes on the end of each se</w:t>
        </w:r>
      </w:ins>
      <w:ins w:id="183" w:author="Wooster, Eamonn" w:date="2025-08-14T09:11:00Z" w16du:dateUtc="2025-08-13T23:11:00Z">
        <w:r w:rsidR="00423282">
          <w:t>ction.</w:t>
        </w:r>
      </w:ins>
    </w:p>
    <w:p w14:paraId="03686E86" w14:textId="77777777" w:rsidR="00F26A6D" w:rsidDel="004F3EAD" w:rsidRDefault="00F26A6D" w:rsidP="00D928F3">
      <w:pPr>
        <w:pStyle w:val="Heading2"/>
        <w:rPr>
          <w:del w:id="184" w:author="Wooster, Eamonn" w:date="2025-08-14T09:24:00Z" w16du:dateUtc="2025-08-13T23:24:00Z"/>
        </w:rPr>
      </w:pPr>
      <w:r w:rsidRPr="00F26A6D">
        <w:t>Meta analysis</w:t>
      </w:r>
    </w:p>
    <w:p w14:paraId="5C043693" w14:textId="42DF60BC" w:rsidR="00B45D96" w:rsidRDefault="004E11C8">
      <w:pPr>
        <w:pStyle w:val="Heading2"/>
        <w:pPrChange w:id="185" w:author="Wooster, Eamonn" w:date="2025-08-14T09:24:00Z" w16du:dateUtc="2025-08-13T23:24:00Z">
          <w:pPr/>
        </w:pPrChange>
      </w:pPr>
      <w:moveFromRangeStart w:id="186" w:author="Wooster, Eamonn" w:date="2025-08-14T09:20:00Z" w:name="move206055668"/>
      <w:moveFrom w:id="187" w:author="Wooster, Eamonn" w:date="2025-08-14T09:20:00Z" w16du:dateUtc="2025-08-13T23:20:00Z">
        <w:r w:rsidDel="002B4531">
          <w:t xml:space="preserve">Additional </w:t>
        </w:r>
        <w:r w:rsidR="000A7E0E" w:rsidDel="002B4531">
          <w:t xml:space="preserve">inclusion </w:t>
        </w:r>
        <w:r w:rsidDel="002B4531">
          <w:t xml:space="preserve">criteria were imposed </w:t>
        </w:r>
        <w:r w:rsidR="000A7E0E" w:rsidDel="002B4531">
          <w:t xml:space="preserve">for inclusion in the </w:t>
        </w:r>
        <w:r w:rsidR="005B5C26" w:rsidDel="002B4531">
          <w:t>meta-analysis</w:t>
        </w:r>
        <w:r w:rsidR="000A7E0E" w:rsidDel="002B4531">
          <w:t xml:space="preserve">. </w:t>
        </w:r>
        <w:r w:rsidR="00857A73" w:rsidDel="002B4531">
          <w:t xml:space="preserve">Studies </w:t>
        </w:r>
        <w:r w:rsidR="0030427E" w:rsidDel="002B4531">
          <w:t>must have</w:t>
        </w:r>
        <w:r w:rsidR="00857A73" w:rsidDel="002B4531">
          <w:t xml:space="preserve"> provided adequate information to calculate sample size</w:t>
        </w:r>
        <w:r w:rsidR="008907ED" w:rsidDel="002B4531">
          <w:t>s</w:t>
        </w:r>
        <w:r w:rsidR="00857A73" w:rsidDel="002B4531">
          <w:t>, means and standard deviations</w:t>
        </w:r>
        <w:r w:rsidR="0042574E" w:rsidDel="002B4531">
          <w:t xml:space="preserve"> (SDs)</w:t>
        </w:r>
        <w:r w:rsidR="00857A73" w:rsidDel="002B4531">
          <w:t xml:space="preserve"> for each treatment group</w:t>
        </w:r>
        <w:r w:rsidR="00AE07C7" w:rsidDel="002B4531">
          <w:t xml:space="preserve">, and sample sizes for each treatment group </w:t>
        </w:r>
        <w:r w:rsidR="00AE07C7" w:rsidDel="002B4531">
          <w:rPr>
            <w:rFonts w:cs="Times New Roman"/>
          </w:rPr>
          <w:t xml:space="preserve">≥ </w:t>
        </w:r>
        <w:r w:rsidR="00AE07C7" w:rsidDel="002B4531">
          <w:t>5</w:t>
        </w:r>
        <w:r w:rsidR="00857A73" w:rsidDel="002B4531">
          <w:t>.</w:t>
        </w:r>
        <w:r w:rsidR="007B6A77" w:rsidDel="002B4531">
          <w:t xml:space="preserve"> </w:t>
        </w:r>
        <w:r w:rsidR="002F3761" w:rsidDel="002B4531">
          <w:t xml:space="preserve">To be included, studies must have used standardised methods across treatment groups, </w:t>
        </w:r>
        <w:r w:rsidR="00AE1C55" w:rsidDel="002B4531">
          <w:t>and</w:t>
        </w:r>
        <w:r w:rsidR="0030427E" w:rsidDel="002B4531">
          <w:t xml:space="preserve"> the</w:t>
        </w:r>
        <w:r w:rsidR="00AE1C55" w:rsidDel="002B4531">
          <w:t xml:space="preserve"> confounding effects of </w:t>
        </w:r>
        <w:r w:rsidR="00B13DA2" w:rsidDel="002B4531">
          <w:t xml:space="preserve">other </w:t>
        </w:r>
        <w:r w:rsidR="00AE1C55" w:rsidDel="002B4531">
          <w:t xml:space="preserve">environmental variables </w:t>
        </w:r>
        <w:r w:rsidR="00B13DA2" w:rsidDel="002B4531">
          <w:t>considered to be low</w:t>
        </w:r>
        <w:r w:rsidR="00144DB0" w:rsidDel="002B4531">
          <w:t>. To minimise</w:t>
        </w:r>
        <w:r w:rsidR="009211C7" w:rsidDel="002B4531">
          <w:t xml:space="preserve"> seasonal confounding </w:t>
        </w:r>
        <w:r w:rsidR="00144DB0" w:rsidDel="002B4531">
          <w:t>in before-after studies, only</w:t>
        </w:r>
        <w:r w:rsidR="009211C7" w:rsidDel="002B4531">
          <w:t xml:space="preserve"> studies </w:t>
        </w:r>
        <w:r w:rsidR="00144DB0" w:rsidDel="002B4531">
          <w:t>where</w:t>
        </w:r>
        <w:r w:rsidR="009211C7" w:rsidDel="002B4531">
          <w:t xml:space="preserve"> data was collected during </w:t>
        </w:r>
        <w:r w:rsidR="003957D5" w:rsidDel="002B4531">
          <w:t>the same or adjacent seasons</w:t>
        </w:r>
        <w:r w:rsidR="00590F0E" w:rsidDel="002B4531">
          <w:t xml:space="preserve"> were included</w:t>
        </w:r>
        <w:r w:rsidR="003957D5" w:rsidDel="002B4531">
          <w:t xml:space="preserve">. </w:t>
        </w:r>
      </w:moveFrom>
      <w:moveFromRangeEnd w:id="186"/>
    </w:p>
    <w:p w14:paraId="24681E7F" w14:textId="17EC0D12" w:rsidR="00E9257C" w:rsidRPr="00AA2F6F" w:rsidRDefault="003A587F" w:rsidP="00B13DA2">
      <w:pPr>
        <w:rPr>
          <w:highlight w:val="cyan"/>
        </w:rPr>
      </w:pPr>
      <w:commentRangeStart w:id="188"/>
      <w:r>
        <w:t>Before</w:t>
      </w:r>
      <w:commentRangeEnd w:id="188"/>
      <w:r w:rsidR="003C0BF5">
        <w:rPr>
          <w:rStyle w:val="CommentReference"/>
        </w:rPr>
        <w:commentReference w:id="188"/>
      </w:r>
      <w:r>
        <w:t xml:space="preserve">-after-control-impact studies were converted to control-impact </w:t>
      </w:r>
      <w:r w:rsidR="00362841">
        <w:t xml:space="preserve">by </w:t>
      </w:r>
      <w:r w:rsidR="00174AD3">
        <w:t>subtracting the before value from the after value</w:t>
      </w:r>
      <w:r w:rsidR="0000632C">
        <w:t xml:space="preserve"> for control and impact groups</w:t>
      </w:r>
      <w:r w:rsidR="00787795">
        <w:t xml:space="preserve"> </w:t>
      </w:r>
      <w:r w:rsidR="00787795">
        <w:fldChar w:fldCharType="begin"/>
      </w:r>
      <w:r w:rsidR="00122C6E">
        <w:instrText xml:space="preserve"> ADDIN EN.CITE &lt;EndNote&gt;&lt;Cite&gt;&lt;Author&gt;Morris&lt;/Author&gt;&lt;Year&gt;2008&lt;/Year&gt;&lt;RecNum&gt;141&lt;/RecNum&gt;&lt;DisplayText&gt;(Morris,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Methods&lt;/secondary-title&gt;&lt;/titles&gt;&lt;periodical&gt;&lt;full-title&gt;Organizational Research Methods&lt;/full-title&gt;&lt;/periodical&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787795">
        <w:fldChar w:fldCharType="separate"/>
      </w:r>
      <w:r w:rsidR="00122C6E">
        <w:rPr>
          <w:noProof/>
        </w:rPr>
        <w:t>(Morris, 2008)</w:t>
      </w:r>
      <w:r w:rsidR="00787795">
        <w:fldChar w:fldCharType="end"/>
      </w:r>
      <w:r w:rsidR="0000632C">
        <w:t>.</w:t>
      </w:r>
      <w:r w:rsidR="00AA2F6F">
        <w:t xml:space="preserve"> </w:t>
      </w:r>
      <w:commentRangeStart w:id="189"/>
      <w:r w:rsidR="00AC1909" w:rsidRPr="00AA2F6F">
        <w:t xml:space="preserve">Following </w:t>
      </w:r>
      <w:r w:rsidR="00641FF6" w:rsidRPr="00AA2F6F">
        <w:t>equation five in</w:t>
      </w:r>
      <w:commentRangeEnd w:id="189"/>
      <w:r w:rsidR="009113EC">
        <w:rPr>
          <w:rStyle w:val="CommentReference"/>
        </w:rPr>
        <w:commentReference w:id="189"/>
      </w:r>
      <w:r w:rsidR="00641FF6" w:rsidRPr="00AA2F6F">
        <w:t xml:space="preserve"> </w:t>
      </w:r>
      <w:r w:rsidR="00AC1909" w:rsidRPr="00AA2F6F">
        <w:fldChar w:fldCharType="begin"/>
      </w:r>
      <w:r w:rsidR="00AC1909" w:rsidRPr="00AA2F6F">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Methods&lt;/secondary-title&gt;&lt;/titles&gt;&lt;periodical&gt;&lt;full-title&gt;Organizational Research Methods&lt;/full-title&gt;&lt;/periodical&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AC1909" w:rsidRPr="00AA2F6F">
        <w:fldChar w:fldCharType="separate"/>
      </w:r>
      <w:r w:rsidR="00AC1909" w:rsidRPr="00AA2F6F">
        <w:rPr>
          <w:noProof/>
        </w:rPr>
        <w:t>Morris (2008)</w:t>
      </w:r>
      <w:r w:rsidR="00AC1909" w:rsidRPr="00AA2F6F">
        <w:fldChar w:fldCharType="end"/>
      </w:r>
      <w:r w:rsidR="00AC1909" w:rsidRPr="00AA2F6F">
        <w:t xml:space="preserve">, we </w:t>
      </w:r>
      <w:r w:rsidR="00FE21D9" w:rsidRPr="00AA2F6F">
        <w:t xml:space="preserve">used the before SDs for the control and treatment groups </w:t>
      </w:r>
      <w:r w:rsidR="00AA2F6F">
        <w:t>t</w:t>
      </w:r>
      <w:r w:rsidR="00FE21D9" w:rsidRPr="00AA2F6F">
        <w:t>o calculate effect sizes.</w:t>
      </w:r>
      <w:r w:rsidR="00FE21D9">
        <w:t xml:space="preserve"> </w:t>
      </w:r>
      <w:r w:rsidR="0067239A">
        <w:t>All analyses were performed in</w:t>
      </w:r>
      <w:r w:rsidR="006D1136">
        <w:t xml:space="preserve"> using R </w:t>
      </w:r>
      <w:r w:rsidR="006D1136" w:rsidRPr="00D1454F">
        <w:t>version</w:t>
      </w:r>
      <w:r w:rsidR="00D1454F">
        <w:t xml:space="preserve"> 4.4.2</w:t>
      </w:r>
      <w:r w:rsidR="00BA7AEF">
        <w:t xml:space="preserve"> </w:t>
      </w:r>
      <w:r w:rsidR="00BA7AEF">
        <w:fldChar w:fldCharType="begin"/>
      </w:r>
      <w:r w:rsidR="00BA7AEF">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BA7AEF">
        <w:fldChar w:fldCharType="separate"/>
      </w:r>
      <w:r w:rsidR="00BA7AEF">
        <w:rPr>
          <w:noProof/>
        </w:rPr>
        <w:t>(R Core Team, 2024)</w:t>
      </w:r>
      <w:r w:rsidR="00BA7AEF">
        <w:fldChar w:fldCharType="end"/>
      </w:r>
      <w:r w:rsidR="006D1136">
        <w:t xml:space="preserve"> </w:t>
      </w:r>
      <w:r w:rsidR="00BA7AEF">
        <w:t>in</w:t>
      </w:r>
      <w:r w:rsidR="0067239A">
        <w:t xml:space="preserve"> RStudio</w:t>
      </w:r>
      <w:r w:rsidR="00BA7AEF">
        <w:t xml:space="preserve"> </w:t>
      </w:r>
      <w:r w:rsidR="00BA7AEF">
        <w:fldChar w:fldCharType="begin"/>
      </w:r>
      <w:r w:rsidR="00BA7AEF">
        <w:instrText xml:space="preserve"> ADDIN EN.CITE &lt;EndNote&gt;&lt;Cite&gt;&lt;Author&gt;Posit team&lt;/Author&gt;&lt;Year&gt;2025&lt;/Year&gt;&lt;RecNum&gt;195&lt;/RecNum&gt;&lt;DisplayText&gt;(Posit team, 2025)&lt;/DisplayText&gt;&lt;record&gt;&lt;rec-number&gt;195&lt;/rec-number&gt;&lt;foreign-keys&gt;&lt;key app="EN" db-id="axpffp0eards98ew20rvpa0tdf0f0svatvst" timestamp="1754275865"&gt;195&lt;/key&gt;&lt;/foreign-keys&gt;&lt;ref-type name="Computer Program"&gt;9&lt;/ref-type&gt;&lt;contributors&gt;&lt;authors&gt;&lt;author&gt;Posit team,&lt;/author&gt;&lt;/authors&gt;&lt;/contributors&gt;&lt;titles&gt;&lt;title&gt;RStudio: Integrated Development Environment for R&lt;/title&gt;&lt;/titles&gt;&lt;edition&gt;2025.5.0.496&lt;/edition&gt;&lt;dates&gt;&lt;year&gt;2025&lt;/year&gt;&lt;/dates&gt;&lt;pub-location&gt;Boston, MA&lt;/pub-location&gt;&lt;publisher&gt;Posit Software, PBC&lt;/publisher&gt;&lt;urls&gt;&lt;related-urls&gt;&lt;url&gt;http://www.posit.co/&lt;/url&gt;&lt;/related-urls&gt;&lt;/urls&gt;&lt;/record&gt;&lt;/Cite&gt;&lt;/EndNote&gt;</w:instrText>
      </w:r>
      <w:r w:rsidR="00BA7AEF">
        <w:fldChar w:fldCharType="separate"/>
      </w:r>
      <w:r w:rsidR="00BA7AEF">
        <w:rPr>
          <w:noProof/>
        </w:rPr>
        <w:t>(Posit team, 2025)</w:t>
      </w:r>
      <w:r w:rsidR="00BA7AEF">
        <w:fldChar w:fldCharType="end"/>
      </w:r>
      <w:r w:rsidR="00D1454F">
        <w:t xml:space="preserve">. </w:t>
      </w:r>
      <w:r>
        <w:t>Hedge’s G</w:t>
      </w:r>
      <w:r w:rsidR="00D1454F">
        <w:t>,</w:t>
      </w:r>
      <w:r w:rsidR="00B953EF">
        <w:t xml:space="preserve"> using </w:t>
      </w:r>
      <w:r w:rsidR="00F95020">
        <w:t xml:space="preserve">the </w:t>
      </w:r>
      <w:r w:rsidR="00B953EF">
        <w:t>unbiased estimates of sampling variance</w:t>
      </w:r>
      <w:r w:rsidR="00F95020">
        <w:t>s</w:t>
      </w:r>
      <w:r w:rsidR="00765AA3">
        <w:t>,</w:t>
      </w:r>
      <w:r w:rsidR="00E67FFD">
        <w:t xml:space="preserve"> </w:t>
      </w:r>
      <w:r w:rsidR="000D6FBE">
        <w:t>was calculated for each study</w:t>
      </w:r>
      <w:r>
        <w:t xml:space="preserve"> using the</w:t>
      </w:r>
      <w:r w:rsidR="00FC458B">
        <w:t xml:space="preserve"> </w:t>
      </w:r>
      <w:proofErr w:type="spellStart"/>
      <w:r w:rsidR="00FC458B">
        <w:t>escalc</w:t>
      </w:r>
      <w:proofErr w:type="spellEnd"/>
      <w:r w:rsidR="00FC458B">
        <w:t xml:space="preserve"> function in the</w:t>
      </w:r>
      <w:r>
        <w:t xml:space="preserve"> </w:t>
      </w:r>
      <w:proofErr w:type="spellStart"/>
      <w:r>
        <w:t>metafor</w:t>
      </w:r>
      <w:proofErr w:type="spellEnd"/>
      <w:r>
        <w:t xml:space="preserve"> package</w:t>
      </w:r>
      <w:r w:rsidR="00EE7B42">
        <w:t xml:space="preserve"> </w:t>
      </w:r>
      <w:r w:rsidR="005F4BD2">
        <w:fldChar w:fldCharType="begin"/>
      </w:r>
      <w:r w:rsidR="00D1454F">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Software&lt;/secondary-title&gt;&lt;/titles&gt;&lt;periodical&gt;&lt;full-title&gt;Journal of Statistical Software&lt;/full-title&gt;&lt;/periodical&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Cite&gt;&lt;Author&gt;Viechtbauer&lt;/Author&gt;&lt;Year&gt;2010&lt;/Year&gt;&lt;RecNum&gt;145&lt;/RecNum&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Software&lt;/secondary-title&gt;&lt;/titles&gt;&lt;periodical&gt;&lt;full-title&gt;Journal of Statistical Software&lt;/full-title&gt;&lt;/periodical&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5F4BD2">
        <w:fldChar w:fldCharType="separate"/>
      </w:r>
      <w:r w:rsidR="00D1454F">
        <w:rPr>
          <w:noProof/>
        </w:rPr>
        <w:t>(Viechtbauer, 2010)</w:t>
      </w:r>
      <w:r w:rsidR="005F4BD2">
        <w:fldChar w:fldCharType="end"/>
      </w:r>
      <w:r w:rsidR="00EF7423">
        <w:t>.</w:t>
      </w:r>
      <w:r w:rsidR="00863850">
        <w:t xml:space="preserve"> Hedge’s G</w:t>
      </w:r>
      <w:r w:rsidR="007275CA">
        <w:t xml:space="preserve"> is</w:t>
      </w:r>
      <w:r w:rsidR="00863850">
        <w:t xml:space="preserve"> </w:t>
      </w:r>
      <w:r w:rsidR="00660C37">
        <w:t xml:space="preserve">a standardized mean difference method that includes a bias corrector for small sample </w:t>
      </w:r>
      <w:r w:rsidR="00F95020">
        <w:t>sizes</w:t>
      </w:r>
      <w:r w:rsidR="00D1454F">
        <w:t xml:space="preserve"> </w:t>
      </w:r>
      <w:r w:rsidR="00DB1640">
        <w:fldChar w:fldCharType="begin"/>
      </w:r>
      <w:r w:rsidR="00DB1640">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Software&lt;/secondary-title&gt;&lt;/titles&gt;&lt;periodical&gt;&lt;full-title&gt;Journal of Statistical Software&lt;/full-title&gt;&lt;/periodical&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DB1640">
        <w:fldChar w:fldCharType="separate"/>
      </w:r>
      <w:r w:rsidR="00DB1640">
        <w:rPr>
          <w:noProof/>
        </w:rPr>
        <w:t>(Viechtbauer, 2010)</w:t>
      </w:r>
      <w:r w:rsidR="00DB1640">
        <w:fldChar w:fldCharType="end"/>
      </w:r>
      <w:r w:rsidR="00D63A06">
        <w:t xml:space="preserve">. </w:t>
      </w:r>
      <w:r w:rsidR="00DB1640">
        <w:t xml:space="preserve">By providing a standardised measure between control and treatment groups, </w:t>
      </w:r>
      <w:r w:rsidR="0072034C">
        <w:t>Hedge’s G allow</w:t>
      </w:r>
      <w:r w:rsidR="00DB1640">
        <w:t>s</w:t>
      </w:r>
      <w:r w:rsidR="0072034C">
        <w:t xml:space="preserve"> </w:t>
      </w:r>
      <w:r w:rsidR="0003049A">
        <w:t xml:space="preserve">for </w:t>
      </w:r>
      <w:r w:rsidR="00E740FD">
        <w:t xml:space="preserve">aggregation and </w:t>
      </w:r>
      <w:r w:rsidR="007E6413">
        <w:t>comparison</w:t>
      </w:r>
      <w:r w:rsidR="00B213F1">
        <w:t xml:space="preserve"> </w:t>
      </w:r>
      <w:r w:rsidR="0003049A">
        <w:t>of multiple movement responses.</w:t>
      </w:r>
      <w:r w:rsidR="00C1475B">
        <w:t xml:space="preserve"> </w:t>
      </w:r>
      <w:r w:rsidR="00C239EE">
        <w:t xml:space="preserve">A negative effect size indicates a decrease in animal movement, and a positive value an increase in animal movement. </w:t>
      </w:r>
      <w:r w:rsidR="00EE7B42">
        <w:t xml:space="preserve">We used </w:t>
      </w:r>
      <w:r w:rsidR="000B6FE0">
        <w:t>the effect size benchmarks outlined in</w:t>
      </w:r>
      <w:r w:rsidR="00D55C11">
        <w:t xml:space="preserve"> </w:t>
      </w:r>
      <w:r w:rsidR="00D55C11">
        <w:fldChar w:fldCharType="begin"/>
      </w:r>
      <w:r w:rsidR="003D5648">
        <w:instrText xml:space="preserve"> ADDIN EN.CITE &lt;EndNote&gt;&lt;Cite AuthorYear="1"&gt;&lt;Author&gt;Nakagawa&lt;/Author&gt;&lt;Year&gt;2007&lt;/Year&gt;&lt;RecNum&gt;144&lt;/RecNum&gt;&lt;DisplayText&gt;Nakagawa and Cuthill (2007)&lt;/DisplayText&gt;&lt;record&gt;&lt;rec-number&gt;144&lt;/rec-number&gt;&lt;foreign-keys&gt;&lt;key app="EN" db-id="axpffp0eards98ew20rvpa0tdf0f0svatvst" timestamp="1748218290"&gt;144&lt;/key&gt;&lt;/foreign-keys&gt;&lt;ref-type name="Journal Article"&gt;17&lt;/ref-type&gt;&lt;contributors&gt;&lt;authors&gt;&lt;author&gt;Nakagawa, Shinichi&lt;/author&gt;&lt;author&gt;Cuthill, Innes C.&lt;/author&gt;&lt;/authors&gt;&lt;/contributors&gt;&lt;titles&gt;&lt;title&gt;Effect size, confidence interval and statistical significance: A practical guide for biologists&lt;/title&gt;&lt;secondary-title&gt;Biological Reviews&lt;/secondary-title&gt;&lt;/titles&gt;&lt;periodical&gt;&lt;full-title&gt;Biological Reviews&lt;/full-title&gt;&lt;/periodical&gt;&lt;pages&gt;591-605&lt;/pages&gt;&lt;volume&gt;82&lt;/volume&gt;&lt;number&gt;4&lt;/number&gt;&lt;keywords&gt;&lt;keyword&gt;Bonferroni correction&lt;/keyword&gt;&lt;keyword&gt;confidence interval&lt;/keyword&gt;&lt;keyword&gt;effect size&lt;/keyword&gt;&lt;keyword&gt;effect statistic&lt;/keyword&gt;&lt;keyword&gt;meta-analysis&lt;/keyword&gt;&lt;keyword&gt;null hypothesis significance testing&lt;/keyword&gt;&lt;keyword&gt;p value&lt;/keyword&gt;&lt;keyword&gt;power analysis&lt;/keyword&gt;&lt;keyword&gt;statistical significance&lt;/keyword&gt;&lt;/keywords&gt;&lt;dates&gt;&lt;year&gt;2007&lt;/year&gt;&lt;pub-dates&gt;&lt;date&gt;2007/11/01&lt;/date&gt;&lt;/pub-dates&gt;&lt;/dates&gt;&lt;publisher&gt;John Wiley &amp;amp; Sons, Ltd&lt;/publisher&gt;&lt;isbn&gt;1464-7931&lt;/isbn&gt;&lt;urls&gt;&lt;related-urls&gt;&lt;url&gt;https://doi.org/10.1111/j.1469-185X.2007.00027.x&lt;/url&gt;&lt;/related-urls&gt;&lt;/urls&gt;&lt;electronic-resource-num&gt;10.1111/j.1469-185X.2007.00027.x&lt;/electronic-resource-num&gt;&lt;access-date&gt;2025/05/25&lt;/access-date&gt;&lt;/record&gt;&lt;/Cite&gt;&lt;/EndNote&gt;</w:instrText>
      </w:r>
      <w:r w:rsidR="00D55C11">
        <w:fldChar w:fldCharType="separate"/>
      </w:r>
      <w:r w:rsidR="00D55C11">
        <w:rPr>
          <w:noProof/>
        </w:rPr>
        <w:t>Nakagawa and Cuthill (2007)</w:t>
      </w:r>
      <w:r w:rsidR="00D55C11">
        <w:fldChar w:fldCharType="end"/>
      </w:r>
      <w:r w:rsidR="000B6FE0">
        <w:t>, as</w:t>
      </w:r>
      <w:r w:rsidR="005646DA">
        <w:t xml:space="preserve"> </w:t>
      </w:r>
      <w:r w:rsidR="005646DA" w:rsidRPr="005646DA">
        <w:rPr>
          <w:i/>
          <w:iCs/>
        </w:rPr>
        <w:t xml:space="preserve">g </w:t>
      </w:r>
      <w:r w:rsidR="00536C1F">
        <w:t>&gt;</w:t>
      </w:r>
      <w:r w:rsidR="000B6FE0">
        <w:t xml:space="preserve"> 0.2 for a small effect, </w:t>
      </w:r>
      <w:r w:rsidR="00090EBA">
        <w:t>&gt;</w:t>
      </w:r>
      <w:r w:rsidR="000B6FE0">
        <w:t>0.</w:t>
      </w:r>
      <w:r w:rsidR="005646DA">
        <w:t xml:space="preserve">5 as moderate and </w:t>
      </w:r>
      <w:r w:rsidR="00512FDD">
        <w:t>&gt;</w:t>
      </w:r>
      <w:r w:rsidR="005646DA">
        <w:t>0.8 as large</w:t>
      </w:r>
      <w:r w:rsidR="002201EA">
        <w:t xml:space="preserve">, and considered an effect to be significant when </w:t>
      </w:r>
      <w:r w:rsidR="00E55B2B">
        <w:t>95% confidence intervals did not overlap zero</w:t>
      </w:r>
      <w:r w:rsidR="005646DA">
        <w:t xml:space="preserve">. </w:t>
      </w:r>
    </w:p>
    <w:p w14:paraId="120EBE67" w14:textId="44C66176" w:rsidR="005E507B" w:rsidRDefault="002073B8" w:rsidP="00B13DA2">
      <w:commentRangeStart w:id="190"/>
      <w:r>
        <w:t xml:space="preserve">To </w:t>
      </w:r>
      <w:r w:rsidR="00CF6185">
        <w:t>quantify</w:t>
      </w:r>
      <w:r w:rsidR="00F316B1">
        <w:t xml:space="preserve"> the effect of fire on </w:t>
      </w:r>
      <w:r w:rsidR="00CF6185">
        <w:t xml:space="preserve">animal </w:t>
      </w:r>
      <w:r w:rsidR="00F316B1">
        <w:t xml:space="preserve">movement, we constructed </w:t>
      </w:r>
      <w:r w:rsidR="00CA180A">
        <w:t>phylogenetic</w:t>
      </w:r>
      <w:r w:rsidR="004E0D2E">
        <w:t xml:space="preserve"> mixed effects models using the rma.mv function in the </w:t>
      </w:r>
      <w:proofErr w:type="spellStart"/>
      <w:r w:rsidR="004E0D2E">
        <w:t>metafor</w:t>
      </w:r>
      <w:proofErr w:type="spellEnd"/>
      <w:r w:rsidR="004E0D2E">
        <w:t xml:space="preserve"> package</w:t>
      </w:r>
      <w:r w:rsidR="00E31145">
        <w:t xml:space="preserve"> </w:t>
      </w:r>
      <w:r w:rsidR="00E31145">
        <w:fldChar w:fldCharType="begin"/>
      </w:r>
      <w:r w:rsidR="00E31145">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Software&lt;/secondary-title&gt;&lt;/titles&gt;&lt;periodical&gt;&lt;full-title&gt;Journal of Statistical Software&lt;/full-title&gt;&lt;/periodical&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31145">
        <w:fldChar w:fldCharType="separate"/>
      </w:r>
      <w:r w:rsidR="00E31145">
        <w:rPr>
          <w:noProof/>
        </w:rPr>
        <w:t>(Viechtbauer, 2010)</w:t>
      </w:r>
      <w:r w:rsidR="00E31145">
        <w:fldChar w:fldCharType="end"/>
      </w:r>
      <w:r w:rsidR="004E0D2E">
        <w:t xml:space="preserve">. </w:t>
      </w:r>
      <w:ins w:id="191" w:author="Wooster, Eamonn" w:date="2025-08-14T08:59:00Z" w16du:dateUtc="2025-08-13T22:59:00Z">
        <w:r w:rsidR="002E5922">
          <w:t xml:space="preserve">These models weigh each effect size by the inverse of the sampling variance, allowing the models to account for data quality. This results in larger sample sizes having higher weight in the </w:t>
        </w:r>
        <w:proofErr w:type="spellStart"/>
        <w:r w:rsidR="002E5922">
          <w:t>models.</w:t>
        </w:r>
      </w:ins>
      <w:r w:rsidR="00E82962">
        <w:t>To</w:t>
      </w:r>
      <w:proofErr w:type="spellEnd"/>
      <w:r w:rsidR="00E82962">
        <w:t xml:space="preserve"> account </w:t>
      </w:r>
      <w:r w:rsidR="008D0042">
        <w:t>for non-independence within our effect sizes, we included</w:t>
      </w:r>
      <w:r w:rsidR="00986910">
        <w:t xml:space="preserve"> stud</w:t>
      </w:r>
      <w:r w:rsidR="00D66DEE">
        <w:t>y ID</w:t>
      </w:r>
      <w:r w:rsidR="00440956">
        <w:t xml:space="preserve"> (a unique identifier assigned to each article or thesis)</w:t>
      </w:r>
      <w:r w:rsidR="00050CB1">
        <w:t xml:space="preserve">, </w:t>
      </w:r>
      <w:r w:rsidR="00A30ECB">
        <w:t>observation ID</w:t>
      </w:r>
      <w:r w:rsidR="00440956">
        <w:t xml:space="preserve"> (a unique identifie</w:t>
      </w:r>
      <w:r w:rsidR="00013DB7">
        <w:t>r</w:t>
      </w:r>
      <w:r w:rsidR="00440956">
        <w:t xml:space="preserve"> assigned to </w:t>
      </w:r>
      <w:r w:rsidR="00B45E8B">
        <w:t>each effect size)</w:t>
      </w:r>
      <w:r w:rsidR="00A30ECB">
        <w:t xml:space="preserve">, </w:t>
      </w:r>
      <w:r w:rsidR="000C73B6">
        <w:t>species phylogeny</w:t>
      </w:r>
      <w:r w:rsidR="00013DB7">
        <w:t>,</w:t>
      </w:r>
      <w:r w:rsidR="000C73B6">
        <w:t xml:space="preserve"> and </w:t>
      </w:r>
      <w:del w:id="192" w:author="Wooster, Eamonn" w:date="2025-08-14T08:55:00Z" w16du:dateUtc="2025-08-13T22:55:00Z">
        <w:r w:rsidR="00F7528B" w:rsidDel="002E5922">
          <w:delText xml:space="preserve">taxa </w:delText>
        </w:r>
      </w:del>
      <w:ins w:id="193" w:author="Wooster, Eamonn" w:date="2025-08-14T08:55:00Z" w16du:dateUtc="2025-08-13T22:55:00Z">
        <w:r w:rsidR="002E5922">
          <w:t xml:space="preserve">species identity </w:t>
        </w:r>
      </w:ins>
      <w:r w:rsidR="00F7528B">
        <w:t>(non-phylogenetic species identification)</w:t>
      </w:r>
      <w:r w:rsidR="000C73B6">
        <w:t xml:space="preserve"> as random effects</w:t>
      </w:r>
      <w:r w:rsidR="00C86A5E">
        <w:t xml:space="preserve"> </w:t>
      </w:r>
      <w:r w:rsidR="00DA7C99">
        <w:fldChar w:fldCharType="begin"/>
      </w:r>
      <w:r w:rsidR="00DA7C9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Ecology&lt;/secondary-title&gt;&lt;/titles&gt;&lt;periodical&gt;&lt;full-title&gt;Evolutionary Ecology&lt;/full-title&gt;&lt;/periodical&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0C73B6">
        <w:t>.</w:t>
      </w:r>
      <w:r w:rsidR="006F793C">
        <w:t xml:space="preserve"> Phylogenies were obtained from the Open Tree of Life, using the rotl package </w:t>
      </w:r>
      <w:r w:rsidR="003D5648">
        <w:fldChar w:fldCharType="begin"/>
      </w:r>
      <w:r w:rsidR="003D5648">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Evolution&lt;/secondary-title&gt;&lt;/titles&gt;&lt;periodical&gt;&lt;full-title&gt;Methods in Ecology and Evolution&lt;/full-title&gt;&lt;/periodical&gt;&lt;pages&gt;1476-1481&lt;/pages&gt;&lt;volume&gt;7&lt;/volume&gt;&lt;number&gt;12&lt;/number&gt;&lt;keywords&gt;&lt;keyword&gt;comparative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3D5648">
        <w:fldChar w:fldCharType="separate"/>
      </w:r>
      <w:r w:rsidR="003D5648">
        <w:rPr>
          <w:noProof/>
        </w:rPr>
        <w:t xml:space="preserve">(Michonneau et </w:t>
      </w:r>
      <w:r w:rsidR="003D5648">
        <w:rPr>
          <w:noProof/>
        </w:rPr>
        <w:lastRenderedPageBreak/>
        <w:t>al., 2016)</w:t>
      </w:r>
      <w:r w:rsidR="003D5648">
        <w:fldChar w:fldCharType="end"/>
      </w:r>
      <w:r w:rsidR="006F793C">
        <w:t xml:space="preserve">. </w:t>
      </w:r>
      <w:ins w:id="194" w:author="Wooster, Eamonn" w:date="2025-08-14T08:56:00Z" w16du:dateUtc="2025-08-13T22:56:00Z">
        <w:r w:rsidR="002E5922" w:rsidRPr="00A33032">
          <w:t>Phylogenetic random effect values are a correlation matrix of branch lengths representing the phylogenetic relatedness between species</w:t>
        </w:r>
        <w:r w:rsidR="002E5922">
          <w:t xml:space="preserve">. This is important </w:t>
        </w:r>
        <w:r w:rsidR="002E5922" w:rsidRPr="00A33032">
          <w:t xml:space="preserve">as we would expect closely related species to </w:t>
        </w:r>
        <w:r w:rsidR="002E5922">
          <w:t>respond similarly to fire</w:t>
        </w:r>
        <w:r w:rsidR="002E5922" w:rsidRPr="00A33032">
          <w:t>, while species identity accounts for the effects sizes of the same species instead of relatedness to another species.</w:t>
        </w:r>
      </w:ins>
      <w:ins w:id="195" w:author="Wooster, Eamonn" w:date="2025-08-14T08:58:00Z" w16du:dateUtc="2025-08-13T22:58:00Z">
        <w:r w:rsidR="002E5922">
          <w:t xml:space="preserve"> </w:t>
        </w:r>
      </w:ins>
      <w:r w:rsidR="008514E2">
        <w:t>We included a</w:t>
      </w:r>
      <w:r w:rsidR="00DE6330">
        <w:t xml:space="preserve"> variance-covariance</w:t>
      </w:r>
      <w:r w:rsidR="000D1B5D">
        <w:t xml:space="preserve"> matrix</w:t>
      </w:r>
      <w:r w:rsidR="00013DB7">
        <w:t xml:space="preserve"> in</w:t>
      </w:r>
      <w:r w:rsidR="00D87D21">
        <w:t xml:space="preserve"> our models</w:t>
      </w:r>
      <w:r w:rsidR="008514E2">
        <w:t xml:space="preserve"> to account for </w:t>
      </w:r>
      <w:r w:rsidR="00792B9B">
        <w:t xml:space="preserve">non-independence </w:t>
      </w:r>
      <w:r w:rsidR="000B6BEF">
        <w:t>resulting from</w:t>
      </w:r>
      <w:r w:rsidR="00792B9B">
        <w:t xml:space="preserve"> </w:t>
      </w:r>
      <w:r w:rsidR="004E1DBD">
        <w:t>individuals and populations</w:t>
      </w:r>
      <w:r w:rsidR="000D1B5D">
        <w:t xml:space="preserve"> </w:t>
      </w:r>
      <w:r w:rsidR="004E1DBD">
        <w:t>contributing to multiple effect sizes</w:t>
      </w:r>
      <w:r w:rsidR="00DA7C99">
        <w:t xml:space="preserve"> </w:t>
      </w:r>
      <w:r w:rsidR="00DA7C99">
        <w:fldChar w:fldCharType="begin"/>
      </w:r>
      <w:r w:rsidR="00DA7C9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Ecology&lt;/secondary-title&gt;&lt;/titles&gt;&lt;periodical&gt;&lt;full-title&gt;Evolutionary Ecology&lt;/full-title&gt;&lt;/periodical&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D87D21">
        <w:t>. We assumed</w:t>
      </w:r>
      <w:r w:rsidR="007E56A9">
        <w:t xml:space="preserve"> a correlation of </w:t>
      </w:r>
      <w:r w:rsidR="007E56A9">
        <w:rPr>
          <w:i/>
          <w:iCs/>
        </w:rPr>
        <w:t xml:space="preserve">r </w:t>
      </w:r>
      <w:r w:rsidR="007E56A9">
        <w:t>= 0.5</w:t>
      </w:r>
      <w:r w:rsidR="00854365">
        <w:t xml:space="preserve"> </w:t>
      </w:r>
      <w:r w:rsidR="00013DB7">
        <w:t xml:space="preserve">for the same species within the same studies. </w:t>
      </w:r>
      <w:r w:rsidR="00DE6330">
        <w:t xml:space="preserve"> </w:t>
      </w:r>
      <w:commentRangeEnd w:id="190"/>
      <w:r w:rsidR="00DE6330">
        <w:rPr>
          <w:rStyle w:val="CommentReference"/>
        </w:rPr>
        <w:commentReference w:id="190"/>
      </w:r>
    </w:p>
    <w:p w14:paraId="3B3BD5DA" w14:textId="4724A115" w:rsidR="005B5C26" w:rsidRPr="00B45D96" w:rsidRDefault="002A32B2" w:rsidP="00B45D96">
      <w:ins w:id="196" w:author="Wooster, Eamonn" w:date="2025-08-14T09:35:00Z" w16du:dateUtc="2025-08-13T23:35:00Z">
        <w:r>
          <w:t>F</w:t>
        </w:r>
      </w:ins>
      <w:ins w:id="197" w:author="Wooster, Eamonn" w:date="2025-08-14T09:31:00Z" w16du:dateUtc="2025-08-13T23:31:00Z">
        <w:r w:rsidR="00EC19F6">
          <w:t>irst</w:t>
        </w:r>
      </w:ins>
      <w:ins w:id="198" w:author="Wooster, Eamonn" w:date="2025-08-14T09:35:00Z" w16du:dateUtc="2025-08-13T23:35:00Z">
        <w:r>
          <w:t>, we</w:t>
        </w:r>
      </w:ins>
      <w:ins w:id="199" w:author="Wooster, Eamonn" w:date="2025-08-14T09:31:00Z" w16du:dateUtc="2025-08-13T23:31:00Z">
        <w:r w:rsidR="00EC19F6">
          <w:t xml:space="preserve"> model</w:t>
        </w:r>
      </w:ins>
      <w:ins w:id="200" w:author="Wooster, Eamonn" w:date="2025-08-14T09:35:00Z" w16du:dateUtc="2025-08-13T23:35:00Z">
        <w:r>
          <w:t>led</w:t>
        </w:r>
      </w:ins>
      <w:ins w:id="201" w:author="Wooster, Eamonn" w:date="2025-08-14T09:31:00Z" w16du:dateUtc="2025-08-13T23:31:00Z">
        <w:r w:rsidR="00EC19F6">
          <w:t xml:space="preserve"> the </w:t>
        </w:r>
        <w:r w:rsidR="003C0BF5">
          <w:t>overall effect of fire on animal movement</w:t>
        </w:r>
      </w:ins>
      <w:ins w:id="202" w:author="Wooster, Eamonn" w:date="2025-08-14T09:35:00Z" w16du:dateUtc="2025-08-13T23:35:00Z">
        <w:r w:rsidR="00CC42FF">
          <w:t xml:space="preserve">. </w:t>
        </w:r>
      </w:ins>
      <w:ins w:id="203" w:author="Wooster, Eamonn" w:date="2025-08-14T09:31:00Z" w16du:dateUtc="2025-08-13T23:31:00Z">
        <w:r w:rsidR="00EC19F6">
          <w:rPr>
            <w:iCs/>
            <w:color w:val="000000"/>
          </w:rPr>
          <w:t xml:space="preserve">We then </w:t>
        </w:r>
      </w:ins>
      <w:ins w:id="204" w:author="Wooster, Eamonn" w:date="2025-08-14T09:32:00Z" w16du:dateUtc="2025-08-13T23:32:00Z">
        <w:r w:rsidR="00EC19F6">
          <w:rPr>
            <w:iCs/>
            <w:color w:val="000000"/>
          </w:rPr>
          <w:t xml:space="preserve">asked in subsequent models how movement response category, </w:t>
        </w:r>
        <w:r w:rsidR="00EC19F6">
          <w:t xml:space="preserve">fire type, fire size, maximum burn age, biome, body mass, taxonomic class, species,  and </w:t>
        </w:r>
        <w:commentRangeStart w:id="205"/>
        <w:r w:rsidR="00EC19F6">
          <w:t>body mass by class influenced movement responses to fire</w:t>
        </w:r>
        <w:commentRangeEnd w:id="205"/>
        <w:r w:rsidR="00EC19F6">
          <w:rPr>
            <w:rStyle w:val="CommentReference"/>
          </w:rPr>
          <w:commentReference w:id="205"/>
        </w:r>
      </w:ins>
      <w:ins w:id="206" w:author="Wooster, Eamonn" w:date="2025-08-14T09:34:00Z" w16du:dateUtc="2025-08-13T23:34:00Z">
        <w:r w:rsidR="00EC19F6">
          <w:t xml:space="preserve">. </w:t>
        </w:r>
      </w:ins>
      <w:del w:id="207" w:author="Wooster, Eamonn" w:date="2025-08-14T09:34:00Z" w16du:dateUtc="2025-08-13T23:34:00Z">
        <w:r w:rsidR="00FA1B1F" w:rsidDel="00EC19F6">
          <w:delText>To calculate the mean effect sizes of species with at least two effect sizes, w</w:delText>
        </w:r>
        <w:r w:rsidR="00B5038F" w:rsidDel="00EC19F6">
          <w:delText xml:space="preserve">e </w:delText>
        </w:r>
        <w:r w:rsidR="00FA1B1F" w:rsidDel="00EC19F6">
          <w:delText xml:space="preserve">used </w:delText>
        </w:r>
        <w:r w:rsidR="00AE33B5" w:rsidDel="00EC19F6">
          <w:delText>a phylogenetic mixed effects model</w:delText>
        </w:r>
        <w:r w:rsidR="00694120" w:rsidDel="00EC19F6">
          <w:delText xml:space="preserve"> with species as a fixed effect.</w:delText>
        </w:r>
        <w:r w:rsidR="00FD0773" w:rsidDel="00EC19F6">
          <w:delText xml:space="preserve"> </w:delText>
        </w:r>
        <w:r w:rsidR="00D748AF" w:rsidDel="00EC19F6">
          <w:delText xml:space="preserve">We modelled how </w:delText>
        </w:r>
        <w:r w:rsidR="00694FC2" w:rsidDel="00EC19F6">
          <w:delText>movement response category,</w:delText>
        </w:r>
      </w:del>
      <w:del w:id="208" w:author="Wooster, Eamonn" w:date="2025-08-14T09:32:00Z" w16du:dateUtc="2025-08-13T23:32:00Z">
        <w:r w:rsidR="00694FC2" w:rsidDel="00EC19F6">
          <w:delText xml:space="preserve"> </w:delText>
        </w:r>
        <w:r w:rsidR="00D748AF" w:rsidDel="00EC19F6">
          <w:delText>fire type,</w:delText>
        </w:r>
        <w:r w:rsidR="00F43650" w:rsidDel="00EC19F6">
          <w:delText xml:space="preserve"> fire size,</w:delText>
        </w:r>
        <w:r w:rsidR="00D748AF" w:rsidDel="00EC19F6">
          <w:delText xml:space="preserve"> </w:delText>
        </w:r>
        <w:r w:rsidR="00F43650" w:rsidDel="00EC19F6">
          <w:delText xml:space="preserve">maximum burn age, </w:delText>
        </w:r>
        <w:r w:rsidR="00D748AF" w:rsidDel="00EC19F6">
          <w:delText xml:space="preserve">biome, </w:delText>
        </w:r>
        <w:r w:rsidR="00324D49" w:rsidDel="00EC19F6">
          <w:delText xml:space="preserve">body mass, </w:delText>
        </w:r>
        <w:r w:rsidR="00842F85" w:rsidDel="00EC19F6">
          <w:delText>taxonomic class</w:delText>
        </w:r>
        <w:r w:rsidR="00F43650" w:rsidDel="00EC19F6">
          <w:delText xml:space="preserve"> and </w:delText>
        </w:r>
        <w:r w:rsidR="00B07516" w:rsidDel="00EC19F6">
          <w:delText>body mass by class influence</w:delText>
        </w:r>
        <w:r w:rsidR="00872520" w:rsidDel="00EC19F6">
          <w:delText>d movement responses to fire</w:delText>
        </w:r>
      </w:del>
      <w:del w:id="209" w:author="Wooster, Eamonn" w:date="2025-08-14T09:34:00Z" w16du:dateUtc="2025-08-13T23:34:00Z">
        <w:r w:rsidR="00172049" w:rsidDel="00EC19F6">
          <w:delText>.</w:delText>
        </w:r>
        <w:r w:rsidR="00380F58" w:rsidDel="00EC19F6">
          <w:delText xml:space="preserve"> </w:delText>
        </w:r>
      </w:del>
      <w:r w:rsidR="00380F58">
        <w:t xml:space="preserve">Models were plotted using the </w:t>
      </w:r>
      <w:proofErr w:type="spellStart"/>
      <w:r w:rsidR="004C6766">
        <w:t>orchaRd</w:t>
      </w:r>
      <w:proofErr w:type="spellEnd"/>
      <w:r w:rsidR="004C6766">
        <w:t xml:space="preserve"> package </w:t>
      </w:r>
      <w:r w:rsidR="00901B30">
        <w:fldChar w:fldCharType="begin"/>
      </w:r>
      <w:r w:rsidR="00901B30">
        <w:instrText xml:space="preserve"> ADDIN EN.CITE &lt;EndNote&gt;&lt;Cite&gt;&lt;Author&gt;Nakagawa&lt;/Author&gt;&lt;Year&gt;2023&lt;/Year&gt;&lt;RecNum&gt;159&lt;/RecNum&gt;&lt;DisplayText&gt;(Nakagawa et al., 2023)&lt;/DisplayText&gt;&lt;record&gt;&lt;rec-number&gt;159&lt;/rec-number&gt;&lt;foreign-keys&gt;&lt;key app="EN" db-id="axpffp0eards98ew20rvpa0tdf0f0svatvst" timestamp="1748220528"&gt;159&lt;/key&gt;&lt;/foreign-keys&gt;&lt;ref-type name="Journal Article"&gt;17&lt;/ref-type&gt;&lt;contributors&gt;&lt;authors&gt;&lt;author&gt;Nakagawa, Shinichi&lt;/author&gt;&lt;author&gt;Lagisz, Malgorzata&lt;/author&gt;&lt;author&gt;O&amp;apos;Dea, Rose E.&lt;/author&gt;&lt;author&gt;Pottier, Patrice&lt;/author&gt;&lt;author&gt;Rutkowska, Joanna&lt;/author&gt;&lt;author&gt;Senior, Alistair M.&lt;/author&gt;&lt;author&gt;Yang, Yefeng&lt;/author&gt;&lt;author&gt;Noble, Daniel W. A.&lt;/author&gt;&lt;/authors&gt;&lt;/contributors&gt;&lt;titles&gt;&lt;title&gt;orchaRd 2.0: An R package for visualising meta-analyses with orchard plots&lt;/title&gt;&lt;secondary-title&gt;Methods in Ecology and Evolution&lt;/secondary-title&gt;&lt;/titles&gt;&lt;periodical&gt;&lt;full-title&gt;Methods in Ecology and Evolution&lt;/full-title&gt;&lt;/periodical&gt;&lt;pages&gt;2003-2010&lt;/pages&gt;&lt;volume&gt;14&lt;/volume&gt;&lt;number&gt;8&lt;/number&gt;&lt;keywords&gt;&lt;keyword&gt;caterpillar plot&lt;/keyword&gt;&lt;keyword&gt;credibility interval&lt;/keyword&gt;&lt;keyword&gt;credible interval&lt;/keyword&gt;&lt;keyword&gt;evidence synthesis&lt;/keyword&gt;&lt;keyword&gt;graphical tools&lt;/keyword&gt;&lt;keyword&gt;meta-regression&lt;/keyword&gt;&lt;keyword&gt;summary forest plot&lt;/keyword&gt;&lt;/keywords&gt;&lt;dates&gt;&lt;year&gt;2023&lt;/year&gt;&lt;pub-dates&gt;&lt;date&gt;2023/08/01&lt;/date&gt;&lt;/pub-dates&gt;&lt;/dates&gt;&lt;publisher&gt;John Wiley &amp;amp; Sons, Ltd&lt;/publisher&gt;&lt;urls&gt;&lt;related-urls&gt;&lt;url&gt;https://doi.org/10.1111/2041-210X.14152&lt;/url&gt;&lt;/related-urls&gt;&lt;/urls&gt;&lt;electronic-resource-num&gt;10.1111/2041-210X.14152&lt;/electronic-resource-num&gt;&lt;access-date&gt;2025/05/25&lt;/access-date&gt;&lt;/record&gt;&lt;/Cite&gt;&lt;/EndNote&gt;</w:instrText>
      </w:r>
      <w:r w:rsidR="00901B30">
        <w:fldChar w:fldCharType="separate"/>
      </w:r>
      <w:r w:rsidR="00901B30">
        <w:rPr>
          <w:noProof/>
        </w:rPr>
        <w:t>(Nakagawa et al., 2023)</w:t>
      </w:r>
      <w:r w:rsidR="00901B30">
        <w:fldChar w:fldCharType="end"/>
      </w:r>
      <w:r w:rsidR="00901B30">
        <w:t>.</w:t>
      </w:r>
      <w:del w:id="210" w:author="Wooster, Eamonn" w:date="2025-08-14T09:34:00Z" w16du:dateUtc="2025-08-13T23:34:00Z">
        <w:r w:rsidR="00872520" w:rsidDel="00EC19F6">
          <w:delText>P</w:delText>
        </w:r>
        <w:r w:rsidR="00013DB7" w:rsidDel="00EC19F6">
          <w:delText>redictor variables likely to influence movement responses to fire were extracted from databases and the literature</w:delText>
        </w:r>
      </w:del>
      <w:ins w:id="211" w:author="Wooster, Eamonn" w:date="2025-08-14T09:34:00Z" w16du:dateUtc="2025-08-13T23:34:00Z">
        <w:r w:rsidR="00EC19F6">
          <w:t xml:space="preserve"> </w:t>
        </w:r>
      </w:ins>
      <w:del w:id="212" w:author="Wooster, Eamonn" w:date="2025-08-14T09:34:00Z" w16du:dateUtc="2025-08-13T23:34:00Z">
        <w:r w:rsidR="00013DB7" w:rsidDel="00EC19F6">
          <w:delText xml:space="preserve">. </w:delText>
        </w:r>
      </w:del>
      <w:r w:rsidR="00013DB7">
        <w:t xml:space="preserve">Body mass data was extracted from </w:t>
      </w:r>
      <w:proofErr w:type="spellStart"/>
      <w:r w:rsidR="00013DB7">
        <w:t>AvoNet</w:t>
      </w:r>
      <w:proofErr w:type="spellEnd"/>
      <w:r w:rsidR="00BA2A75">
        <w:t xml:space="preserve"> </w:t>
      </w:r>
      <w:r w:rsidR="001E5286">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eS10aXRsZT48L3RpdGxlcz48cGVyaW9kaWNhbD48ZnVsbC10aXRsZT5FY29sb2d5IExldHRlcnM8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</w:fldData>
        </w:fldChar>
      </w:r>
      <w:r w:rsidR="001E5286">
        <w:instrText xml:space="preserve"> ADDIN EN.CITE </w:instrText>
      </w:r>
      <w:r w:rsidR="001E5286">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eS10aXRsZT48L3RpdGxlcz48cGVyaW9kaWNhbD48ZnVsbC10aXRsZT5FY29sb2d5IExldHRlcnM8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</w:fldData>
        </w:fldChar>
      </w:r>
      <w:r w:rsidR="001E5286">
        <w:instrText xml:space="preserve"> ADDIN EN.CITE.DATA </w:instrText>
      </w:r>
      <w:r w:rsidR="001E5286">
        <w:fldChar w:fldCharType="end"/>
      </w:r>
      <w:r w:rsidR="001E5286">
        <w:fldChar w:fldCharType="separate"/>
      </w:r>
      <w:r w:rsidR="001E5286">
        <w:rPr>
          <w:noProof/>
        </w:rPr>
        <w:t>(Tobias et al., 2022)</w:t>
      </w:r>
      <w:r w:rsidR="001E5286">
        <w:fldChar w:fldCharType="end"/>
      </w:r>
      <w:r w:rsidR="00013DB7">
        <w:t xml:space="preserve">, </w:t>
      </w:r>
      <w:proofErr w:type="spellStart"/>
      <w:r w:rsidR="00013DB7">
        <w:t>ReptTraits</w:t>
      </w:r>
      <w:proofErr w:type="spellEnd"/>
      <w:r w:rsidR="00013DB7">
        <w:t xml:space="preserve"> </w:t>
      </w:r>
      <w:r w:rsidR="00226CD5">
        <w:fldChar w:fldCharType="begin"/>
      </w:r>
      <w:r w:rsidR="00226CD5">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00226CD5">
        <w:fldChar w:fldCharType="separate"/>
      </w:r>
      <w:r w:rsidR="00226CD5">
        <w:rPr>
          <w:noProof/>
        </w:rPr>
        <w:t>(Oskyrko, 2024)</w:t>
      </w:r>
      <w:r w:rsidR="00226CD5">
        <w:fldChar w:fldCharType="end"/>
      </w:r>
      <w:r w:rsidR="00226CD5">
        <w:t xml:space="preserve"> </w:t>
      </w:r>
      <w:r w:rsidR="00013DB7">
        <w:t xml:space="preserve">and </w:t>
      </w:r>
      <w:proofErr w:type="spellStart"/>
      <w:r w:rsidR="00013DB7">
        <w:t>Phylacine</w:t>
      </w:r>
      <w:proofErr w:type="spellEnd"/>
      <w:r w:rsidR="009D1EC0">
        <w:t xml:space="preserve"> </w:t>
      </w:r>
      <w:r w:rsidR="0094049F">
        <w:fldChar w:fldCharType="begin"/>
      </w:r>
      <w:r w:rsidR="0094049F">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0094049F">
        <w:fldChar w:fldCharType="separate"/>
      </w:r>
      <w:r w:rsidR="0094049F">
        <w:rPr>
          <w:noProof/>
        </w:rPr>
        <w:t>(Faurby et al., 2018)</w:t>
      </w:r>
      <w:r w:rsidR="0094049F">
        <w:fldChar w:fldCharType="end"/>
      </w:r>
      <w:r w:rsidR="00D3687E">
        <w:t xml:space="preserve">, and supplemented with </w:t>
      </w:r>
      <w:r w:rsidR="003041D8">
        <w:t>values from the literature when body mass values were not available in the databases</w:t>
      </w:r>
      <w:r w:rsidR="006700C7">
        <w:t xml:space="preserve">. </w:t>
      </w:r>
      <w:r w:rsidR="00013DB7">
        <w:t>Terrestrial biomes</w:t>
      </w:r>
      <w:r w:rsidR="00E63825">
        <w:t xml:space="preserve"> </w:t>
      </w:r>
      <w:r w:rsidR="009106EA">
        <w:fldChar w:fldCharType="begin"/>
      </w:r>
      <w:r w:rsidR="009106EA">
        <w:instrText xml:space="preserve"> ADDIN EN.CITE &lt;EndNote&gt;&lt;Cite&gt;&lt;Author&gt;Olson&lt;/Author&gt;&lt;Year&gt;2001&lt;/Year&gt;&lt;RecNum&gt;158&lt;/RecNum&gt;&lt;DisplayText&gt;(Olson et al., 2001)&lt;/DisplayText&gt;&lt;record&gt;&lt;rec-number&gt;158&lt;/rec-number&gt;&lt;foreign-keys&gt;&lt;key app="EN" db-id="axpffp0eards98ew20rvpa0tdf0f0svatvst" timestamp="1748220421"&gt;158&lt;/key&gt;&lt;/foreign-keys&gt;&lt;ref-type name="Journal Article"&gt;17&lt;/ref-type&gt;&lt;contributors&gt;&lt;authors&gt;&lt;author&gt;Olson, David M.&lt;/author&gt;&lt;author&gt;Dinerstein, Eric&lt;/author&gt;&lt;author&gt;Wikramanayake, Eric D.&lt;/author&gt;&lt;author&gt;Burgess, Neil D.&lt;/author&gt;&lt;author&gt;Powell, George V. N.&lt;/author&gt;&lt;author&gt;Underwood, Emma C.&lt;/author&gt;&lt;author&gt;D&amp;apos;Amico, Jennifer A.&lt;/author&gt;&lt;author&gt;Itoua, Illanga&lt;/author&gt;&lt;author&gt;Strand, Holly E.&lt;/author&gt;&lt;author&gt;Morrison, John C.&lt;/author&gt;&lt;author&gt;Loucks, Colby J.&lt;/author&gt;&lt;author&gt;Allnutt, Thomas F.&lt;/author&gt;&lt;author&gt;Ricketts, Taylor H.&lt;/author&gt;&lt;author&gt;Kura, Yumiko&lt;/author&gt;&lt;author&gt;Lamoreux, John F.&lt;/author&gt;&lt;author&gt;Wettengel, Wesley W.&lt;/author&gt;&lt;author&gt;Hedao, Prashant&lt;/author&gt;&lt;author&gt;Kassem, Kenneth R.&lt;/author&gt;&lt;/authors&gt;&lt;/contributors&gt;&lt;titles&gt;&lt;title&gt;Terrestrial Ecoregions of the World: A New Map of Life on Earth: A new global map of terrestrial ecoregions provides an innovative tool for conserving biodiversity&lt;/title&gt;&lt;secondary-title&gt;BioScience&lt;/secondary-title&gt;&lt;/titles&gt;&lt;periodical&gt;&lt;full-title&gt;BioScience&lt;/full-title&gt;&lt;/periodical&gt;&lt;pages&gt;933-938&lt;/pages&gt;&lt;volume&gt;51&lt;/volume&gt;&lt;number&gt;11&lt;/number&gt;&lt;dates&gt;&lt;year&gt;2001&lt;/year&gt;&lt;/dates&gt;&lt;isbn&gt;0006-3568&lt;/isbn&gt;&lt;urls&gt;&lt;related-urls&gt;&lt;url&gt;https://doi.org/10.1641/0006-3568(2001)051[0933:TEOTWA]2.0.CO;2&lt;/url&gt;&lt;/related-urls&gt;&lt;/urls&gt;&lt;electronic-resource-num&gt;10.1641/0006-3568(2001)051[0933:TEOTWA]2.0.CO;2&lt;/electronic-resource-num&gt;&lt;access-date&gt;5/26/2025&lt;/access-date&gt;&lt;/record&gt;&lt;/Cite&gt;&lt;/EndNote&gt;</w:instrText>
      </w:r>
      <w:r w:rsidR="009106EA">
        <w:fldChar w:fldCharType="separate"/>
      </w:r>
      <w:r w:rsidR="009106EA">
        <w:rPr>
          <w:noProof/>
        </w:rPr>
        <w:t>(Olson et al., 2001)</w:t>
      </w:r>
      <w:r w:rsidR="009106EA">
        <w:fldChar w:fldCharType="end"/>
      </w:r>
      <w:r w:rsidR="00013DB7">
        <w:t xml:space="preserve"> were extracted using the </w:t>
      </w:r>
      <w:proofErr w:type="spellStart"/>
      <w:r w:rsidR="00013DB7">
        <w:t>geodat</w:t>
      </w:r>
      <w:proofErr w:type="spellEnd"/>
      <w:r w:rsidR="00013DB7">
        <w:t xml:space="preserve"> package</w:t>
      </w:r>
      <w:r w:rsidR="009E38A9">
        <w:t xml:space="preserve"> </w:t>
      </w:r>
      <w:r w:rsidR="00F43650">
        <w:fldChar w:fldCharType="begin"/>
      </w:r>
      <w:r w:rsidR="00F43650">
        <w:instrText xml:space="preserve"> ADDIN EN.CITE &lt;EndNote&gt;&lt;Cite&gt;&lt;Author&gt;Hijmans&lt;/Author&gt;&lt;Year&gt;2025&lt;/Year&gt;&lt;RecNum&gt;193&lt;/RecNum&gt;&lt;DisplayText&gt;(Hijmans et al., 2025)&lt;/DisplayText&gt;&lt;record&gt;&lt;rec-number&gt;193&lt;/rec-number&gt;&lt;foreign-keys&gt;&lt;key app="EN" db-id="axpffp0eards98ew20rvpa0tdf0f0svatvst" timestamp="1754275206"&gt;193&lt;/key&gt;&lt;/foreign-keys&gt;&lt;ref-type name="Computer Program"&gt;9&lt;/ref-type&gt;&lt;contributors&gt;&lt;authors&gt;&lt;author&gt;Robert J. Hijmans&lt;/author&gt;&lt;author&gt;Márcia Barbosa&lt;/author&gt;&lt;author&gt;Aniruddha Ghos&lt;/author&gt;&lt;author&gt;Alex Mandel&lt;/author&gt;&lt;/authors&gt;&lt;/contributors&gt;&lt;titles&gt;&lt;title&gt;geodata&lt;/title&gt;&lt;/titles&gt;&lt;edition&gt;0.6-2&lt;/edition&gt;&lt;dates&gt;&lt;year&gt;2025&lt;/year&gt;&lt;/dates&gt;&lt;urls&gt;&lt;related-urls&gt;&lt;url&gt;https://github.com/rspatial/geodata&lt;/url&gt;&lt;/related-urls&gt;&lt;/urls&gt;&lt;/record&gt;&lt;/Cite&gt;&lt;/EndNote&gt;</w:instrText>
      </w:r>
      <w:r w:rsidR="00F43650">
        <w:fldChar w:fldCharType="separate"/>
      </w:r>
      <w:r w:rsidR="00F43650">
        <w:rPr>
          <w:noProof/>
        </w:rPr>
        <w:t>(Hijmans et al., 2025)</w:t>
      </w:r>
      <w:r w:rsidR="00F43650">
        <w:fldChar w:fldCharType="end"/>
      </w:r>
      <w:r w:rsidR="00F43650">
        <w:t xml:space="preserve">. </w:t>
      </w:r>
      <w:r w:rsidR="00013DB7">
        <w:t>Where exact locations were not provided by authors, coordinates of the approximate study location were estimated using Google Earth and used to extract biome</w:t>
      </w:r>
      <w:r w:rsidR="00E41EAD">
        <w:t>s</w:t>
      </w:r>
      <w:r w:rsidR="00013DB7">
        <w:t xml:space="preserve">. </w:t>
      </w:r>
    </w:p>
    <w:p w14:paraId="5864C413" w14:textId="612DC7E5" w:rsidR="00F26A6D" w:rsidRDefault="00F26A6D" w:rsidP="00D928F3">
      <w:pPr>
        <w:pStyle w:val="Heading2"/>
      </w:pPr>
      <w:r w:rsidRPr="00F26A6D">
        <w:t>Study heterogeneity</w:t>
      </w:r>
      <w:r w:rsidR="00F97364">
        <w:t>,</w:t>
      </w:r>
      <w:r w:rsidRPr="00F26A6D">
        <w:t xml:space="preserve"> publication bias</w:t>
      </w:r>
      <w:r w:rsidR="00F97364">
        <w:t xml:space="preserve"> and </w:t>
      </w:r>
      <w:r w:rsidR="00F97364" w:rsidRPr="00F26A6D">
        <w:t>sensitivity analysis</w:t>
      </w:r>
    </w:p>
    <w:p w14:paraId="3E288DC1" w14:textId="27BD1307" w:rsidR="0031615A" w:rsidRPr="00B33048" w:rsidRDefault="00526E00" w:rsidP="0031615A">
      <w:pPr>
        <w:rPr>
          <w:rPrChange w:id="213" w:author="Wooster, Eamonn" w:date="2025-08-14T09:37:00Z" w16du:dateUtc="2025-08-13T23:37:00Z">
            <w:rPr>
              <w:noProof/>
              <w:lang w:val="en-US"/>
            </w:rPr>
          </w:rPrChange>
        </w:rPr>
      </w:pPr>
      <w:r>
        <w:t xml:space="preserve">To </w:t>
      </w:r>
      <w:r w:rsidR="00666C8F">
        <w:t>quantify study</w:t>
      </w:r>
      <w:r>
        <w:t xml:space="preserve"> </w:t>
      </w:r>
      <w:r w:rsidR="00666C8F">
        <w:t>heterogeneity</w:t>
      </w:r>
      <w:r>
        <w:t xml:space="preserve">, </w:t>
      </w:r>
      <w:r w:rsidR="00C5161F">
        <w:t xml:space="preserve">and the proportion of variance </w:t>
      </w:r>
      <w:r w:rsidR="004A3450">
        <w:t xml:space="preserve">attributable to the random effects, </w:t>
      </w:r>
      <w:r>
        <w:t>w</w:t>
      </w:r>
      <w:r w:rsidR="00B90B97">
        <w:t xml:space="preserve">e </w:t>
      </w:r>
      <w:r>
        <w:t>calculated</w:t>
      </w:r>
      <w:r w:rsidR="00B90B97">
        <w:t xml:space="preserve"> </w:t>
      </w:r>
      <w:r w:rsidR="00C40EC7">
        <w:rPr>
          <w:i/>
          <w:iCs/>
        </w:rPr>
        <w:t>I</w:t>
      </w:r>
      <w:r w:rsidR="00C40EC7">
        <w:rPr>
          <w:i/>
          <w:iCs/>
          <w:vertAlign w:val="superscript"/>
        </w:rPr>
        <w:t xml:space="preserve">2 </w:t>
      </w:r>
      <w:r>
        <w:t xml:space="preserve">using </w:t>
      </w:r>
      <w:r w:rsidR="00174D70">
        <w:t xml:space="preserve">the </w:t>
      </w:r>
      <w:r w:rsidR="000C1363" w:rsidRPr="000C1363">
        <w:t>i2_ml</w:t>
      </w:r>
      <w:r w:rsidR="000C1363">
        <w:t xml:space="preserve"> function in the </w:t>
      </w:r>
      <w:proofErr w:type="spellStart"/>
      <w:r w:rsidR="00C30DB6" w:rsidRPr="00C30DB6">
        <w:t>orchaRd</w:t>
      </w:r>
      <w:proofErr w:type="spellEnd"/>
      <w:r w:rsidR="0031615A">
        <w:t xml:space="preserve"> </w:t>
      </w:r>
      <w:r w:rsidR="00174D70">
        <w:t>packa</w:t>
      </w:r>
      <w:r w:rsidR="009E38A9">
        <w:t xml:space="preserve">ge </w:t>
      </w:r>
      <w:r w:rsidR="00715623" w:rsidRPr="00715623">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PjxwZXJpb2RpY2FsPjxmdWxsLXRpdGxlPkV2b2x1dGlvbmFyeSBFY29sb2d5PC9mdWxsLXRpdGxl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</w:fldData>
        </w:fldChar>
      </w:r>
      <w:r w:rsidR="00731F4A">
        <w:instrText xml:space="preserve"> ADDIN EN.CITE </w:instrText>
      </w:r>
      <w:r w:rsidR="00731F4A">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PjxwZXJpb2RpY2FsPjxmdWxsLXRpdGxlPkV2b2x1dGlvbmFyeSBFY29sb2d5PC9mdWxsLXRpdGxl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</w:fldData>
        </w:fldChar>
      </w:r>
      <w:r w:rsidR="00731F4A">
        <w:instrText xml:space="preserve"> ADDIN EN.CITE.DATA </w:instrText>
      </w:r>
      <w:r w:rsidR="00731F4A">
        <w:fldChar w:fldCharType="end"/>
      </w:r>
      <w:r w:rsidR="00715623" w:rsidRPr="00715623">
        <w:fldChar w:fldCharType="separate"/>
      </w:r>
      <w:r w:rsidR="00731F4A">
        <w:rPr>
          <w:noProof/>
        </w:rPr>
        <w:t>(Nakagawa et al., 2023; Nakagawa &amp; Santos, 2012)</w:t>
      </w:r>
      <w:r w:rsidR="00715623" w:rsidRPr="00715623">
        <w:fldChar w:fldCharType="end"/>
      </w:r>
      <w:r w:rsidR="00715623" w:rsidRPr="00715623">
        <w:t>.</w:t>
      </w:r>
      <w:r w:rsidR="006234F8">
        <w:t xml:space="preserve"> </w:t>
      </w:r>
      <w:ins w:id="214" w:author="Wooster, Eamonn" w:date="2025-08-14T09:35:00Z" w16du:dateUtc="2025-08-13T23:35:00Z">
        <w:r w:rsidR="00B33048" w:rsidRPr="00A33032">
          <w:t xml:space="preserve">For overall </w:t>
        </w:r>
        <w:r w:rsidR="00B33048">
          <w:t>effect of fire on animal movement</w:t>
        </w:r>
        <w:r w:rsidR="00B33048" w:rsidRPr="00A33032">
          <w:t>,</w:t>
        </w:r>
        <w:r w:rsidR="00B33048" w:rsidRPr="00A33032">
          <w:rPr>
            <w:iCs/>
            <w:color w:val="000000"/>
          </w:rPr>
          <w:t xml:space="preserve"> total heterogeneity was</w:t>
        </w:r>
        <w:r w:rsidR="00B33048">
          <w:rPr>
            <w:iCs/>
            <w:color w:val="000000"/>
          </w:rPr>
          <w:t xml:space="preserve"> XX (</w:t>
        </w:r>
      </w:ins>
      <w:ins w:id="215" w:author="Wooster, Eamonn" w:date="2025-08-14T09:36:00Z" w16du:dateUtc="2025-08-13T23:36:00Z">
        <w:r w:rsidR="00B33048">
          <w:rPr>
            <w:iCs/>
            <w:color w:val="000000"/>
          </w:rPr>
          <w:t>I</w:t>
        </w:r>
        <w:r w:rsidR="00B33048" w:rsidRPr="00B33048">
          <w:rPr>
            <w:iCs/>
            <w:color w:val="000000"/>
            <w:vertAlign w:val="superscript"/>
            <w:rPrChange w:id="216" w:author="Wooster, Eamonn" w:date="2025-08-14T09:36:00Z" w16du:dateUtc="2025-08-13T23:36:00Z">
              <w:rPr>
                <w:iCs/>
                <w:color w:val="000000"/>
              </w:rPr>
            </w:rPrChange>
          </w:rPr>
          <w:t>2</w:t>
        </w:r>
        <w:r w:rsidR="00B33048">
          <w:rPr>
            <w:iCs/>
            <w:color w:val="000000"/>
            <w:vertAlign w:val="subscript"/>
          </w:rPr>
          <w:t>[total]</w:t>
        </w:r>
        <w:r w:rsidR="00B33048">
          <w:rPr>
            <w:iCs/>
            <w:color w:val="000000"/>
          </w:rPr>
          <w:t>=XX), with X amounts of variation remaining unexplained I</w:t>
        </w:r>
        <w:r w:rsidR="00B33048" w:rsidRPr="00CE6133">
          <w:rPr>
            <w:iCs/>
            <w:color w:val="000000"/>
            <w:vertAlign w:val="superscript"/>
          </w:rPr>
          <w:t>2</w:t>
        </w:r>
        <w:r w:rsidR="00B33048">
          <w:rPr>
            <w:iCs/>
            <w:color w:val="000000"/>
            <w:vertAlign w:val="subscript"/>
          </w:rPr>
          <w:t>[residuals]</w:t>
        </w:r>
        <w:r w:rsidR="00B33048">
          <w:rPr>
            <w:iCs/>
            <w:color w:val="000000"/>
          </w:rPr>
          <w:t>=XX). Repeat above for each of the r</w:t>
        </w:r>
      </w:ins>
      <w:ins w:id="217" w:author="Wooster, Eamonn" w:date="2025-08-14T09:37:00Z" w16du:dateUtc="2025-08-13T23:37:00Z">
        <w:r w:rsidR="00B33048">
          <w:rPr>
            <w:iCs/>
            <w:color w:val="000000"/>
          </w:rPr>
          <w:t xml:space="preserve">andom effects that the I2 function returns. </w:t>
        </w:r>
      </w:ins>
      <w:r w:rsidR="00FA6A4A">
        <w:t xml:space="preserve">To </w:t>
      </w:r>
      <w:r w:rsidR="000822C3">
        <w:t>test</w:t>
      </w:r>
      <w:r w:rsidR="00FA6A4A">
        <w:t xml:space="preserve"> </w:t>
      </w:r>
      <w:r w:rsidR="007A4DC4">
        <w:t xml:space="preserve">for </w:t>
      </w:r>
      <w:r w:rsidR="00FA6A4A">
        <w:t>publication bias</w:t>
      </w:r>
      <w:r w:rsidR="00FF7E7F">
        <w:t xml:space="preserve"> resulting from </w:t>
      </w:r>
      <w:r w:rsidR="00920404">
        <w:t xml:space="preserve">biases in </w:t>
      </w:r>
      <w:r w:rsidR="001B7CB2">
        <w:t>outcome reporting</w:t>
      </w:r>
      <w:r w:rsidR="00FA6A4A">
        <w:t xml:space="preserve">, we </w:t>
      </w:r>
      <w:r w:rsidR="00C86B62">
        <w:t xml:space="preserve">visually </w:t>
      </w:r>
      <w:r w:rsidR="00680DED">
        <w:t xml:space="preserve">assessed funnel plot asymmetry and </w:t>
      </w:r>
      <w:r w:rsidR="00AB57E4">
        <w:t xml:space="preserve">ran a multilevel </w:t>
      </w:r>
      <w:r w:rsidR="008D1332">
        <w:t>version of Egger’s regressions</w:t>
      </w:r>
      <w:r w:rsidR="003F07CA">
        <w:t xml:space="preserve"> </w:t>
      </w:r>
      <w:r w:rsidR="00154F8C">
        <w:t>with a</w:t>
      </w:r>
      <w:r w:rsidR="00381E2E">
        <w:t xml:space="preserve">n approximation of </w:t>
      </w:r>
      <w:r w:rsidR="00353F78">
        <w:t>observation precision as</w:t>
      </w:r>
      <w:r w:rsidR="00154F8C">
        <w:t xml:space="preserve"> </w:t>
      </w:r>
      <w:r w:rsidR="00B508EC">
        <w:t xml:space="preserve">a predictor </w:t>
      </w:r>
      <w:r w:rsidR="00B508EC">
        <w:fldChar w:fldCharType="begin"/>
      </w:r>
      <w:r w:rsidR="00B508EC">
        <w:instrText xml:space="preserve"> ADDIN EN.CITE &lt;EndNote&gt;&lt;Cite&gt;&lt;Author&gt;Nakagawa&lt;/Author&gt;&lt;Year&gt;2022&lt;/Year&gt;&lt;RecNum&gt;149&lt;/RecNum&gt;&lt;DisplayText&gt;(Nakagawa et al., 2022)&lt;/DisplayText&gt;&lt;record&gt;&lt;rec-number&gt;149&lt;/rec-number&gt;&lt;foreign-keys&gt;&lt;key app="EN" db-id="axpffp0eards98ew20rvpa0tdf0f0svatvst" timestamp="1748219193"&gt;149&lt;/key&gt;&lt;/foreign-keys&gt;&lt;ref-type name="Journal Article"&gt;17&lt;/ref-type&gt;&lt;contributors&gt;&lt;authors&gt;&lt;author&gt;Nakagawa, Shinichi&lt;/author&gt;&lt;author&gt;Lagisz, Malgorzata&lt;/author&gt;&lt;author&gt;Jennions, Michael D.&lt;/author&gt;&lt;author&gt;Koricheva, Julia&lt;/author&gt;&lt;author&gt;Noble, Daniel W. A.&lt;/author&gt;&lt;author&gt;Parker, Timothy H.&lt;/author&gt;&lt;author&gt;Sánchez-Tójar, Alfredo&lt;/author&gt;&lt;author&gt;Yang, Yefeng&lt;/author&gt;&lt;author&gt;O&amp;apos;Dea, Rose E.&lt;/author&gt;&lt;/authors&gt;&lt;/contributors&gt;&lt;titles&gt;&lt;title&gt;Methods for testing publication bias in ecological and evolutionary meta-analyses&lt;/title&gt;&lt;secondary-title&gt;Methods in Ecology and Evolution&lt;/secondary-title&gt;&lt;/titles&gt;&lt;periodical&gt;&lt;full-title&gt;Methods in Ecology and Evolution&lt;/full-title&gt;&lt;/periodical&gt;&lt;pages&gt;4-21&lt;/pages&gt;&lt;volume&gt;13&lt;/volume&gt;&lt;number&gt;1&lt;/number&gt;&lt;keywords&gt;&lt;keyword&gt;decline effect&lt;/keyword&gt;&lt;keyword&gt;effective sample size&lt;/keyword&gt;&lt;keyword&gt;multilevel meta-analysis&lt;/keyword&gt;&lt;keyword&gt;outcome reporting bias&lt;/keyword&gt;&lt;keyword&gt;p-hacking&lt;/keyword&gt;&lt;keyword&gt;radial plot&lt;/keyword&gt;&lt;keyword&gt;selection bias&lt;/keyword&gt;&lt;keyword&gt;time-lag bias&lt;/keyword&gt;&lt;/keywords&gt;&lt;dates&gt;&lt;year&gt;2022&lt;/year&gt;&lt;pub-dates&gt;&lt;date&gt;2022/01/01&lt;/date&gt;&lt;/pub-dates&gt;&lt;/dates&gt;&lt;publisher&gt;John Wiley &amp;amp; Sons, Ltd&lt;/publisher&gt;&lt;urls&gt;&lt;related-urls&gt;&lt;url&gt;https://doi.org/10.1111/2041-210X.13724&lt;/url&gt;&lt;/related-urls&gt;&lt;/urls&gt;&lt;electronic-resource-num&gt;https://doi.org/10.1111/2041-210X.13724&lt;/electronic-resource-num&gt;&lt;access-date&gt;2025/05/25&lt;/access-date&gt;&lt;/record&gt;&lt;/Cite&gt;&lt;/EndNote&gt;</w:instrText>
      </w:r>
      <w:r w:rsidR="00B508EC">
        <w:fldChar w:fldCharType="separate"/>
      </w:r>
      <w:r w:rsidR="00B508EC">
        <w:rPr>
          <w:noProof/>
        </w:rPr>
        <w:t>(Nakagawa et al., 2022)</w:t>
      </w:r>
      <w:r w:rsidR="00B508EC">
        <w:fldChar w:fldCharType="end"/>
      </w:r>
      <w:r w:rsidR="00390563">
        <w:t xml:space="preserve">. </w:t>
      </w:r>
      <w:r w:rsidR="00731F4A">
        <w:rPr>
          <w:noProof/>
          <w:lang w:val="en-US"/>
        </w:rPr>
        <w:t>We</w:t>
      </w:r>
      <w:r w:rsidR="00C33D64">
        <w:rPr>
          <w:noProof/>
          <w:lang w:val="en-US"/>
        </w:rPr>
        <w:t xml:space="preserve"> tested for a time</w:t>
      </w:r>
      <w:r w:rsidR="00355FB5">
        <w:rPr>
          <w:noProof/>
          <w:lang w:val="en-US"/>
        </w:rPr>
        <w:t xml:space="preserve"> lag effect by regressing effect sizes against study year</w:t>
      </w:r>
      <w:r w:rsidR="00731F4A">
        <w:rPr>
          <w:noProof/>
          <w:lang w:val="en-US"/>
        </w:rPr>
        <w:t xml:space="preserve">. </w:t>
      </w:r>
      <w:r w:rsidR="00E931FC">
        <w:rPr>
          <w:noProof/>
          <w:lang w:val="en-US"/>
        </w:rPr>
        <w:t>Finally, w</w:t>
      </w:r>
      <w:r w:rsidR="00E05D42">
        <w:rPr>
          <w:noProof/>
          <w:lang w:val="en-US"/>
        </w:rPr>
        <w:t xml:space="preserve">e performed a </w:t>
      </w:r>
      <w:r w:rsidR="00FD5C61">
        <w:rPr>
          <w:noProof/>
          <w:lang w:val="en-US"/>
        </w:rPr>
        <w:t xml:space="preserve">leave-a-study-out-test to </w:t>
      </w:r>
      <w:r w:rsidR="008E0130">
        <w:rPr>
          <w:noProof/>
          <w:lang w:val="en-US"/>
        </w:rPr>
        <w:t>evaluate the sensitity of</w:t>
      </w:r>
      <w:r w:rsidR="003D7ACE">
        <w:rPr>
          <w:noProof/>
          <w:lang w:val="en-US"/>
        </w:rPr>
        <w:t xml:space="preserve"> the overall</w:t>
      </w:r>
      <w:r w:rsidR="008E0130">
        <w:rPr>
          <w:noProof/>
          <w:lang w:val="en-US"/>
        </w:rPr>
        <w:t xml:space="preserve"> </w:t>
      </w:r>
      <w:r w:rsidR="008D7DDB">
        <w:rPr>
          <w:noProof/>
          <w:lang w:val="en-US"/>
        </w:rPr>
        <w:t>model results to</w:t>
      </w:r>
      <w:r w:rsidR="00710A33">
        <w:rPr>
          <w:noProof/>
          <w:lang w:val="en-US"/>
        </w:rPr>
        <w:t xml:space="preserve"> influential studies</w:t>
      </w:r>
      <w:r w:rsidR="00FD5206">
        <w:rPr>
          <w:noProof/>
          <w:lang w:val="en-US"/>
        </w:rPr>
        <w:t xml:space="preserve"> </w:t>
      </w:r>
      <w:r w:rsidR="00390563">
        <w:rPr>
          <w:noProof/>
          <w:lang w:val="en-US"/>
        </w:rPr>
        <w:fldChar w:fldCharType="begin"/>
      </w:r>
      <w:r w:rsidR="00390563">
        <w:rPr>
          <w:noProof/>
          <w:lang w:val="en-US"/>
        </w:rPr>
        <w:instrText xml:space="preserve"> ADDIN EN.CITE &lt;EndNote&gt;&lt;Cite&gt;&lt;Author&gt;Viechtbauer&lt;/Author&gt;&lt;Year&gt;2010&lt;/Year&gt;&lt;RecNum&gt;143&lt;/RecNum&gt;&lt;DisplayText&gt;(Viechtbauer &amp;amp; Cheung, 2010)&lt;/DisplayText&gt;&lt;record&gt;&lt;rec-number&gt;143&lt;/rec-number&gt;&lt;foreign-keys&gt;&lt;key app="EN" db-id="axpffp0eards98ew20rvpa0tdf0f0svatvst" timestamp="1748218109"&gt;143&lt;/key&gt;&lt;/foreign-keys&gt;&lt;ref-type name="Journal Article"&gt;17&lt;/ref-type&gt;&lt;contributors&gt;&lt;authors&gt;&lt;author&gt;Viechtbauer, Wolfgang&lt;/author&gt;&lt;author&gt;Cheung, Mike W. L.&lt;/author&gt;&lt;/authors&gt;&lt;/contributors&gt;&lt;titles&gt;&lt;title&gt;Outlier and influence diagnostics for meta-analysis&lt;/title&gt;&lt;secondary-title&gt;Research Synthesis Methods&lt;/secondary-title&gt;&lt;/titles&gt;&lt;periodical&gt;&lt;full-title&gt;Research Synthesis Methods&lt;/full-title&gt;&lt;/periodical&gt;&lt;pages&gt;112-125&lt;/pages&gt;&lt;volume&gt;1&lt;/volume&gt;&lt;number&gt;2&lt;/number&gt;&lt;keywords&gt;&lt;keyword&gt;meta-analysis&lt;/keyword&gt;&lt;keyword&gt;outliers&lt;/keyword&gt;&lt;keyword&gt;influence diagnostics&lt;/keyword&gt;&lt;keyword&gt;mixed-effects model&lt;/keyword&gt;&lt;/keywords&gt;&lt;dates&gt;&lt;year&gt;2010&lt;/year&gt;&lt;pub-dates&gt;&lt;date&gt;2010/04/01&lt;/date&gt;&lt;/pub-dates&gt;&lt;/dates&gt;&lt;publisher&gt;John Wiley &amp;amp; Sons, Ltd&lt;/publisher&gt;&lt;isbn&gt;1759-2879&lt;/isbn&gt;&lt;urls&gt;&lt;related-urls&gt;&lt;url&gt;https://doi.org/10.1002/jrsm.11&lt;/url&gt;&lt;/related-urls&gt;&lt;/urls&gt;&lt;electronic-resource-num&gt;10.1002/jrsm.11&lt;/electronic-resource-num&gt;&lt;access-date&gt;2025/05/25&lt;/access-date&gt;&lt;/record&gt;&lt;/Cite&gt;&lt;/EndNote&gt;</w:instrText>
      </w:r>
      <w:r w:rsidR="00390563">
        <w:rPr>
          <w:noProof/>
          <w:lang w:val="en-US"/>
        </w:rPr>
        <w:fldChar w:fldCharType="separate"/>
      </w:r>
      <w:r w:rsidR="00390563">
        <w:rPr>
          <w:noProof/>
          <w:lang w:val="en-US"/>
        </w:rPr>
        <w:t>(Viechtbauer &amp; Cheung, 2010)</w:t>
      </w:r>
      <w:r w:rsidR="00390563">
        <w:rPr>
          <w:noProof/>
          <w:lang w:val="en-US"/>
        </w:rPr>
        <w:fldChar w:fldCharType="end"/>
      </w:r>
      <w:r w:rsidR="00985545">
        <w:rPr>
          <w:noProof/>
          <w:lang w:val="en-US"/>
        </w:rPr>
        <w:t>.</w:t>
      </w:r>
    </w:p>
    <w:p w14:paraId="038B0EB7" w14:textId="00B25429" w:rsidR="00F97364" w:rsidRPr="00F97364" w:rsidRDefault="00F97364" w:rsidP="00FC4D6E">
      <w:pPr>
        <w:pStyle w:val="Heading1"/>
      </w:pPr>
      <w:r>
        <w:t>Results</w:t>
      </w:r>
    </w:p>
    <w:p w14:paraId="4CE40FA4" w14:textId="77777777" w:rsidR="00F26A6D" w:rsidRDefault="00F26A6D" w:rsidP="00D928F3">
      <w:pPr>
        <w:pStyle w:val="Heading2"/>
      </w:pPr>
      <w:r w:rsidRPr="00F26A6D">
        <w:t>Systematic review</w:t>
      </w:r>
    </w:p>
    <w:p w14:paraId="7F21CB82" w14:textId="257FC769" w:rsidR="00E72D9E" w:rsidRDefault="00C2768E" w:rsidP="005F2B8A">
      <w:pPr>
        <w:rPr>
          <w:lang w:val="en-US"/>
        </w:rPr>
      </w:pPr>
      <w:r>
        <w:t xml:space="preserve">Our systematic review returned </w:t>
      </w:r>
      <w:r w:rsidR="005F2B8A" w:rsidRPr="005F2B8A">
        <w:rPr>
          <w:lang w:val="en-US"/>
        </w:rPr>
        <w:t>52</w:t>
      </w:r>
      <w:r w:rsidR="00F37D6F">
        <w:rPr>
          <w:lang w:val="en-US"/>
        </w:rPr>
        <w:t>3</w:t>
      </w:r>
      <w:r w:rsidR="005F2B8A" w:rsidRPr="005F2B8A">
        <w:rPr>
          <w:lang w:val="en-US"/>
        </w:rPr>
        <w:t>1 records after duplicate removal</w:t>
      </w:r>
      <w:r w:rsidR="001919F5">
        <w:rPr>
          <w:lang w:val="en-US"/>
        </w:rPr>
        <w:t>. Following screening</w:t>
      </w:r>
      <w:r w:rsidR="003B6CFA">
        <w:rPr>
          <w:lang w:val="en-US"/>
        </w:rPr>
        <w:t xml:space="preserve">, 84 studies met the </w:t>
      </w:r>
      <w:r w:rsidR="00022D11">
        <w:rPr>
          <w:lang w:val="en-US"/>
        </w:rPr>
        <w:t>review eligibility</w:t>
      </w:r>
      <w:r w:rsidR="003B6CFA">
        <w:rPr>
          <w:lang w:val="en-US"/>
        </w:rPr>
        <w:t xml:space="preserve"> criteria.</w:t>
      </w:r>
      <w:r w:rsidR="00B45AD3">
        <w:rPr>
          <w:lang w:val="en-US"/>
        </w:rPr>
        <w:t xml:space="preserve"> The</w:t>
      </w:r>
      <w:r w:rsidR="009A0735">
        <w:rPr>
          <w:lang w:val="en-US"/>
        </w:rPr>
        <w:t>se</w:t>
      </w:r>
      <w:r w:rsidR="00B45AD3">
        <w:rPr>
          <w:lang w:val="en-US"/>
        </w:rPr>
        <w:t xml:space="preserve"> studies were conducted in 12 countries</w:t>
      </w:r>
      <w:r w:rsidR="00DF73D3">
        <w:rPr>
          <w:lang w:val="en-US"/>
        </w:rPr>
        <w:t xml:space="preserve">, across </w:t>
      </w:r>
      <w:r w:rsidR="00F82765">
        <w:rPr>
          <w:lang w:val="en-US"/>
        </w:rPr>
        <w:t>six</w:t>
      </w:r>
      <w:r w:rsidR="00DF73D3">
        <w:rPr>
          <w:lang w:val="en-US"/>
        </w:rPr>
        <w:t xml:space="preserve"> continents</w:t>
      </w:r>
      <w:r w:rsidR="00285A77">
        <w:rPr>
          <w:lang w:val="en-US"/>
        </w:rPr>
        <w:t xml:space="preserve"> </w:t>
      </w:r>
      <w:r w:rsidR="00285A77" w:rsidRPr="00777766">
        <w:rPr>
          <w:highlight w:val="yellow"/>
          <w:lang w:val="en-US"/>
        </w:rPr>
        <w:t>(FIGURE)</w:t>
      </w:r>
      <w:r w:rsidR="004D3772" w:rsidRPr="00777766">
        <w:rPr>
          <w:highlight w:val="yellow"/>
          <w:lang w:val="en-US"/>
        </w:rPr>
        <w:t>.</w:t>
      </w:r>
      <w:r w:rsidR="004D3772">
        <w:rPr>
          <w:lang w:val="en-US"/>
        </w:rPr>
        <w:t xml:space="preserve"> M</w:t>
      </w:r>
      <w:r w:rsidR="00B23B64">
        <w:rPr>
          <w:lang w:val="en-US"/>
        </w:rPr>
        <w:t xml:space="preserve">ost studies </w:t>
      </w:r>
      <w:r w:rsidR="00285A77">
        <w:rPr>
          <w:lang w:val="en-US"/>
        </w:rPr>
        <w:t xml:space="preserve">occurred </w:t>
      </w:r>
      <w:r w:rsidR="00B23B64">
        <w:rPr>
          <w:lang w:val="en-US"/>
        </w:rPr>
        <w:t xml:space="preserve">in North </w:t>
      </w:r>
      <w:r w:rsidR="00FB228C">
        <w:rPr>
          <w:lang w:val="en-US"/>
        </w:rPr>
        <w:t>America</w:t>
      </w:r>
      <w:r w:rsidR="00B23B64">
        <w:rPr>
          <w:lang w:val="en-US"/>
        </w:rPr>
        <w:t xml:space="preserve"> </w:t>
      </w:r>
      <w:r w:rsidR="00BD1264">
        <w:rPr>
          <w:lang w:val="en-US"/>
        </w:rPr>
        <w:t>(</w:t>
      </w:r>
      <w:r w:rsidR="00794486">
        <w:rPr>
          <w:lang w:val="en-US"/>
        </w:rPr>
        <w:t>60.7 %)</w:t>
      </w:r>
      <w:r w:rsidR="00285A77">
        <w:rPr>
          <w:lang w:val="en-US"/>
        </w:rPr>
        <w:t xml:space="preserve">, followed by </w:t>
      </w:r>
      <w:r w:rsidR="00DF73D3">
        <w:rPr>
          <w:lang w:val="en-US"/>
        </w:rPr>
        <w:t>Oceania</w:t>
      </w:r>
      <w:r w:rsidR="00794486">
        <w:rPr>
          <w:lang w:val="en-US"/>
        </w:rPr>
        <w:t xml:space="preserve"> (20.2%)</w:t>
      </w:r>
      <w:r w:rsidR="00FB228C">
        <w:rPr>
          <w:lang w:val="en-US"/>
        </w:rPr>
        <w:t>.</w:t>
      </w:r>
      <w:r w:rsidR="00EC2609">
        <w:rPr>
          <w:lang w:val="en-US"/>
        </w:rPr>
        <w:t xml:space="preserve"> </w:t>
      </w:r>
      <w:r w:rsidR="00285A77">
        <w:rPr>
          <w:lang w:val="en-US"/>
        </w:rPr>
        <w:t>The</w:t>
      </w:r>
      <w:r w:rsidR="009A0735">
        <w:rPr>
          <w:lang w:val="en-US"/>
        </w:rPr>
        <w:t xml:space="preserve"> </w:t>
      </w:r>
      <w:r w:rsidR="00285A77">
        <w:rPr>
          <w:lang w:val="en-US"/>
        </w:rPr>
        <w:lastRenderedPageBreak/>
        <w:t xml:space="preserve">United States of America accounted for </w:t>
      </w:r>
      <w:r w:rsidR="00E72D9E">
        <w:rPr>
          <w:lang w:val="en-US"/>
        </w:rPr>
        <w:t>90.2% of studies in North America, with the remaining studies from Canada.</w:t>
      </w:r>
      <w:r w:rsidR="002C63AE">
        <w:rPr>
          <w:lang w:val="en-US"/>
        </w:rPr>
        <w:t xml:space="preserve"> In Africa, 71.4% of studies </w:t>
      </w:r>
      <w:r w:rsidR="00FE0505">
        <w:rPr>
          <w:lang w:val="en-US"/>
        </w:rPr>
        <w:t>were conducted in South Africa, with a single study from</w:t>
      </w:r>
      <w:r w:rsidR="00777766">
        <w:rPr>
          <w:lang w:val="en-US"/>
        </w:rPr>
        <w:t xml:space="preserve"> each</w:t>
      </w:r>
      <w:r w:rsidR="00FE0505">
        <w:rPr>
          <w:lang w:val="en-US"/>
        </w:rPr>
        <w:t xml:space="preserve"> </w:t>
      </w:r>
      <w:r w:rsidR="00EC2609">
        <w:rPr>
          <w:lang w:val="en-US"/>
        </w:rPr>
        <w:t xml:space="preserve">Kenya and Uganda. </w:t>
      </w:r>
      <w:r w:rsidR="005C4170">
        <w:rPr>
          <w:lang w:val="en-US"/>
        </w:rPr>
        <w:t>The South American continent was represented by a single study conducted in Para</w:t>
      </w:r>
      <w:r w:rsidR="00156743">
        <w:rPr>
          <w:lang w:val="en-US"/>
        </w:rPr>
        <w:t xml:space="preserve">guay. Sixty percent of studies in Asia were attributed to studies in Indonesia. </w:t>
      </w:r>
      <w:r w:rsidR="009A0735">
        <w:rPr>
          <w:lang w:val="en-US"/>
        </w:rPr>
        <w:t xml:space="preserve">Three studies were from Europe, </w:t>
      </w:r>
      <w:r w:rsidR="00777766">
        <w:rPr>
          <w:lang w:val="en-US"/>
        </w:rPr>
        <w:t>two</w:t>
      </w:r>
      <w:r w:rsidR="009A0735">
        <w:rPr>
          <w:lang w:val="en-US"/>
        </w:rPr>
        <w:t xml:space="preserve"> from Spain and </w:t>
      </w:r>
      <w:r w:rsidR="00777766">
        <w:rPr>
          <w:lang w:val="en-US"/>
        </w:rPr>
        <w:t>one</w:t>
      </w:r>
      <w:r w:rsidR="009A0735">
        <w:rPr>
          <w:lang w:val="en-US"/>
        </w:rPr>
        <w:t xml:space="preserve"> from </w:t>
      </w:r>
      <w:r w:rsidR="002C1142">
        <w:rPr>
          <w:lang w:val="en-US"/>
        </w:rPr>
        <w:t>Portugal</w:t>
      </w:r>
      <w:r w:rsidR="009A0735">
        <w:rPr>
          <w:lang w:val="en-US"/>
        </w:rPr>
        <w:t xml:space="preserve">. </w:t>
      </w:r>
      <w:r w:rsidR="002E3A9A">
        <w:rPr>
          <w:lang w:val="en-US"/>
        </w:rPr>
        <w:t xml:space="preserve">There was a trend of research effort increasing with time, with only </w:t>
      </w:r>
      <w:r w:rsidR="00F82765">
        <w:rPr>
          <w:lang w:val="en-US"/>
        </w:rPr>
        <w:t>nine</w:t>
      </w:r>
      <w:r w:rsidR="002E3A9A">
        <w:rPr>
          <w:lang w:val="en-US"/>
        </w:rPr>
        <w:t xml:space="preserve"> of the 84 studies published prior to 2000 (FIGURE). </w:t>
      </w:r>
      <w:proofErr w:type="gramStart"/>
      <w:r w:rsidR="002E3A9A">
        <w:rPr>
          <w:lang w:val="en-US"/>
        </w:rPr>
        <w:t>The majority of</w:t>
      </w:r>
      <w:proofErr w:type="gramEnd"/>
      <w:r w:rsidR="002E3A9A">
        <w:rPr>
          <w:lang w:val="en-US"/>
        </w:rPr>
        <w:t xml:space="preserve"> studies (48.8%) were published between 2010 and 2019. </w:t>
      </w:r>
    </w:p>
    <w:p w14:paraId="4578B7B7" w14:textId="77777777" w:rsidR="0096279E" w:rsidRDefault="0096279E" w:rsidP="005F2B8A">
      <w:pPr>
        <w:rPr>
          <w:lang w:val="en-US"/>
        </w:rPr>
      </w:pPr>
    </w:p>
    <w:p w14:paraId="62358331" w14:textId="7B35512B" w:rsidR="00900C02" w:rsidRDefault="0096279E" w:rsidP="005F2B8A">
      <w:pPr>
        <w:rPr>
          <w:lang w:val="en-US"/>
        </w:rPr>
      </w:pPr>
      <w:commentRangeStart w:id="218"/>
      <w:r w:rsidRPr="0096279E">
        <w:rPr>
          <w:noProof/>
          <w:lang w:val="en-US"/>
        </w:rPr>
        <w:drawing>
          <wp:inline distT="0" distB="0" distL="0" distR="0" wp14:anchorId="4777CEA4" wp14:editId="62165C65">
            <wp:extent cx="5731510" cy="3262630"/>
            <wp:effectExtent l="0" t="0" r="2540" b="0"/>
            <wp:docPr id="870387515"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87515" name="Picture 1" descr="A graph of different colored squares&#10;&#10;AI-generated content may be incorrect."/>
                    <pic:cNvPicPr/>
                  </pic:nvPicPr>
                  <pic:blipFill>
                    <a:blip r:embed="rId10"/>
                    <a:stretch>
                      <a:fillRect/>
                    </a:stretch>
                  </pic:blipFill>
                  <pic:spPr>
                    <a:xfrm>
                      <a:off x="0" y="0"/>
                      <a:ext cx="5731510" cy="3262630"/>
                    </a:xfrm>
                    <a:prstGeom prst="rect">
                      <a:avLst/>
                    </a:prstGeom>
                  </pic:spPr>
                </pic:pic>
              </a:graphicData>
            </a:graphic>
          </wp:inline>
        </w:drawing>
      </w:r>
      <w:commentRangeEnd w:id="218"/>
      <w:r w:rsidR="006E0860">
        <w:rPr>
          <w:rStyle w:val="CommentReference"/>
        </w:rPr>
        <w:commentReference w:id="218"/>
      </w:r>
    </w:p>
    <w:p w14:paraId="5052F583" w14:textId="77777777" w:rsidR="00900C02" w:rsidRDefault="00900C02" w:rsidP="005F2B8A">
      <w:pPr>
        <w:rPr>
          <w:lang w:val="en-US"/>
        </w:rPr>
      </w:pPr>
    </w:p>
    <w:p w14:paraId="61664E32" w14:textId="390511DF" w:rsidR="00900C02" w:rsidRDefault="00900C02" w:rsidP="005F2B8A">
      <w:pPr>
        <w:rPr>
          <w:lang w:val="en-US"/>
        </w:rPr>
      </w:pPr>
    </w:p>
    <w:p w14:paraId="0FDC71E9" w14:textId="1E111677" w:rsidR="00336982" w:rsidRDefault="00336982" w:rsidP="005F2B8A">
      <w:pPr>
        <w:rPr>
          <w:lang w:val="en-US"/>
        </w:rPr>
      </w:pPr>
      <w:commentRangeStart w:id="219"/>
      <w:r w:rsidRPr="00336982">
        <w:rPr>
          <w:noProof/>
          <w:lang w:val="en-US"/>
        </w:rPr>
        <w:lastRenderedPageBreak/>
        <w:drawing>
          <wp:inline distT="0" distB="0" distL="0" distR="0" wp14:anchorId="10978E81" wp14:editId="5B8981A7">
            <wp:extent cx="5731510" cy="3237865"/>
            <wp:effectExtent l="0" t="0" r="2540" b="635"/>
            <wp:docPr id="1532350103"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50103" name="Picture 1" descr="A graph of blue bars&#10;&#10;AI-generated content may be incorrect."/>
                    <pic:cNvPicPr/>
                  </pic:nvPicPr>
                  <pic:blipFill>
                    <a:blip r:embed="rId11"/>
                    <a:stretch>
                      <a:fillRect/>
                    </a:stretch>
                  </pic:blipFill>
                  <pic:spPr>
                    <a:xfrm>
                      <a:off x="0" y="0"/>
                      <a:ext cx="5731510" cy="3237865"/>
                    </a:xfrm>
                    <a:prstGeom prst="rect">
                      <a:avLst/>
                    </a:prstGeom>
                  </pic:spPr>
                </pic:pic>
              </a:graphicData>
            </a:graphic>
          </wp:inline>
        </w:drawing>
      </w:r>
      <w:commentRangeEnd w:id="219"/>
      <w:r w:rsidR="006E0860">
        <w:rPr>
          <w:rStyle w:val="CommentReference"/>
        </w:rPr>
        <w:commentReference w:id="219"/>
      </w:r>
    </w:p>
    <w:p w14:paraId="372DA653" w14:textId="77777777" w:rsidR="00795405" w:rsidRDefault="00795405" w:rsidP="005F2B8A">
      <w:pPr>
        <w:rPr>
          <w:lang w:val="en-US"/>
        </w:rPr>
      </w:pPr>
    </w:p>
    <w:p w14:paraId="7AA86B51" w14:textId="3AEBF5AB" w:rsidR="008D6AA9" w:rsidRDefault="002D1D00" w:rsidP="005F2B8A">
      <w:pPr>
        <w:rPr>
          <w:lang w:val="en-US"/>
        </w:rPr>
      </w:pPr>
      <w:r>
        <w:rPr>
          <w:lang w:val="en-US"/>
        </w:rPr>
        <w:t>From the</w:t>
      </w:r>
      <w:r w:rsidR="00AC0C19">
        <w:rPr>
          <w:lang w:val="en-US"/>
        </w:rPr>
        <w:t xml:space="preserve"> 84 studies</w:t>
      </w:r>
      <w:r>
        <w:rPr>
          <w:lang w:val="en-US"/>
        </w:rPr>
        <w:t>, we extracted 185 cases investigating the influence of fire on animal movement metrics</w:t>
      </w:r>
      <w:r w:rsidR="008A2945">
        <w:rPr>
          <w:lang w:val="en-US"/>
        </w:rPr>
        <w:t xml:space="preserve"> for inclusion in the review</w:t>
      </w:r>
      <w:r>
        <w:rPr>
          <w:lang w:val="en-US"/>
        </w:rPr>
        <w:t xml:space="preserve">. </w:t>
      </w:r>
      <w:r w:rsidR="00C44110">
        <w:rPr>
          <w:lang w:val="en-US"/>
        </w:rPr>
        <w:t xml:space="preserve">Only a single study investigated movement responses to both planned and wildfire fire separately </w:t>
      </w:r>
      <w:r w:rsidR="00452A81">
        <w:rPr>
          <w:lang w:val="en-US"/>
        </w:rPr>
        <w:fldChar w:fldCharType="begin"/>
      </w:r>
      <w:r w:rsidR="00452A81">
        <w:rPr>
          <w:lang w:val="en-US"/>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Ecology&lt;/secondary-title&gt;&lt;/titles&gt;&lt;periodical&gt;&lt;full-title&gt;Fire Ecology&lt;/full-title&gt;&lt;/periodical&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452A81">
        <w:rPr>
          <w:lang w:val="en-US"/>
        </w:rPr>
        <w:fldChar w:fldCharType="separate"/>
      </w:r>
      <w:r w:rsidR="00452A81">
        <w:rPr>
          <w:noProof/>
          <w:lang w:val="en-US"/>
        </w:rPr>
        <w:t>(Clapp &amp; Beck, 2016)</w:t>
      </w:r>
      <w:r w:rsidR="00452A81">
        <w:rPr>
          <w:lang w:val="en-US"/>
        </w:rPr>
        <w:fldChar w:fldCharType="end"/>
      </w:r>
      <w:r w:rsidR="00452A81">
        <w:rPr>
          <w:lang w:val="en-US"/>
        </w:rPr>
        <w:t>.</w:t>
      </w:r>
      <w:r w:rsidR="00C44110" w:rsidRPr="00DB1057">
        <w:rPr>
          <w:lang w:val="en-US"/>
        </w:rPr>
        <w:t xml:space="preserve"> </w:t>
      </w:r>
      <w:r w:rsidR="00C44110">
        <w:rPr>
          <w:lang w:val="en-US"/>
        </w:rPr>
        <w:t xml:space="preserve">Similarly, all but one study investigated movement responses in a single species </w:t>
      </w:r>
      <w:r w:rsidR="00452A81">
        <w:rPr>
          <w:lang w:val="en-US"/>
        </w:rPr>
        <w:fldChar w:fldCharType="begin"/>
      </w:r>
      <w:r w:rsidR="00452A81">
        <w:rPr>
          <w:lang w:val="en-US"/>
        </w:rPr>
        <w:instrText xml:space="preserve"> ADDIN EN.CITE &lt;EndNote&gt;&lt;Cite&gt;&lt;Author&gt;Venter&lt;/Author&gt;&lt;Year&gt;2014&lt;/Year&gt;&lt;RecNum&gt;197&lt;/RecNum&gt;&lt;DisplayText&gt;(Venter et al., 2014)&lt;/DisplayText&gt;&lt;record&gt;&lt;rec-number&gt;197&lt;/rec-number&gt;&lt;foreign-keys&gt;&lt;key app="EN" db-id="axpffp0eards98ew20rvpa0tdf0f0svatvst" timestamp="1754281044"&gt;197&lt;/key&gt;&lt;/foreign-keys&gt;&lt;ref-type name="Journal Article"&gt;17&lt;/ref-type&gt;&lt;contributors&gt;&lt;authors&gt;&lt;author&gt;Venter, Jan A.&lt;/author&gt;&lt;author&gt;Nabe-Nielsen, Jacob&lt;/author&gt;&lt;author&gt;Prins, Herbert H. T.&lt;/author&gt;&lt;author&gt;Slotow, Rob&lt;/author&gt;&lt;/authors&gt;&lt;/contributors&gt;&lt;titles&gt;&lt;title&gt;Forage patch use by grazing herbivores in a South African grazing ecosystem&lt;/title&gt;&lt;secondary-title&gt;Acta Theriologica&lt;/secondary-title&gt;&lt;/titles&gt;&lt;periodical&gt;&lt;full-title&gt;Acta Theriologica&lt;/full-title&gt;&lt;/periodical&gt;&lt;pages&gt;457-466&lt;/pages&gt;&lt;volume&gt;59&lt;/volume&gt;&lt;number&gt;3&lt;/number&gt;&lt;dates&gt;&lt;year&gt;2014&lt;/year&gt;&lt;pub-dates&gt;&lt;date&gt;2014/07/01&lt;/date&gt;&lt;/pub-dates&gt;&lt;/dates&gt;&lt;isbn&gt;2190-3743&lt;/isbn&gt;&lt;urls&gt;&lt;related-urls&gt;&lt;url&gt;https://doi.org/10.1007/s13364-014-0184-y&lt;/url&gt;&lt;/related-urls&gt;&lt;/urls&gt;&lt;electronic-resource-num&gt;10.1007/s13364-014-0184-y&lt;/electronic-resource-num&gt;&lt;/record&gt;&lt;/Cite&gt;&lt;/EndNote&gt;</w:instrText>
      </w:r>
      <w:r w:rsidR="00452A81">
        <w:rPr>
          <w:lang w:val="en-US"/>
        </w:rPr>
        <w:fldChar w:fldCharType="separate"/>
      </w:r>
      <w:r w:rsidR="00452A81">
        <w:rPr>
          <w:noProof/>
          <w:lang w:val="en-US"/>
        </w:rPr>
        <w:t>(Venter et al., 2014)</w:t>
      </w:r>
      <w:r w:rsidR="00452A81">
        <w:rPr>
          <w:lang w:val="en-US"/>
        </w:rPr>
        <w:fldChar w:fldCharType="end"/>
      </w:r>
      <w:r w:rsidR="00452A81">
        <w:rPr>
          <w:lang w:val="en-US"/>
        </w:rPr>
        <w:t>.</w:t>
      </w:r>
      <w:r w:rsidR="00C44110">
        <w:rPr>
          <w:lang w:val="en-US"/>
        </w:rPr>
        <w:t xml:space="preserve"> </w:t>
      </w:r>
      <w:r w:rsidR="003621F5">
        <w:rPr>
          <w:lang w:val="en-US"/>
        </w:rPr>
        <w:t xml:space="preserve">Over half </w:t>
      </w:r>
      <w:r w:rsidR="0049223B">
        <w:rPr>
          <w:lang w:val="en-US"/>
        </w:rPr>
        <w:t xml:space="preserve">(n = </w:t>
      </w:r>
      <w:r w:rsidR="00CE601D">
        <w:rPr>
          <w:lang w:val="en-US"/>
        </w:rPr>
        <w:t xml:space="preserve">102, </w:t>
      </w:r>
      <w:r w:rsidR="0049223B">
        <w:rPr>
          <w:lang w:val="en-US"/>
        </w:rPr>
        <w:t xml:space="preserve">55.1 %) </w:t>
      </w:r>
      <w:r w:rsidR="003621F5">
        <w:rPr>
          <w:lang w:val="en-US"/>
        </w:rPr>
        <w:t xml:space="preserve">of all </w:t>
      </w:r>
      <w:r w:rsidR="00AD6572">
        <w:rPr>
          <w:lang w:val="en-US"/>
        </w:rPr>
        <w:t>case</w:t>
      </w:r>
      <w:r w:rsidR="007275CA">
        <w:rPr>
          <w:lang w:val="en-US"/>
        </w:rPr>
        <w:t xml:space="preserve">s </w:t>
      </w:r>
      <w:r w:rsidR="00AB2036">
        <w:rPr>
          <w:lang w:val="en-US"/>
        </w:rPr>
        <w:t xml:space="preserve">investigated movement </w:t>
      </w:r>
      <w:r w:rsidR="0049223B">
        <w:rPr>
          <w:lang w:val="en-US"/>
        </w:rPr>
        <w:t>responses</w:t>
      </w:r>
      <w:r w:rsidR="00AB2036">
        <w:rPr>
          <w:lang w:val="en-US"/>
        </w:rPr>
        <w:t xml:space="preserve"> using a </w:t>
      </w:r>
      <w:r w:rsidR="003041D8">
        <w:rPr>
          <w:lang w:val="en-US"/>
        </w:rPr>
        <w:t xml:space="preserve">burnt-unburnt </w:t>
      </w:r>
      <w:r w:rsidR="00AB2036">
        <w:rPr>
          <w:lang w:val="en-US"/>
        </w:rPr>
        <w:t>study design</w:t>
      </w:r>
      <w:r w:rsidR="0049223B">
        <w:rPr>
          <w:lang w:val="en-US"/>
        </w:rPr>
        <w:t xml:space="preserve">. </w:t>
      </w:r>
      <w:r w:rsidR="00E626CB">
        <w:rPr>
          <w:lang w:val="en-US"/>
        </w:rPr>
        <w:t>A before</w:t>
      </w:r>
      <w:r w:rsidR="003041D8">
        <w:rPr>
          <w:lang w:val="en-US"/>
        </w:rPr>
        <w:t>-</w:t>
      </w:r>
      <w:r w:rsidR="00E626CB">
        <w:rPr>
          <w:lang w:val="en-US"/>
        </w:rPr>
        <w:t xml:space="preserve">after study design was used in 34.6% of </w:t>
      </w:r>
      <w:r w:rsidR="00AD6572">
        <w:rPr>
          <w:lang w:val="en-US"/>
        </w:rPr>
        <w:t>cases</w:t>
      </w:r>
      <w:r w:rsidR="00E626CB">
        <w:rPr>
          <w:lang w:val="en-US"/>
        </w:rPr>
        <w:t xml:space="preserve"> and before</w:t>
      </w:r>
      <w:r w:rsidR="003041D8">
        <w:rPr>
          <w:lang w:val="en-US"/>
        </w:rPr>
        <w:t>-</w:t>
      </w:r>
      <w:r w:rsidR="00E626CB">
        <w:rPr>
          <w:lang w:val="en-US"/>
        </w:rPr>
        <w:t>after control</w:t>
      </w:r>
      <w:r w:rsidR="003041D8">
        <w:rPr>
          <w:lang w:val="en-US"/>
        </w:rPr>
        <w:t>-</w:t>
      </w:r>
      <w:r w:rsidR="00E626CB">
        <w:rPr>
          <w:lang w:val="en-US"/>
        </w:rPr>
        <w:t>impact designs accounted for the remaining 10.3%.</w:t>
      </w:r>
      <w:r w:rsidR="009362F8">
        <w:rPr>
          <w:lang w:val="en-US"/>
        </w:rPr>
        <w:t xml:space="preserve"> </w:t>
      </w:r>
      <w:r w:rsidR="00730230">
        <w:rPr>
          <w:lang w:val="en-US"/>
        </w:rPr>
        <w:t xml:space="preserve">Investigations of home range metrics accounted for 45.6% of </w:t>
      </w:r>
      <w:r w:rsidR="00AD6572">
        <w:rPr>
          <w:lang w:val="en-US"/>
        </w:rPr>
        <w:t>cases</w:t>
      </w:r>
      <w:r w:rsidR="00A10956">
        <w:rPr>
          <w:lang w:val="en-US"/>
        </w:rPr>
        <w:t>, followed by linear distance (35.1%) and other space use</w:t>
      </w:r>
      <w:r w:rsidR="001A10F2">
        <w:rPr>
          <w:lang w:val="en-US"/>
        </w:rPr>
        <w:t xml:space="preserve"> (14.1%). </w:t>
      </w:r>
    </w:p>
    <w:p w14:paraId="21DD00C8" w14:textId="02373D6D" w:rsidR="00E8769A" w:rsidRDefault="008D6AA9" w:rsidP="00E8769A">
      <w:r>
        <w:rPr>
          <w:lang w:val="en-US"/>
        </w:rPr>
        <w:t xml:space="preserve">Twelve </w:t>
      </w:r>
      <w:r w:rsidR="00AD6572">
        <w:rPr>
          <w:lang w:val="en-US"/>
        </w:rPr>
        <w:t xml:space="preserve">biomes were represented in </w:t>
      </w:r>
      <w:proofErr w:type="gramStart"/>
      <w:r w:rsidR="00AD6572">
        <w:rPr>
          <w:lang w:val="en-US"/>
        </w:rPr>
        <w:t>the 185</w:t>
      </w:r>
      <w:proofErr w:type="gramEnd"/>
      <w:r w:rsidR="00AD6572">
        <w:rPr>
          <w:lang w:val="en-US"/>
        </w:rPr>
        <w:t xml:space="preserve"> cases </w:t>
      </w:r>
      <w:r w:rsidR="00AD6572" w:rsidRPr="00422066">
        <w:rPr>
          <w:highlight w:val="yellow"/>
          <w:lang w:val="en-US"/>
        </w:rPr>
        <w:t>(FIGURE).</w:t>
      </w:r>
      <w:r w:rsidR="00AD6572">
        <w:rPr>
          <w:lang w:val="en-US"/>
        </w:rPr>
        <w:t xml:space="preserve"> </w:t>
      </w:r>
      <w:r w:rsidR="00304D2F">
        <w:rPr>
          <w:lang w:val="en-US"/>
        </w:rPr>
        <w:t xml:space="preserve">Most research occurred in temperate biomes, with 20% </w:t>
      </w:r>
      <w:r w:rsidR="00792F76">
        <w:rPr>
          <w:lang w:val="en-US"/>
        </w:rPr>
        <w:t xml:space="preserve">of cases </w:t>
      </w:r>
      <w:r w:rsidR="00E42D21">
        <w:rPr>
          <w:lang w:val="en-US"/>
        </w:rPr>
        <w:t xml:space="preserve">in </w:t>
      </w:r>
      <w:r w:rsidR="00AD6572">
        <w:rPr>
          <w:lang w:val="en-US"/>
        </w:rPr>
        <w:t>Tem</w:t>
      </w:r>
      <w:r w:rsidR="00891A84">
        <w:rPr>
          <w:lang w:val="en-US"/>
        </w:rPr>
        <w:t xml:space="preserve">perate broadleaf and mixed </w:t>
      </w:r>
      <w:r w:rsidR="00E42D21">
        <w:rPr>
          <w:lang w:val="en-US"/>
        </w:rPr>
        <w:t>forests,</w:t>
      </w:r>
      <w:r w:rsidR="00042F96">
        <w:rPr>
          <w:lang w:val="en-US"/>
        </w:rPr>
        <w:t xml:space="preserve"> 26% in </w:t>
      </w:r>
      <w:r w:rsidR="00E734F6" w:rsidRPr="00E734F6">
        <w:t xml:space="preserve">Mediterranean forests, </w:t>
      </w:r>
      <w:proofErr w:type="gramStart"/>
      <w:r w:rsidR="00E734F6" w:rsidRPr="00E734F6">
        <w:t>woodlands, and</w:t>
      </w:r>
      <w:proofErr w:type="gramEnd"/>
      <w:r w:rsidR="00E734F6" w:rsidRPr="00E734F6">
        <w:t xml:space="preserve"> scrub or sclerophyll forests</w:t>
      </w:r>
      <w:r w:rsidR="00A951F4">
        <w:t>,</w:t>
      </w:r>
      <w:r w:rsidR="00E734F6">
        <w:t xml:space="preserve"> and 25% in </w:t>
      </w:r>
      <w:r w:rsidR="00A951F4" w:rsidRPr="00A951F4">
        <w:t>Temperate coniferous forests</w:t>
      </w:r>
      <w:r w:rsidR="00A951F4">
        <w:t>.</w:t>
      </w:r>
      <w:r w:rsidR="00110C72" w:rsidRPr="00110C72">
        <w:rPr>
          <w:lang w:val="en-US"/>
        </w:rPr>
        <w:t xml:space="preserve"> </w:t>
      </w:r>
      <w:r w:rsidR="00422066">
        <w:rPr>
          <w:lang w:val="en-US"/>
        </w:rPr>
        <w:t xml:space="preserve">Approximately half (49.7%) of cases examined the effect of wildfire on movement, while 34.1% assessed the effect of planned burns. The type of fire evaluated was unclear for 9.2% of observations, and 7% considered the combined effect of wildfire and planned burns. </w:t>
      </w:r>
      <w:r w:rsidR="00110C72">
        <w:rPr>
          <w:lang w:val="en-US"/>
        </w:rPr>
        <w:t xml:space="preserve">Within the Temperate broadleaf and mixed forests biome, </w:t>
      </w:r>
      <w:r w:rsidR="00BC7F4C">
        <w:rPr>
          <w:lang w:val="en-US"/>
        </w:rPr>
        <w:t>over half of cases</w:t>
      </w:r>
      <w:r w:rsidR="00422066">
        <w:rPr>
          <w:lang w:val="en-US"/>
        </w:rPr>
        <w:t xml:space="preserve"> examined the effect of planned fire.</w:t>
      </w:r>
      <w:r w:rsidR="00BC7F4C">
        <w:rPr>
          <w:lang w:val="en-US"/>
        </w:rPr>
        <w:t xml:space="preserve"> </w:t>
      </w:r>
      <w:r w:rsidR="00422066">
        <w:rPr>
          <w:lang w:val="en-US"/>
        </w:rPr>
        <w:t xml:space="preserve">Conversely, over half of all cases in </w:t>
      </w:r>
      <w:r w:rsidR="00422066" w:rsidRPr="00E734F6">
        <w:t>Mediterranean forests, woodlands, and scrub or sclerophyll forests</w:t>
      </w:r>
      <w:r w:rsidR="00422066">
        <w:t xml:space="preserve"> investigated how wildfire affected </w:t>
      </w:r>
      <w:r w:rsidR="00422066">
        <w:lastRenderedPageBreak/>
        <w:t>movement.</w:t>
      </w:r>
      <w:commentRangeStart w:id="220"/>
      <w:r w:rsidRPr="008D6AA9">
        <w:rPr>
          <w:noProof/>
        </w:rPr>
        <w:drawing>
          <wp:inline distT="0" distB="0" distL="0" distR="0" wp14:anchorId="5DFD269D" wp14:editId="0CD9E726">
            <wp:extent cx="5756102" cy="3298785"/>
            <wp:effectExtent l="0" t="0" r="0" b="0"/>
            <wp:docPr id="1594506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6171" name="Picture 1" descr="A screenshot of a computer&#10;&#10;AI-generated content may be incorrect."/>
                    <pic:cNvPicPr/>
                  </pic:nvPicPr>
                  <pic:blipFill rotWithShape="1">
                    <a:blip r:embed="rId12"/>
                    <a:srcRect r="1348"/>
                    <a:stretch>
                      <a:fillRect/>
                    </a:stretch>
                  </pic:blipFill>
                  <pic:spPr bwMode="auto">
                    <a:xfrm>
                      <a:off x="0" y="0"/>
                      <a:ext cx="5758790" cy="3300325"/>
                    </a:xfrm>
                    <a:prstGeom prst="rect">
                      <a:avLst/>
                    </a:prstGeom>
                    <a:ln>
                      <a:noFill/>
                    </a:ln>
                    <a:extLst>
                      <a:ext uri="{53640926-AAD7-44D8-BBD7-CCE9431645EC}">
                        <a14:shadowObscured xmlns:a14="http://schemas.microsoft.com/office/drawing/2010/main"/>
                      </a:ext>
                    </a:extLst>
                  </pic:spPr>
                </pic:pic>
              </a:graphicData>
            </a:graphic>
          </wp:inline>
        </w:drawing>
      </w:r>
      <w:commentRangeEnd w:id="220"/>
      <w:r w:rsidR="006E0860">
        <w:rPr>
          <w:rStyle w:val="CommentReference"/>
        </w:rPr>
        <w:commentReference w:id="220"/>
      </w:r>
    </w:p>
    <w:p w14:paraId="3D381017" w14:textId="77777777" w:rsidR="00FD5B28" w:rsidRDefault="00FD5B28" w:rsidP="00E8769A"/>
    <w:p w14:paraId="3A7F3DCA" w14:textId="14CB91AC" w:rsidR="00732AD5" w:rsidRPr="00732AD5" w:rsidRDefault="00D05B53" w:rsidP="00732AD5">
      <w:r>
        <w:t xml:space="preserve">The movement response of 73 taxa across </w:t>
      </w:r>
      <w:r w:rsidR="00884DEC">
        <w:t xml:space="preserve">23 orders and </w:t>
      </w:r>
      <w:r w:rsidR="00F82765">
        <w:t>four</w:t>
      </w:r>
      <w:r w:rsidR="00884DEC">
        <w:t xml:space="preserve"> classes were examined</w:t>
      </w:r>
      <w:r w:rsidR="002A5518">
        <w:t>.</w:t>
      </w:r>
      <w:r w:rsidR="0082034C">
        <w:t xml:space="preserve"> </w:t>
      </w:r>
      <w:r w:rsidR="00884DEC">
        <w:t>Most taxa were within the Mammalia class</w:t>
      </w:r>
      <w:r w:rsidR="009630E2">
        <w:t xml:space="preserve"> (65.9%), followed by Aves (18.9%), Reptilia (13%) and Amp</w:t>
      </w:r>
      <w:r w:rsidR="0082034C">
        <w:t>hibia (2.2%).</w:t>
      </w:r>
      <w:r w:rsidR="009630E2">
        <w:t xml:space="preserve"> </w:t>
      </w:r>
      <w:r w:rsidR="002A5518">
        <w:t xml:space="preserve">When considering cases by order, </w:t>
      </w:r>
      <w:r w:rsidR="00D96A37">
        <w:t>Artiodactyla</w:t>
      </w:r>
      <w:r w:rsidR="002424BC">
        <w:t xml:space="preserve"> (even toed undulates, 23.8%) </w:t>
      </w:r>
      <w:r w:rsidR="00D96A37">
        <w:t xml:space="preserve">and Rodentia </w:t>
      </w:r>
      <w:r w:rsidR="002424BC">
        <w:t>(14.1%)</w:t>
      </w:r>
      <w:r w:rsidR="002A5518">
        <w:t xml:space="preserve"> were the most frequently studied </w:t>
      </w:r>
      <w:r w:rsidR="002A5518" w:rsidRPr="0082034C">
        <w:rPr>
          <w:highlight w:val="yellow"/>
        </w:rPr>
        <w:t>(FIGURE)</w:t>
      </w:r>
      <w:r w:rsidR="002A5518">
        <w:t>.</w:t>
      </w:r>
      <w:r w:rsidR="00613BF9">
        <w:t xml:space="preserve"> </w:t>
      </w:r>
      <w:r w:rsidR="000A01B0">
        <w:t xml:space="preserve">The orders </w:t>
      </w:r>
      <w:r w:rsidR="00613BF9" w:rsidRPr="00613BF9">
        <w:t>Accipitriformes</w:t>
      </w:r>
      <w:r w:rsidR="00613BF9">
        <w:t xml:space="preserve">, </w:t>
      </w:r>
      <w:r w:rsidR="008B6A69" w:rsidRPr="008B6A69">
        <w:t>Caprimulgiformes</w:t>
      </w:r>
      <w:r w:rsidR="008B6A69">
        <w:t xml:space="preserve">, Piciformes and </w:t>
      </w:r>
      <w:proofErr w:type="spellStart"/>
      <w:r w:rsidR="008B6A69">
        <w:t>Dasyur</w:t>
      </w:r>
      <w:r w:rsidR="000A01B0">
        <w:t>omorphia</w:t>
      </w:r>
      <w:proofErr w:type="spellEnd"/>
      <w:r w:rsidR="000A01B0">
        <w:t xml:space="preserve"> were all represented by a single case. </w:t>
      </w:r>
      <w:r w:rsidR="00655559">
        <w:t xml:space="preserve">Within </w:t>
      </w:r>
      <w:r w:rsidR="003560A6">
        <w:t>Aves, Galliformes w</w:t>
      </w:r>
      <w:r w:rsidR="00CF2F93">
        <w:t xml:space="preserve">as </w:t>
      </w:r>
      <w:r w:rsidR="003560A6">
        <w:t>the most frequently studied</w:t>
      </w:r>
      <w:r w:rsidR="00CF2F93">
        <w:t xml:space="preserve"> order. Testudines was the most frequently studied order within Reptilia. The most frequently studie</w:t>
      </w:r>
      <w:r w:rsidR="00732AD5">
        <w:t xml:space="preserve">d species was </w:t>
      </w:r>
      <w:r w:rsidR="00FD5B28">
        <w:t>w</w:t>
      </w:r>
      <w:r w:rsidR="00B82504" w:rsidRPr="00B82504">
        <w:t>hite-tailed deer</w:t>
      </w:r>
      <w:r w:rsidR="00B82504" w:rsidRPr="00B82504">
        <w:rPr>
          <w:i/>
          <w:iCs/>
        </w:rPr>
        <w:t xml:space="preserve"> </w:t>
      </w:r>
      <w:r w:rsidR="00B82504" w:rsidRPr="00B82504">
        <w:t>(</w:t>
      </w:r>
      <w:r w:rsidR="00732AD5" w:rsidRPr="00732AD5">
        <w:rPr>
          <w:i/>
          <w:iCs/>
        </w:rPr>
        <w:t>Odocoileus virginianus</w:t>
      </w:r>
      <w:r w:rsidR="00B82504">
        <w:t xml:space="preserve">), with 12 cases, followed by </w:t>
      </w:r>
      <w:r w:rsidR="00FD5B28">
        <w:t>moose (</w:t>
      </w:r>
      <w:r w:rsidR="00FD5B28" w:rsidRPr="00FD5B28">
        <w:rPr>
          <w:i/>
          <w:iCs/>
        </w:rPr>
        <w:t xml:space="preserve">Alces </w:t>
      </w:r>
      <w:proofErr w:type="spellStart"/>
      <w:r w:rsidR="00FD5B28" w:rsidRPr="00FD5B28">
        <w:rPr>
          <w:i/>
          <w:iCs/>
        </w:rPr>
        <w:t>alces</w:t>
      </w:r>
      <w:proofErr w:type="spellEnd"/>
      <w:r w:rsidR="00FD5B28">
        <w:t>) with 10.</w:t>
      </w:r>
    </w:p>
    <w:p w14:paraId="5E5AAC99" w14:textId="472440F6" w:rsidR="00B44051" w:rsidRDefault="00B44051" w:rsidP="00B44051">
      <w:commentRangeStart w:id="221"/>
      <w:r w:rsidRPr="00B44051">
        <w:rPr>
          <w:noProof/>
        </w:rPr>
        <w:lastRenderedPageBreak/>
        <w:drawing>
          <wp:inline distT="0" distB="0" distL="0" distR="0" wp14:anchorId="24F57DAC" wp14:editId="28D0E57F">
            <wp:extent cx="5731510" cy="3237230"/>
            <wp:effectExtent l="0" t="0" r="2540" b="1270"/>
            <wp:docPr id="53836747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67473" name="Picture 1" descr="A graph of different colored bars&#10;&#10;AI-generated content may be incorrect."/>
                    <pic:cNvPicPr/>
                  </pic:nvPicPr>
                  <pic:blipFill>
                    <a:blip r:embed="rId13"/>
                    <a:stretch>
                      <a:fillRect/>
                    </a:stretch>
                  </pic:blipFill>
                  <pic:spPr>
                    <a:xfrm>
                      <a:off x="0" y="0"/>
                      <a:ext cx="5731510" cy="3237230"/>
                    </a:xfrm>
                    <a:prstGeom prst="rect">
                      <a:avLst/>
                    </a:prstGeom>
                  </pic:spPr>
                </pic:pic>
              </a:graphicData>
            </a:graphic>
          </wp:inline>
        </w:drawing>
      </w:r>
      <w:commentRangeEnd w:id="221"/>
      <w:r w:rsidR="006E0860">
        <w:rPr>
          <w:rStyle w:val="CommentReference"/>
        </w:rPr>
        <w:commentReference w:id="221"/>
      </w:r>
    </w:p>
    <w:p w14:paraId="55E95D5B" w14:textId="77777777" w:rsidR="00B44051" w:rsidRDefault="00B44051" w:rsidP="00B44051"/>
    <w:p w14:paraId="6438F266" w14:textId="1C344DAD" w:rsidR="00F26A6D" w:rsidRDefault="00F26A6D" w:rsidP="00D928F3">
      <w:pPr>
        <w:pStyle w:val="Heading2"/>
      </w:pPr>
      <w:commentRangeStart w:id="222"/>
      <w:commentRangeStart w:id="223"/>
      <w:r w:rsidRPr="00F26A6D">
        <w:t xml:space="preserve">Meta </w:t>
      </w:r>
      <w:commentRangeEnd w:id="222"/>
      <w:r w:rsidR="002E5922">
        <w:rPr>
          <w:rStyle w:val="CommentReference"/>
          <w:rFonts w:ascii="Times New Roman" w:eastAsiaTheme="minorHAnsi" w:hAnsi="Times New Roman" w:cstheme="minorBidi"/>
          <w:color w:val="auto"/>
        </w:rPr>
        <w:commentReference w:id="222"/>
      </w:r>
      <w:r w:rsidRPr="00F26A6D">
        <w:t>analysis</w:t>
      </w:r>
      <w:r w:rsidR="0058085F">
        <w:t xml:space="preserve"> </w:t>
      </w:r>
      <w:commentRangeEnd w:id="223"/>
      <w:r w:rsidR="00A361BD">
        <w:rPr>
          <w:rStyle w:val="CommentReference"/>
          <w:rFonts w:ascii="Times New Roman" w:eastAsiaTheme="minorHAnsi" w:hAnsi="Times New Roman" w:cstheme="minorBidi"/>
          <w:color w:val="auto"/>
        </w:rPr>
        <w:commentReference w:id="223"/>
      </w:r>
    </w:p>
    <w:p w14:paraId="684F3C62" w14:textId="2C99125E" w:rsidR="004317C5" w:rsidRPr="004317C5" w:rsidDel="006E0860" w:rsidRDefault="004317C5" w:rsidP="004317C5">
      <w:pPr>
        <w:pStyle w:val="Heading3"/>
        <w:rPr>
          <w:del w:id="224" w:author="Wooster, Eamonn" w:date="2025-08-14T09:44:00Z" w16du:dateUtc="2025-08-13T23:44:00Z"/>
        </w:rPr>
      </w:pPr>
      <w:del w:id="225" w:author="Wooster, Eamonn" w:date="2025-08-14T09:44:00Z" w16du:dateUtc="2025-08-13T23:44:00Z">
        <w:r w:rsidDel="006E0860">
          <w:delText>Dataset Summary</w:delText>
        </w:r>
      </w:del>
    </w:p>
    <w:p w14:paraId="29C63EDA" w14:textId="3760A360" w:rsidR="005E1113" w:rsidDel="006E0860" w:rsidRDefault="00220579" w:rsidP="00FC4D6E">
      <w:pPr>
        <w:rPr>
          <w:del w:id="226" w:author="Wooster, Eamonn" w:date="2025-08-14T09:44:00Z" w16du:dateUtc="2025-08-13T23:44:00Z"/>
        </w:rPr>
      </w:pPr>
      <w:del w:id="227" w:author="Wooster, Eamonn" w:date="2025-08-14T09:44:00Z" w16du:dateUtc="2025-08-13T23:44:00Z">
        <w:r w:rsidDel="006E0860">
          <w:delText>The full</w:delText>
        </w:r>
        <w:r w:rsidR="00C325D0" w:rsidDel="006E0860">
          <w:delText xml:space="preserve"> meta-analysis</w:delText>
        </w:r>
        <w:r w:rsidDel="006E0860">
          <w:delText xml:space="preserve"> dataset included 11</w:delText>
        </w:r>
        <w:r w:rsidR="00986F09" w:rsidDel="006E0860">
          <w:delText>3</w:delText>
        </w:r>
        <w:r w:rsidDel="006E0860">
          <w:delText xml:space="preserve"> effect sizes from </w:delText>
        </w:r>
        <w:r w:rsidR="002D1D00" w:rsidDel="006E0860">
          <w:delText>43 studies</w:delText>
        </w:r>
        <w:r w:rsidR="007C02F0" w:rsidDel="006E0860">
          <w:delText xml:space="preserve">. </w:delText>
        </w:r>
        <w:r w:rsidR="00586C39" w:rsidDel="006E0860">
          <w:delText>Thirty-one</w:delText>
        </w:r>
        <w:r w:rsidR="00746AE2" w:rsidDel="006E0860">
          <w:delText xml:space="preserve"> (</w:delText>
        </w:r>
        <w:r w:rsidR="00586C39" w:rsidDel="006E0860">
          <w:delText>27.4</w:delText>
        </w:r>
        <w:r w:rsidR="00746AE2" w:rsidDel="006E0860">
          <w:delText>%) effect sizes were n</w:delText>
        </w:r>
        <w:r w:rsidR="00586C39" w:rsidDel="006E0860">
          <w:delText>eutral</w:delText>
        </w:r>
        <w:r w:rsidR="00746AE2" w:rsidDel="006E0860">
          <w:delText xml:space="preserve"> (</w:delText>
        </w:r>
        <w:r w:rsidR="00586C39" w:rsidDel="006E0860">
          <w:delText xml:space="preserve">between 0.2 and -0.2), </w:delText>
        </w:r>
        <w:r w:rsidR="00755998" w:rsidDel="006E0860">
          <w:delText>25 (22.1%) were negative and 57 (50.</w:delText>
        </w:r>
        <w:r w:rsidR="003B1773" w:rsidDel="006E0860">
          <w:delText>4%) were positive</w:delText>
        </w:r>
        <w:r w:rsidR="00CC1516" w:rsidDel="006E0860">
          <w:delText xml:space="preserve">, with positive effect sizes indicating an increase in animal movement. </w:delText>
        </w:r>
        <w:r w:rsidR="005D1DDA" w:rsidDel="006E0860">
          <w:delText>Ei</w:delText>
        </w:r>
        <w:r w:rsidR="005B045D" w:rsidDel="006E0860">
          <w:delText>ghty</w:delText>
        </w:r>
        <w:r w:rsidR="005D1DDA" w:rsidDel="006E0860">
          <w:delText>-three (</w:delText>
        </w:r>
        <w:r w:rsidR="003F3150" w:rsidDel="006E0860">
          <w:delText xml:space="preserve">73.5%) effect sizes had confidence intervals that </w:delText>
        </w:r>
        <w:r w:rsidR="005B045D" w:rsidDel="006E0860">
          <w:delText>overlapped</w:delText>
        </w:r>
        <w:r w:rsidR="003F3150" w:rsidDel="006E0860">
          <w:delText xml:space="preserve"> zer</w:delText>
        </w:r>
        <w:r w:rsidR="005B045D" w:rsidDel="006E0860">
          <w:delText>o.</w:delText>
        </w:r>
        <w:r w:rsidR="00206F91" w:rsidDel="006E0860">
          <w:delText xml:space="preserve"> </w:delText>
        </w:r>
        <w:r w:rsidR="003B1773" w:rsidDel="006E0860">
          <w:delText xml:space="preserve">Forty-one taxa from </w:delText>
        </w:r>
        <w:r w:rsidR="0090040D" w:rsidDel="006E0860">
          <w:delText>16 orders and</w:delText>
        </w:r>
        <w:r w:rsidR="00F10039" w:rsidDel="006E0860">
          <w:delText xml:space="preserve"> three </w:delText>
        </w:r>
        <w:r w:rsidR="0090040D" w:rsidDel="006E0860">
          <w:delText>classes</w:delText>
        </w:r>
        <w:r w:rsidR="00440557" w:rsidDel="006E0860">
          <w:delText>, Mammalia, Aves and Reptilia,</w:delText>
        </w:r>
        <w:r w:rsidR="0090040D" w:rsidDel="006E0860">
          <w:delText xml:space="preserve"> were </w:delText>
        </w:r>
        <w:r w:rsidR="00A830A1" w:rsidDel="006E0860">
          <w:delText xml:space="preserve">represented in the full dataset. </w:delText>
        </w:r>
        <w:r w:rsidR="007F1859" w:rsidDel="006E0860">
          <w:delText xml:space="preserve">Mammalia </w:delText>
        </w:r>
        <w:r w:rsidR="00440557" w:rsidDel="006E0860">
          <w:delText xml:space="preserve">was the most </w:delText>
        </w:r>
        <w:r w:rsidR="00B53CB9" w:rsidDel="006E0860">
          <w:delText>frequently represented, with 76 effect sizes, followed by Aves (22</w:delText>
        </w:r>
        <w:r w:rsidR="0015655B" w:rsidDel="006E0860">
          <w:delText xml:space="preserve"> effect sizes</w:delText>
        </w:r>
        <w:r w:rsidR="00B53CB9" w:rsidDel="006E0860">
          <w:delText>) and Reptilia (14).</w:delText>
        </w:r>
        <w:r w:rsidR="00071CED" w:rsidDel="006E0860">
          <w:delText xml:space="preserve"> </w:delText>
        </w:r>
        <w:r w:rsidR="00DA095E" w:rsidDel="006E0860">
          <w:delText xml:space="preserve">Effect sizes came from six countries, United States of </w:delText>
        </w:r>
        <w:r w:rsidR="00B82B81" w:rsidDel="006E0860">
          <w:delText>America</w:delText>
        </w:r>
        <w:r w:rsidR="00071CED" w:rsidDel="006E0860">
          <w:delText xml:space="preserve"> (83)</w:delText>
        </w:r>
        <w:r w:rsidR="00DA095E" w:rsidDel="006E0860">
          <w:delText>, South Korea</w:delText>
        </w:r>
        <w:r w:rsidR="00071CED" w:rsidDel="006E0860">
          <w:delText xml:space="preserve"> (8)</w:delText>
        </w:r>
        <w:r w:rsidR="00DA095E" w:rsidDel="006E0860">
          <w:delText>, South Africa</w:delText>
        </w:r>
        <w:r w:rsidR="00071CED" w:rsidDel="006E0860">
          <w:delText xml:space="preserve"> (7)</w:delText>
        </w:r>
        <w:r w:rsidR="00DA095E" w:rsidDel="006E0860">
          <w:delText xml:space="preserve">, </w:delText>
        </w:r>
        <w:r w:rsidR="00071CED" w:rsidDel="006E0860">
          <w:delText>Australia (6), Canada (6), and Kenya (3).</w:delText>
        </w:r>
      </w:del>
    </w:p>
    <w:p w14:paraId="3BC59D81" w14:textId="77777777" w:rsidR="009F2CA8" w:rsidRDefault="009F2CA8" w:rsidP="00FC4D6E"/>
    <w:p w14:paraId="30736072" w14:textId="2259D8D3" w:rsidR="009F2CA8" w:rsidDel="006E0860" w:rsidRDefault="009F2CA8" w:rsidP="00FC4D6E">
      <w:pPr>
        <w:rPr>
          <w:del w:id="228" w:author="Wooster, Eamonn" w:date="2025-08-14T09:44:00Z" w16du:dateUtc="2025-08-13T23:44:00Z"/>
        </w:rPr>
      </w:pPr>
    </w:p>
    <w:p w14:paraId="469C114F" w14:textId="6C0DDDCD" w:rsidR="005E1113" w:rsidDel="006E0860" w:rsidRDefault="001D37C2" w:rsidP="0089245E">
      <w:pPr>
        <w:pStyle w:val="Heading3"/>
        <w:rPr>
          <w:del w:id="229" w:author="Wooster, Eamonn" w:date="2025-08-14T09:44:00Z" w16du:dateUtc="2025-08-13T23:44:00Z"/>
        </w:rPr>
      </w:pPr>
      <w:del w:id="230" w:author="Wooster, Eamonn" w:date="2025-08-14T09:44:00Z" w16du:dateUtc="2025-08-13T23:44:00Z">
        <w:r w:rsidDel="006E0860">
          <w:delText>Met</w:delText>
        </w:r>
        <w:r w:rsidR="00B32954" w:rsidDel="006E0860">
          <w:delText>a-</w:delText>
        </w:r>
        <w:r w:rsidDel="006E0860">
          <w:delText>analytical Models</w:delText>
        </w:r>
      </w:del>
    </w:p>
    <w:p w14:paraId="6A84BCA8" w14:textId="50082E00" w:rsidR="00FF777A" w:rsidRDefault="00B32954" w:rsidP="00FF777A">
      <w:del w:id="231" w:author="Wooster, Eamonn" w:date="2025-08-14T09:44:00Z" w16du:dateUtc="2025-08-13T23:44:00Z">
        <w:r w:rsidDel="006E0860">
          <w:delText xml:space="preserve">The </w:delText>
        </w:r>
        <w:r w:rsidR="008F7EB3" w:rsidDel="006E0860">
          <w:delText>random effects only</w:delText>
        </w:r>
        <w:r w:rsidDel="006E0860">
          <w:delText xml:space="preserve"> model </w:delText>
        </w:r>
        <w:r w:rsidR="00330D9B" w:rsidDel="006E0860">
          <w:delText>indicated</w:delText>
        </w:r>
      </w:del>
      <w:ins w:id="232" w:author="Wooster, Eamonn" w:date="2025-08-14T09:44:00Z" w16du:dateUtc="2025-08-13T23:44:00Z">
        <w:r w:rsidR="006E0860">
          <w:t>We found that</w:t>
        </w:r>
      </w:ins>
      <w:r w:rsidR="00330D9B">
        <w:t xml:space="preserve"> f</w:t>
      </w:r>
      <w:r w:rsidR="00F9035B">
        <w:t>ire had an overall significant</w:t>
      </w:r>
      <w:r w:rsidR="00DD40C4">
        <w:t xml:space="preserve"> </w:t>
      </w:r>
      <w:r w:rsidR="00986F09">
        <w:t>positive</w:t>
      </w:r>
      <w:r w:rsidR="00F9035B">
        <w:t xml:space="preserve"> effect on </w:t>
      </w:r>
      <w:r w:rsidR="002759EF">
        <w:t xml:space="preserve">animal movement, </w:t>
      </w:r>
      <w:r w:rsidR="00DD40C4">
        <w:t xml:space="preserve">with movements increasing </w:t>
      </w:r>
      <w:r w:rsidR="00930E38">
        <w:t xml:space="preserve">with </w:t>
      </w:r>
      <w:r w:rsidR="006C1774">
        <w:t>fire (</w:t>
      </w:r>
      <w:r w:rsidR="00B02291">
        <w:t xml:space="preserve">estimated effect size </w:t>
      </w:r>
      <w:r w:rsidR="00F80E38" w:rsidRPr="00F80E38">
        <w:t>0.2147</w:t>
      </w:r>
      <w:r w:rsidR="00B02291">
        <w:t>, 9</w:t>
      </w:r>
      <w:r w:rsidR="0068153B">
        <w:t>5% confidence intervals</w:t>
      </w:r>
      <w:r w:rsidR="00F80E38">
        <w:t xml:space="preserve"> [</w:t>
      </w:r>
      <w:r w:rsidR="00F80E38" w:rsidRPr="00F80E38">
        <w:t xml:space="preserve">0.0244 </w:t>
      </w:r>
      <w:r w:rsidR="00F80E38">
        <w:t>-</w:t>
      </w:r>
      <w:r w:rsidR="00F80E38" w:rsidRPr="00F80E38">
        <w:t xml:space="preserve"> 0.4051</w:t>
      </w:r>
      <w:r w:rsidR="00F80E38">
        <w:t>]</w:t>
      </w:r>
      <w:r w:rsidR="00FF777A">
        <w:t xml:space="preserve">, p = </w:t>
      </w:r>
      <w:r w:rsidR="00FF777A" w:rsidRPr="00FF777A">
        <w:t>0.0244</w:t>
      </w:r>
      <w:r w:rsidR="00986F09">
        <w:t>)</w:t>
      </w:r>
      <w:r w:rsidR="0068153B">
        <w:t>.</w:t>
      </w:r>
      <w:r w:rsidR="00373E3B">
        <w:t xml:space="preserve"> </w:t>
      </w:r>
      <w:commentRangeStart w:id="233"/>
      <w:commentRangeStart w:id="234"/>
      <w:r w:rsidR="007F17A9" w:rsidRPr="007F17A9">
        <w:rPr>
          <w:highlight w:val="yellow"/>
        </w:rPr>
        <w:t>Remaining heterogeneity</w:t>
      </w:r>
      <w:r w:rsidR="007F17A9">
        <w:t xml:space="preserve"> </w:t>
      </w:r>
      <w:commentRangeEnd w:id="233"/>
      <w:r w:rsidR="00A361BD">
        <w:rPr>
          <w:rStyle w:val="CommentReference"/>
        </w:rPr>
        <w:commentReference w:id="233"/>
      </w:r>
      <w:commentRangeEnd w:id="234"/>
      <w:r w:rsidR="00003C47">
        <w:rPr>
          <w:rStyle w:val="CommentReference"/>
        </w:rPr>
        <w:commentReference w:id="234"/>
      </w:r>
      <w:r w:rsidR="00C472AF" w:rsidRPr="00C472AF">
        <w:rPr>
          <w:highlight w:val="yellow"/>
        </w:rPr>
        <w:t>FIG</w:t>
      </w:r>
      <w:r w:rsidR="00B37F25" w:rsidRPr="00C472AF">
        <w:rPr>
          <w:highlight w:val="yellow"/>
        </w:rPr>
        <w:t>URE</w:t>
      </w:r>
    </w:p>
    <w:p w14:paraId="130B8204" w14:textId="4E9354EC" w:rsidR="00BF6BA1" w:rsidRDefault="00B20FCD" w:rsidP="00FF777A">
      <w:r w:rsidRPr="00B20FCD">
        <w:rPr>
          <w:noProof/>
        </w:rPr>
        <w:lastRenderedPageBreak/>
        <w:drawing>
          <wp:inline distT="0" distB="0" distL="0" distR="0" wp14:anchorId="052DC398" wp14:editId="3C2FF6DD">
            <wp:extent cx="5731510" cy="4262120"/>
            <wp:effectExtent l="0" t="0" r="2540" b="5080"/>
            <wp:docPr id="1586416973" name="Picture 1" descr="A graph with blue dot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6973" name="Picture 1" descr="A graph with blue dots and black lines&#10;&#10;AI-generated content may be incorrect."/>
                    <pic:cNvPicPr/>
                  </pic:nvPicPr>
                  <pic:blipFill>
                    <a:blip r:embed="rId14"/>
                    <a:stretch>
                      <a:fillRect/>
                    </a:stretch>
                  </pic:blipFill>
                  <pic:spPr>
                    <a:xfrm>
                      <a:off x="0" y="0"/>
                      <a:ext cx="5731510" cy="4262120"/>
                    </a:xfrm>
                    <a:prstGeom prst="rect">
                      <a:avLst/>
                    </a:prstGeom>
                  </pic:spPr>
                </pic:pic>
              </a:graphicData>
            </a:graphic>
          </wp:inline>
        </w:drawing>
      </w:r>
    </w:p>
    <w:p w14:paraId="2A4B6985" w14:textId="1E04F59E" w:rsidR="00307A11" w:rsidRDefault="00091692" w:rsidP="00FF777A">
      <w:commentRangeStart w:id="235"/>
      <w:r>
        <w:t>A</w:t>
      </w:r>
      <w:r w:rsidR="0079271C">
        <w:t xml:space="preserve"> single species</w:t>
      </w:r>
      <w:r w:rsidR="00B413BB">
        <w:t xml:space="preserve">, </w:t>
      </w:r>
      <w:proofErr w:type="spellStart"/>
      <w:r w:rsidR="00B413BB" w:rsidRPr="00C123F6">
        <w:rPr>
          <w:i/>
          <w:iCs/>
        </w:rPr>
        <w:t>Chlorocebus</w:t>
      </w:r>
      <w:proofErr w:type="spellEnd"/>
      <w:r w:rsidR="00B413BB" w:rsidRPr="00C123F6">
        <w:rPr>
          <w:i/>
          <w:iCs/>
        </w:rPr>
        <w:t xml:space="preserve"> aethiops</w:t>
      </w:r>
      <w:r w:rsidR="00705671">
        <w:rPr>
          <w:i/>
          <w:iCs/>
        </w:rPr>
        <w:t xml:space="preserve"> </w:t>
      </w:r>
      <w:r w:rsidR="00705671">
        <w:t>grivet</w:t>
      </w:r>
      <w:r w:rsidR="0079271C">
        <w:t xml:space="preserve">, </w:t>
      </w:r>
      <w:r w:rsidR="00BB4FBE">
        <w:t>demonstrated</w:t>
      </w:r>
      <w:r w:rsidR="00064D07">
        <w:t xml:space="preserve"> </w:t>
      </w:r>
      <w:r w:rsidR="0079271C">
        <w:t xml:space="preserve">a </w:t>
      </w:r>
      <w:r w:rsidR="00064D07">
        <w:t>significant,</w:t>
      </w:r>
      <w:r w:rsidR="00BB4FBE">
        <w:t xml:space="preserve"> </w:t>
      </w:r>
      <w:r w:rsidR="00064D07">
        <w:t xml:space="preserve">large positive mean effect size </w:t>
      </w:r>
      <w:r w:rsidR="005C1F0B">
        <w:t>(</w:t>
      </w:r>
      <w:r w:rsidR="009C699C">
        <w:t>1.32 [</w:t>
      </w:r>
      <w:r w:rsidR="0025182E" w:rsidRPr="0025182E">
        <w:t xml:space="preserve">0.0607 </w:t>
      </w:r>
      <w:r w:rsidR="0025182E">
        <w:t>-</w:t>
      </w:r>
      <w:r w:rsidR="0025182E" w:rsidRPr="0025182E">
        <w:t xml:space="preserve"> 2.5701</w:t>
      </w:r>
      <w:r w:rsidR="0025182E">
        <w:t xml:space="preserve">], </w:t>
      </w:r>
      <w:r w:rsidR="0025182E">
        <w:rPr>
          <w:i/>
          <w:iCs/>
        </w:rPr>
        <w:t xml:space="preserve">p </w:t>
      </w:r>
      <w:r w:rsidR="0025182E" w:rsidRPr="00C123F6">
        <w:t>= 0.0402</w:t>
      </w:r>
      <w:r w:rsidR="0025182E">
        <w:t>)</w:t>
      </w:r>
      <w:r w:rsidR="009C699C">
        <w:t xml:space="preserve"> </w:t>
      </w:r>
      <w:r w:rsidR="00064D07" w:rsidRPr="00C123F6">
        <w:rPr>
          <w:highlight w:val="yellow"/>
        </w:rPr>
        <w:t>(</w:t>
      </w:r>
      <w:commentRangeStart w:id="236"/>
      <w:r w:rsidR="00064D07" w:rsidRPr="00C123F6">
        <w:rPr>
          <w:highlight w:val="yellow"/>
        </w:rPr>
        <w:t>FIGURE)</w:t>
      </w:r>
      <w:r w:rsidR="00E334BB" w:rsidRPr="00C123F6">
        <w:rPr>
          <w:highlight w:val="yellow"/>
        </w:rPr>
        <w:t>.</w:t>
      </w:r>
      <w:r w:rsidR="00E334BB">
        <w:t xml:space="preserve"> </w:t>
      </w:r>
      <w:commentRangeEnd w:id="236"/>
      <w:r w:rsidR="0082335F">
        <w:rPr>
          <w:rStyle w:val="CommentReference"/>
        </w:rPr>
        <w:commentReference w:id="236"/>
      </w:r>
      <w:r w:rsidR="00E334BB">
        <w:t>All other mean effect sizes had confidence intervals that overlapped zero</w:t>
      </w:r>
      <w:r w:rsidR="00A72515">
        <w:t xml:space="preserve">, </w:t>
      </w:r>
      <w:r w:rsidR="002E54AA">
        <w:t xml:space="preserve">indicating that fire had no effect on the movement of these species. </w:t>
      </w:r>
      <w:r w:rsidR="00835707" w:rsidRPr="00C123F6">
        <w:rPr>
          <w:i/>
          <w:iCs/>
        </w:rPr>
        <w:t>Hylocichla</w:t>
      </w:r>
      <w:r w:rsidR="00835707">
        <w:rPr>
          <w:i/>
          <w:iCs/>
        </w:rPr>
        <w:t xml:space="preserve"> </w:t>
      </w:r>
      <w:r w:rsidR="00835707" w:rsidRPr="00C123F6">
        <w:rPr>
          <w:i/>
          <w:iCs/>
        </w:rPr>
        <w:t>mustelina</w:t>
      </w:r>
      <w:r w:rsidR="00835707">
        <w:t xml:space="preserve">, wood thrush, returned a </w:t>
      </w:r>
      <w:r w:rsidR="003F382E">
        <w:t>significant, large positive effect size from a single case</w:t>
      </w:r>
      <w:r w:rsidR="008B4233">
        <w:t>. This was the only significant individual effect size, with</w:t>
      </w:r>
      <w:r w:rsidR="004F1C12">
        <w:t xml:space="preserve"> the confidence intervals of all other individual effect sizes </w:t>
      </w:r>
      <w:r w:rsidR="00015B3E">
        <w:t>overlapping zero.</w:t>
      </w:r>
      <w:r w:rsidR="008B4233">
        <w:t xml:space="preserve"> </w:t>
      </w:r>
      <w:commentRangeEnd w:id="235"/>
      <w:r w:rsidR="00003C47">
        <w:rPr>
          <w:rStyle w:val="CommentReference"/>
        </w:rPr>
        <w:commentReference w:id="235"/>
      </w:r>
    </w:p>
    <w:p w14:paraId="2D40770B" w14:textId="6566CF32" w:rsidR="00AF4E82" w:rsidRDefault="00AF4E82" w:rsidP="00FF777A">
      <w:r w:rsidRPr="00307A11">
        <w:rPr>
          <w:noProof/>
        </w:rPr>
        <w:lastRenderedPageBreak/>
        <w:drawing>
          <wp:inline distT="0" distB="0" distL="0" distR="0" wp14:anchorId="34278CCD" wp14:editId="02FA5516">
            <wp:extent cx="5846417" cy="5016674"/>
            <wp:effectExtent l="0" t="0" r="2540" b="0"/>
            <wp:docPr id="1229106350"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06350" name="Picture 1" descr="A screen shot of a chart&#10;&#10;AI-generated content may be incorrect."/>
                    <pic:cNvPicPr/>
                  </pic:nvPicPr>
                  <pic:blipFill>
                    <a:blip r:embed="rId15"/>
                    <a:stretch>
                      <a:fillRect/>
                    </a:stretch>
                  </pic:blipFill>
                  <pic:spPr>
                    <a:xfrm>
                      <a:off x="0" y="0"/>
                      <a:ext cx="5882882" cy="5047964"/>
                    </a:xfrm>
                    <a:prstGeom prst="rect">
                      <a:avLst/>
                    </a:prstGeom>
                  </pic:spPr>
                </pic:pic>
              </a:graphicData>
            </a:graphic>
          </wp:inline>
        </w:drawing>
      </w:r>
    </w:p>
    <w:p w14:paraId="39573A1F" w14:textId="0EC21493" w:rsidR="0058085F" w:rsidRDefault="004317C5" w:rsidP="005E1113">
      <w:pPr>
        <w:pStyle w:val="Heading4"/>
      </w:pPr>
      <w:r>
        <w:t xml:space="preserve">Movement </w:t>
      </w:r>
      <w:r w:rsidR="0089245E">
        <w:t>Category</w:t>
      </w:r>
    </w:p>
    <w:p w14:paraId="58986441" w14:textId="61D6C77F" w:rsidR="00573318" w:rsidRDefault="00512FDD" w:rsidP="00573318">
      <w:commentRangeStart w:id="237"/>
      <w:r>
        <w:t xml:space="preserve">Movement category was not a significant </w:t>
      </w:r>
      <w:r w:rsidR="00C10A73">
        <w:t xml:space="preserve">predictor of movement responses </w:t>
      </w:r>
      <w:r w:rsidR="00C10A73" w:rsidRPr="00C10A73">
        <w:rPr>
          <w:highlight w:val="yellow"/>
        </w:rPr>
        <w:t>(SUPP)</w:t>
      </w:r>
      <w:r w:rsidR="00C10A73">
        <w:t xml:space="preserve">. </w:t>
      </w:r>
      <w:commentRangeEnd w:id="237"/>
      <w:r w:rsidR="00003C47">
        <w:rPr>
          <w:rStyle w:val="CommentReference"/>
        </w:rPr>
        <w:commentReference w:id="237"/>
      </w:r>
      <w:r w:rsidR="00C10A73">
        <w:t>However, f</w:t>
      </w:r>
      <w:r w:rsidR="008F1EA4">
        <w:t xml:space="preserve">ire </w:t>
      </w:r>
      <w:r w:rsidR="00711FED">
        <w:t xml:space="preserve">had a </w:t>
      </w:r>
      <w:r w:rsidR="00C06AE4">
        <w:t>significant</w:t>
      </w:r>
      <w:r w:rsidR="00536C1F">
        <w:t xml:space="preserve"> yet small</w:t>
      </w:r>
      <w:r w:rsidR="00711FED">
        <w:t xml:space="preserve"> positive effect on linear distance</w:t>
      </w:r>
      <w:r w:rsidR="005F0120">
        <w:t xml:space="preserve"> movements</w:t>
      </w:r>
      <w:r w:rsidR="0026619B">
        <w:t xml:space="preserve"> (</w:t>
      </w:r>
      <w:r w:rsidR="0026619B" w:rsidRPr="0026619B">
        <w:t xml:space="preserve">0.3027 </w:t>
      </w:r>
      <w:r w:rsidR="00A82C2A">
        <w:t>[</w:t>
      </w:r>
      <w:r w:rsidR="00A82C2A" w:rsidRPr="00A82C2A">
        <w:t xml:space="preserve">0.0432 </w:t>
      </w:r>
      <w:r w:rsidR="00BF0AE8">
        <w:t>-</w:t>
      </w:r>
      <w:r w:rsidR="00A82C2A" w:rsidRPr="00A82C2A">
        <w:t xml:space="preserve"> 0.5621</w:t>
      </w:r>
      <w:r w:rsidR="00A82C2A">
        <w:t xml:space="preserve">], p = </w:t>
      </w:r>
      <w:r w:rsidR="00BF0AE8" w:rsidRPr="00BF0AE8">
        <w:t>0.0227</w:t>
      </w:r>
      <w:r w:rsidR="00A82C2A">
        <w:t>)</w:t>
      </w:r>
      <w:r w:rsidR="00BF0AE8">
        <w:t xml:space="preserve">. </w:t>
      </w:r>
      <w:r w:rsidR="00C06AE4">
        <w:t xml:space="preserve">The effect </w:t>
      </w:r>
      <w:r w:rsidR="00AA2903">
        <w:t xml:space="preserve">of fire on other space use metrics was also </w:t>
      </w:r>
      <w:r w:rsidR="00536C1F">
        <w:t>small</w:t>
      </w:r>
      <w:ins w:id="238" w:author="Wooster, Eamonn" w:date="2025-08-14T09:47:00Z" w16du:dateUtc="2025-08-13T23:47:00Z">
        <w:r w:rsidR="00003C47">
          <w:t xml:space="preserve"> but non-significant</w:t>
        </w:r>
      </w:ins>
      <w:del w:id="239" w:author="Wooster, Eamonn" w:date="2025-08-14T09:47:00Z" w16du:dateUtc="2025-08-13T23:47:00Z">
        <w:r w:rsidR="00573318" w:rsidDel="00003C47">
          <w:delText>, however confidence intervals overlapped zero</w:delText>
        </w:r>
      </w:del>
      <w:r w:rsidR="00900240">
        <w:t xml:space="preserve">. </w:t>
      </w:r>
      <w:commentRangeStart w:id="240"/>
      <w:r w:rsidR="000505C2" w:rsidRPr="00BA1013">
        <w:rPr>
          <w:strike/>
          <w:rPrChange w:id="241" w:author="Wooster, Eamonn" w:date="2025-08-14T09:47:00Z" w16du:dateUtc="2025-08-13T23:47:00Z">
            <w:rPr/>
          </w:rPrChange>
        </w:rPr>
        <w:t xml:space="preserve">Remaining heterogeneity </w:t>
      </w:r>
      <w:r w:rsidR="00ED5AA1" w:rsidRPr="00BA1013">
        <w:rPr>
          <w:strike/>
          <w:rPrChange w:id="242" w:author="Wooster, Eamonn" w:date="2025-08-14T09:47:00Z" w16du:dateUtc="2025-08-13T23:47:00Z">
            <w:rPr/>
          </w:rPrChange>
        </w:rPr>
        <w:t>in the movement</w:t>
      </w:r>
      <w:r w:rsidR="00B26F2C" w:rsidRPr="00BA1013">
        <w:rPr>
          <w:strike/>
          <w:rPrChange w:id="243" w:author="Wooster, Eamonn" w:date="2025-08-14T09:47:00Z" w16du:dateUtc="2025-08-13T23:47:00Z">
            <w:rPr/>
          </w:rPrChange>
        </w:rPr>
        <w:t xml:space="preserve"> category model was similar to the null model, with 38.11% unexplained. </w:t>
      </w:r>
      <w:r w:rsidR="00B37F25" w:rsidRPr="00BA1013">
        <w:rPr>
          <w:strike/>
          <w:highlight w:val="yellow"/>
          <w:rPrChange w:id="244" w:author="Wooster, Eamonn" w:date="2025-08-14T09:47:00Z" w16du:dateUtc="2025-08-13T23:47:00Z">
            <w:rPr>
              <w:highlight w:val="yellow"/>
            </w:rPr>
          </w:rPrChange>
        </w:rPr>
        <w:t>FIGURE</w:t>
      </w:r>
      <w:commentRangeEnd w:id="240"/>
      <w:r w:rsidR="00BA1013" w:rsidRPr="00BA1013">
        <w:rPr>
          <w:rStyle w:val="CommentReference"/>
          <w:strike/>
          <w:rPrChange w:id="245" w:author="Wooster, Eamonn" w:date="2025-08-14T09:47:00Z" w16du:dateUtc="2025-08-13T23:47:00Z">
            <w:rPr>
              <w:rStyle w:val="CommentReference"/>
            </w:rPr>
          </w:rPrChange>
        </w:rPr>
        <w:commentReference w:id="240"/>
      </w:r>
    </w:p>
    <w:p w14:paraId="5FE83D3F" w14:textId="1ABB0188" w:rsidR="001E2E0B" w:rsidRPr="00573318" w:rsidRDefault="001E2E0B" w:rsidP="00573318">
      <w:r w:rsidRPr="001E2E0B">
        <w:rPr>
          <w:noProof/>
        </w:rPr>
        <w:lastRenderedPageBreak/>
        <w:drawing>
          <wp:inline distT="0" distB="0" distL="0" distR="0" wp14:anchorId="13366EAA" wp14:editId="4CDFEA90">
            <wp:extent cx="5731510" cy="3796665"/>
            <wp:effectExtent l="0" t="0" r="2540" b="0"/>
            <wp:docPr id="323685085" name="Picture 1" descr="A diagram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5085" name="Picture 1" descr="A diagram of different colored circles&#10;&#10;AI-generated content may be incorrect."/>
                    <pic:cNvPicPr/>
                  </pic:nvPicPr>
                  <pic:blipFill>
                    <a:blip r:embed="rId16"/>
                    <a:stretch>
                      <a:fillRect/>
                    </a:stretch>
                  </pic:blipFill>
                  <pic:spPr>
                    <a:xfrm>
                      <a:off x="0" y="0"/>
                      <a:ext cx="5731510" cy="3796665"/>
                    </a:xfrm>
                    <a:prstGeom prst="rect">
                      <a:avLst/>
                    </a:prstGeom>
                  </pic:spPr>
                </pic:pic>
              </a:graphicData>
            </a:graphic>
          </wp:inline>
        </w:drawing>
      </w:r>
    </w:p>
    <w:p w14:paraId="45D471F3" w14:textId="5AE4EDB2" w:rsidR="00220579" w:rsidRDefault="00220579" w:rsidP="005E1113">
      <w:pPr>
        <w:pStyle w:val="Heading4"/>
      </w:pPr>
      <w:r>
        <w:t>Taxonomy</w:t>
      </w:r>
    </w:p>
    <w:p w14:paraId="63EC4ECA" w14:textId="0F5AC671" w:rsidR="00B37F25" w:rsidRDefault="00B7423A" w:rsidP="00B37F25">
      <w:commentRangeStart w:id="246"/>
      <w:r>
        <w:t xml:space="preserve">The class model </w:t>
      </w:r>
      <w:r w:rsidR="00F44C52">
        <w:t>indicated class had a marginal, but non</w:t>
      </w:r>
      <w:r w:rsidR="009E33F7">
        <w:t xml:space="preserve">-significant, influence on animal movement </w:t>
      </w:r>
      <w:r w:rsidR="00C92C24">
        <w:t xml:space="preserve">in relation to </w:t>
      </w:r>
      <w:r w:rsidR="009E33F7">
        <w:t xml:space="preserve">fire (p = </w:t>
      </w:r>
      <w:r w:rsidR="0064182A" w:rsidRPr="0064182A">
        <w:t>0.0588</w:t>
      </w:r>
      <w:r w:rsidR="0064182A">
        <w:t>)</w:t>
      </w:r>
      <w:r w:rsidR="009E33F7">
        <w:t xml:space="preserve">. </w:t>
      </w:r>
      <w:commentRangeEnd w:id="246"/>
      <w:r w:rsidR="007F6122">
        <w:rPr>
          <w:rStyle w:val="CommentReference"/>
        </w:rPr>
        <w:commentReference w:id="246"/>
      </w:r>
      <w:r w:rsidR="0064182A">
        <w:t xml:space="preserve">A small effect size was observed in </w:t>
      </w:r>
      <w:r w:rsidR="00D44948">
        <w:t xml:space="preserve">birds </w:t>
      </w:r>
      <w:r w:rsidR="00EA50EC">
        <w:t>(</w:t>
      </w:r>
      <w:r w:rsidR="00EA50EC" w:rsidRPr="00EA50EC">
        <w:t>0.350</w:t>
      </w:r>
      <w:r w:rsidR="00EA50EC">
        <w:t xml:space="preserve"> [</w:t>
      </w:r>
      <w:r w:rsidR="00EA50EC" w:rsidRPr="00EA50EC">
        <w:t>-0.039, 0.739</w:t>
      </w:r>
      <w:r w:rsidR="00EA50EC">
        <w:t xml:space="preserve">], p = 0.077) </w:t>
      </w:r>
      <w:r w:rsidR="00D44948">
        <w:t>and mammals</w:t>
      </w:r>
      <w:r w:rsidR="00EA50EC">
        <w:t xml:space="preserve"> </w:t>
      </w:r>
      <w:r w:rsidR="00066489">
        <w:t>(</w:t>
      </w:r>
      <w:r w:rsidR="00066489" w:rsidRPr="00066489">
        <w:t xml:space="preserve">0.271 </w:t>
      </w:r>
      <w:r w:rsidR="00066489">
        <w:t>[</w:t>
      </w:r>
      <w:r w:rsidR="00066489" w:rsidRPr="00066489">
        <w:t>0.018, 0.524</w:t>
      </w:r>
      <w:r w:rsidR="00066489">
        <w:t>]</w:t>
      </w:r>
      <w:r w:rsidR="00D44948">
        <w:t>,</w:t>
      </w:r>
      <w:r w:rsidR="00066489">
        <w:t xml:space="preserve"> p = 0.036),</w:t>
      </w:r>
      <w:r w:rsidR="00D44948">
        <w:t xml:space="preserve"> </w:t>
      </w:r>
      <w:r w:rsidR="00785210">
        <w:t>with</w:t>
      </w:r>
      <w:r w:rsidR="00066489">
        <w:t xml:space="preserve"> although this</w:t>
      </w:r>
      <w:r w:rsidR="005F3835">
        <w:t xml:space="preserve"> effect</w:t>
      </w:r>
      <w:r w:rsidR="00066489">
        <w:t xml:space="preserve"> was only significant in mammals. </w:t>
      </w:r>
    </w:p>
    <w:p w14:paraId="674E3756" w14:textId="4D5FC0D8" w:rsidR="001B0BCB" w:rsidRPr="00B37F25" w:rsidRDefault="001B0BCB" w:rsidP="00B37F25">
      <w:r w:rsidRPr="001B0BCB">
        <w:rPr>
          <w:noProof/>
        </w:rPr>
        <w:lastRenderedPageBreak/>
        <w:drawing>
          <wp:inline distT="0" distB="0" distL="0" distR="0" wp14:anchorId="6D75FB9A" wp14:editId="4BB57386">
            <wp:extent cx="5502910" cy="3658039"/>
            <wp:effectExtent l="0" t="0" r="2540" b="0"/>
            <wp:docPr id="524467144" name="Picture 1" descr="A graph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7144" name="Picture 1" descr="A graph of different colored circles&#10;&#10;AI-generated content may be incorrect."/>
                    <pic:cNvPicPr/>
                  </pic:nvPicPr>
                  <pic:blipFill>
                    <a:blip r:embed="rId17"/>
                    <a:stretch>
                      <a:fillRect/>
                    </a:stretch>
                  </pic:blipFill>
                  <pic:spPr>
                    <a:xfrm>
                      <a:off x="0" y="0"/>
                      <a:ext cx="5508526" cy="3661772"/>
                    </a:xfrm>
                    <a:prstGeom prst="rect">
                      <a:avLst/>
                    </a:prstGeom>
                  </pic:spPr>
                </pic:pic>
              </a:graphicData>
            </a:graphic>
          </wp:inline>
        </w:drawing>
      </w:r>
    </w:p>
    <w:p w14:paraId="166357EB" w14:textId="50090D6A" w:rsidR="0089245E" w:rsidRDefault="0089245E" w:rsidP="005E1113">
      <w:pPr>
        <w:pStyle w:val="Heading4"/>
      </w:pPr>
      <w:r>
        <w:t>Biome</w:t>
      </w:r>
    </w:p>
    <w:p w14:paraId="1FEBB186" w14:textId="3D102E9E" w:rsidR="00D95E31" w:rsidRDefault="009D5E86" w:rsidP="00D95E31">
      <w:commentRangeStart w:id="247"/>
      <w:r>
        <w:t xml:space="preserve">Biome had a significant </w:t>
      </w:r>
      <w:r w:rsidR="0015655B">
        <w:t>predictive</w:t>
      </w:r>
      <w:r w:rsidR="00E70F0C">
        <w:t xml:space="preserve"> </w:t>
      </w:r>
      <w:r>
        <w:t xml:space="preserve">effect on </w:t>
      </w:r>
      <w:r w:rsidR="00706264">
        <w:t>animal movement</w:t>
      </w:r>
      <w:r w:rsidR="001B36D3">
        <w:t xml:space="preserve"> following fire</w:t>
      </w:r>
      <w:r w:rsidR="00706264">
        <w:t xml:space="preserve"> </w:t>
      </w:r>
      <w:r>
        <w:t xml:space="preserve">(p = </w:t>
      </w:r>
      <w:r w:rsidR="00B502A9">
        <w:t>0.0331</w:t>
      </w:r>
      <w:commentRangeEnd w:id="247"/>
      <w:r w:rsidR="007F6122">
        <w:rPr>
          <w:rStyle w:val="CommentReference"/>
        </w:rPr>
        <w:commentReference w:id="247"/>
      </w:r>
      <w:r w:rsidR="00706264">
        <w:t>);</w:t>
      </w:r>
      <w:r w:rsidR="00B502A9">
        <w:t xml:space="preserve"> </w:t>
      </w:r>
      <w:r w:rsidR="00536C1F">
        <w:t>however,</w:t>
      </w:r>
      <w:r w:rsidR="00B502A9">
        <w:t xml:space="preserve"> the magnitude and direction of this effect varied between biomes.</w:t>
      </w:r>
      <w:r w:rsidR="008C5356">
        <w:t xml:space="preserve"> </w:t>
      </w:r>
      <w:r w:rsidR="00536C1F">
        <w:t>A large</w:t>
      </w:r>
      <w:r w:rsidR="002E4E20">
        <w:t xml:space="preserve"> significant </w:t>
      </w:r>
      <w:r w:rsidR="00536C1F">
        <w:t>effect was observed in ‘</w:t>
      </w:r>
      <w:r w:rsidR="00536C1F" w:rsidRPr="00536C1F">
        <w:t>Tropical and subtropical grasslands, savannas, and shrublands</w:t>
      </w:r>
      <w:r w:rsidR="00536C1F">
        <w:t>’ (</w:t>
      </w:r>
      <w:r w:rsidR="000D1741" w:rsidRPr="000D1741">
        <w:t>0.8256</w:t>
      </w:r>
      <w:r w:rsidR="000D1741">
        <w:t xml:space="preserve"> [</w:t>
      </w:r>
      <w:r w:rsidR="000D1741" w:rsidRPr="000D1741">
        <w:t xml:space="preserve">0.2189 </w:t>
      </w:r>
      <w:r w:rsidR="000D1741">
        <w:t>-</w:t>
      </w:r>
      <w:r w:rsidR="000D1741" w:rsidRPr="000D1741">
        <w:t xml:space="preserve"> 1.4323</w:t>
      </w:r>
      <w:r w:rsidR="000D1741">
        <w:t xml:space="preserve">], p = </w:t>
      </w:r>
      <w:r w:rsidR="002E4E20" w:rsidRPr="002E4E20">
        <w:t>0.0082</w:t>
      </w:r>
      <w:r w:rsidR="002E4E20">
        <w:t>).</w:t>
      </w:r>
      <w:r w:rsidR="00392022">
        <w:t xml:space="preserve"> </w:t>
      </w:r>
      <w:r w:rsidR="00395B29">
        <w:t xml:space="preserve">Moderate, yet non-significant, positive effects were observed in </w:t>
      </w:r>
      <w:r w:rsidR="006E290B" w:rsidRPr="006E290B">
        <w:t>Flooded grasslands and savannas</w:t>
      </w:r>
      <w:r w:rsidR="006E290B">
        <w:t xml:space="preserve"> </w:t>
      </w:r>
      <w:r w:rsidR="00E70F0C">
        <w:t>(</w:t>
      </w:r>
      <w:r w:rsidR="008F49CB" w:rsidRPr="008F49CB">
        <w:t xml:space="preserve">0.7803 </w:t>
      </w:r>
      <w:r w:rsidR="008F49CB">
        <w:t>[</w:t>
      </w:r>
      <w:r w:rsidR="008F49CB" w:rsidRPr="008F49CB">
        <w:t xml:space="preserve">-0.0785 </w:t>
      </w:r>
      <w:r w:rsidR="008F49CB">
        <w:t>-</w:t>
      </w:r>
      <w:r w:rsidR="008F49CB" w:rsidRPr="008F49CB">
        <w:t xml:space="preserve"> 1.6392</w:t>
      </w:r>
      <w:r w:rsidR="008F49CB">
        <w:t xml:space="preserve">], p = </w:t>
      </w:r>
      <w:r w:rsidR="008F49CB" w:rsidRPr="008F49CB">
        <w:t>0.0744</w:t>
      </w:r>
      <w:r w:rsidR="008F49CB">
        <w:t xml:space="preserve">) </w:t>
      </w:r>
      <w:r w:rsidR="006E290B">
        <w:t xml:space="preserve">and </w:t>
      </w:r>
      <w:r w:rsidR="006E290B" w:rsidRPr="006E290B">
        <w:t>Temperate grasslands, savannas, and shrublands</w:t>
      </w:r>
      <w:r w:rsidR="008F49CB">
        <w:t xml:space="preserve"> </w:t>
      </w:r>
      <w:r w:rsidR="005F3135">
        <w:t>(</w:t>
      </w:r>
      <w:r w:rsidR="005F3135" w:rsidRPr="005F3135">
        <w:t>0.5893</w:t>
      </w:r>
      <w:r w:rsidR="005F3135">
        <w:t xml:space="preserve"> [</w:t>
      </w:r>
      <w:r w:rsidR="005F3135" w:rsidRPr="005F3135">
        <w:t xml:space="preserve">-0.0076 </w:t>
      </w:r>
      <w:r w:rsidR="005F3135">
        <w:t>-</w:t>
      </w:r>
      <w:r w:rsidR="005F3135" w:rsidRPr="005F3135">
        <w:t xml:space="preserve"> 1.186</w:t>
      </w:r>
      <w:r w:rsidR="005F3135">
        <w:t>],</w:t>
      </w:r>
      <w:r w:rsidR="005F3135" w:rsidRPr="005F3135">
        <w:t xml:space="preserve"> </w:t>
      </w:r>
      <w:r w:rsidR="005F3135">
        <w:t xml:space="preserve">p = </w:t>
      </w:r>
      <w:r w:rsidR="005F3135" w:rsidRPr="005F3135">
        <w:t>0.0529</w:t>
      </w:r>
      <w:r w:rsidR="005F3135">
        <w:t>).</w:t>
      </w:r>
      <w:r w:rsidR="006F08AB">
        <w:t xml:space="preserve"> </w:t>
      </w:r>
      <w:r w:rsidR="000E4DC5">
        <w:t xml:space="preserve">Effect sizes in the remaining biomes were small or negative. </w:t>
      </w:r>
      <w:r w:rsidR="000E4DC5" w:rsidRPr="000E4DC5">
        <w:rPr>
          <w:highlight w:val="yellow"/>
        </w:rPr>
        <w:t>FIGURE</w:t>
      </w:r>
    </w:p>
    <w:p w14:paraId="39EB0BFC" w14:textId="4AD58CEF" w:rsidR="00DB07C1" w:rsidRPr="00D95E31" w:rsidRDefault="00DB07C1" w:rsidP="00D95E31">
      <w:r w:rsidRPr="00DB07C1">
        <w:rPr>
          <w:noProof/>
        </w:rPr>
        <w:lastRenderedPageBreak/>
        <w:drawing>
          <wp:inline distT="0" distB="0" distL="0" distR="0" wp14:anchorId="7D8C96FF" wp14:editId="59F3F084">
            <wp:extent cx="5731510" cy="4237990"/>
            <wp:effectExtent l="0" t="0" r="2540" b="0"/>
            <wp:docPr id="1966302555" name="Picture 1" descr="A graph with colorful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2555" name="Picture 1" descr="A graph with colorful dots and lines&#10;&#10;AI-generated content may be incorrect."/>
                    <pic:cNvPicPr/>
                  </pic:nvPicPr>
                  <pic:blipFill>
                    <a:blip r:embed="rId18"/>
                    <a:stretch>
                      <a:fillRect/>
                    </a:stretch>
                  </pic:blipFill>
                  <pic:spPr>
                    <a:xfrm>
                      <a:off x="0" y="0"/>
                      <a:ext cx="5731510" cy="4237990"/>
                    </a:xfrm>
                    <a:prstGeom prst="rect">
                      <a:avLst/>
                    </a:prstGeom>
                  </pic:spPr>
                </pic:pic>
              </a:graphicData>
            </a:graphic>
          </wp:inline>
        </w:drawing>
      </w:r>
    </w:p>
    <w:p w14:paraId="0D4D29F5" w14:textId="52E28BB3" w:rsidR="0089245E" w:rsidRDefault="0089245E" w:rsidP="005E1113">
      <w:pPr>
        <w:pStyle w:val="Heading4"/>
      </w:pPr>
      <w:r>
        <w:t>Fire Type</w:t>
      </w:r>
      <w:r w:rsidR="00DB1640">
        <w:t>, Fire Size</w:t>
      </w:r>
      <w:r>
        <w:t xml:space="preserve"> </w:t>
      </w:r>
      <w:r w:rsidR="00220579">
        <w:t>&amp; Maximum Burn Age</w:t>
      </w:r>
    </w:p>
    <w:p w14:paraId="44C6F14B" w14:textId="49C2E185" w:rsidR="0007102B" w:rsidRDefault="00DC2B3C" w:rsidP="0007102B">
      <w:r>
        <w:t xml:space="preserve">Fire type, planned or wildfire, </w:t>
      </w:r>
      <w:r w:rsidR="009106A7">
        <w:t>d</w:t>
      </w:r>
      <w:r w:rsidR="00331253">
        <w:t xml:space="preserve">id not </w:t>
      </w:r>
      <w:r w:rsidR="00336858">
        <w:t xml:space="preserve">predict </w:t>
      </w:r>
      <w:r w:rsidR="00331253">
        <w:t xml:space="preserve">variation in effect sizes </w:t>
      </w:r>
      <w:r w:rsidR="0073210A">
        <w:t>(</w:t>
      </w:r>
      <w:r w:rsidR="0073210A" w:rsidRPr="0073210A">
        <w:t>p = 0.4266</w:t>
      </w:r>
      <w:r w:rsidR="0073210A">
        <w:t>)</w:t>
      </w:r>
      <w:r w:rsidR="00D92D11">
        <w:t xml:space="preserve">, and </w:t>
      </w:r>
      <w:r w:rsidR="004636EF">
        <w:t xml:space="preserve">differences in </w:t>
      </w:r>
      <w:r w:rsidR="001F169E">
        <w:t>effect sizes between</w:t>
      </w:r>
      <w:r w:rsidR="004636EF">
        <w:t xml:space="preserve"> the two groups were non-significant</w:t>
      </w:r>
      <w:r w:rsidR="0073210A">
        <w:t>. However,</w:t>
      </w:r>
      <w:r w:rsidR="00F9236E">
        <w:t xml:space="preserve"> planned</w:t>
      </w:r>
      <w:r w:rsidR="00F43D5D">
        <w:t xml:space="preserve"> burns</w:t>
      </w:r>
      <w:r w:rsidR="0030563D">
        <w:t xml:space="preserve"> had a significant </w:t>
      </w:r>
      <w:r w:rsidR="003B624C">
        <w:t>small</w:t>
      </w:r>
      <w:r w:rsidR="00570391">
        <w:t xml:space="preserve">, </w:t>
      </w:r>
      <w:r w:rsidR="0030563D">
        <w:t>positive effect on movement</w:t>
      </w:r>
      <w:r w:rsidR="00D1510E">
        <w:t xml:space="preserve"> (</w:t>
      </w:r>
      <w:r w:rsidR="00D1510E" w:rsidRPr="00D1510E">
        <w:t>0.3131</w:t>
      </w:r>
      <w:r w:rsidR="00D1510E">
        <w:t xml:space="preserve"> [</w:t>
      </w:r>
      <w:r w:rsidR="00D1510E" w:rsidRPr="00D1510E">
        <w:t xml:space="preserve">0.0048 </w:t>
      </w:r>
      <w:r w:rsidR="00861964">
        <w:t>-</w:t>
      </w:r>
      <w:r w:rsidR="00D1510E" w:rsidRPr="00D1510E">
        <w:t xml:space="preserve"> 0.6215</w:t>
      </w:r>
      <w:r w:rsidR="00D1510E">
        <w:t xml:space="preserve">], p = </w:t>
      </w:r>
      <w:r w:rsidR="00D1510E" w:rsidRPr="00D1510E">
        <w:t>0.0466</w:t>
      </w:r>
      <w:r w:rsidR="00D1510E">
        <w:t>)</w:t>
      </w:r>
      <w:r w:rsidR="00386234">
        <w:t xml:space="preserve"> </w:t>
      </w:r>
      <w:r w:rsidR="00386234" w:rsidRPr="00386234">
        <w:rPr>
          <w:highlight w:val="yellow"/>
        </w:rPr>
        <w:t>FIGURE</w:t>
      </w:r>
      <w:r w:rsidR="00D1510E">
        <w:t>.</w:t>
      </w:r>
      <w:r w:rsidR="00C85DC0">
        <w:t xml:space="preserve"> Residual heterogeneity </w:t>
      </w:r>
      <w:r w:rsidR="006114F2">
        <w:t xml:space="preserve">was </w:t>
      </w:r>
      <w:r w:rsidR="00CB2BCD">
        <w:t>significant (</w:t>
      </w:r>
      <w:r w:rsidR="00CB2BCD" w:rsidRPr="00CB2BCD">
        <w:t>p&lt; .0001</w:t>
      </w:r>
      <w:r w:rsidR="00CB2BCD">
        <w:t xml:space="preserve">). </w:t>
      </w:r>
      <w:r w:rsidR="00D13518">
        <w:t>Neither m</w:t>
      </w:r>
      <w:r w:rsidR="0084052A">
        <w:t>aximum burn age</w:t>
      </w:r>
      <w:r w:rsidR="00D13518">
        <w:t xml:space="preserve"> </w:t>
      </w:r>
      <w:r w:rsidR="00312A57" w:rsidRPr="00570391">
        <w:t>(β = –0.047</w:t>
      </w:r>
      <w:r w:rsidR="00312A57">
        <w:t xml:space="preserve"> [</w:t>
      </w:r>
      <w:r w:rsidR="00312A57" w:rsidRPr="00570391">
        <w:t>–0.163 to 0.070</w:t>
      </w:r>
      <w:r w:rsidR="00312A57">
        <w:t xml:space="preserve">], </w:t>
      </w:r>
      <w:r w:rsidR="00312A57" w:rsidRPr="00570391">
        <w:t>p = 0.43</w:t>
      </w:r>
      <w:r w:rsidR="00312A57">
        <w:t xml:space="preserve">), </w:t>
      </w:r>
      <w:r w:rsidR="00D13518">
        <w:t xml:space="preserve">or fire </w:t>
      </w:r>
      <w:r w:rsidR="00312A57">
        <w:t>size</w:t>
      </w:r>
      <w:r w:rsidR="00EC087D">
        <w:t xml:space="preserve"> (</w:t>
      </w:r>
      <w:r w:rsidR="00EC087D" w:rsidRPr="00570391">
        <w:t xml:space="preserve">β = </w:t>
      </w:r>
      <w:r w:rsidR="007B5F63">
        <w:t>0.0021</w:t>
      </w:r>
      <w:r w:rsidR="00EC087D">
        <w:t xml:space="preserve"> [</w:t>
      </w:r>
      <w:r w:rsidR="007B5F63">
        <w:t>-0.1125 to 0.1167</w:t>
      </w:r>
      <w:r w:rsidR="00EC087D">
        <w:t xml:space="preserve">], </w:t>
      </w:r>
      <w:r w:rsidR="00EC087D" w:rsidRPr="00570391">
        <w:t>p = 0.</w:t>
      </w:r>
      <w:r w:rsidR="007B5F63">
        <w:t>97</w:t>
      </w:r>
      <w:r w:rsidR="00C05B5C">
        <w:t>)</w:t>
      </w:r>
      <w:r w:rsidR="00312A57">
        <w:t xml:space="preserve"> was</w:t>
      </w:r>
      <w:r w:rsidR="0084052A">
        <w:t xml:space="preserve"> </w:t>
      </w:r>
      <w:r w:rsidR="00312A57">
        <w:t xml:space="preserve">a </w:t>
      </w:r>
      <w:r w:rsidR="0084052A">
        <w:t>significant</w:t>
      </w:r>
      <w:r w:rsidR="00861964">
        <w:t xml:space="preserve"> moderator of effect size</w:t>
      </w:r>
      <w:r w:rsidR="00312A57">
        <w:t>.</w:t>
      </w:r>
      <w:r w:rsidR="00570391">
        <w:t xml:space="preserve"> </w:t>
      </w:r>
      <w:r w:rsidR="000048FD">
        <w:t>I</w:t>
      </w:r>
      <w:r w:rsidR="0084052A">
        <w:t>ndicating</w:t>
      </w:r>
      <w:r w:rsidR="002928E1">
        <w:t xml:space="preserve"> there was</w:t>
      </w:r>
      <w:r w:rsidR="0084052A">
        <w:t xml:space="preserve"> no rela</w:t>
      </w:r>
      <w:r w:rsidR="006900AE">
        <w:t>tionship between</w:t>
      </w:r>
      <w:r w:rsidR="002928E1">
        <w:t xml:space="preserve"> either</w:t>
      </w:r>
      <w:r w:rsidR="006900AE">
        <w:t xml:space="preserve"> burn age</w:t>
      </w:r>
      <w:r w:rsidR="000048FD">
        <w:t xml:space="preserve"> or fire size</w:t>
      </w:r>
      <w:r w:rsidR="006900AE">
        <w:t xml:space="preserve"> and </w:t>
      </w:r>
      <w:r w:rsidR="00861964">
        <w:t>animal movement responses.</w:t>
      </w:r>
      <w:r w:rsidR="000D7C74">
        <w:t xml:space="preserve"> </w:t>
      </w:r>
    </w:p>
    <w:p w14:paraId="3CD61F5F" w14:textId="365B62C6" w:rsidR="00490D69" w:rsidRDefault="00490D69" w:rsidP="0007102B">
      <w:r w:rsidRPr="00490D69">
        <w:rPr>
          <w:noProof/>
        </w:rPr>
        <w:lastRenderedPageBreak/>
        <w:drawing>
          <wp:inline distT="0" distB="0" distL="0" distR="0" wp14:anchorId="6AE90ED5" wp14:editId="5B6E8F93">
            <wp:extent cx="5731510" cy="3806190"/>
            <wp:effectExtent l="0" t="0" r="2540" b="3810"/>
            <wp:docPr id="1328350211" name="Picture 1" descr="A graph of 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50211" name="Picture 1" descr="A graph of a graph with dots and lines&#10;&#10;AI-generated content may be incorrect."/>
                    <pic:cNvPicPr/>
                  </pic:nvPicPr>
                  <pic:blipFill>
                    <a:blip r:embed="rId19"/>
                    <a:stretch>
                      <a:fillRect/>
                    </a:stretch>
                  </pic:blipFill>
                  <pic:spPr>
                    <a:xfrm>
                      <a:off x="0" y="0"/>
                      <a:ext cx="5731510" cy="3806190"/>
                    </a:xfrm>
                    <a:prstGeom prst="rect">
                      <a:avLst/>
                    </a:prstGeom>
                  </pic:spPr>
                </pic:pic>
              </a:graphicData>
            </a:graphic>
          </wp:inline>
        </w:drawing>
      </w:r>
    </w:p>
    <w:p w14:paraId="74B12776" w14:textId="18318111" w:rsidR="003F4AC0" w:rsidRPr="0007102B" w:rsidRDefault="003F4AC0" w:rsidP="0007102B"/>
    <w:p w14:paraId="0E066523" w14:textId="418627B3" w:rsidR="0089245E" w:rsidRDefault="0089245E" w:rsidP="005E1113">
      <w:pPr>
        <w:pStyle w:val="Heading4"/>
      </w:pPr>
      <w:r>
        <w:t>Body Mass</w:t>
      </w:r>
    </w:p>
    <w:p w14:paraId="66340E02" w14:textId="2CD10DC2" w:rsidR="00A83905" w:rsidRPr="00A83905" w:rsidRDefault="00A13941" w:rsidP="00A83905">
      <w:r>
        <w:t>We modelled the effect of</w:t>
      </w:r>
      <w:r w:rsidR="00556DF3">
        <w:t xml:space="preserve"> body mass on the overall data set, as well a</w:t>
      </w:r>
      <w:r w:rsidR="005452CB">
        <w:t xml:space="preserve">s each taxonomic class. </w:t>
      </w:r>
      <w:r w:rsidR="009D5D4E">
        <w:t xml:space="preserve">Body mass did </w:t>
      </w:r>
      <w:r w:rsidR="007D0684">
        <w:t>not affect animal movement responses to fire.</w:t>
      </w:r>
      <w:r w:rsidR="00850346">
        <w:t xml:space="preserve"> </w:t>
      </w:r>
      <w:r w:rsidR="00590E7D">
        <w:t xml:space="preserve">Residual heterogeneity was low in the </w:t>
      </w:r>
      <w:r w:rsidR="00EA6637">
        <w:t>reptile model (</w:t>
      </w:r>
      <w:r w:rsidR="00EA6637" w:rsidRPr="00EA6637">
        <w:t>p = 0.3963</w:t>
      </w:r>
      <w:r w:rsidR="00EA6637">
        <w:t>)</w:t>
      </w:r>
      <w:r w:rsidR="00C32960">
        <w:t xml:space="preserve">, and remained high in all other models </w:t>
      </w:r>
      <w:r w:rsidR="00C32960" w:rsidRPr="00C32960">
        <w:rPr>
          <w:highlight w:val="yellow"/>
        </w:rPr>
        <w:t>SUPP</w:t>
      </w:r>
      <w:r w:rsidR="00EA6637">
        <w:t xml:space="preserve">. </w:t>
      </w:r>
    </w:p>
    <w:p w14:paraId="77B81B80" w14:textId="77777777" w:rsidR="00F26A6D" w:rsidRDefault="00F26A6D" w:rsidP="00D928F3">
      <w:pPr>
        <w:pStyle w:val="Heading2"/>
      </w:pPr>
      <w:r w:rsidRPr="00F26A6D">
        <w:t>Study heterogeneity, publication bias and sensitivity analysis</w:t>
      </w:r>
    </w:p>
    <w:p w14:paraId="4BB992E2" w14:textId="1BF81CAE" w:rsidR="005146A7" w:rsidRDefault="008F7EB3" w:rsidP="005146A7">
      <w:commentRangeStart w:id="248"/>
      <w:commentRangeStart w:id="249"/>
      <w:r>
        <w:t xml:space="preserve">The </w:t>
      </w:r>
      <w:r w:rsidR="006E1433" w:rsidRPr="006E1433">
        <w:rPr>
          <w:i/>
          <w:iCs/>
        </w:rPr>
        <w:t>I</w:t>
      </w:r>
      <w:r w:rsidR="006E1433" w:rsidRPr="006E1433">
        <w:rPr>
          <w:i/>
          <w:iCs/>
          <w:vertAlign w:val="superscript"/>
        </w:rPr>
        <w:t>2</w:t>
      </w:r>
      <w:r w:rsidR="006E1433">
        <w:t xml:space="preserve"> value for the </w:t>
      </w:r>
      <w:r>
        <w:t xml:space="preserve">random effects only model </w:t>
      </w:r>
      <w:r w:rsidR="006E1433">
        <w:t xml:space="preserve">was </w:t>
      </w:r>
      <w:r w:rsidR="00C472AF">
        <w:t>61.59%</w:t>
      </w:r>
      <w:r w:rsidR="00D466C9">
        <w:t>, indicating a moderate</w:t>
      </w:r>
      <w:r w:rsidR="009713A9">
        <w:t xml:space="preserve"> to high</w:t>
      </w:r>
      <w:r w:rsidR="00D466C9">
        <w:t xml:space="preserve"> level of </w:t>
      </w:r>
      <w:r w:rsidR="00EA766E">
        <w:t xml:space="preserve">true </w:t>
      </w:r>
      <w:r w:rsidR="00744F22">
        <w:t>heterogeneity in the full dataset</w:t>
      </w:r>
      <w:r w:rsidR="00EF4758">
        <w:t xml:space="preserve">. </w:t>
      </w:r>
      <w:r w:rsidR="00481744">
        <w:t>Across study variation</w:t>
      </w:r>
      <w:r w:rsidR="00AC2624">
        <w:t xml:space="preserve"> </w:t>
      </w:r>
      <w:r w:rsidR="00026A05">
        <w:t>(</w:t>
      </w:r>
      <w:r w:rsidR="004D3D62">
        <w:t>s</w:t>
      </w:r>
      <w:r w:rsidR="00026A05">
        <w:t xml:space="preserve">tudy ID) </w:t>
      </w:r>
      <w:r w:rsidR="00AC2624">
        <w:t xml:space="preserve">accounted for </w:t>
      </w:r>
      <w:r w:rsidR="00C472AF">
        <w:t>28.32%</w:t>
      </w:r>
      <w:r w:rsidR="009713A9">
        <w:t xml:space="preserve"> of the estimated heterogeneity.</w:t>
      </w:r>
      <w:r w:rsidR="00C472AF">
        <w:t xml:space="preserve"> </w:t>
      </w:r>
      <w:r w:rsidR="009713A9">
        <w:t xml:space="preserve">The </w:t>
      </w:r>
      <w:r w:rsidR="00246241">
        <w:t xml:space="preserve">remaining heterogeneity in effect sizes was explained by </w:t>
      </w:r>
      <w:r w:rsidR="00C472AF">
        <w:t>observation</w:t>
      </w:r>
      <w:r w:rsidR="00026A05">
        <w:t>-level</w:t>
      </w:r>
      <w:r w:rsidR="00FB33FC">
        <w:t xml:space="preserve"> variation </w:t>
      </w:r>
      <w:r w:rsidR="00C472AF">
        <w:t>(</w:t>
      </w:r>
      <w:r w:rsidR="004D3D62">
        <w:t xml:space="preserve">observation ID </w:t>
      </w:r>
      <w:r w:rsidR="00C472AF">
        <w:rPr>
          <w:i/>
          <w:iCs/>
        </w:rPr>
        <w:t>I</w:t>
      </w:r>
      <w:r w:rsidR="00C472AF" w:rsidRPr="007226B7">
        <w:rPr>
          <w:i/>
          <w:iCs/>
          <w:vertAlign w:val="superscript"/>
        </w:rPr>
        <w:t>2</w:t>
      </w:r>
      <w:r w:rsidR="00C472AF">
        <w:rPr>
          <w:i/>
          <w:iCs/>
        </w:rPr>
        <w:t xml:space="preserve"> </w:t>
      </w:r>
      <w:r w:rsidR="00C472AF">
        <w:t>33.26%)</w:t>
      </w:r>
      <w:r w:rsidR="00DB0254">
        <w:t xml:space="preserve">, indicating </w:t>
      </w:r>
      <w:r w:rsidR="004971F9">
        <w:t>residual variation unexplained by the random effects</w:t>
      </w:r>
      <w:r w:rsidR="00D16E31">
        <w:t xml:space="preserve">. </w:t>
      </w:r>
      <w:commentRangeEnd w:id="248"/>
      <w:r w:rsidR="00D16E31">
        <w:rPr>
          <w:rStyle w:val="CommentReference"/>
        </w:rPr>
        <w:commentReference w:id="248"/>
      </w:r>
      <w:r w:rsidR="00481744">
        <w:t xml:space="preserve">Neither </w:t>
      </w:r>
      <w:r w:rsidR="00FB33FC">
        <w:t xml:space="preserve">phylogenetic relatedness or </w:t>
      </w:r>
      <w:r w:rsidR="00EB710C">
        <w:t>species identi</w:t>
      </w:r>
      <w:r w:rsidR="00AD10D3">
        <w:t>ty</w:t>
      </w:r>
      <w:r w:rsidR="00475D05">
        <w:t xml:space="preserve"> accounted for any additional heterogeneity</w:t>
      </w:r>
      <w:r w:rsidR="00543AA5">
        <w:t xml:space="preserve"> in the random effects only model</w:t>
      </w:r>
      <w:r w:rsidR="00475D05">
        <w:t>, suggest</w:t>
      </w:r>
      <w:r w:rsidR="00956775">
        <w:t xml:space="preserve">ing limited </w:t>
      </w:r>
      <w:r w:rsidR="00543AA5">
        <w:t xml:space="preserve">evolutionary or intraspecific structuring in effect sizes. </w:t>
      </w:r>
      <w:commentRangeEnd w:id="249"/>
      <w:r w:rsidR="00F108DF">
        <w:rPr>
          <w:rStyle w:val="CommentReference"/>
        </w:rPr>
        <w:commentReference w:id="249"/>
      </w:r>
    </w:p>
    <w:p w14:paraId="3A0D8FE0" w14:textId="30ECBF40" w:rsidR="0020731B" w:rsidRDefault="00AD10D3" w:rsidP="005146A7">
      <w:commentRangeStart w:id="250"/>
      <w:r>
        <w:t xml:space="preserve">The results of the </w:t>
      </w:r>
      <w:r w:rsidR="00A54109">
        <w:t>multilevel version of Egger’s</w:t>
      </w:r>
      <w:r w:rsidR="00D95C59">
        <w:t xml:space="preserve"> regression </w:t>
      </w:r>
      <w:r w:rsidR="009450DF">
        <w:t>indicated there was</w:t>
      </w:r>
      <w:r w:rsidR="00875527">
        <w:t xml:space="preserve"> </w:t>
      </w:r>
      <w:r w:rsidR="005945A8">
        <w:t xml:space="preserve">no evidence of publication bias or </w:t>
      </w:r>
      <w:r w:rsidR="007C7332">
        <w:t xml:space="preserve">small-study effects on the dataset. </w:t>
      </w:r>
      <w:r w:rsidR="00E95313">
        <w:t>We found n</w:t>
      </w:r>
      <w:r w:rsidR="000B32F7">
        <w:t xml:space="preserve">o statistical asymmetry in the distribution of effect sizes </w:t>
      </w:r>
      <w:r w:rsidR="009450DF">
        <w:t>(</w:t>
      </w:r>
      <w:r w:rsidR="00E913DE" w:rsidRPr="00570391">
        <w:t xml:space="preserve">β = </w:t>
      </w:r>
      <w:r w:rsidR="00E913DE" w:rsidRPr="00E913DE">
        <w:t>-0.0778</w:t>
      </w:r>
      <w:r w:rsidR="00DE503B">
        <w:t>,</w:t>
      </w:r>
      <w:r w:rsidR="00E913DE" w:rsidRPr="00E913DE">
        <w:t xml:space="preserve"> </w:t>
      </w:r>
      <w:r w:rsidR="00E913DE">
        <w:t>[</w:t>
      </w:r>
      <w:r w:rsidR="00E913DE" w:rsidRPr="00E913DE">
        <w:t>-0.2204, 0.0648</w:t>
      </w:r>
      <w:r w:rsidR="00E913DE">
        <w:t xml:space="preserve">], </w:t>
      </w:r>
      <w:r w:rsidR="000222CC">
        <w:t>p =</w:t>
      </w:r>
      <w:r w:rsidR="000222CC" w:rsidRPr="000222CC">
        <w:t xml:space="preserve"> 0.282</w:t>
      </w:r>
      <w:r w:rsidR="001318EF">
        <w:t>)</w:t>
      </w:r>
      <w:r w:rsidR="00831A6B">
        <w:t>.</w:t>
      </w:r>
      <w:r w:rsidR="003727A1">
        <w:t xml:space="preserve"> </w:t>
      </w:r>
      <w:r w:rsidR="004D3449">
        <w:t xml:space="preserve">We found a significant </w:t>
      </w:r>
      <w:r w:rsidR="003A66C6">
        <w:t xml:space="preserve">decline effect </w:t>
      </w:r>
      <w:r w:rsidR="004D3449">
        <w:t>in the dataset (</w:t>
      </w:r>
      <w:r w:rsidR="00F3517C" w:rsidRPr="00570391">
        <w:t xml:space="preserve">β </w:t>
      </w:r>
      <w:r w:rsidR="00514A6E">
        <w:t>= -0.0227, [</w:t>
      </w:r>
      <w:r w:rsidR="00412CA7">
        <w:t xml:space="preserve">-0.0433, -0.002], </w:t>
      </w:r>
      <w:r w:rsidR="00514A6E">
        <w:t>p</w:t>
      </w:r>
      <w:r w:rsidR="004D3449">
        <w:t xml:space="preserve"> = </w:t>
      </w:r>
      <w:r w:rsidR="00D51D30" w:rsidRPr="00D51D30">
        <w:t>0.0317</w:t>
      </w:r>
      <w:r w:rsidR="00D51D30">
        <w:t>),</w:t>
      </w:r>
      <w:r w:rsidR="00996C69">
        <w:t xml:space="preserve"> with the magnitude of effect sizes declining over time </w:t>
      </w:r>
      <w:r w:rsidR="00996C69" w:rsidRPr="00996C69">
        <w:rPr>
          <w:highlight w:val="yellow"/>
        </w:rPr>
        <w:t>(FIGURE).</w:t>
      </w:r>
      <w:r w:rsidR="000C36C7">
        <w:t xml:space="preserve"> Results of the leave-one-out </w:t>
      </w:r>
      <w:r w:rsidR="00F32C55">
        <w:t xml:space="preserve">sensitivity </w:t>
      </w:r>
      <w:r w:rsidR="000C36C7">
        <w:t xml:space="preserve">analysis </w:t>
      </w:r>
      <w:r w:rsidR="006B0650">
        <w:t xml:space="preserve">indicated </w:t>
      </w:r>
      <w:r w:rsidR="00CF70CE">
        <w:t xml:space="preserve">minimal </w:t>
      </w:r>
      <w:r w:rsidR="00CF70CE">
        <w:lastRenderedPageBreak/>
        <w:t xml:space="preserve">evidence of outlier influence, with </w:t>
      </w:r>
      <w:r w:rsidR="001F3288">
        <w:t>confidence intervals of all leave-one-</w:t>
      </w:r>
      <w:r w:rsidR="000B1931">
        <w:t xml:space="preserve">out </w:t>
      </w:r>
      <w:r w:rsidR="001F3288">
        <w:t>model</w:t>
      </w:r>
      <w:r w:rsidR="000B1931">
        <w:t xml:space="preserve">s within the confidence intervals of the full model </w:t>
      </w:r>
      <w:r w:rsidR="000B1931" w:rsidRPr="000B1931">
        <w:rPr>
          <w:highlight w:val="yellow"/>
        </w:rPr>
        <w:t>(SUPP).</w:t>
      </w:r>
      <w:r w:rsidR="000B1931">
        <w:t xml:space="preserve"> </w:t>
      </w:r>
      <w:r w:rsidR="006B0650">
        <w:t xml:space="preserve"> </w:t>
      </w:r>
      <w:commentRangeEnd w:id="250"/>
      <w:r w:rsidR="00F108DF">
        <w:rPr>
          <w:rStyle w:val="CommentReference"/>
        </w:rPr>
        <w:commentReference w:id="250"/>
      </w:r>
    </w:p>
    <w:p w14:paraId="6EB96984" w14:textId="346680BC" w:rsidR="003A66C6" w:rsidRPr="005146A7" w:rsidRDefault="003A66C6" w:rsidP="005146A7">
      <w:r w:rsidRPr="003A66C6">
        <w:rPr>
          <w:noProof/>
        </w:rPr>
        <w:drawing>
          <wp:inline distT="0" distB="0" distL="0" distR="0" wp14:anchorId="5B658C6E" wp14:editId="0CB79EA4">
            <wp:extent cx="5731510" cy="2819400"/>
            <wp:effectExtent l="0" t="0" r="2540" b="0"/>
            <wp:docPr id="739011268" name="Picture 1" descr="A graph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11268" name="Picture 1" descr="A graph with black and white lines&#10;&#10;AI-generated content may be incorrect."/>
                    <pic:cNvPicPr/>
                  </pic:nvPicPr>
                  <pic:blipFill>
                    <a:blip r:embed="rId20"/>
                    <a:stretch>
                      <a:fillRect/>
                    </a:stretch>
                  </pic:blipFill>
                  <pic:spPr>
                    <a:xfrm>
                      <a:off x="0" y="0"/>
                      <a:ext cx="5731510" cy="2819400"/>
                    </a:xfrm>
                    <a:prstGeom prst="rect">
                      <a:avLst/>
                    </a:prstGeom>
                  </pic:spPr>
                </pic:pic>
              </a:graphicData>
            </a:graphic>
          </wp:inline>
        </w:drawing>
      </w:r>
    </w:p>
    <w:p w14:paraId="6D0405A4" w14:textId="77777777" w:rsidR="00F26A6D" w:rsidRDefault="00F26A6D" w:rsidP="00D928F3">
      <w:pPr>
        <w:pStyle w:val="Heading1"/>
      </w:pPr>
      <w:commentRangeStart w:id="251"/>
      <w:r w:rsidRPr="00F26A6D">
        <w:t>Discussion</w:t>
      </w:r>
      <w:commentRangeEnd w:id="251"/>
      <w:r w:rsidR="00F108DF">
        <w:rPr>
          <w:rStyle w:val="CommentReference"/>
          <w:rFonts w:ascii="Times New Roman" w:eastAsiaTheme="minorHAnsi" w:hAnsi="Times New Roman" w:cstheme="minorBidi"/>
          <w:color w:val="auto"/>
        </w:rPr>
        <w:commentReference w:id="251"/>
      </w:r>
    </w:p>
    <w:p w14:paraId="3BEC5082" w14:textId="4ECC3503" w:rsidR="000A5EC5" w:rsidRDefault="00AE31CF" w:rsidP="000A5EC5">
      <w:r>
        <w:t>Animal m</w:t>
      </w:r>
      <w:r w:rsidR="004B24E4">
        <w:t xml:space="preserve">ovement responses to fire </w:t>
      </w:r>
      <w:r>
        <w:t>are highly heterogeneous</w:t>
      </w:r>
      <w:r w:rsidR="00135FB2">
        <w:t xml:space="preserve"> and </w:t>
      </w:r>
      <w:r w:rsidR="00BD7ACD">
        <w:t xml:space="preserve">often </w:t>
      </w:r>
      <w:r w:rsidR="00135FB2">
        <w:t>context dependent</w:t>
      </w:r>
      <w:r w:rsidR="004276DD">
        <w:t xml:space="preserve"> </w:t>
      </w:r>
      <w:r w:rsidR="004276DD">
        <w:fldChar w:fldCharType="begin">
          <w:fldData xml:space="preserve">PEVuZE5vdGU+PENpdGU+PEF1dGhvcj5HYW56PC9BdXRob3I+PFllYXI+MjAyMjwvWWVhcj48UmVj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</w:fldData>
        </w:fldChar>
      </w:r>
      <w:r w:rsidR="004276DD">
        <w:instrText xml:space="preserve"> ADDIN EN.CITE </w:instrText>
      </w:r>
      <w:r w:rsidR="004276DD">
        <w:fldChar w:fldCharType="begin">
          <w:fldData xml:space="preserve">PEVuZE5vdGU+PENpdGU+PEF1dGhvcj5HYW56PC9BdXRob3I+PFllYXI+MjAyMjwvWWVhcj48UmVj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</w:fldData>
        </w:fldChar>
      </w:r>
      <w:r w:rsidR="004276DD">
        <w:instrText xml:space="preserve"> ADDIN EN.CITE.DATA </w:instrText>
      </w:r>
      <w:r w:rsidR="004276DD">
        <w:fldChar w:fldCharType="end"/>
      </w:r>
      <w:r w:rsidR="004276DD">
        <w:fldChar w:fldCharType="separate"/>
      </w:r>
      <w:r w:rsidR="004276DD">
        <w:rPr>
          <w:noProof/>
        </w:rPr>
        <w:t>(Doherty et al., 2022; Doherty et al., 2023; Ganz et al., 2022; Geary et al., 2020)</w:t>
      </w:r>
      <w:r w:rsidR="004276DD">
        <w:fldChar w:fldCharType="end"/>
      </w:r>
      <w:r w:rsidR="002F788A">
        <w:t xml:space="preserve">, and this is reflected </w:t>
      </w:r>
      <w:r w:rsidR="00AB0E3D">
        <w:t xml:space="preserve">in </w:t>
      </w:r>
      <w:r w:rsidR="00900CCE">
        <w:t>the results of our meta-analysis</w:t>
      </w:r>
      <w:r>
        <w:t xml:space="preserve">. </w:t>
      </w:r>
      <w:r w:rsidR="00F70883" w:rsidRPr="00F70883">
        <w:t xml:space="preserve">The results of our overall model reveal a small, yet positive effect of fire on animal movement, indicating that animal movements </w:t>
      </w:r>
      <w:r w:rsidR="008F39FD">
        <w:t xml:space="preserve">generally </w:t>
      </w:r>
      <w:r w:rsidR="00F70883" w:rsidRPr="00F70883">
        <w:t>increase following fire.</w:t>
      </w:r>
      <w:r w:rsidR="009E4DA6">
        <w:t xml:space="preserve"> When compar</w:t>
      </w:r>
      <w:r w:rsidR="006B4EDA">
        <w:t xml:space="preserve">ing </w:t>
      </w:r>
      <w:r w:rsidR="009E4DA6">
        <w:t xml:space="preserve">the strength of this effect between the movement categories, </w:t>
      </w:r>
      <w:r w:rsidR="006B4EDA">
        <w:t>the</w:t>
      </w:r>
      <w:r w:rsidR="006B4EDA" w:rsidRPr="009B3E3A">
        <w:t xml:space="preserve"> linear distance category demonstrated small, yet significant positive effect</w:t>
      </w:r>
      <w:r w:rsidR="008F39FD">
        <w:t xml:space="preserve">, although movement category was not a strong predictor </w:t>
      </w:r>
      <w:commentRangeStart w:id="252"/>
      <w:r w:rsidR="008F39FD">
        <w:t>of effect size</w:t>
      </w:r>
      <w:commentRangeEnd w:id="252"/>
      <w:r w:rsidR="00B14099">
        <w:rPr>
          <w:rStyle w:val="CommentReference"/>
        </w:rPr>
        <w:commentReference w:id="252"/>
      </w:r>
      <w:r w:rsidR="008F39FD">
        <w:t>.</w:t>
      </w:r>
      <w:r w:rsidR="006B4EDA" w:rsidRPr="009B3E3A">
        <w:t xml:space="preserve"> </w:t>
      </w:r>
      <w:r w:rsidR="00592449" w:rsidRPr="00592449">
        <w:rPr>
          <w:highlight w:val="yellow"/>
        </w:rPr>
        <w:t>HOW AND WHY FIRE MAY AFFE</w:t>
      </w:r>
      <w:r w:rsidR="00E906F6">
        <w:rPr>
          <w:highlight w:val="yellow"/>
        </w:rPr>
        <w:t>C</w:t>
      </w:r>
      <w:r w:rsidR="00592449" w:rsidRPr="00592449">
        <w:rPr>
          <w:highlight w:val="yellow"/>
        </w:rPr>
        <w:t>T LINEAR MOVEMENTS</w:t>
      </w:r>
      <w:r w:rsidR="00DA6C0E">
        <w:rPr>
          <w:highlight w:val="yellow"/>
        </w:rPr>
        <w:t xml:space="preserve"> AND OTHER MOVEMENTS</w:t>
      </w:r>
      <w:r w:rsidR="00CF5416" w:rsidRPr="00CF5416">
        <w:rPr>
          <w:highlight w:val="yellow"/>
        </w:rPr>
        <w:t>?</w:t>
      </w:r>
      <w:r w:rsidR="00BA42C7">
        <w:t xml:space="preserve"> </w:t>
      </w:r>
      <w:r w:rsidR="00AB5992">
        <w:rPr>
          <w:highlight w:val="yellow"/>
        </w:rPr>
        <w:t xml:space="preserve">what </w:t>
      </w:r>
      <w:r w:rsidR="00BA42C7" w:rsidRPr="00BA42C7">
        <w:rPr>
          <w:highlight w:val="yellow"/>
        </w:rPr>
        <w:t>species are showing increases? Are these prey species? Could this be attributed to predation risk or perceived risk</w:t>
      </w:r>
      <w:r w:rsidR="00AB5992">
        <w:rPr>
          <w:highlight w:val="yellow"/>
        </w:rPr>
        <w:t xml:space="preserve"> in open habitats</w:t>
      </w:r>
      <w:r w:rsidR="00BA42C7" w:rsidRPr="00BA42C7">
        <w:rPr>
          <w:highlight w:val="yellow"/>
        </w:rPr>
        <w:t xml:space="preserve">? </w:t>
      </w:r>
      <w:r w:rsidR="005B7300">
        <w:rPr>
          <w:highlight w:val="yellow"/>
        </w:rPr>
        <w:t xml:space="preserve">Could this be attributed to changes in predator behaviour? </w:t>
      </w:r>
      <w:r w:rsidR="00BA42C7" w:rsidRPr="00BA42C7">
        <w:rPr>
          <w:highlight w:val="yellow"/>
        </w:rPr>
        <w:t>Altered perception?</w:t>
      </w:r>
      <w:r w:rsidR="00546C3A">
        <w:t xml:space="preserve"> </w:t>
      </w:r>
      <w:r w:rsidR="00546C3A" w:rsidRPr="00DA6C0E">
        <w:rPr>
          <w:highlight w:val="yellow"/>
        </w:rPr>
        <w:fldChar w:fldCharType="begin"/>
      </w:r>
      <w:r w:rsidR="00546C3A" w:rsidRPr="00DA6C0E">
        <w:rPr>
          <w:highlight w:val="yellow"/>
        </w:rPr>
        <w:instrText xml:space="preserve"> ADDIN EN.CITE &lt;EndNote&gt;&lt;Cite AuthorYear="1"&gt;&lt;Author&gt;Stobo‐Wilson&lt;/Author&gt;&lt;Year&gt;2021&lt;/Year&gt;&lt;RecNum&gt;72&lt;/RecNum&gt;&lt;DisplayText&gt;Stobo‐Wilson et al. (2021)&lt;/DisplayText&gt;&lt;record&gt;&lt;rec-number&gt;72&lt;/rec-number&gt;&lt;foreign-keys&gt;&lt;key app="EN" db-id="axpffp0eards98ew20rvpa0tdf0f0svatvst" timestamp="1722937473"&gt;72&lt;/key&gt;&lt;/foreign-keys&gt;&lt;ref-type name="Journal Article"&gt;17&lt;/ref-type&gt;&lt;contributors&gt;&lt;authors&gt;&lt;author&gt;Stobo‐Wilson, A. M.&lt;/author&gt;&lt;author&gt;Cremona, T.&lt;/author&gt;&lt;author&gt;Murphy, B. P.&lt;/author&gt;&lt;author&gt;Carthew, S. M.&lt;/author&gt;&lt;/authors&gt;&lt;/contributors&gt;&lt;titles&gt;&lt;title&gt;Resource availability drives variation in a marsupial glider’s home‐range size&lt;/title&gt;&lt;secondary-title&gt;Journal of Zoology&lt;/secondary-title&gt;&lt;/titles&gt;&lt;periodical&gt;&lt;full-title&gt;Journal of Zoology&lt;/full-title&gt;&lt;/periodical&gt;&lt;pages&gt;199-212&lt;/pages&gt;&lt;volume&gt;315&lt;/volume&gt;&lt;number&gt;3&lt;/number&gt;&lt;keywords&gt;&lt;keyword&gt;Body size&lt;/keyword&gt;&lt;keyword&gt;Diet&lt;/keyword&gt;&lt;keyword&gt;Home range&lt;/keyword&gt;&lt;keyword&gt;Mass&lt;/keyword&gt;&lt;keyword&gt;Petauridae&lt;/keyword&gt;&lt;keyword&gt;Population density&lt;/keyword&gt;&lt;keyword&gt;Rain&lt;/keyword&gt;&lt;keyword&gt;Savannas&lt;/keyword&gt;&lt;keyword&gt;Species&lt;/keyword&gt;&lt;keyword&gt;Surveys&lt;/keyword&gt;&lt;keyword&gt;Tropical Climate&lt;/keyword&gt;&lt;keyword&gt;Variation&lt;/keyword&gt;&lt;/keywords&gt;&lt;dates&gt;&lt;year&gt;2021&lt;/year&gt;&lt;/dates&gt;&lt;pub-location&gt;London&lt;/pub-location&gt;&lt;publisher&gt;Blackwell Publishing Ltd&lt;/publisher&gt;&lt;isbn&gt;0952-8369&lt;/isbn&gt;&lt;urls&gt;&lt;/urls&gt;&lt;electronic-resource-num&gt;10.1111/jzo.12906&lt;/electronic-resource-num&gt;&lt;/record&gt;&lt;/Cite&gt;&lt;/EndNote&gt;</w:instrText>
      </w:r>
      <w:r w:rsidR="00546C3A" w:rsidRPr="00DA6C0E">
        <w:rPr>
          <w:highlight w:val="yellow"/>
        </w:rPr>
        <w:fldChar w:fldCharType="separate"/>
      </w:r>
      <w:r w:rsidR="00546C3A" w:rsidRPr="00DA6C0E">
        <w:rPr>
          <w:noProof/>
          <w:highlight w:val="yellow"/>
        </w:rPr>
        <w:t>Stobo‐Wilson et al. (2021)</w:t>
      </w:r>
      <w:r w:rsidR="00546C3A" w:rsidRPr="00DA6C0E">
        <w:rPr>
          <w:highlight w:val="yellow"/>
        </w:rPr>
        <w:fldChar w:fldCharType="end"/>
      </w:r>
      <w:r w:rsidR="00546C3A" w:rsidRPr="00DA6C0E">
        <w:rPr>
          <w:highlight w:val="yellow"/>
        </w:rPr>
        <w:t xml:space="preserve"> for discussion of expectation that home </w:t>
      </w:r>
      <w:r w:rsidR="00DA6C0E" w:rsidRPr="00DA6C0E">
        <w:rPr>
          <w:highlight w:val="yellow"/>
        </w:rPr>
        <w:t>range increases as resource availability decreases</w:t>
      </w:r>
      <w:r w:rsidR="007D6077">
        <w:rPr>
          <w:highlight w:val="yellow"/>
        </w:rPr>
        <w:t xml:space="preserve"> (also relevant for biome discussion)</w:t>
      </w:r>
      <w:r w:rsidR="00DA6C0E" w:rsidRPr="00DA6C0E">
        <w:rPr>
          <w:highlight w:val="yellow"/>
        </w:rPr>
        <w:t>.</w:t>
      </w:r>
    </w:p>
    <w:p w14:paraId="10B5D4F3" w14:textId="7F306CF2" w:rsidR="009424F7" w:rsidRDefault="00E84921" w:rsidP="00D91DF4">
      <w:r w:rsidRPr="00D54204">
        <w:rPr>
          <w:highlight w:val="yellow"/>
        </w:rPr>
        <w:t xml:space="preserve">TOPIC </w:t>
      </w:r>
      <w:r w:rsidR="00592449" w:rsidRPr="00D54204">
        <w:rPr>
          <w:highlight w:val="yellow"/>
        </w:rPr>
        <w:t xml:space="preserve">SENTENCE RE </w:t>
      </w:r>
      <w:r w:rsidRPr="00D54204">
        <w:rPr>
          <w:highlight w:val="yellow"/>
        </w:rPr>
        <w:t>VARIANCE MODERATORS</w:t>
      </w:r>
      <w:r>
        <w:t xml:space="preserve">. </w:t>
      </w:r>
      <w:r w:rsidR="000A5EC5">
        <w:t xml:space="preserve">The detection of moderate levels of within-individual variation suggests </w:t>
      </w:r>
      <w:r w:rsidR="00B3352C">
        <w:t>individual</w:t>
      </w:r>
      <w:r w:rsidR="00C6370D">
        <w:t xml:space="preserve"> movement responses </w:t>
      </w:r>
      <w:r w:rsidR="00807361">
        <w:t>are not necessarily consistent across the movement categories</w:t>
      </w:r>
      <w:r w:rsidR="000A5EC5">
        <w:t xml:space="preserve">. For example, an increase in home range size may not correlate with an increase in daily distance travelled and vice versa. </w:t>
      </w:r>
      <w:r w:rsidR="00CF5416" w:rsidRPr="00CF5416">
        <w:rPr>
          <w:highlight w:val="yellow"/>
        </w:rPr>
        <w:t>EXPAND,</w:t>
      </w:r>
      <w:r w:rsidR="00CF5416">
        <w:rPr>
          <w:highlight w:val="yellow"/>
        </w:rPr>
        <w:t xml:space="preserve"> EXPLAINATION FOR THIS</w:t>
      </w:r>
      <w:r w:rsidR="00CF5416" w:rsidRPr="00CF5416">
        <w:rPr>
          <w:highlight w:val="yellow"/>
        </w:rPr>
        <w:t>?</w:t>
      </w:r>
      <w:r w:rsidR="00CF5416">
        <w:t xml:space="preserve"> </w:t>
      </w:r>
      <w:r w:rsidR="000A5EC5">
        <w:t>Notably, phylogenetic relatedness and non-phylogenetic species identity accounted for negligible variance in any of the model.</w:t>
      </w:r>
      <w:r w:rsidR="00CF5416">
        <w:t xml:space="preserve"> </w:t>
      </w:r>
      <w:r w:rsidR="00CF5416" w:rsidRPr="00CF5416">
        <w:rPr>
          <w:highlight w:val="yellow"/>
        </w:rPr>
        <w:t>EXPAND,</w:t>
      </w:r>
      <w:r w:rsidR="00CF5416">
        <w:rPr>
          <w:highlight w:val="yellow"/>
        </w:rPr>
        <w:t xml:space="preserve"> EXPLAINATION FOR THIS</w:t>
      </w:r>
      <w:r w:rsidR="00CF5416" w:rsidRPr="00CF5416">
        <w:rPr>
          <w:highlight w:val="yellow"/>
        </w:rPr>
        <w:t>?</w:t>
      </w:r>
    </w:p>
    <w:p w14:paraId="39183E0B" w14:textId="24CEB922" w:rsidR="00B521C4" w:rsidRDefault="00802809" w:rsidP="00D91DF4">
      <w:r w:rsidRPr="00F70883">
        <w:lastRenderedPageBreak/>
        <w:t>Significant</w:t>
      </w:r>
      <w:r>
        <w:t xml:space="preserve"> residual heterogeneity remained </w:t>
      </w:r>
      <w:r w:rsidR="00E51223">
        <w:t>among effect sizes for most model</w:t>
      </w:r>
      <w:r w:rsidR="00BF486C">
        <w:t>s</w:t>
      </w:r>
      <w:r w:rsidR="00E51223">
        <w:t xml:space="preserve">, </w:t>
      </w:r>
      <w:r w:rsidR="00DE45FC">
        <w:t>with between-study and within-individual heterogeneity</w:t>
      </w:r>
      <w:r w:rsidR="00934467">
        <w:t xml:space="preserve"> generally</w:t>
      </w:r>
      <w:r w:rsidR="00DE45FC">
        <w:t xml:space="preserve"> accounting </w:t>
      </w:r>
      <w:r w:rsidR="00396859">
        <w:t>for</w:t>
      </w:r>
      <w:r w:rsidR="00934467">
        <w:t xml:space="preserve"> </w:t>
      </w:r>
      <w:r w:rsidR="007E4F17">
        <w:t>some variance</w:t>
      </w:r>
      <w:r w:rsidR="00BD7ACD">
        <w:t xml:space="preserve"> in </w:t>
      </w:r>
      <w:r w:rsidR="00860C4B">
        <w:t>most models</w:t>
      </w:r>
      <w:r w:rsidR="007E4F17">
        <w:t>.</w:t>
      </w:r>
      <w:r w:rsidR="008176D9">
        <w:t xml:space="preserve"> </w:t>
      </w:r>
      <w:r w:rsidR="005128CD">
        <w:t>B</w:t>
      </w:r>
      <w:r w:rsidR="001206AA">
        <w:t>etween-study</w:t>
      </w:r>
      <w:r w:rsidR="001206AA" w:rsidRPr="001206AA">
        <w:t xml:space="preserve"> </w:t>
      </w:r>
      <w:r w:rsidR="001206AA">
        <w:t>heterogeneity suggests</w:t>
      </w:r>
      <w:r w:rsidR="005128CD">
        <w:t xml:space="preserve"> </w:t>
      </w:r>
      <w:r w:rsidR="009B779A">
        <w:t xml:space="preserve">either (i) </w:t>
      </w:r>
      <w:r w:rsidR="005128CD">
        <w:t>the presence of meaningful differences in animal movement responses between studies</w:t>
      </w:r>
      <w:r w:rsidR="008217AC">
        <w:t>,</w:t>
      </w:r>
      <w:r w:rsidR="009B779A">
        <w:t xml:space="preserve"> or (ii)</w:t>
      </w:r>
      <w:r w:rsidR="008D5A4A">
        <w:t xml:space="preserve"> diff</w:t>
      </w:r>
      <w:commentRangeStart w:id="253"/>
      <w:r w:rsidR="008D5A4A">
        <w:t xml:space="preserve">erences in the capability of the studies to </w:t>
      </w:r>
      <w:r w:rsidR="00493A58">
        <w:t>capture and quantify movement responses</w:t>
      </w:r>
      <w:commentRangeEnd w:id="253"/>
      <w:r w:rsidR="006D3C4B">
        <w:rPr>
          <w:rStyle w:val="CommentReference"/>
        </w:rPr>
        <w:commentReference w:id="253"/>
      </w:r>
      <w:r w:rsidR="00493A58">
        <w:t>. In the first instance,</w:t>
      </w:r>
      <w:r w:rsidR="00F66CFB">
        <w:t xml:space="preserve"> s</w:t>
      </w:r>
      <w:r w:rsidR="0057341B">
        <w:t>ite</w:t>
      </w:r>
      <w:r w:rsidR="00F66CFB">
        <w:t xml:space="preserve"> specific</w:t>
      </w:r>
      <w:r w:rsidR="00DF0C06">
        <w:t xml:space="preserve"> </w:t>
      </w:r>
      <w:r w:rsidR="00C34478">
        <w:t xml:space="preserve">factors such as </w:t>
      </w:r>
      <w:r w:rsidR="00337637">
        <w:t xml:space="preserve">fire </w:t>
      </w:r>
      <w:r w:rsidR="00357C17">
        <w:t xml:space="preserve">patchiness </w:t>
      </w:r>
      <w:r w:rsidR="00357C17">
        <w:fldChar w:fldCharType="begin"/>
      </w:r>
      <w:r w:rsidR="00357C17">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rsidR="00357C17">
        <w:fldChar w:fldCharType="separate"/>
      </w:r>
      <w:r w:rsidR="00357C17">
        <w:rPr>
          <w:noProof/>
        </w:rPr>
        <w:t>(Shaw et al., 2021)</w:t>
      </w:r>
      <w:r w:rsidR="00357C17">
        <w:fldChar w:fldCharType="end"/>
      </w:r>
      <w:r w:rsidR="00FA10AD">
        <w:t xml:space="preserve"> and</w:t>
      </w:r>
      <w:r w:rsidR="00357C17">
        <w:t xml:space="preserve"> fire severity </w:t>
      </w:r>
      <w:r w:rsidR="00C6176E">
        <w:fldChar w:fldCharType="begin"/>
      </w:r>
      <w:r w:rsidR="00C6176E">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Management&lt;/secondary-title&gt;&lt;/titles&gt;&lt;periodical&gt;&lt;full-title&gt;The Journal of Wildlife Management&lt;/full-title&gt;&lt;/periodical&gt;&lt;pages&gt;1-20&lt;/pages&gt;&lt;volume&gt;86&lt;/volume&gt;&lt;number&gt;3&lt;/number&gt;&lt;dates&gt;&lt;year&gt;2022&lt;/year&gt;&lt;/dates&gt;&lt;publisher&gt;[Wiley,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C6176E">
        <w:fldChar w:fldCharType="separate"/>
      </w:r>
      <w:r w:rsidR="00C6176E">
        <w:rPr>
          <w:noProof/>
        </w:rPr>
        <w:t>(Crabb et al., 2022)</w:t>
      </w:r>
      <w:r w:rsidR="00C6176E">
        <w:fldChar w:fldCharType="end"/>
      </w:r>
      <w:r w:rsidR="00337637">
        <w:t xml:space="preserve"> </w:t>
      </w:r>
      <w:r w:rsidR="00A5227C">
        <w:t xml:space="preserve">may </w:t>
      </w:r>
      <w:r w:rsidR="005C77EC">
        <w:t xml:space="preserve">be driving </w:t>
      </w:r>
      <w:r w:rsidR="00736166">
        <w:t>animal movement responses</w:t>
      </w:r>
      <w:r w:rsidR="00F66CFB">
        <w:t>.</w:t>
      </w:r>
      <w:r w:rsidR="00485EA6">
        <w:t xml:space="preserve"> </w:t>
      </w:r>
      <w:r w:rsidR="00F40898">
        <w:t xml:space="preserve">Fire is a </w:t>
      </w:r>
      <w:r w:rsidR="00587E1B">
        <w:t>spatiotemporally dynamic process</w:t>
      </w:r>
      <w:r w:rsidR="0089310E">
        <w:t xml:space="preserve">; </w:t>
      </w:r>
      <w:r w:rsidR="00103CD3">
        <w:t xml:space="preserve">within a single </w:t>
      </w:r>
      <w:r w:rsidR="008B16AE">
        <w:t xml:space="preserve">fire </w:t>
      </w:r>
      <w:r w:rsidR="00103CD3">
        <w:t xml:space="preserve">extent, </w:t>
      </w:r>
      <w:r w:rsidR="00F00829">
        <w:t xml:space="preserve">burn </w:t>
      </w:r>
      <w:r w:rsidR="008B16AE">
        <w:t xml:space="preserve">severity </w:t>
      </w:r>
      <w:r w:rsidR="00804A48">
        <w:t>may range from complete canopy combustion</w:t>
      </w:r>
      <w:r w:rsidR="00497DF8">
        <w:t xml:space="preserve"> through to</w:t>
      </w:r>
      <w:r w:rsidR="00347771">
        <w:t xml:space="preserve"> </w:t>
      </w:r>
      <w:r w:rsidR="00BA42C7">
        <w:t>incomplete</w:t>
      </w:r>
      <w:r w:rsidR="00497DF8">
        <w:t xml:space="preserve"> combustion of </w:t>
      </w:r>
      <w:r w:rsidR="00347771">
        <w:t>the ground layer</w:t>
      </w:r>
      <w:r w:rsidR="00CE5F96">
        <w:t xml:space="preserve">, leaving mid layers </w:t>
      </w:r>
      <w:r w:rsidR="00BA42C7">
        <w:t>intact</w:t>
      </w:r>
      <w:r w:rsidR="000740E6">
        <w:t xml:space="preserve"> </w:t>
      </w:r>
      <w:r w:rsidR="00F67139">
        <w:fldChar w:fldCharType="begin">
          <w:fldData xml:space="preserve">PEVuZE5vdGU+PENpdGU+PEF1dGhvcj5DaGVycnk8L0F1dGhvcj48WWVhcj4yMDE4PC9ZZWFyPjxS
ZWNOdW0+MTY2PC9SZWNOdW0+PERpc3BsYXlUZXh0PihDaGVycnkgZXQgYWwuLCAyMDE4OyBZYXJu
ZWxsIGV0IGFsLiwgMjAwOCk8L0Rpc3BsYXlUZXh0PjxyZWNvcmQ+PHJlYy1udW1iZXI+MTY2PC9y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ZW1lbnQ8L3NlY29uZGFyeS10aXRsZT48L3RpdGxlcz48cGVyaW9kaWNhbD48ZnVsbC10aXRsZT5G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==
</w:fldData>
        </w:fldChar>
      </w:r>
      <w:r w:rsidR="00A412C1">
        <w:instrText xml:space="preserve"> ADDIN EN.CITE </w:instrText>
      </w:r>
      <w:r w:rsidR="00A412C1">
        <w:fldChar w:fldCharType="begin">
          <w:fldData xml:space="preserve">PEVuZE5vdGU+PENpdGU+PEF1dGhvcj5DaGVycnk8L0F1dGhvcj48WWVhcj4yMDE4PC9ZZWFyPjxS
ZWNOdW0+MTY2PC9SZWNOdW0+PERpc3BsYXlUZXh0PihDaGVycnkgZXQgYWwuLCAyMDE4OyBZYXJu
ZWxsIGV0IGFsLiwgMjAwOCk8L0Rpc3BsYXlUZXh0PjxyZWNvcmQ+PHJlYy1udW1iZXI+MTY2PC9y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ZW1lbnQ8L3NlY29uZGFyeS10aXRsZT48L3RpdGxlcz48cGVyaW9kaWNhbD48ZnVsbC10aXRsZT5G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==
</w:fldData>
        </w:fldChar>
      </w:r>
      <w:r w:rsidR="00A412C1">
        <w:instrText xml:space="preserve"> ADDIN EN.CITE.DATA </w:instrText>
      </w:r>
      <w:r w:rsidR="00A412C1">
        <w:fldChar w:fldCharType="end"/>
      </w:r>
      <w:r w:rsidR="00F67139">
        <w:fldChar w:fldCharType="separate"/>
      </w:r>
      <w:r w:rsidR="00A412C1">
        <w:rPr>
          <w:noProof/>
        </w:rPr>
        <w:t>(Cherry et al., 2018; Yarnell et al., 2008)</w:t>
      </w:r>
      <w:r w:rsidR="00F67139">
        <w:fldChar w:fldCharType="end"/>
      </w:r>
      <w:r w:rsidR="00CE5F96">
        <w:t xml:space="preserve">. Similarly, </w:t>
      </w:r>
      <w:r w:rsidR="0018697E">
        <w:t>a single</w:t>
      </w:r>
      <w:r w:rsidR="007217FD">
        <w:t xml:space="preserve"> fire extent may </w:t>
      </w:r>
      <w:r w:rsidR="007C0C32">
        <w:t>encompass</w:t>
      </w:r>
      <w:r w:rsidR="007217FD">
        <w:t xml:space="preserve"> a mosaic of</w:t>
      </w:r>
      <w:r w:rsidR="000740E6">
        <w:t xml:space="preserve"> burnt and</w:t>
      </w:r>
      <w:r w:rsidR="007217FD">
        <w:t xml:space="preserve"> unburnt </w:t>
      </w:r>
      <w:r w:rsidR="000740E6">
        <w:t>vegetation, with or without heterogeneity in severity</w:t>
      </w:r>
      <w:r w:rsidR="007C0AAF">
        <w:t xml:space="preserve"> </w:t>
      </w:r>
      <w:r w:rsidR="00452346">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b25hbCBKb3VybmFsIG9mIFdpbGRsYW5kIEZpcmU8L2Z1bGwtdGl0bGU+PC9wZXJpb2RpY2FsPjxw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</w:fldData>
        </w:fldChar>
      </w:r>
      <w:r w:rsidR="004B538F">
        <w:instrText xml:space="preserve"> ADDIN EN.CITE </w:instrText>
      </w:r>
      <w:r w:rsidR="004B538F">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b25hbCBKb3VybmFsIG9mIFdpbGRsYW5kIEZpcmU8L2Z1bGwtdGl0bGU+PC9wZXJpb2RpY2FsPjxw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</w:fldData>
        </w:fldChar>
      </w:r>
      <w:r w:rsidR="004B538F">
        <w:instrText xml:space="preserve"> ADDIN EN.CITE.DATA </w:instrText>
      </w:r>
      <w:r w:rsidR="004B538F">
        <w:fldChar w:fldCharType="end"/>
      </w:r>
      <w:r w:rsidR="00452346">
        <w:fldChar w:fldCharType="separate"/>
      </w:r>
      <w:r w:rsidR="004B538F">
        <w:rPr>
          <w:noProof/>
        </w:rPr>
        <w:t>(Berry et al., 2016; Crabb et al., 2022; Lacki et al., 2009)</w:t>
      </w:r>
      <w:r w:rsidR="00452346">
        <w:fldChar w:fldCharType="end"/>
      </w:r>
      <w:r w:rsidR="000740E6">
        <w:t>.</w:t>
      </w:r>
      <w:r w:rsidR="00260068" w:rsidRPr="00260068">
        <w:t xml:space="preserve"> </w:t>
      </w:r>
      <w:commentRangeStart w:id="254"/>
      <w:commentRangeStart w:id="255"/>
      <w:commentRangeStart w:id="256"/>
      <w:r w:rsidR="00260068">
        <w:t xml:space="preserve">The scale at which these fire characteristics and environmental conditions vary in relation to individual movement capacity is also an important consideration </w:t>
      </w:r>
      <w:r w:rsidR="00260068">
        <w:fldChar w:fldCharType="begin">
          <w:fldData xml:space="preserve">PEVuZE5vdGU+PENpdGU+PEF1dGhvcj5OaW1tbzwvQXV0aG9yPjxZZWFyPjIwMTk8L1llYXI+PFJl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</w:fldData>
        </w:fldChar>
      </w:r>
      <w:r w:rsidR="00260068">
        <w:instrText xml:space="preserve"> ADDIN EN.CITE </w:instrText>
      </w:r>
      <w:r w:rsidR="00260068">
        <w:fldChar w:fldCharType="begin">
          <w:fldData xml:space="preserve">PEVuZE5vdGU+PENpdGU+PEF1dGhvcj5OaW1tbzwvQXV0aG9yPjxZZWFyPjIwMTk8L1llYXI+PFJl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</w:fldData>
        </w:fldChar>
      </w:r>
      <w:r w:rsidR="00260068">
        <w:instrText xml:space="preserve"> ADDIN EN.CITE.DATA </w:instrText>
      </w:r>
      <w:r w:rsidR="00260068">
        <w:fldChar w:fldCharType="end"/>
      </w:r>
      <w:r w:rsidR="00260068">
        <w:fldChar w:fldCharType="separate"/>
      </w:r>
      <w:r w:rsidR="00260068">
        <w:rPr>
          <w:noProof/>
        </w:rPr>
        <w:t>(Berry et al., 2016; Nathan et al., 2008; Nimmo et al., 2019)</w:t>
      </w:r>
      <w:r w:rsidR="00260068">
        <w:fldChar w:fldCharType="end"/>
      </w:r>
      <w:commentRangeEnd w:id="254"/>
      <w:r w:rsidR="00966B5B">
        <w:rPr>
          <w:rStyle w:val="CommentReference"/>
        </w:rPr>
        <w:commentReference w:id="254"/>
      </w:r>
      <w:commentRangeEnd w:id="255"/>
      <w:r w:rsidR="00ED1FF4">
        <w:rPr>
          <w:rStyle w:val="CommentReference"/>
        </w:rPr>
        <w:commentReference w:id="255"/>
      </w:r>
      <w:commentRangeEnd w:id="256"/>
      <w:r w:rsidR="00CE7AB1">
        <w:rPr>
          <w:rStyle w:val="CommentReference"/>
        </w:rPr>
        <w:commentReference w:id="256"/>
      </w:r>
      <w:r w:rsidR="009D3DAC">
        <w:t xml:space="preserve"> If</w:t>
      </w:r>
      <w:r w:rsidR="00A15161">
        <w:t xml:space="preserve"> </w:t>
      </w:r>
      <w:r w:rsidR="009D3DAC">
        <w:t>post-fire conditions are unfavoured,</w:t>
      </w:r>
      <w:r w:rsidR="00CD383F">
        <w:t xml:space="preserve"> </w:t>
      </w:r>
      <w:r w:rsidR="009D3DAC">
        <w:t>h</w:t>
      </w:r>
      <w:r w:rsidR="00CD383F">
        <w:t xml:space="preserve">ighly mobile animals </w:t>
      </w:r>
      <w:r w:rsidR="009D3DAC">
        <w:t>may shift</w:t>
      </w:r>
      <w:r w:rsidR="00403387">
        <w:t xml:space="preserve"> </w:t>
      </w:r>
      <w:r w:rsidR="00A34CE1">
        <w:t xml:space="preserve">the home range to </w:t>
      </w:r>
      <w:r w:rsidR="00F10FE0">
        <w:t>adjacent,</w:t>
      </w:r>
      <w:r w:rsidR="00A34CE1">
        <w:t xml:space="preserve"> preferred habitat</w:t>
      </w:r>
      <w:r w:rsidR="00621E7A">
        <w:t xml:space="preserve">s, </w:t>
      </w:r>
      <w:r w:rsidR="00A34CE1">
        <w:t>as demonstrated by quokkas</w:t>
      </w:r>
      <w:r w:rsidR="005D48C0">
        <w:t xml:space="preserve"> </w:t>
      </w:r>
      <w:proofErr w:type="spellStart"/>
      <w:r w:rsidR="005D48C0">
        <w:rPr>
          <w:i/>
          <w:iCs/>
        </w:rPr>
        <w:t>Se</w:t>
      </w:r>
      <w:r w:rsidR="00A724D9">
        <w:rPr>
          <w:i/>
          <w:iCs/>
        </w:rPr>
        <w:t>tonix</w:t>
      </w:r>
      <w:proofErr w:type="spellEnd"/>
      <w:r w:rsidR="00A724D9">
        <w:rPr>
          <w:i/>
          <w:iCs/>
        </w:rPr>
        <w:t xml:space="preserve"> brachyurus</w:t>
      </w:r>
      <w:r w:rsidR="00F37996">
        <w:t xml:space="preserve"> following prescribed burns </w:t>
      </w:r>
      <w:r w:rsidR="00A34CE1">
        <w:fldChar w:fldCharType="begin"/>
      </w:r>
      <w:r w:rsidR="00A34CE1">
        <w:instrText xml:space="preserve"> ADDIN EN.CITE &lt;EndNote&gt;&lt;Cite&gt;&lt;Author&gt;Povh&lt;/Author&gt;&lt;Year&gt;2023&lt;/Year&gt;&lt;RecNum&gt;15&lt;/RecNum&gt;&lt;DisplayText&gt;(Povh et al., 2023)&lt;/DisplayText&gt;&lt;record&gt;&lt;rec-number&gt;15&lt;/rec-number&gt;&lt;foreign-keys&gt;&lt;key app="EN" db-id="axpffp0eards98ew20rvpa0tdf0f0svatvst" timestamp="1714972525"&gt;15&lt;/key&gt;&lt;/foreign-keys&gt;&lt;ref-type name="Journal Article"&gt;17&lt;/ref-type&gt;&lt;contributors&gt;&lt;authors&gt;&lt;author&gt;Povh, Leticia F.&lt;/author&gt;&lt;author&gt;Willers, Nicole&lt;/author&gt;&lt;author&gt;Shephard, Jill M.&lt;/author&gt;&lt;author&gt;Fleming, Patricia A.&lt;/author&gt;&lt;/authors&gt;&lt;/contributors&gt;&lt;titles&gt;&lt;title&gt;A conservation-significant threatened mammal uses fire exclusions and shifts ranges in the presence of prescribed burning&lt;/title&gt;&lt;secondary-title&gt;International Journal of Wildland Fire&lt;/secondary-title&gt;&lt;/titles&gt;&lt;periodical&gt;&lt;full-title&gt;International Journal of Wildland Fire&lt;/full-title&gt;&lt;/periodical&gt;&lt;pages&gt;1291-1303&lt;/pages&gt;&lt;volume&gt;32&lt;/volume&gt;&lt;number&gt;9&lt;/number&gt;&lt;dates&gt;&lt;year&gt;2023&lt;/year&gt;&lt;/dates&gt;&lt;urls&gt;&lt;related-urls&gt;&lt;url&gt;https://doi.org/10.1071/WF22196&lt;/url&gt;&lt;/related-urls&gt;&lt;/urls&gt;&lt;electronic-resource-num&gt;10.1071/WF22196&lt;/electronic-resource-num&gt;&lt;/record&gt;&lt;/Cite&gt;&lt;/EndNote&gt;</w:instrText>
      </w:r>
      <w:r w:rsidR="00A34CE1">
        <w:fldChar w:fldCharType="separate"/>
      </w:r>
      <w:r w:rsidR="00A34CE1">
        <w:rPr>
          <w:noProof/>
        </w:rPr>
        <w:t>(Povh et al., 2023)</w:t>
      </w:r>
      <w:r w:rsidR="00A34CE1">
        <w:fldChar w:fldCharType="end"/>
      </w:r>
      <w:r w:rsidR="00A34CE1">
        <w:t xml:space="preserve">. </w:t>
      </w:r>
      <w:r w:rsidR="005E3C0C">
        <w:t>In other cases, variation in</w:t>
      </w:r>
      <w:r w:rsidR="00971F38">
        <w:t xml:space="preserve"> burn severities across the fire extent may </w:t>
      </w:r>
      <w:r w:rsidR="00BA42C7">
        <w:t>mediate</w:t>
      </w:r>
      <w:r w:rsidR="00971F38">
        <w:t xml:space="preserve"> habitat selection, </w:t>
      </w:r>
      <w:r w:rsidR="008A346C">
        <w:t>yet have minimal effect on home range size</w:t>
      </w:r>
      <w:r w:rsidR="00807A11">
        <w:t xml:space="preserve">, as seen in American black bears </w:t>
      </w:r>
      <w:r w:rsidR="00F47370">
        <w:rPr>
          <w:i/>
          <w:iCs/>
        </w:rPr>
        <w:t xml:space="preserve">Ursus americanus </w:t>
      </w:r>
      <w:r w:rsidR="00F47370">
        <w:t>following the extens</w:t>
      </w:r>
      <w:r w:rsidR="00DD0C54">
        <w:t xml:space="preserve">ive 2011 Wallow Wildfire in Arizona </w:t>
      </w:r>
      <w:r w:rsidR="00DD0C54">
        <w:fldChar w:fldCharType="begin"/>
      </w:r>
      <w:r w:rsidR="00DD0C54">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Management&lt;/secondary-title&gt;&lt;/titles&gt;&lt;periodical&gt;&lt;full-title&gt;The Journal of Wildlife Management&lt;/full-title&gt;&lt;/periodical&gt;&lt;pages&gt;1-20&lt;/pages&gt;&lt;volume&gt;86&lt;/volume&gt;&lt;number&gt;3&lt;/number&gt;&lt;dates&gt;&lt;year&gt;2022&lt;/year&gt;&lt;/dates&gt;&lt;publisher&gt;[Wiley,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DD0C54">
        <w:fldChar w:fldCharType="separate"/>
      </w:r>
      <w:r w:rsidR="00DD0C54">
        <w:rPr>
          <w:noProof/>
        </w:rPr>
        <w:t>(Crabb et al., 2022)</w:t>
      </w:r>
      <w:r w:rsidR="00DD0C54">
        <w:fldChar w:fldCharType="end"/>
      </w:r>
      <w:r w:rsidR="00DD0C54">
        <w:t>.</w:t>
      </w:r>
      <w:r w:rsidR="00807A11">
        <w:t xml:space="preserve"> </w:t>
      </w:r>
      <w:r w:rsidR="00663D48">
        <w:t>T</w:t>
      </w:r>
      <w:r w:rsidR="0017044C">
        <w:t>he authors propose</w:t>
      </w:r>
      <w:r w:rsidR="0099636E">
        <w:t xml:space="preserve"> </w:t>
      </w:r>
      <w:r w:rsidR="007D1396">
        <w:t>heterogeneity in burn severit</w:t>
      </w:r>
      <w:r w:rsidR="00303A83">
        <w:t xml:space="preserve">y retained </w:t>
      </w:r>
      <w:r w:rsidR="00700271">
        <w:t xml:space="preserve">adequate foraging cover from established vegetation, and </w:t>
      </w:r>
      <w:r w:rsidR="000610B7">
        <w:t xml:space="preserve">may have increased </w:t>
      </w:r>
      <w:r w:rsidR="00494DF1">
        <w:t>the productivity and foraging quality of grasses and herbs</w:t>
      </w:r>
      <w:r w:rsidR="00AB2EB9">
        <w:t xml:space="preserve"> </w:t>
      </w:r>
      <w:r w:rsidR="005A4247">
        <w:t>growing in areas affected by</w:t>
      </w:r>
      <w:r w:rsidR="00AB2EB9">
        <w:t xml:space="preserve"> low severity fire</w:t>
      </w:r>
      <w:r w:rsidR="00663D48">
        <w:t xml:space="preserve"> </w:t>
      </w:r>
      <w:r w:rsidR="00BB170C">
        <w:fldChar w:fldCharType="begin"/>
      </w:r>
      <w:r w:rsidR="00BB170C">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Management&lt;/secondary-title&gt;&lt;/titles&gt;&lt;periodical&gt;&lt;full-title&gt;The Journal of Wildlife Management&lt;/full-title&gt;&lt;/periodical&gt;&lt;pages&gt;1-20&lt;/pages&gt;&lt;volume&gt;86&lt;/volume&gt;&lt;number&gt;3&lt;/number&gt;&lt;dates&gt;&lt;year&gt;2022&lt;/year&gt;&lt;/dates&gt;&lt;publisher&gt;[Wiley,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BB170C">
        <w:fldChar w:fldCharType="separate"/>
      </w:r>
      <w:r w:rsidR="00BB170C">
        <w:rPr>
          <w:noProof/>
        </w:rPr>
        <w:t>(Crabb et al., 2022)</w:t>
      </w:r>
      <w:r w:rsidR="00BB170C">
        <w:fldChar w:fldCharType="end"/>
      </w:r>
      <w:r w:rsidR="00BB170C">
        <w:t>.</w:t>
      </w:r>
      <w:r w:rsidR="000029FB">
        <w:t xml:space="preserve"> </w:t>
      </w:r>
      <w:r w:rsidR="003A2D2C">
        <w:t>With adequate resources available within the</w:t>
      </w:r>
      <w:r w:rsidR="00C81410">
        <w:t xml:space="preserve"> home range, there was no need to increase movement</w:t>
      </w:r>
      <w:r w:rsidR="005A4247">
        <w:t xml:space="preserve"> post fire </w:t>
      </w:r>
      <w:r w:rsidR="005A4247">
        <w:fldChar w:fldCharType="begin"/>
      </w:r>
      <w:r w:rsidR="005A4247">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Management&lt;/secondary-title&gt;&lt;/titles&gt;&lt;periodical&gt;&lt;full-title&gt;The Journal of Wildlife Management&lt;/full-title&gt;&lt;/periodical&gt;&lt;pages&gt;1-20&lt;/pages&gt;&lt;volume&gt;86&lt;/volume&gt;&lt;number&gt;3&lt;/number&gt;&lt;dates&gt;&lt;year&gt;2022&lt;/year&gt;&lt;/dates&gt;&lt;publisher&gt;[Wiley,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5A4247">
        <w:fldChar w:fldCharType="separate"/>
      </w:r>
      <w:r w:rsidR="005A4247">
        <w:rPr>
          <w:noProof/>
        </w:rPr>
        <w:t>(Crabb et al., 2022)</w:t>
      </w:r>
      <w:r w:rsidR="005A4247">
        <w:fldChar w:fldCharType="end"/>
      </w:r>
      <w:r w:rsidR="005A4247">
        <w:t>.</w:t>
      </w:r>
      <w:r w:rsidR="007C0C32">
        <w:t xml:space="preserve"> </w:t>
      </w:r>
      <w:r w:rsidR="009963E1" w:rsidRPr="00E86F80">
        <w:rPr>
          <w:highlight w:val="yellow"/>
        </w:rPr>
        <w:t xml:space="preserve">SEE ALSO </w:t>
      </w:r>
      <w:r w:rsidR="009963E1" w:rsidRPr="00E86F80">
        <w:rPr>
          <w:highlight w:val="yellow"/>
        </w:rPr>
        <w:fldChar w:fldCharType="begin"/>
      </w:r>
      <w:r w:rsidR="009963E1" w:rsidRPr="00E86F80">
        <w:rPr>
          <w:highlight w:val="yellow"/>
        </w:rPr>
        <w:instrText xml:space="preserve"> ADDIN EN.CITE &lt;EndNote&gt;&lt;Cite&gt;&lt;Author&gt;Cohen&lt;/Author&gt;&lt;Year&gt;2019&lt;/Year&gt;&lt;RecNum&gt;204&lt;/RecNum&gt;&lt;DisplayText&gt;(Cohen et al., 2019)&lt;/DisplayText&gt;&lt;record&gt;&lt;rec-number&gt;204&lt;/rec-number&gt;&lt;foreign-keys&gt;&lt;key app="EN" db-id="axpffp0eards98ew20rvpa0tdf0f0svatvst" timestamp="1754530970"&gt;204&lt;/key&gt;&lt;/foreign-keys&gt;&lt;ref-type name="Journal Article"&gt;17&lt;/ref-type&gt;&lt;contributors&gt;&lt;authors&gt;&lt;author&gt;Cohen, Bradley S.&lt;/author&gt;&lt;author&gt;Prebyl, Thomas J.&lt;/author&gt;&lt;author&gt;Collier, Bret A.&lt;/author&gt;&lt;author&gt;Chamberlain, Michael J.&lt;/author&gt;&lt;/authors&gt;&lt;/contributors&gt;&lt;titles&gt;&lt;title&gt;Spatiotemporal variability of fire characteristics affect animal responses in pyric landscapes&lt;/title&gt;&lt;secondary-title&gt;Fire Ecology&lt;/secondary-title&gt;&lt;/titles&gt;&lt;periodical&gt;&lt;full-title&gt;Fire Ecology&lt;/full-title&gt;&lt;/periodical&gt;&lt;pages&gt;41&lt;/pages&gt;&lt;volume&gt;15&lt;/volume&gt;&lt;number&gt;1&lt;/number&gt;&lt;dates&gt;&lt;year&gt;2019&lt;/year&gt;&lt;pub-dates&gt;&lt;date&gt;2019/12/04&lt;/date&gt;&lt;/pub-dates&gt;&lt;/dates&gt;&lt;isbn&gt;1933-9747&lt;/isbn&gt;&lt;urls&gt;&lt;related-urls&gt;&lt;url&gt;https://doi.org/10.1186/s42408-019-0058-4&lt;/url&gt;&lt;/related-urls&gt;&lt;/urls&gt;&lt;electronic-resource-num&gt;10.1186/s42408-019-0058-4&lt;/electronic-resource-num&gt;&lt;/record&gt;&lt;/Cite&gt;&lt;/EndNote&gt;</w:instrText>
      </w:r>
      <w:r w:rsidR="009963E1" w:rsidRPr="00E86F80">
        <w:rPr>
          <w:highlight w:val="yellow"/>
        </w:rPr>
        <w:fldChar w:fldCharType="separate"/>
      </w:r>
      <w:r w:rsidR="009963E1" w:rsidRPr="00E86F80">
        <w:rPr>
          <w:noProof/>
          <w:highlight w:val="yellow"/>
        </w:rPr>
        <w:t>(Cohen et al., 2019)</w:t>
      </w:r>
      <w:r w:rsidR="009963E1" w:rsidRPr="00E86F80">
        <w:rPr>
          <w:highlight w:val="yellow"/>
        </w:rPr>
        <w:fldChar w:fldCharType="end"/>
      </w:r>
    </w:p>
    <w:p w14:paraId="5F41DB9F" w14:textId="0694B25E" w:rsidR="00710FFC" w:rsidRDefault="0057341B" w:rsidP="00D91DF4">
      <w:r>
        <w:t>In addition to site specific factors, v</w:t>
      </w:r>
      <w:r w:rsidR="00706A9E">
        <w:t xml:space="preserve">ariation </w:t>
      </w:r>
      <w:r w:rsidR="00041F5D">
        <w:t xml:space="preserve">in </w:t>
      </w:r>
      <w:r w:rsidR="00706A9E">
        <w:t>s</w:t>
      </w:r>
      <w:r w:rsidR="00B521C4">
        <w:t>pecies traits</w:t>
      </w:r>
      <w:r w:rsidR="00B91DF2">
        <w:t xml:space="preserve">, </w:t>
      </w:r>
      <w:r w:rsidR="00041F5D">
        <w:t xml:space="preserve">hunting </w:t>
      </w:r>
      <w:r w:rsidR="00B91DF2">
        <w:t xml:space="preserve">behaviour, and </w:t>
      </w:r>
      <w:r w:rsidR="00B521C4">
        <w:t xml:space="preserve">foraging </w:t>
      </w:r>
      <w:r w:rsidR="0075452E">
        <w:t>st</w:t>
      </w:r>
      <w:r w:rsidR="00AC2BAB">
        <w:t>rategies</w:t>
      </w:r>
      <w:r w:rsidR="00B91DF2">
        <w:t xml:space="preserve"> </w:t>
      </w:r>
      <w:r w:rsidR="00976C0A">
        <w:t>may also be contributing to heterogeneity in movement responses between studies</w:t>
      </w:r>
      <w:r w:rsidR="004148A3">
        <w:t xml:space="preserve"> </w:t>
      </w:r>
      <w:r w:rsidR="004148A3">
        <w:fldChar w:fldCharType="begin">
          <w:fldData xml:space="preserve">PEVuZE5vdGU+PENpdGU+PEF1dGhvcj5HYW56PC9BdXRob3I+PFllYXI+MjAyMjwvWWVhcj48UmVj
TnVtPjExMzwvUmVjTnVtPjxEaXNwbGF5VGV4dD4oR2FueiBldCBhbC4sIDIwMjI7IEdlYXJ5IGV0
IGFsLiwgMjAyMDsgUG9ja25lZSBldCBhbC4sIDIwMjMpPC9EaXNwbGF5VGV4dD48cmVjb3JkPjxy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c2Vjb25kYXJ5LXRpdGxlPjwvdGl0bGVzPjxwZXJpb2RpY2FsPjxmdWxsLXRpdGxlPkpvdXJuYWwg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</w:fldData>
        </w:fldChar>
      </w:r>
      <w:r w:rsidR="004148A3">
        <w:instrText xml:space="preserve"> ADDIN EN.CITE </w:instrText>
      </w:r>
      <w:r w:rsidR="004148A3">
        <w:fldChar w:fldCharType="begin">
          <w:fldData xml:space="preserve">PEVuZE5vdGU+PENpdGU+PEF1dGhvcj5HYW56PC9BdXRob3I+PFllYXI+MjAyMjwvWWVhcj48UmVj
TnVtPjExMzwvUmVjTnVtPjxEaXNwbGF5VGV4dD4oR2FueiBldCBhbC4sIDIwMjI7IEdlYXJ5IGV0
IGFsLiwgMjAyMDsgUG9ja25lZSBldCBhbC4sIDIwMjMpPC9EaXNwbGF5VGV4dD48cmVjb3JkPjxy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c2Vjb25kYXJ5LXRpdGxlPjwvdGl0bGVzPjxwZXJpb2RpY2FsPjxmdWxsLXRpdGxlPkpvdXJuYWwg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</w:fldData>
        </w:fldChar>
      </w:r>
      <w:r w:rsidR="004148A3">
        <w:instrText xml:space="preserve"> ADDIN EN.CITE.DATA </w:instrText>
      </w:r>
      <w:r w:rsidR="004148A3">
        <w:fldChar w:fldCharType="end"/>
      </w:r>
      <w:r w:rsidR="004148A3">
        <w:fldChar w:fldCharType="separate"/>
      </w:r>
      <w:r w:rsidR="004148A3">
        <w:rPr>
          <w:noProof/>
        </w:rPr>
        <w:t>(Ganz et al., 2022; Geary et al., 2020; Pocknee et al., 2023)</w:t>
      </w:r>
      <w:r w:rsidR="004148A3">
        <w:fldChar w:fldCharType="end"/>
      </w:r>
      <w:r w:rsidR="00976C0A">
        <w:t>.</w:t>
      </w:r>
      <w:r w:rsidR="00ED13BF">
        <w:t xml:space="preserve"> </w:t>
      </w:r>
      <w:r w:rsidR="0008491C">
        <w:t xml:space="preserve">Our meta-analysis </w:t>
      </w:r>
      <w:r w:rsidR="005E29DC">
        <w:t xml:space="preserve">dataset included effect sizes </w:t>
      </w:r>
      <w:r w:rsidR="002A193B">
        <w:t xml:space="preserve">from </w:t>
      </w:r>
      <w:r w:rsidR="008C0B66">
        <w:t>13 orders</w:t>
      </w:r>
      <w:r w:rsidR="007959DD">
        <w:t xml:space="preserve"> across three</w:t>
      </w:r>
      <w:r w:rsidR="008C0B66">
        <w:t xml:space="preserve"> classes</w:t>
      </w:r>
      <w:r w:rsidR="00DE70D0">
        <w:t xml:space="preserve">, representing a </w:t>
      </w:r>
      <w:r w:rsidR="008E7C72">
        <w:t>broad range</w:t>
      </w:r>
      <w:r w:rsidR="00DE70D0">
        <w:t xml:space="preserve"> of life history strategies, </w:t>
      </w:r>
      <w:r w:rsidR="00032A18">
        <w:t>hunting behaviours and foraging strategies.</w:t>
      </w:r>
      <w:r w:rsidR="00487C02">
        <w:t xml:space="preserve"> </w:t>
      </w:r>
      <w:r w:rsidR="00C047BB">
        <w:t xml:space="preserve">Our results found phylogenetic relatedness </w:t>
      </w:r>
      <w:r w:rsidR="003A32E5">
        <w:t xml:space="preserve">did not explain </w:t>
      </w:r>
      <w:r w:rsidR="00E90DD1">
        <w:t xml:space="preserve">heterogeneity in effect sizes. </w:t>
      </w:r>
      <w:r w:rsidR="00162523">
        <w:t>Therefore,</w:t>
      </w:r>
      <w:r w:rsidR="00E90DD1">
        <w:t xml:space="preserve"> </w:t>
      </w:r>
      <w:r w:rsidR="00890052">
        <w:t xml:space="preserve">any </w:t>
      </w:r>
      <w:r w:rsidR="00E90DD1">
        <w:t xml:space="preserve">variability in </w:t>
      </w:r>
      <w:r w:rsidR="00890052">
        <w:t xml:space="preserve">traits, life histories and behaviours that do contribute to </w:t>
      </w:r>
      <w:r w:rsidR="00F0148B">
        <w:t xml:space="preserve">movement responses occur </w:t>
      </w:r>
      <w:r w:rsidR="0018061D">
        <w:t xml:space="preserve">likely </w:t>
      </w:r>
      <w:r w:rsidR="00F0148B">
        <w:t xml:space="preserve">at </w:t>
      </w:r>
      <w:r w:rsidR="00BC7889">
        <w:t xml:space="preserve">lower </w:t>
      </w:r>
      <w:r w:rsidR="00F0148B">
        <w:t xml:space="preserve">taxonomic </w:t>
      </w:r>
      <w:r w:rsidR="00BC7889">
        <w:t>ranks</w:t>
      </w:r>
      <w:r w:rsidR="00162523">
        <w:t xml:space="preserve"> and</w:t>
      </w:r>
      <w:r w:rsidR="00F0148B">
        <w:t xml:space="preserve"> are not consistent across </w:t>
      </w:r>
      <w:r w:rsidR="00BC7889">
        <w:t>higher levels</w:t>
      </w:r>
      <w:r w:rsidR="00F0148B">
        <w:t xml:space="preserve"> </w:t>
      </w:r>
      <w:commentRangeStart w:id="257"/>
      <w:r w:rsidR="00F0148B">
        <w:t>such a</w:t>
      </w:r>
      <w:r w:rsidR="00162523">
        <w:t>s</w:t>
      </w:r>
      <w:r w:rsidR="00F0148B">
        <w:t xml:space="preserve"> order</w:t>
      </w:r>
      <w:commentRangeEnd w:id="257"/>
      <w:r w:rsidR="00E51D24">
        <w:rPr>
          <w:rStyle w:val="CommentReference"/>
        </w:rPr>
        <w:commentReference w:id="257"/>
      </w:r>
      <w:r w:rsidR="00162523">
        <w:t>.</w:t>
      </w:r>
      <w:r w:rsidR="007959DD">
        <w:t xml:space="preserve"> </w:t>
      </w:r>
      <w:r w:rsidR="0018061D" w:rsidRPr="00032A18">
        <w:rPr>
          <w:highlight w:val="yellow"/>
        </w:rPr>
        <w:t>EXPAND.</w:t>
      </w:r>
      <w:r w:rsidR="0018061D">
        <w:t xml:space="preserve"> </w:t>
      </w:r>
      <w:r w:rsidR="00C72B0A">
        <w:t xml:space="preserve">Hunting </w:t>
      </w:r>
      <w:r w:rsidR="00FB64A6">
        <w:t>behaviours</w:t>
      </w:r>
      <w:r w:rsidR="00C72B0A">
        <w:t xml:space="preserve"> </w:t>
      </w:r>
      <w:r w:rsidR="00041F5D">
        <w:t xml:space="preserve">vary across predators, as to does preferred habitat to hunt in </w:t>
      </w:r>
      <w:r w:rsidR="00041F5D">
        <w:fldChar w:fldCharType="begin">
          <w:fldData xml:space="preserve">PEVuZE5vdGU+PENpdGU+PEF1dGhvcj5LYXVmZm1hbjwvQXV0aG9yPjxZZWFyPjIwMDc8L1llYXI+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=
</w:fldData>
        </w:fldChar>
      </w:r>
      <w:r w:rsidR="00FB64A6">
        <w:instrText xml:space="preserve"> ADDIN EN.CITE </w:instrText>
      </w:r>
      <w:r w:rsidR="00FB64A6">
        <w:fldChar w:fldCharType="begin">
          <w:fldData xml:space="preserve">PEVuZE5vdGU+PENpdGU+PEF1dGhvcj5LYXVmZm1hbjwvQXV0aG9yPjxZZWFyPjIwMDc8L1llYXI+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=
</w:fldData>
        </w:fldChar>
      </w:r>
      <w:r w:rsidR="00FB64A6">
        <w:instrText xml:space="preserve"> ADDIN EN.CITE.DATA </w:instrText>
      </w:r>
      <w:r w:rsidR="00FB64A6">
        <w:fldChar w:fldCharType="end"/>
      </w:r>
      <w:r w:rsidR="00041F5D">
        <w:fldChar w:fldCharType="separate"/>
      </w:r>
      <w:r w:rsidR="00FB64A6">
        <w:rPr>
          <w:noProof/>
        </w:rPr>
        <w:t>(Doherty et al., 2022; Kauffman et al., 2007)</w:t>
      </w:r>
      <w:r w:rsidR="00041F5D">
        <w:fldChar w:fldCharType="end"/>
      </w:r>
      <w:r w:rsidR="00041F5D">
        <w:t>.</w:t>
      </w:r>
      <w:r w:rsidR="002E3C7E">
        <w:t xml:space="preserve"> </w:t>
      </w:r>
      <w:r w:rsidR="002E3C7E" w:rsidRPr="00E30F6A">
        <w:rPr>
          <w:highlight w:val="yellow"/>
        </w:rPr>
        <w:t xml:space="preserve">SEE ALSO </w:t>
      </w:r>
      <w:r w:rsidR="002E3C7E" w:rsidRPr="00E30F6A">
        <w:rPr>
          <w:highlight w:val="yellow"/>
        </w:rPr>
        <w:fldChar w:fldCharType="begin"/>
      </w:r>
      <w:r w:rsidR="002E3C7E" w:rsidRPr="00E30F6A">
        <w:rPr>
          <w:highlight w:val="yellow"/>
        </w:rPr>
        <w:instrText xml:space="preserve"> ADDIN EN.CITE &lt;EndNote&gt;&lt;Cite&gt;&lt;Author&gt;Moran&lt;/Author&gt;&lt;Year&gt;2021&lt;/Year&gt;&lt;RecNum&gt;91&lt;/RecNum&gt;&lt;DisplayText&gt;(Moran et al., 2021)&lt;/DisplayText&gt;&lt;record&gt;&lt;rec-number&gt;91&lt;/rec-number&gt;&lt;foreign-keys&gt;&lt;key app="EN" db-id="axpffp0eards98ew20rvpa0tdf0f0svatvst" timestamp="1723512959"&gt;91&lt;/key&gt;&lt;/foreign-keys&gt;&lt;ref-type name="Journal Article"&gt;17&lt;/ref-type&gt;&lt;contributors&gt;&lt;authors&gt;&lt;author&gt;Moran, Nicholas P.&lt;/author&gt;&lt;author&gt;Sánchez-Tójar, Alfredo&lt;/author&gt;&lt;author&gt;Schielzeth, Holger&lt;/author&gt;&lt;author&gt;Reinhold, Klaus&lt;/author&gt;&lt;/authors&gt;&lt;/contributors&gt;&lt;titles&gt;&lt;title&gt;Poor nutritional condition promotes high-risk behaviours: A systematic review and meta-analysis&lt;/title&gt;&lt;secondary-title&gt;Biological Reviews&lt;/secondary-title&gt;&lt;/titles&gt;&lt;periodical&gt;&lt;full-title&gt;Biological Reviews&lt;/full-title&gt;&lt;/periodical&gt;&lt;pages&gt;269-288&lt;/pages&gt;&lt;volume&gt;96&lt;/volume&gt;&lt;number&gt;1&lt;/number&gt;&lt;keywords&gt;&lt;keyword&gt;boldness&lt;/keyword&gt;&lt;keyword&gt;exploration&lt;/keyword&gt;&lt;keyword&gt;novelty&lt;/keyword&gt;&lt;keyword&gt;novel environment&lt;/keyword&gt;&lt;keyword&gt;novel object&lt;/keyword&gt;&lt;keyword&gt;predation&lt;/keyword&gt;&lt;keyword&gt;predator response&lt;/keyword&gt;&lt;keyword&gt;animal personality&lt;/keyword&gt;&lt;keyword&gt;shoaling&lt;/keyword&gt;&lt;keyword&gt;dietary restriction&lt;/keyword&gt;&lt;/keywords&gt;&lt;dates&gt;&lt;year&gt;2021&lt;/year&gt;&lt;pub-dates&gt;&lt;date&gt;2021/02/01&lt;/date&gt;&lt;/pub-dates&gt;&lt;/dates&gt;&lt;publisher&gt;John Wiley &amp;amp; Sons, Ltd&lt;/publisher&gt;&lt;isbn&gt;1464-7931&lt;/isbn&gt;&lt;urls&gt;&lt;related-urls&gt;&lt;url&gt;https://doi.org/10.1111/brv.12655&lt;/url&gt;&lt;/related-urls&gt;&lt;/urls&gt;&lt;electronic-resource-num&gt;10.1111/brv.12655&lt;/electronic-resource-num&gt;&lt;access-date&gt;2024/08/12&lt;/access-date&gt;&lt;/record&gt;&lt;/Cite&gt;&lt;/EndNote&gt;</w:instrText>
      </w:r>
      <w:r w:rsidR="002E3C7E" w:rsidRPr="00E30F6A">
        <w:rPr>
          <w:highlight w:val="yellow"/>
        </w:rPr>
        <w:fldChar w:fldCharType="separate"/>
      </w:r>
      <w:r w:rsidR="002E3C7E" w:rsidRPr="00E30F6A">
        <w:rPr>
          <w:noProof/>
          <w:highlight w:val="yellow"/>
        </w:rPr>
        <w:t>(Moran et al., 2021)</w:t>
      </w:r>
      <w:r w:rsidR="002E3C7E" w:rsidRPr="00E30F6A">
        <w:rPr>
          <w:highlight w:val="yellow"/>
        </w:rPr>
        <w:fldChar w:fldCharType="end"/>
      </w:r>
      <w:r w:rsidR="002E3C7E" w:rsidRPr="00E30F6A">
        <w:rPr>
          <w:highlight w:val="yellow"/>
        </w:rPr>
        <w:t xml:space="preserve"> </w:t>
      </w:r>
      <w:r w:rsidR="00E30F6A" w:rsidRPr="00E30F6A">
        <w:rPr>
          <w:highlight w:val="yellow"/>
        </w:rPr>
        <w:t>for discussion RE condition and risky behaviour.</w:t>
      </w:r>
    </w:p>
    <w:p w14:paraId="3B611168" w14:textId="74EFA0D6" w:rsidR="000B4C3B" w:rsidRDefault="00E86F80" w:rsidP="00D91DF4">
      <w:r w:rsidRPr="00E86F80">
        <w:rPr>
          <w:highlight w:val="yellow"/>
        </w:rPr>
        <w:t xml:space="preserve">SEE ALSO </w:t>
      </w:r>
      <w:r w:rsidRPr="00E86F80">
        <w:rPr>
          <w:highlight w:val="yellow"/>
        </w:rPr>
        <w:fldChar w:fldCharType="begin"/>
      </w:r>
      <w:r w:rsidRPr="00E86F80">
        <w:rPr>
          <w:highlight w:val="yellow"/>
        </w:rPr>
        <w:instrText xml:space="preserve"> ADDIN EN.CITE &lt;EndNote&gt;&lt;Cite&gt;&lt;Author&gt;Driscoll&lt;/Author&gt;&lt;Year&gt;2021&lt;/Year&gt;&lt;RecNum&gt;80&lt;/RecNum&gt;&lt;DisplayText&gt;(Driscoll et al., 2021)&lt;/DisplayText&gt;&lt;record&gt;&lt;rec-number&gt;80&lt;/rec-number&gt;&lt;foreign-keys&gt;&lt;key app="EN" db-id="axpffp0eards98ew20rvpa0tdf0f0svatvst" timestamp="1723015934"&gt;80&lt;/key&gt;&lt;/foreign-keys&gt;&lt;ref-type name="Journal Article"&gt;17&lt;/ref-type&gt;&lt;contributors&gt;&lt;authors&gt;&lt;author&gt;Driscoll, Don A.&lt;/author&gt;&lt;author&gt;Armenteras, Dolors&lt;/author&gt;&lt;author&gt;Bennett, Andrew F.&lt;/author&gt;&lt;author&gt;Brotons, Lluís&lt;/author&gt;&lt;author&gt;Clarke, Michael F.&lt;/author&gt;&lt;author&gt;Doherty, Tim S.&lt;/author&gt;&lt;author&gt;Haslem, Angie&lt;/author&gt;&lt;author&gt;Kelly, Luke T.&lt;/author&gt;&lt;author&gt;Sato, Chloe F.&lt;/author&gt;&lt;author&gt;Sitters, Holly&lt;/author&gt;&lt;author&gt;Aquilué, Núria&lt;/author&gt;&lt;author&gt;Bell, Kristian&lt;/author&gt;&lt;author&gt;Chadid, Maria&lt;/author&gt;&lt;author&gt;Duane, Andrea&lt;/author&gt;&lt;author&gt;Meza-Elizalde, María C.&lt;/author&gt;&lt;author&gt;Giljohann, Katherine M.&lt;/author&gt;&lt;author&gt;González, Tania Marisol&lt;/author&gt;&lt;author&gt;Jambhekar, Ravi&lt;/author&gt;&lt;author&gt;Lazzari, Juliana&lt;/author&gt;&lt;author&gt;Morán-Ordóñez, Alejandra&lt;/author&gt;&lt;author&gt;Wevill, Tricia&lt;/author&gt;&lt;/authors&gt;&lt;/contributors&gt;&lt;titles&gt;&lt;title&gt;How fire interacts with habitat loss and fragmentation&lt;/title&gt;&lt;secondary-title&gt;Biological Reviews&lt;/secondary-title&gt;&lt;/titles&gt;&lt;periodical&gt;&lt;full-title&gt;Biological Reviews&lt;/full-title&gt;&lt;/periodical&gt;&lt;pages&gt;976-998&lt;/pages&gt;&lt;volume&gt;96&lt;/volume&gt;&lt;number&gt;3&lt;/number&gt;&lt;keywords&gt;&lt;keyword&gt;habitat fragmentation&lt;/keyword&gt;&lt;keyword&gt;habitat loss&lt;/keyword&gt;&lt;keyword&gt;fire&lt;/keyword&gt;&lt;keyword&gt;planned burn&lt;/keyword&gt;&lt;keyword&gt;wildfire&lt;/keyword&gt;&lt;keyword&gt;prescribed burning&lt;/keyword&gt;&lt;keyword&gt;interactions&lt;/keyword&gt;&lt;keyword&gt;succession&lt;/keyword&gt;&lt;keyword&gt;landscape&lt;/keyword&gt;&lt;keyword&gt;edge effect&lt;/keyword&gt;&lt;/keywords&gt;&lt;dates&gt;&lt;year&gt;2021&lt;/year&gt;&lt;pub-dates&gt;&lt;date&gt;2021/06/01&lt;/date&gt;&lt;/pub-dates&gt;&lt;/dates&gt;&lt;publisher&gt;John Wiley &amp;amp; Sons, Ltd&lt;/publisher&gt;&lt;isbn&gt;1464-7931&lt;/isbn&gt;&lt;urls&gt;&lt;related-urls&gt;&lt;url&gt;https://doi.org/10.1111/brv.12687&lt;/url&gt;&lt;/related-urls&gt;&lt;/urls&gt;&lt;electronic-resource-num&gt;10.1111/brv.12687&lt;/electronic-resource-num&gt;&lt;access-date&gt;2024/08/07&lt;/access-date&gt;&lt;/record&gt;&lt;/Cite&gt;&lt;/EndNote&gt;</w:instrText>
      </w:r>
      <w:r w:rsidRPr="00E86F80">
        <w:rPr>
          <w:highlight w:val="yellow"/>
        </w:rPr>
        <w:fldChar w:fldCharType="separate"/>
      </w:r>
      <w:r w:rsidRPr="00E86F80">
        <w:rPr>
          <w:noProof/>
          <w:highlight w:val="yellow"/>
        </w:rPr>
        <w:t>(Driscoll et al., 2021)</w:t>
      </w:r>
      <w:r w:rsidRPr="00E86F80">
        <w:rPr>
          <w:highlight w:val="yellow"/>
        </w:rPr>
        <w:fldChar w:fldCharType="end"/>
      </w:r>
      <w:r w:rsidR="00AB732B">
        <w:t>.</w:t>
      </w:r>
      <w:r w:rsidR="00710FFC">
        <w:t xml:space="preserve"> </w:t>
      </w:r>
      <w:r w:rsidR="00710FFC" w:rsidRPr="002E3C7E">
        <w:rPr>
          <w:highlight w:val="yellow"/>
        </w:rPr>
        <w:t xml:space="preserve">EXAPND </w:t>
      </w:r>
      <w:r w:rsidR="002E3C7E" w:rsidRPr="002E3C7E">
        <w:rPr>
          <w:highlight w:val="yellow"/>
        </w:rPr>
        <w:t>– Other processes that may interact with fire to influence movement.</w:t>
      </w:r>
      <w:r w:rsidR="00AB732B">
        <w:t xml:space="preserve"> Unfortunately, our sample size precluded a</w:t>
      </w:r>
      <w:r w:rsidR="001E7E60">
        <w:t xml:space="preserve"> robust</w:t>
      </w:r>
      <w:r w:rsidR="00AB732B">
        <w:t xml:space="preserve"> </w:t>
      </w:r>
      <w:r w:rsidR="001E7E60">
        <w:t>evaluation</w:t>
      </w:r>
      <w:r w:rsidR="00AB732B">
        <w:t xml:space="preserve"> of interactive effects. </w:t>
      </w:r>
    </w:p>
    <w:p w14:paraId="13F3EC79" w14:textId="4B007448" w:rsidR="000A5EC5" w:rsidRDefault="00AB732B" w:rsidP="00D91DF4">
      <w:r w:rsidRPr="00CF6FA1">
        <w:rPr>
          <w:highlight w:val="yellow"/>
        </w:rPr>
        <w:lastRenderedPageBreak/>
        <w:t>SECOND CASE</w:t>
      </w:r>
      <w:r w:rsidR="00BA42C7" w:rsidRPr="00CF6FA1">
        <w:rPr>
          <w:highlight w:val="yellow"/>
        </w:rPr>
        <w:t xml:space="preserve"> - differences in the capability of the studies to capture and quantify movement responses</w:t>
      </w:r>
      <w:r w:rsidR="00A04992" w:rsidRPr="00CF6FA1">
        <w:rPr>
          <w:highlight w:val="yellow"/>
        </w:rPr>
        <w:t xml:space="preserve"> </w:t>
      </w:r>
      <w:r w:rsidR="00CF6FA1" w:rsidRPr="00B14099">
        <w:rPr>
          <w:i/>
          <w:iCs/>
          <w:highlight w:val="yellow"/>
          <w:rPrChange w:id="258" w:author="McAuley, Chloe" w:date="2025-08-13T09:14:00Z" w16du:dateUtc="2025-08-13T01:14:00Z">
            <w:rPr>
              <w:highlight w:val="yellow"/>
            </w:rPr>
          </w:rPrChange>
        </w:rPr>
        <w:t xml:space="preserve">“(i) confounding factors that are inconsistently measured or accounted for across studies, (ii) problems with statistical inference (e.g., differing statistical power or accuracy), or (iii) methodological differences across studies (e.g., differing times since fire) (Catford et al. 2022)” from </w:t>
      </w:r>
      <w:r w:rsidR="00CF6FA1" w:rsidRPr="00B14099">
        <w:rPr>
          <w:i/>
          <w:iCs/>
          <w:highlight w:val="yellow"/>
          <w:rPrChange w:id="259" w:author="McAuley, Chloe" w:date="2025-08-13T09:14:00Z" w16du:dateUtc="2025-08-13T01:14:00Z">
            <w:rPr>
              <w:highlight w:val="yellow"/>
            </w:rPr>
          </w:rPrChange>
        </w:rPr>
        <w:fldChar w:fldCharType="begin"/>
      </w:r>
      <w:r w:rsidR="00CF6FA1" w:rsidRPr="00B14099">
        <w:rPr>
          <w:i/>
          <w:iCs/>
          <w:highlight w:val="yellow"/>
          <w:rPrChange w:id="260" w:author="McAuley, Chloe" w:date="2025-08-13T09:14:00Z" w16du:dateUtc="2025-08-13T01:14:00Z">
            <w:rPr>
              <w:highlight w:val="yellow"/>
            </w:rPr>
          </w:rPrChange>
        </w:rPr>
        <w:instrText xml:space="preserve"> ADDIN EN.CITE &lt;EndNote&gt;&lt;Cite AuthorYear="1"&gt;&lt;Author&gt;Doherty&lt;/Author&gt;&lt;Year&gt;2023&lt;/Year&gt;&lt;RecNum&gt;187&lt;/RecNum&gt;&lt;DisplayText&gt;Doherty et al. (2023)&lt;/DisplayText&gt;&lt;record&gt;&lt;rec-number&gt;187&lt;/rec-number&gt;&lt;foreign-keys&gt;&lt;key app="EN" db-id="axpffp0eards98ew20rvpa0tdf0f0svatvst" timestamp="1754009779"&gt;187&lt;/key&gt;&lt;/foreign-keys&gt;&lt;ref-type name="Journal Article"&gt;17&lt;/ref-type&gt;&lt;contributors&gt;&lt;authors&gt;&lt;author&gt;Doherty, Tim S.&lt;/author&gt;&lt;author&gt;Watchorn, Darcy J.&lt;/author&gt;&lt;author&gt;Miritis, Vivianna&lt;/author&gt;&lt;author&gt;Pestell, Angela J. L.&lt;/author&gt;&lt;author&gt;Geary, William L.&lt;/author&gt;&lt;/authors&gt;&lt;/contributors&gt;&lt;titles&gt;&lt;title&gt;Cats, foxes and fire: Quantitative review reveals that invasive predator activity is most likely to increase shortly after fire&lt;/title&gt;&lt;secondary-title&gt;Fire Ecology&lt;/secondary-title&gt;&lt;/titles&gt;&lt;periodical&gt;&lt;full-title&gt;Fire Ecology&lt;/full-title&gt;&lt;/periodical&gt;&lt;pages&gt;22&lt;/pages&gt;&lt;volume&gt;19&lt;/volume&gt;&lt;number&gt;1&lt;/number&gt;&lt;dates&gt;&lt;year&gt;2023&lt;/year&gt;&lt;pub-dates&gt;&lt;date&gt;2023/04/13&lt;/date&gt;&lt;/pub-dates&gt;&lt;/dates&gt;&lt;isbn&gt;1933-9747&lt;/isbn&gt;&lt;urls&gt;&lt;related-urls&gt;&lt;url&gt;https://doi.org/10.1186/s42408-023-00183-6&lt;/url&gt;&lt;/related-urls&gt;&lt;/urls&gt;&lt;electronic-resource-num&gt;10.1186/s42408-023-00183-6&lt;/electronic-resource-num&gt;&lt;/record&gt;&lt;/Cite&gt;&lt;/EndNote&gt;</w:instrText>
      </w:r>
      <w:r w:rsidR="00CF6FA1" w:rsidRPr="00B14099">
        <w:rPr>
          <w:i/>
          <w:iCs/>
          <w:highlight w:val="yellow"/>
          <w:rPrChange w:id="261" w:author="McAuley, Chloe" w:date="2025-08-13T09:14:00Z" w16du:dateUtc="2025-08-13T01:14:00Z">
            <w:rPr>
              <w:highlight w:val="yellow"/>
            </w:rPr>
          </w:rPrChange>
        </w:rPr>
        <w:fldChar w:fldCharType="separate"/>
      </w:r>
      <w:r w:rsidR="00CF6FA1" w:rsidRPr="00B14099">
        <w:rPr>
          <w:i/>
          <w:iCs/>
          <w:noProof/>
          <w:highlight w:val="yellow"/>
          <w:rPrChange w:id="262" w:author="McAuley, Chloe" w:date="2025-08-13T09:14:00Z" w16du:dateUtc="2025-08-13T01:14:00Z">
            <w:rPr>
              <w:noProof/>
              <w:highlight w:val="yellow"/>
            </w:rPr>
          </w:rPrChange>
        </w:rPr>
        <w:t>Doherty et al. (2023)</w:t>
      </w:r>
      <w:r w:rsidR="00CF6FA1" w:rsidRPr="00B14099">
        <w:rPr>
          <w:i/>
          <w:iCs/>
          <w:highlight w:val="yellow"/>
          <w:rPrChange w:id="263" w:author="McAuley, Chloe" w:date="2025-08-13T09:14:00Z" w16du:dateUtc="2025-08-13T01:14:00Z">
            <w:rPr>
              <w:highlight w:val="yellow"/>
            </w:rPr>
          </w:rPrChange>
        </w:rPr>
        <w:fldChar w:fldCharType="end"/>
      </w:r>
      <w:ins w:id="264" w:author="McAuley, Chloe" w:date="2025-08-13T09:14:00Z" w16du:dateUtc="2025-08-13T01:14:00Z">
        <w:r w:rsidR="00B14099">
          <w:rPr>
            <w:highlight w:val="yellow"/>
          </w:rPr>
          <w:t xml:space="preserve">. </w:t>
        </w:r>
      </w:ins>
      <w:del w:id="265" w:author="McAuley, Chloe" w:date="2025-08-13T09:14:00Z" w16du:dateUtc="2025-08-13T01:14:00Z">
        <w:r w:rsidR="00A04992" w:rsidRPr="00CF6FA1" w:rsidDel="00B14099">
          <w:rPr>
            <w:highlight w:val="yellow"/>
          </w:rPr>
          <w:delText xml:space="preserve"> </w:delText>
        </w:r>
      </w:del>
      <w:r w:rsidR="00CF6FA1" w:rsidRPr="00CF6FA1">
        <w:rPr>
          <w:highlight w:val="yellow"/>
        </w:rPr>
        <w:t xml:space="preserve">Furthermore, previous research indicates that interactive and synergistic effects are also likely to exert strong influence on animal responses to fire, and this may also be contributing to the high level of between study heterogeneity we found </w:t>
      </w:r>
      <w:r w:rsidR="00CF6FA1" w:rsidRPr="00CF6FA1">
        <w:rPr>
          <w:highlight w:val="yellow"/>
        </w:rPr>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PC9zZWNvbmRhcnktdGl0bGU+PC90aXRsZXM+PHBlcmlvZGljYWw+PGZ1bGwtdGl0bGU+Sm91cm5h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</w:fldData>
        </w:fldChar>
      </w:r>
      <w:r w:rsidR="00CF6FA1" w:rsidRPr="00CF6FA1">
        <w:rPr>
          <w:highlight w:val="yellow"/>
        </w:rPr>
        <w:instrText xml:space="preserve"> ADDIN EN.CITE </w:instrText>
      </w:r>
      <w:r w:rsidR="00CF6FA1" w:rsidRPr="00CF6FA1">
        <w:rPr>
          <w:highlight w:val="yellow"/>
        </w:rPr>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PC9zZWNvbmRhcnktdGl0bGU+PC90aXRsZXM+PHBlcmlvZGljYWw+PGZ1bGwtdGl0bGU+Sm91cm5h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</w:fldData>
        </w:fldChar>
      </w:r>
      <w:r w:rsidR="00CF6FA1" w:rsidRPr="00CF6FA1">
        <w:rPr>
          <w:highlight w:val="yellow"/>
        </w:rPr>
        <w:instrText xml:space="preserve"> ADDIN EN.CITE.DATA </w:instrText>
      </w:r>
      <w:r w:rsidR="00CF6FA1" w:rsidRPr="00CF6FA1">
        <w:rPr>
          <w:highlight w:val="yellow"/>
        </w:rPr>
      </w:r>
      <w:r w:rsidR="00CF6FA1" w:rsidRPr="00CF6FA1">
        <w:rPr>
          <w:highlight w:val="yellow"/>
        </w:rPr>
        <w:fldChar w:fldCharType="end"/>
      </w:r>
      <w:r w:rsidR="00CF6FA1" w:rsidRPr="00CF6FA1">
        <w:rPr>
          <w:highlight w:val="yellow"/>
        </w:rPr>
      </w:r>
      <w:r w:rsidR="00CF6FA1" w:rsidRPr="00CF6FA1">
        <w:rPr>
          <w:highlight w:val="yellow"/>
        </w:rPr>
        <w:fldChar w:fldCharType="separate"/>
      </w:r>
      <w:r w:rsidR="00CF6FA1" w:rsidRPr="00CF6FA1">
        <w:rPr>
          <w:noProof/>
          <w:highlight w:val="yellow"/>
        </w:rPr>
        <w:t>(Culhane et al., 2022; Doherty et al., 2022; Ganz et al., 2022)</w:t>
      </w:r>
      <w:r w:rsidR="00CF6FA1" w:rsidRPr="00CF6FA1">
        <w:rPr>
          <w:highlight w:val="yellow"/>
        </w:rPr>
        <w:fldChar w:fldCharType="end"/>
      </w:r>
    </w:p>
    <w:p w14:paraId="77C3E579" w14:textId="4F39FDFA" w:rsidR="00D70680" w:rsidRDefault="00227D5B" w:rsidP="00D91DF4">
      <w:r>
        <w:t>Apart from</w:t>
      </w:r>
      <w:r w:rsidR="00C22782">
        <w:t xml:space="preserve"> biome, we found no clear relationship between</w:t>
      </w:r>
      <w:r>
        <w:t xml:space="preserve"> our predictor variables and movement responses to fire.</w:t>
      </w:r>
      <w:r w:rsidR="00C22782">
        <w:t xml:space="preserve"> </w:t>
      </w:r>
      <w:r w:rsidR="00EF7DEE">
        <w:t xml:space="preserve">In contrast to site specific, localised </w:t>
      </w:r>
      <w:r w:rsidR="00D71615">
        <w:t>factors</w:t>
      </w:r>
      <w:r w:rsidR="000757D4">
        <w:t>, t</w:t>
      </w:r>
      <w:r w:rsidR="00D406D6">
        <w:t xml:space="preserve">he </w:t>
      </w:r>
      <w:r w:rsidR="00D71615">
        <w:t xml:space="preserve">resolution of the </w:t>
      </w:r>
      <w:r w:rsidR="005315F3">
        <w:t xml:space="preserve">extrinsic </w:t>
      </w:r>
      <w:r w:rsidR="00D406D6">
        <w:t xml:space="preserve">predictor </w:t>
      </w:r>
      <w:r w:rsidR="0063468D">
        <w:t xml:space="preserve">variables we </w:t>
      </w:r>
      <w:r w:rsidR="000757D4">
        <w:t xml:space="preserve">investigated </w:t>
      </w:r>
      <w:r w:rsidR="00D71615">
        <w:t xml:space="preserve">are much coarser, and do not incorporate </w:t>
      </w:r>
      <w:r w:rsidR="005315F3">
        <w:t>spatial or temporal</w:t>
      </w:r>
      <w:r>
        <w:t xml:space="preserve"> </w:t>
      </w:r>
      <w:r w:rsidR="005315F3">
        <w:t>environmental heterogeneity.</w:t>
      </w:r>
      <w:r w:rsidR="000B4C3B">
        <w:t xml:space="preserve"> This may </w:t>
      </w:r>
      <w:r w:rsidR="00D54204">
        <w:t xml:space="preserve">aid in </w:t>
      </w:r>
      <w:r w:rsidR="000B4C3B">
        <w:t>explain</w:t>
      </w:r>
      <w:r w:rsidR="00D54204">
        <w:t>ing</w:t>
      </w:r>
      <w:r w:rsidR="00787B7E">
        <w:t xml:space="preserve"> why variables </w:t>
      </w:r>
      <w:r w:rsidR="00D54204">
        <w:t>we expected</w:t>
      </w:r>
      <w:r w:rsidR="00787B7E">
        <w:t xml:space="preserve"> to be influential, such fire size</w:t>
      </w:r>
      <w:r w:rsidR="00F77964">
        <w:t xml:space="preserve"> and fire type,</w:t>
      </w:r>
      <w:r w:rsidR="00787B7E">
        <w:t xml:space="preserve"> were not.</w:t>
      </w:r>
      <w:r w:rsidR="000A5EC5">
        <w:t xml:space="preserve"> </w:t>
      </w:r>
      <w:r w:rsidR="00D54204">
        <w:t xml:space="preserve">Within the </w:t>
      </w:r>
      <w:r w:rsidR="000614F1">
        <w:t xml:space="preserve">studies we </w:t>
      </w:r>
      <w:r w:rsidR="00777039">
        <w:t>reviewed</w:t>
      </w:r>
      <w:r w:rsidR="000614F1">
        <w:t>, we extracted</w:t>
      </w:r>
      <w:r w:rsidR="00D54204">
        <w:t xml:space="preserve"> </w:t>
      </w:r>
      <w:r w:rsidR="000614F1">
        <w:t>qualitative descriptors of burn severity and pat</w:t>
      </w:r>
      <w:r w:rsidR="00D70680">
        <w:t>chiness when provided</w:t>
      </w:r>
      <w:r w:rsidR="004F69B2">
        <w:t xml:space="preserve">, or </w:t>
      </w:r>
      <w:r w:rsidR="00C85D5E">
        <w:t>inferred severity from post-fire description</w:t>
      </w:r>
      <w:r w:rsidR="00777039">
        <w:t>s</w:t>
      </w:r>
      <w:r w:rsidR="00C85D5E">
        <w:t xml:space="preserve"> of vegetation condition. </w:t>
      </w:r>
      <w:r w:rsidR="00777039">
        <w:t xml:space="preserve">Generally, </w:t>
      </w:r>
      <w:r w:rsidR="006377B1">
        <w:t xml:space="preserve">burn severity </w:t>
      </w:r>
      <w:r w:rsidR="00142BCE">
        <w:t>was variable</w:t>
      </w:r>
      <w:r w:rsidR="006377B1">
        <w:t xml:space="preserve">, </w:t>
      </w:r>
      <w:r w:rsidR="009B6222">
        <w:t xml:space="preserve">resulting in a </w:t>
      </w:r>
      <w:r w:rsidR="00D9214A">
        <w:t xml:space="preserve">mosaic </w:t>
      </w:r>
      <w:r w:rsidR="00607E0B">
        <w:t xml:space="preserve">of differing burn severities and unburnt </w:t>
      </w:r>
      <w:r w:rsidR="00142BCE">
        <w:t xml:space="preserve">patches within a single fire extent </w:t>
      </w:r>
      <w:r w:rsidR="00142BCE">
        <w:fldChar w:fldCharType="begin">
          <w:fldData xml:space="preserve">PEVuZE5vdGU+PENpdGU+PEF1dGhvcj5DaGVycnk8L0F1dGhvcj48WWVhcj4yMDE4PC9ZZWFyPjxS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</w:fldData>
        </w:fldChar>
      </w:r>
      <w:r w:rsidR="00142BCE">
        <w:instrText xml:space="preserve"> ADDIN EN.CITE </w:instrText>
      </w:r>
      <w:r w:rsidR="00142BCE">
        <w:fldChar w:fldCharType="begin">
          <w:fldData xml:space="preserve">PEVuZE5vdGU+PENpdGU+PEF1dGhvcj5DaGVycnk8L0F1dGhvcj48WWVhcj4yMDE4PC9ZZWFyPjxS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</w:fldData>
        </w:fldChar>
      </w:r>
      <w:r w:rsidR="00142BCE">
        <w:instrText xml:space="preserve"> ADDIN EN.CITE.DATA </w:instrText>
      </w:r>
      <w:r w:rsidR="00142BCE">
        <w:fldChar w:fldCharType="end"/>
      </w:r>
      <w:r w:rsidR="00142BCE">
        <w:fldChar w:fldCharType="separate"/>
      </w:r>
      <w:r w:rsidR="00142BCE">
        <w:rPr>
          <w:noProof/>
        </w:rPr>
        <w:t>(eg. Cherry et al., 2018; Crabb et al., 2022; Lacki et al., 2009)</w:t>
      </w:r>
      <w:r w:rsidR="00142BCE">
        <w:fldChar w:fldCharType="end"/>
      </w:r>
      <w:r w:rsidR="00142BCE">
        <w:t xml:space="preserve">. </w:t>
      </w:r>
      <w:r w:rsidR="00414F4C">
        <w:t xml:space="preserve">Burn heterogeneity, rather than total fire extent, </w:t>
      </w:r>
      <w:r w:rsidR="0031507A">
        <w:t xml:space="preserve">is likely a stronger mediator of resource </w:t>
      </w:r>
      <w:r w:rsidR="00CB52B7">
        <w:t xml:space="preserve">distribution and availability within the landscape, and therefore a </w:t>
      </w:r>
      <w:r w:rsidR="00CC35AB">
        <w:t>stronger</w:t>
      </w:r>
      <w:r w:rsidR="00CB52B7">
        <w:t xml:space="preserve"> predictor of animal movement responses. </w:t>
      </w:r>
      <w:r w:rsidR="008F5E02">
        <w:t xml:space="preserve">We </w:t>
      </w:r>
      <w:r w:rsidR="00CC35AB">
        <w:t xml:space="preserve">expected </w:t>
      </w:r>
      <w:r w:rsidR="00A859F4">
        <w:t>the strength of effect sizes to decrease with maximum treatment age</w:t>
      </w:r>
      <w:r w:rsidR="00CC35AB">
        <w:t>, however found no relationship.</w:t>
      </w:r>
      <w:r w:rsidR="004168D6">
        <w:t xml:space="preserve"> </w:t>
      </w:r>
      <w:r w:rsidR="004168D6" w:rsidRPr="00CF5416">
        <w:rPr>
          <w:highlight w:val="yellow"/>
        </w:rPr>
        <w:t xml:space="preserve">Discuss temporal scaling of </w:t>
      </w:r>
      <w:r w:rsidR="00DA676C" w:rsidRPr="00CF5416">
        <w:rPr>
          <w:highlight w:val="yellow"/>
        </w:rPr>
        <w:t>resources post fire</w:t>
      </w:r>
      <w:r w:rsidR="00A6060B" w:rsidRPr="00CF5416">
        <w:rPr>
          <w:highlight w:val="yellow"/>
        </w:rPr>
        <w:t xml:space="preserve">/veg succession and seral stages. Discuss </w:t>
      </w:r>
      <w:r w:rsidR="00FA3415" w:rsidRPr="00CF5416">
        <w:rPr>
          <w:highlight w:val="yellow"/>
        </w:rPr>
        <w:t>differences between biomes/veg types in the weather/climate drivers of productivity (eg. Unpredictability/boom and bust in arid or xeric habitats</w:t>
      </w:r>
      <w:r w:rsidR="00687DCD" w:rsidRPr="00CF5416">
        <w:rPr>
          <w:highlight w:val="yellow"/>
        </w:rPr>
        <w:t>), as well as veg composition</w:t>
      </w:r>
      <w:r w:rsidR="00CF5416">
        <w:t>.</w:t>
      </w:r>
    </w:p>
    <w:p w14:paraId="24D7C790" w14:textId="646FF998" w:rsidR="00A5227C" w:rsidRDefault="000477A5" w:rsidP="00D91DF4">
      <w:r>
        <w:t xml:space="preserve">Biome type was a significant predictor of effect size. </w:t>
      </w:r>
      <w:r w:rsidR="002B47DD">
        <w:t>(</w:t>
      </w:r>
      <w:r w:rsidR="002B47DD" w:rsidRPr="00CE7AB1">
        <w:rPr>
          <w:highlight w:val="yellow"/>
        </w:rPr>
        <w:t>EXPAND -</w:t>
      </w:r>
      <w:r w:rsidR="00BA42C7" w:rsidRPr="00CE7AB1">
        <w:rPr>
          <w:highlight w:val="yellow"/>
        </w:rPr>
        <w:t xml:space="preserve"> types of movement, is space use contributing to results (</w:t>
      </w:r>
      <w:proofErr w:type="spellStart"/>
      <w:r w:rsidR="00BA42C7" w:rsidRPr="00CE7AB1">
        <w:rPr>
          <w:highlight w:val="yellow"/>
        </w:rPr>
        <w:t>ie</w:t>
      </w:r>
      <w:proofErr w:type="spellEnd"/>
      <w:r w:rsidR="00BA42C7" w:rsidRPr="00CE7AB1">
        <w:rPr>
          <w:highlight w:val="yellow"/>
        </w:rPr>
        <w:t xml:space="preserve"> are animals spending less time in post fire habitats?). Savanna results make sense – less productive ecosystems, individuals need to move greater distances to find resources. See references in intro of (Ganz et al., 2022) for discussion of peak foraging abundance in xeric landscapes</w:t>
      </w:r>
      <w:r w:rsidR="00BA42C7">
        <w:t>)</w:t>
      </w:r>
    </w:p>
    <w:p w14:paraId="63E88771" w14:textId="381551CC" w:rsidR="000A5EC5" w:rsidRDefault="003B624C" w:rsidP="00D91DF4">
      <w:r w:rsidRPr="009B7BF7">
        <w:rPr>
          <w:highlight w:val="yellow"/>
        </w:rPr>
        <w:t xml:space="preserve">WILDFIRE TYPE NOT SIGNIFICANT PREDICTOR – But </w:t>
      </w:r>
      <w:r w:rsidR="009B7BF7" w:rsidRPr="009B7BF7">
        <w:rPr>
          <w:highlight w:val="yellow"/>
        </w:rPr>
        <w:t>planned burns demonstrated</w:t>
      </w:r>
      <w:commentRangeStart w:id="266"/>
      <w:r w:rsidR="009B7BF7" w:rsidRPr="009B7BF7">
        <w:rPr>
          <w:highlight w:val="yellow"/>
        </w:rPr>
        <w:t xml:space="preserve"> significant positive effect</w:t>
      </w:r>
      <w:commentRangeEnd w:id="266"/>
      <w:r w:rsidR="007D7996">
        <w:rPr>
          <w:rStyle w:val="CommentReference"/>
        </w:rPr>
        <w:commentReference w:id="266"/>
      </w:r>
      <w:r w:rsidR="009B7BF7" w:rsidRPr="009B7BF7">
        <w:rPr>
          <w:highlight w:val="yellow"/>
        </w:rPr>
        <w:t>. Why? What could explain this? Attributes of planned burns? Management approaches (</w:t>
      </w:r>
      <w:proofErr w:type="spellStart"/>
      <w:r w:rsidR="009B7BF7" w:rsidRPr="009B7BF7">
        <w:rPr>
          <w:highlight w:val="yellow"/>
        </w:rPr>
        <w:t>ie</w:t>
      </w:r>
      <w:proofErr w:type="spellEnd"/>
      <w:r w:rsidR="00C565B6">
        <w:rPr>
          <w:highlight w:val="yellow"/>
        </w:rPr>
        <w:t xml:space="preserve"> are planned burns similar/different to burns of historic regimes</w:t>
      </w:r>
      <w:r w:rsidR="009B7BF7" w:rsidRPr="009B7BF7">
        <w:rPr>
          <w:highlight w:val="yellow"/>
        </w:rPr>
        <w:t>)? Again, look at species here – are grazers that are attracted to burned areas post fire contributing to this (</w:t>
      </w:r>
      <w:proofErr w:type="spellStart"/>
      <w:r w:rsidR="009B7BF7" w:rsidRPr="009B7BF7">
        <w:rPr>
          <w:highlight w:val="yellow"/>
        </w:rPr>
        <w:t>eg</w:t>
      </w:r>
      <w:proofErr w:type="spellEnd"/>
      <w:r w:rsidR="009B7BF7" w:rsidRPr="009B7BF7">
        <w:rPr>
          <w:highlight w:val="yellow"/>
        </w:rPr>
        <w:t xml:space="preserve"> space use</w:t>
      </w:r>
      <w:r w:rsidR="00C565B6">
        <w:rPr>
          <w:highlight w:val="yellow"/>
        </w:rPr>
        <w:t xml:space="preserve"> metric</w:t>
      </w:r>
      <w:r w:rsidR="009B7BF7" w:rsidRPr="009B7BF7">
        <w:rPr>
          <w:highlight w:val="yellow"/>
        </w:rPr>
        <w:t>)? Less precision in Wildfire results?</w:t>
      </w:r>
    </w:p>
    <w:p w14:paraId="1D678247" w14:textId="18A87283" w:rsidR="005F0F6D" w:rsidRDefault="00F100A5" w:rsidP="009B7BF7">
      <w:r>
        <w:t xml:space="preserve">BODY MASS NOT SIGNIFICANT PREDICTOR. </w:t>
      </w:r>
      <w:r w:rsidR="00CE2C29">
        <w:t>Despite c</w:t>
      </w:r>
      <w:r>
        <w:t xml:space="preserve">orrelation </w:t>
      </w:r>
      <w:r w:rsidR="007750AB">
        <w:t>between</w:t>
      </w:r>
      <w:r>
        <w:t xml:space="preserve"> body mass and </w:t>
      </w:r>
      <w:r w:rsidR="007750AB">
        <w:t>movement</w:t>
      </w:r>
      <w:r w:rsidR="003F7B5E">
        <w:t>/allometric scaling SEE</w:t>
      </w:r>
      <w:r w:rsidR="007750AB">
        <w:t xml:space="preserve"> </w:t>
      </w:r>
      <w:r w:rsidR="00EA3EBE">
        <w:fldChar w:fldCharType="begin">
          <w:fldData xml:space="preserve">PEVuZE5vdGU+PENpdGU+PEF1dGhvcj5Eb2hlcnR5PC9BdXRob3I+PFllYXI+MjAxOTwvWWVhcj48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</w:fldData>
        </w:fldChar>
      </w:r>
      <w:r w:rsidR="003F7B5E">
        <w:instrText xml:space="preserve"> ADDIN EN.CITE </w:instrText>
      </w:r>
      <w:r w:rsidR="003F7B5E">
        <w:fldChar w:fldCharType="begin">
          <w:fldData xml:space="preserve">PEVuZE5vdGU+PENpdGU+PEF1dGhvcj5Eb2hlcnR5PC9BdXRob3I+PFllYXI+MjAxOTwvWWVhcj48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</w:fldData>
        </w:fldChar>
      </w:r>
      <w:r w:rsidR="003F7B5E">
        <w:instrText xml:space="preserve"> ADDIN EN.CITE.DATA </w:instrText>
      </w:r>
      <w:r w:rsidR="003F7B5E">
        <w:fldChar w:fldCharType="end"/>
      </w:r>
      <w:r w:rsidR="00EA3EBE">
        <w:fldChar w:fldCharType="separate"/>
      </w:r>
      <w:r w:rsidR="003F7B5E">
        <w:rPr>
          <w:noProof/>
        </w:rPr>
        <w:t>(Doherty et al., 2019; Jetz et al., 2004; Tamburello et al., 2015)</w:t>
      </w:r>
      <w:r w:rsidR="00EA3EBE">
        <w:fldChar w:fldCharType="end"/>
      </w:r>
      <w:r w:rsidR="00CC6FAD">
        <w:t>.</w:t>
      </w:r>
    </w:p>
    <w:p w14:paraId="0836C818" w14:textId="565CF238" w:rsidR="00CC6FAD" w:rsidRDefault="00CC6FAD" w:rsidP="009B7BF7">
      <w:r>
        <w:lastRenderedPageBreak/>
        <w:t>LIMITATIONS – Cases not included</w:t>
      </w:r>
      <w:r w:rsidR="001D5401">
        <w:t xml:space="preserve"> due to small sizes/inadequate data to calculate effect sizes</w:t>
      </w:r>
      <w:r>
        <w:t>,</w:t>
      </w:r>
      <w:r w:rsidR="00DF47C5">
        <w:t xml:space="preserve"> </w:t>
      </w:r>
      <w:r>
        <w:t xml:space="preserve">quantitative </w:t>
      </w:r>
      <w:r w:rsidR="0005794D">
        <w:t>fire attributes, no interactive effects</w:t>
      </w:r>
      <w:r w:rsidR="004378CA">
        <w:t xml:space="preserve"> modelled</w:t>
      </w:r>
    </w:p>
    <w:p w14:paraId="4C8DE99F" w14:textId="19740AD8" w:rsidR="001D5401" w:rsidRPr="00EF0A8A" w:rsidRDefault="001D5401" w:rsidP="009B7BF7">
      <w:r>
        <w:t xml:space="preserve">IMPLICATIONS – Importance </w:t>
      </w:r>
      <w:r w:rsidR="00DF47C5">
        <w:t>of results</w:t>
      </w:r>
      <w:r w:rsidR="001F6FAE">
        <w:t>, future directions, please report more about fire</w:t>
      </w:r>
      <w:r w:rsidR="003F4FDE">
        <w:t xml:space="preserve"> treatments</w:t>
      </w:r>
      <w:r w:rsidR="003F4277">
        <w:t xml:space="preserve"> = disentangle </w:t>
      </w:r>
      <w:r w:rsidR="001B5100">
        <w:t xml:space="preserve">effect of fire attributes from other </w:t>
      </w:r>
      <w:r w:rsidR="00097244">
        <w:t xml:space="preserve">site variables. </w:t>
      </w:r>
      <w:r w:rsidR="000D140D">
        <w:t>Context dependency – importance of considering interactive effect</w:t>
      </w:r>
      <w:r w:rsidR="00852FB5">
        <w:t>s, fine scale environmental variables and species traits</w:t>
      </w:r>
    </w:p>
    <w:p w14:paraId="4E59666E" w14:textId="77777777" w:rsidR="00F26A6D" w:rsidRPr="00F26A6D" w:rsidRDefault="00F26A6D" w:rsidP="00D928F3">
      <w:pPr>
        <w:pStyle w:val="Heading1"/>
      </w:pPr>
      <w:r w:rsidRPr="00F26A6D">
        <w:t xml:space="preserve">Conclusions </w:t>
      </w:r>
    </w:p>
    <w:p w14:paraId="56BB5B8F" w14:textId="77777777" w:rsidR="00F26A6D" w:rsidRPr="00F26A6D" w:rsidRDefault="00F26A6D" w:rsidP="0019304F"/>
    <w:p w14:paraId="6CB44F5E" w14:textId="77777777" w:rsidR="00F26A6D" w:rsidRPr="00F26A6D" w:rsidRDefault="00F26A6D" w:rsidP="00D928F3">
      <w:pPr>
        <w:pStyle w:val="Heading1"/>
      </w:pPr>
      <w:r w:rsidRPr="00F26A6D">
        <w:t>References</w:t>
      </w:r>
    </w:p>
    <w:p w14:paraId="4ACE6430" w14:textId="77777777" w:rsidR="00777CA1" w:rsidRDefault="00777CA1" w:rsidP="00F26A6D"/>
    <w:p w14:paraId="2ADB67B3" w14:textId="77777777" w:rsidR="00901B30" w:rsidRPr="00901B30" w:rsidRDefault="00777CA1" w:rsidP="00901B30">
      <w:pPr>
        <w:pStyle w:val="EndNoteBibliography"/>
        <w:spacing w:after="0"/>
        <w:ind w:left="720" w:hanging="720"/>
        <w:rPr>
          <w:ins w:id="267" w:author="McAuley, Chloe" w:date="2025-08-13T09:30:00Z" w16du:dateUtc="2025-08-13T01:30:00Z"/>
        </w:rPr>
      </w:pPr>
      <w:r>
        <w:fldChar w:fldCharType="begin"/>
      </w:r>
      <w:r>
        <w:instrText xml:space="preserve"> ADDIN EN.REFLIST </w:instrText>
      </w:r>
      <w:r>
        <w:fldChar w:fldCharType="separate"/>
      </w:r>
      <w:ins w:id="268" w:author="McAuley, Chloe" w:date="2025-08-13T09:30:00Z" w16du:dateUtc="2025-08-13T01:30:00Z">
        <w:r w:rsidR="00901B30" w:rsidRPr="00901B30">
          <w:t xml:space="preserve">Abatzoglou, J. T., Kolden, C. A., Cullen, A. C., Sadegh, M., Williams, E. L., Turco, M., &amp; Jones, M. W. (2025). Climate change has increased the odds of extreme regional forest fire years globally. </w:t>
        </w:r>
        <w:r w:rsidR="00901B30" w:rsidRPr="00901B30">
          <w:rPr>
            <w:i/>
            <w:rPrChange w:id="269" w:author="McAuley, Chloe" w:date="2025-08-13T09:30:00Z" w16du:dateUtc="2025-08-13T01:30:00Z">
              <w:rPr/>
            </w:rPrChange>
          </w:rPr>
          <w:t>Nature Communications, 16</w:t>
        </w:r>
        <w:r w:rsidR="00901B30" w:rsidRPr="00901B30">
          <w:t xml:space="preserve">(1), 6390.  https://doi.org/10.1038/s41467-025-61608-1 </w:t>
        </w:r>
      </w:ins>
    </w:p>
    <w:p w14:paraId="5696AF82" w14:textId="77777777" w:rsidR="00901B30" w:rsidRPr="00901B30" w:rsidRDefault="00901B30" w:rsidP="00901B30">
      <w:pPr>
        <w:pStyle w:val="EndNoteBibliography"/>
        <w:spacing w:after="0"/>
        <w:ind w:left="720" w:hanging="720"/>
        <w:rPr>
          <w:ins w:id="270" w:author="McAuley, Chloe" w:date="2025-08-13T09:30:00Z" w16du:dateUtc="2025-08-13T01:30:00Z"/>
        </w:rPr>
      </w:pPr>
      <w:ins w:id="271" w:author="McAuley, Chloe" w:date="2025-08-13T09:30:00Z" w16du:dateUtc="2025-08-13T01:30:00Z">
        <w:r w:rsidRPr="00901B30">
          <w:t xml:space="preserve">Ankit, R. </w:t>
        </w:r>
        <w:r w:rsidRPr="00901B30">
          <w:rPr>
            <w:i/>
            <w:rPrChange w:id="272" w:author="McAuley, Chloe" w:date="2025-08-13T09:30:00Z" w16du:dateUtc="2025-08-13T01:30:00Z">
              <w:rPr/>
            </w:rPrChange>
          </w:rPr>
          <w:t xml:space="preserve">WebPlotDigitizer. </w:t>
        </w:r>
        <w:r w:rsidRPr="00901B30">
          <w:t>In (Version 5.2) https://automeris.io</w:t>
        </w:r>
      </w:ins>
    </w:p>
    <w:p w14:paraId="4893E441" w14:textId="77777777" w:rsidR="00901B30" w:rsidRPr="00901B30" w:rsidRDefault="00901B30" w:rsidP="00901B30">
      <w:pPr>
        <w:pStyle w:val="EndNoteBibliography"/>
        <w:spacing w:after="0"/>
        <w:ind w:left="720" w:hanging="720"/>
        <w:rPr>
          <w:ins w:id="273" w:author="McAuley, Chloe" w:date="2025-08-13T09:30:00Z" w16du:dateUtc="2025-08-13T01:30:00Z"/>
        </w:rPr>
      </w:pPr>
      <w:ins w:id="274" w:author="McAuley, Chloe" w:date="2025-08-13T09:30:00Z" w16du:dateUtc="2025-08-13T01:30:00Z">
        <w:r w:rsidRPr="00901B30">
          <w:t>Berry, L. E., Lindenmayer, D. B., Dennis, T. E., Driscoll, D. A., &amp; Banks, S. C. (2016). Fire severity alters spatio–temporal movements and habitat utilisation by an arboreal marsupial, the mountain brushtail possum (</w:t>
        </w:r>
        <w:r w:rsidRPr="00901B30">
          <w:rPr>
            <w:i/>
            <w:rPrChange w:id="275" w:author="McAuley, Chloe" w:date="2025-08-13T09:30:00Z" w16du:dateUtc="2025-08-13T01:30:00Z">
              <w:rPr/>
            </w:rPrChange>
          </w:rPr>
          <w:t>Trichosurus cunninghami</w:t>
        </w:r>
        <w:r w:rsidRPr="00901B30">
          <w:t xml:space="preserve">). </w:t>
        </w:r>
        <w:r w:rsidRPr="00901B30">
          <w:rPr>
            <w:i/>
            <w:rPrChange w:id="276" w:author="McAuley, Chloe" w:date="2025-08-13T09:30:00Z" w16du:dateUtc="2025-08-13T01:30:00Z">
              <w:rPr/>
            </w:rPrChange>
          </w:rPr>
          <w:t>International Journal of Wildland Fire, 25</w:t>
        </w:r>
        <w:r w:rsidRPr="00901B30">
          <w:t xml:space="preserve">(12), 1291-1302.  </w:t>
        </w:r>
      </w:ins>
    </w:p>
    <w:p w14:paraId="52E1BA05" w14:textId="77777777" w:rsidR="00901B30" w:rsidRPr="00901B30" w:rsidRDefault="00901B30" w:rsidP="00901B30">
      <w:pPr>
        <w:pStyle w:val="EndNoteBibliography"/>
        <w:spacing w:after="0"/>
        <w:ind w:left="720" w:hanging="720"/>
        <w:rPr>
          <w:ins w:id="277" w:author="McAuley, Chloe" w:date="2025-08-13T09:30:00Z" w16du:dateUtc="2025-08-13T01:30:00Z"/>
        </w:rPr>
      </w:pPr>
      <w:ins w:id="278" w:author="McAuley, Chloe" w:date="2025-08-13T09:30:00Z" w16du:dateUtc="2025-08-13T01:30:00Z">
        <w:r w:rsidRPr="00901B30">
          <w:t xml:space="preserve">Blakey, R. V., Sikich, J. A., Blumstein, D. T., &amp; Riley, S. P. D. (2022). Mountain lions avoid burned areas and increase risky behavior after wildfire in a fragmented urban landscape. </w:t>
        </w:r>
        <w:r w:rsidRPr="00901B30">
          <w:rPr>
            <w:i/>
            <w:rPrChange w:id="279" w:author="McAuley, Chloe" w:date="2025-08-13T09:30:00Z" w16du:dateUtc="2025-08-13T01:30:00Z">
              <w:rPr/>
            </w:rPrChange>
          </w:rPr>
          <w:t>Current Biology, 32</w:t>
        </w:r>
        <w:r w:rsidRPr="00901B30">
          <w:t xml:space="preserve">(21), 4762-4768.e4765.  https://doi.org/10.1016/j.cub.2022.08.082 </w:t>
        </w:r>
      </w:ins>
    </w:p>
    <w:p w14:paraId="7EFF7D7C" w14:textId="77777777" w:rsidR="00901B30" w:rsidRPr="00901B30" w:rsidRDefault="00901B30" w:rsidP="00901B30">
      <w:pPr>
        <w:pStyle w:val="EndNoteBibliography"/>
        <w:spacing w:after="0"/>
        <w:ind w:left="720" w:hanging="720"/>
        <w:rPr>
          <w:ins w:id="280" w:author="McAuley, Chloe" w:date="2025-08-13T09:30:00Z" w16du:dateUtc="2025-08-13T01:30:00Z"/>
        </w:rPr>
      </w:pPr>
      <w:ins w:id="281" w:author="McAuley, Chloe" w:date="2025-08-13T09:30:00Z" w16du:dateUtc="2025-08-13T01:30:00Z">
        <w:r w:rsidRPr="00901B30">
          <w:t xml:space="preserve">Boer, M. M., Resco de Dios, V., &amp; Bradstock, R. A. (2020). Unprecedented burn area of Australian mega forest fires. </w:t>
        </w:r>
        <w:r w:rsidRPr="00901B30">
          <w:rPr>
            <w:i/>
            <w:rPrChange w:id="282" w:author="McAuley, Chloe" w:date="2025-08-13T09:30:00Z" w16du:dateUtc="2025-08-13T01:30:00Z">
              <w:rPr/>
            </w:rPrChange>
          </w:rPr>
          <w:t>Nature Climate Change, 10</w:t>
        </w:r>
        <w:r w:rsidRPr="00901B30">
          <w:t xml:space="preserve">(3), 171-172.  https://doi.org/10.1038/s41558-020-0716-1 </w:t>
        </w:r>
      </w:ins>
    </w:p>
    <w:p w14:paraId="1E24ACF7" w14:textId="77777777" w:rsidR="00901B30" w:rsidRPr="00901B30" w:rsidRDefault="00901B30" w:rsidP="00901B30">
      <w:pPr>
        <w:pStyle w:val="EndNoteBibliography"/>
        <w:spacing w:after="0"/>
        <w:ind w:left="720" w:hanging="720"/>
        <w:rPr>
          <w:ins w:id="283" w:author="McAuley, Chloe" w:date="2025-08-13T09:30:00Z" w16du:dateUtc="2025-08-13T01:30:00Z"/>
        </w:rPr>
      </w:pPr>
      <w:ins w:id="284" w:author="McAuley, Chloe" w:date="2025-08-13T09:30:00Z" w16du:dateUtc="2025-08-13T01:30:00Z">
        <w:r w:rsidRPr="00901B30">
          <w:t xml:space="preserve">Bowman, D. M. J. S., Balch, J. K., Artaxo, P., Bond, W. J., Carlson, J. M., Cochrane, M. A., D’Antonio, C. M., DeFries, R. S., Doyle, J. C., Harrison, S. P., Johnston, F. H., Keeley, J. E., Krawchuk, M. A., Kull, C. A., Marston, J. B., Moritz, M. A., Prentice, I. C., Roos, C. I., Scott, A. C., . . . Pyne, S. J. (2009). Fire in the Earth System. </w:t>
        </w:r>
        <w:r w:rsidRPr="00901B30">
          <w:rPr>
            <w:i/>
            <w:rPrChange w:id="285" w:author="McAuley, Chloe" w:date="2025-08-13T09:30:00Z" w16du:dateUtc="2025-08-13T01:30:00Z">
              <w:rPr/>
            </w:rPrChange>
          </w:rPr>
          <w:t>Science, 324</w:t>
        </w:r>
        <w:r w:rsidRPr="00901B30">
          <w:t xml:space="preserve">(5926), 481-484.  https://doi.org/10.1126/science.1163886 </w:t>
        </w:r>
      </w:ins>
    </w:p>
    <w:p w14:paraId="70CD1623" w14:textId="77777777" w:rsidR="00901B30" w:rsidRPr="00901B30" w:rsidRDefault="00901B30" w:rsidP="00901B30">
      <w:pPr>
        <w:pStyle w:val="EndNoteBibliography"/>
        <w:spacing w:after="0"/>
        <w:ind w:left="720" w:hanging="720"/>
        <w:rPr>
          <w:ins w:id="286" w:author="McAuley, Chloe" w:date="2025-08-13T09:30:00Z" w16du:dateUtc="2025-08-13T01:30:00Z"/>
        </w:rPr>
      </w:pPr>
      <w:ins w:id="287" w:author="McAuley, Chloe" w:date="2025-08-13T09:30:00Z" w16du:dateUtc="2025-08-13T01:30:00Z">
        <w:r w:rsidRPr="00901B30">
          <w:t xml:space="preserve">Brown, J. S., &amp; Kotler, B. P. (2004). Hazardous duty pay and the foraging cost of predation. </w:t>
        </w:r>
        <w:r w:rsidRPr="00901B30">
          <w:rPr>
            <w:i/>
            <w:rPrChange w:id="288" w:author="McAuley, Chloe" w:date="2025-08-13T09:30:00Z" w16du:dateUtc="2025-08-13T01:30:00Z">
              <w:rPr/>
            </w:rPrChange>
          </w:rPr>
          <w:t>Ecology Letters, 7</w:t>
        </w:r>
        <w:r w:rsidRPr="00901B30">
          <w:t xml:space="preserve">(10), 999-1014.  https://doi.org/10.1111/j.1461-0248.2004.00661.x </w:t>
        </w:r>
      </w:ins>
    </w:p>
    <w:p w14:paraId="290261A4" w14:textId="77777777" w:rsidR="00901B30" w:rsidRPr="00901B30" w:rsidRDefault="00901B30" w:rsidP="00901B30">
      <w:pPr>
        <w:pStyle w:val="EndNoteBibliography"/>
        <w:spacing w:after="0"/>
        <w:ind w:left="720" w:hanging="720"/>
        <w:rPr>
          <w:ins w:id="289" w:author="McAuley, Chloe" w:date="2025-08-13T09:30:00Z" w16du:dateUtc="2025-08-13T01:30:00Z"/>
        </w:rPr>
      </w:pPr>
      <w:ins w:id="290" w:author="McAuley, Chloe" w:date="2025-08-13T09:30:00Z" w16du:dateUtc="2025-08-13T01:30:00Z">
        <w:r w:rsidRPr="00901B30">
          <w:t xml:space="preserve">Burton, C., Lampe, S., Kelley, D. I., Thiery, W., Hantson, S., Christidis, N., Gudmundsson, L., Forrest, M., Burke, E., Chang, J., Huang, H., Ito, A., Kou-Giesbrecht, S., Lasslop, G., Li, W., Nieradzik, L., Li, F., Chen, Y., Randerson, J., . . . Mengel, M. (2024). Global burned area increasingly explained by climate change. </w:t>
        </w:r>
        <w:r w:rsidRPr="00901B30">
          <w:rPr>
            <w:i/>
            <w:rPrChange w:id="291" w:author="McAuley, Chloe" w:date="2025-08-13T09:30:00Z" w16du:dateUtc="2025-08-13T01:30:00Z">
              <w:rPr/>
            </w:rPrChange>
          </w:rPr>
          <w:t>Nature Climate Change, 14</w:t>
        </w:r>
        <w:r w:rsidRPr="00901B30">
          <w:t xml:space="preserve">(11), 1186-1192.  https://doi.org/10.1038/s41558-024-02140-w </w:t>
        </w:r>
      </w:ins>
    </w:p>
    <w:p w14:paraId="125E1E9D" w14:textId="77777777" w:rsidR="00901B30" w:rsidRPr="00901B30" w:rsidRDefault="00901B30" w:rsidP="00901B30">
      <w:pPr>
        <w:pStyle w:val="EndNoteBibliography"/>
        <w:spacing w:after="0"/>
        <w:ind w:left="720" w:hanging="720"/>
        <w:rPr>
          <w:ins w:id="292" w:author="McAuley, Chloe" w:date="2025-08-13T09:30:00Z" w16du:dateUtc="2025-08-13T01:30:00Z"/>
        </w:rPr>
      </w:pPr>
      <w:ins w:id="293" w:author="McAuley, Chloe" w:date="2025-08-13T09:30:00Z" w16du:dateUtc="2025-08-13T01:30:00Z">
        <w:r w:rsidRPr="00901B30">
          <w:t xml:space="preserve">Cherry, M. J., Chandler, R. B., Garrison, E. P., Crawford, D. A., Kelly, B. D., Shindle, D. B., Godsea, K. G., Miller, K. V., &amp; Conner, L. M. (2018). Wildfire affects space use and movement of white-tailed deer in a tropical pyric landscape. </w:t>
        </w:r>
        <w:r w:rsidRPr="00901B30">
          <w:rPr>
            <w:i/>
            <w:rPrChange w:id="294" w:author="McAuley, Chloe" w:date="2025-08-13T09:30:00Z" w16du:dateUtc="2025-08-13T01:30:00Z">
              <w:rPr/>
            </w:rPrChange>
          </w:rPr>
          <w:t>Forest Ecology and Management, 409</w:t>
        </w:r>
        <w:r w:rsidRPr="00901B30">
          <w:t xml:space="preserve">, 161-169.  https://doi.org/10.1016/j.foreco.2017.11.007 </w:t>
        </w:r>
      </w:ins>
    </w:p>
    <w:p w14:paraId="61E2DD5A" w14:textId="77777777" w:rsidR="00901B30" w:rsidRPr="00901B30" w:rsidRDefault="00901B30" w:rsidP="00901B30">
      <w:pPr>
        <w:pStyle w:val="EndNoteBibliography"/>
        <w:spacing w:after="0"/>
        <w:ind w:left="720" w:hanging="720"/>
        <w:rPr>
          <w:ins w:id="295" w:author="McAuley, Chloe" w:date="2025-08-13T09:30:00Z" w16du:dateUtc="2025-08-13T01:30:00Z"/>
        </w:rPr>
      </w:pPr>
      <w:ins w:id="296" w:author="McAuley, Chloe" w:date="2025-08-13T09:30:00Z" w16du:dateUtc="2025-08-13T01:30:00Z">
        <w:r w:rsidRPr="00901B30">
          <w:t xml:space="preserve">Clapp, J. G., &amp; Beck, J. L. (2016). Short-term impacts of fire-mediated habitat alterations on an isolated bighorn sheep population. </w:t>
        </w:r>
        <w:r w:rsidRPr="00901B30">
          <w:rPr>
            <w:i/>
            <w:rPrChange w:id="297" w:author="McAuley, Chloe" w:date="2025-08-13T09:30:00Z" w16du:dateUtc="2025-08-13T01:30:00Z">
              <w:rPr/>
            </w:rPrChange>
          </w:rPr>
          <w:t>Fire Ecology, 12</w:t>
        </w:r>
        <w:r w:rsidRPr="00901B30">
          <w:t xml:space="preserve">(3), 80-98.  https://doi.org/10.4996/fireecology.1203080 </w:t>
        </w:r>
      </w:ins>
    </w:p>
    <w:p w14:paraId="30E2FC87" w14:textId="77777777" w:rsidR="00901B30" w:rsidRPr="00901B30" w:rsidRDefault="00901B30" w:rsidP="00901B30">
      <w:pPr>
        <w:pStyle w:val="EndNoteBibliography"/>
        <w:spacing w:after="0"/>
        <w:ind w:left="720" w:hanging="720"/>
        <w:rPr>
          <w:ins w:id="298" w:author="McAuley, Chloe" w:date="2025-08-13T09:30:00Z" w16du:dateUtc="2025-08-13T01:30:00Z"/>
        </w:rPr>
      </w:pPr>
      <w:ins w:id="299" w:author="McAuley, Chloe" w:date="2025-08-13T09:30:00Z" w16du:dateUtc="2025-08-13T01:30:00Z">
        <w:r w:rsidRPr="00901B30">
          <w:lastRenderedPageBreak/>
          <w:t xml:space="preserve">Cohen, B. S., Prebyl, T. J., Collier, B. A., &amp; Chamberlain, M. J. (2019). Spatiotemporal variability of fire characteristics affect animal responses in pyric landscapes. </w:t>
        </w:r>
        <w:r w:rsidRPr="00901B30">
          <w:rPr>
            <w:i/>
            <w:rPrChange w:id="300" w:author="McAuley, Chloe" w:date="2025-08-13T09:30:00Z" w16du:dateUtc="2025-08-13T01:30:00Z">
              <w:rPr/>
            </w:rPrChange>
          </w:rPr>
          <w:t>Fire Ecology, 15</w:t>
        </w:r>
        <w:r w:rsidRPr="00901B30">
          <w:t xml:space="preserve">(1), 41.  https://doi.org/10.1186/s42408-019-0058-4 </w:t>
        </w:r>
      </w:ins>
    </w:p>
    <w:p w14:paraId="20CC33AA" w14:textId="77777777" w:rsidR="00901B30" w:rsidRPr="00901B30" w:rsidRDefault="00901B30" w:rsidP="00901B30">
      <w:pPr>
        <w:pStyle w:val="EndNoteBibliography"/>
        <w:spacing w:after="0"/>
        <w:ind w:left="720" w:hanging="720"/>
        <w:rPr>
          <w:ins w:id="301" w:author="McAuley, Chloe" w:date="2025-08-13T09:30:00Z" w16du:dateUtc="2025-08-13T01:30:00Z"/>
        </w:rPr>
      </w:pPr>
      <w:ins w:id="302" w:author="McAuley, Chloe" w:date="2025-08-13T09:30:00Z" w16du:dateUtc="2025-08-13T01:30:00Z">
        <w:r w:rsidRPr="00901B30">
          <w:t xml:space="preserve">Cosgrove, A. J., McWhorter, T. J., &amp; Maron, M. (2018). Consequences of impediments to animal movements at different scales: A conceptual framework and review. </w:t>
        </w:r>
        <w:r w:rsidRPr="00901B30">
          <w:rPr>
            <w:i/>
            <w:rPrChange w:id="303" w:author="McAuley, Chloe" w:date="2025-08-13T09:30:00Z" w16du:dateUtc="2025-08-13T01:30:00Z">
              <w:rPr/>
            </w:rPrChange>
          </w:rPr>
          <w:t>Diversity and Distributions, 24</w:t>
        </w:r>
        <w:r w:rsidRPr="00901B30">
          <w:t xml:space="preserve">(4), 448-459.  https://doi.org/10.1111/ddi.12699 </w:t>
        </w:r>
      </w:ins>
    </w:p>
    <w:p w14:paraId="2B3E6FAC" w14:textId="77777777" w:rsidR="00901B30" w:rsidRPr="00901B30" w:rsidRDefault="00901B30" w:rsidP="00901B30">
      <w:pPr>
        <w:pStyle w:val="EndNoteBibliography"/>
        <w:spacing w:after="0"/>
        <w:ind w:left="720" w:hanging="720"/>
        <w:rPr>
          <w:ins w:id="304" w:author="McAuley, Chloe" w:date="2025-08-13T09:30:00Z" w16du:dateUtc="2025-08-13T01:30:00Z"/>
        </w:rPr>
      </w:pPr>
      <w:ins w:id="305" w:author="McAuley, Chloe" w:date="2025-08-13T09:30:00Z" w16du:dateUtc="2025-08-13T01:30:00Z">
        <w:r w:rsidRPr="00901B30">
          <w:t xml:space="preserve">Crabb, M. L., Clement, M. J., Jones, A. S., Bristow, K. D., &amp; Harding, L. E. (2022). Black bear spatial responses to the Wallow Wildfire in Arizona. </w:t>
        </w:r>
        <w:r w:rsidRPr="00901B30">
          <w:rPr>
            <w:i/>
            <w:rPrChange w:id="306" w:author="McAuley, Chloe" w:date="2025-08-13T09:30:00Z" w16du:dateUtc="2025-08-13T01:30:00Z">
              <w:rPr/>
            </w:rPrChange>
          </w:rPr>
          <w:t>The Journal of Wildlife Management, 86</w:t>
        </w:r>
        <w:r w:rsidRPr="00901B30">
          <w:t xml:space="preserve">(3), 1-20.  https://doi.org/10.1002/jwmg.22182 </w:t>
        </w:r>
      </w:ins>
    </w:p>
    <w:p w14:paraId="12AC0559" w14:textId="77777777" w:rsidR="00901B30" w:rsidRPr="00901B30" w:rsidRDefault="00901B30" w:rsidP="00901B30">
      <w:pPr>
        <w:pStyle w:val="EndNoteBibliography"/>
        <w:spacing w:after="0"/>
        <w:ind w:left="720" w:hanging="720"/>
        <w:rPr>
          <w:ins w:id="307" w:author="McAuley, Chloe" w:date="2025-08-13T09:30:00Z" w16du:dateUtc="2025-08-13T01:30:00Z"/>
        </w:rPr>
      </w:pPr>
      <w:ins w:id="308" w:author="McAuley, Chloe" w:date="2025-08-13T09:30:00Z" w16du:dateUtc="2025-08-13T01:30:00Z">
        <w:r w:rsidRPr="00901B30">
          <w:t xml:space="preserve">Culhane, K., Sollmann, R., White, A. M., Tarbill, G. L., Cooper, S. D., &amp; Young, H. S. (2022). Small mammal responses to fire severity mediated by vegetation characteristics and species traits. </w:t>
        </w:r>
        <w:r w:rsidRPr="00901B30">
          <w:rPr>
            <w:i/>
            <w:rPrChange w:id="309" w:author="McAuley, Chloe" w:date="2025-08-13T09:30:00Z" w16du:dateUtc="2025-08-13T01:30:00Z">
              <w:rPr/>
            </w:rPrChange>
          </w:rPr>
          <w:t>Ecology and Evolution, 12</w:t>
        </w:r>
        <w:r w:rsidRPr="00901B30">
          <w:t xml:space="preserve">(5), e8918.  https://doi.org/10.1002/ece3.8918 </w:t>
        </w:r>
      </w:ins>
    </w:p>
    <w:p w14:paraId="3C8021FE" w14:textId="77777777" w:rsidR="00901B30" w:rsidRPr="00901B30" w:rsidRDefault="00901B30" w:rsidP="00901B30">
      <w:pPr>
        <w:pStyle w:val="EndNoteBibliography"/>
        <w:spacing w:after="0"/>
        <w:ind w:left="720" w:hanging="720"/>
        <w:rPr>
          <w:ins w:id="310" w:author="McAuley, Chloe" w:date="2025-08-13T09:30:00Z" w16du:dateUtc="2025-08-13T01:30:00Z"/>
        </w:rPr>
      </w:pPr>
      <w:ins w:id="311" w:author="McAuley, Chloe" w:date="2025-08-13T09:30:00Z" w16du:dateUtc="2025-08-13T01:30:00Z">
        <w:r w:rsidRPr="00901B30">
          <w:t xml:space="preserve">Doherty, T. S., Fist, C. N., &amp; Driscoll, D. A. (2019). Animal movement varies with resource availability, landscape configuration and body size: a conceptual model and empirical example. </w:t>
        </w:r>
        <w:r w:rsidRPr="00901B30">
          <w:rPr>
            <w:i/>
            <w:rPrChange w:id="312" w:author="McAuley, Chloe" w:date="2025-08-13T09:30:00Z" w16du:dateUtc="2025-08-13T01:30:00Z">
              <w:rPr/>
            </w:rPrChange>
          </w:rPr>
          <w:t>Landscape Ecology, 34</w:t>
        </w:r>
        <w:r w:rsidRPr="00901B30">
          <w:t xml:space="preserve">(3), 603-614.  https://doi.org/10.1007/s10980-019-00795-x </w:t>
        </w:r>
      </w:ins>
    </w:p>
    <w:p w14:paraId="18E69203" w14:textId="77777777" w:rsidR="00901B30" w:rsidRPr="00901B30" w:rsidRDefault="00901B30" w:rsidP="00901B30">
      <w:pPr>
        <w:pStyle w:val="EndNoteBibliography"/>
        <w:spacing w:after="0"/>
        <w:ind w:left="720" w:hanging="720"/>
        <w:rPr>
          <w:ins w:id="313" w:author="McAuley, Chloe" w:date="2025-08-13T09:30:00Z" w16du:dateUtc="2025-08-13T01:30:00Z"/>
        </w:rPr>
      </w:pPr>
      <w:ins w:id="314" w:author="McAuley, Chloe" w:date="2025-08-13T09:30:00Z" w16du:dateUtc="2025-08-13T01:30:00Z">
        <w:r w:rsidRPr="00901B30">
          <w:t xml:space="preserve">Doherty, T. S., Hays, G. C., &amp; Driscoll, D. A. (2021). Human disturbance causes widespread disruption of animal movement. </w:t>
        </w:r>
        <w:r w:rsidRPr="00901B30">
          <w:rPr>
            <w:i/>
            <w:rPrChange w:id="315" w:author="McAuley, Chloe" w:date="2025-08-13T09:30:00Z" w16du:dateUtc="2025-08-13T01:30:00Z">
              <w:rPr/>
            </w:rPrChange>
          </w:rPr>
          <w:t>Nature Ecology &amp; Evolution, 5</w:t>
        </w:r>
        <w:r w:rsidRPr="00901B30">
          <w:t xml:space="preserve">(4), 513-519.  https://doi.org/10.1038/s41559-020-01380-1 </w:t>
        </w:r>
      </w:ins>
    </w:p>
    <w:p w14:paraId="0594967A" w14:textId="77777777" w:rsidR="00901B30" w:rsidRPr="00901B30" w:rsidRDefault="00901B30" w:rsidP="00901B30">
      <w:pPr>
        <w:pStyle w:val="EndNoteBibliography"/>
        <w:spacing w:after="0"/>
        <w:ind w:left="720" w:hanging="720"/>
        <w:rPr>
          <w:ins w:id="316" w:author="McAuley, Chloe" w:date="2025-08-13T09:30:00Z" w16du:dateUtc="2025-08-13T01:30:00Z"/>
        </w:rPr>
      </w:pPr>
      <w:ins w:id="317" w:author="McAuley, Chloe" w:date="2025-08-13T09:30:00Z" w16du:dateUtc="2025-08-13T01:30:00Z">
        <w:r w:rsidRPr="00901B30">
          <w:t xml:space="preserve">Doherty, T. S., Geary, W. L., Jolly, C. J., Macdonald, K. J., Miritis, V., Watchorn, D. J., Cherry, M. J., Conner, L. M., González, T. M., Legge, S. M., Ritchie, E. G., Stawski, C., &amp; Dickman, C. R. (2022). Fire as a driver and mediator of predator–prey interactions. </w:t>
        </w:r>
        <w:r w:rsidRPr="00901B30">
          <w:rPr>
            <w:i/>
            <w:rPrChange w:id="318" w:author="McAuley, Chloe" w:date="2025-08-13T09:30:00Z" w16du:dateUtc="2025-08-13T01:30:00Z">
              <w:rPr/>
            </w:rPrChange>
          </w:rPr>
          <w:t>Biological Reviews, 97</w:t>
        </w:r>
        <w:r w:rsidRPr="00901B30">
          <w:t xml:space="preserve">(4), 1539-1558.  https://doi.org/10.1111/brv.12853 </w:t>
        </w:r>
      </w:ins>
    </w:p>
    <w:p w14:paraId="4AB9F2C0" w14:textId="77777777" w:rsidR="00901B30" w:rsidRPr="00901B30" w:rsidRDefault="00901B30" w:rsidP="00901B30">
      <w:pPr>
        <w:pStyle w:val="EndNoteBibliography"/>
        <w:spacing w:after="0"/>
        <w:ind w:left="720" w:hanging="720"/>
        <w:rPr>
          <w:ins w:id="319" w:author="McAuley, Chloe" w:date="2025-08-13T09:30:00Z" w16du:dateUtc="2025-08-13T01:30:00Z"/>
        </w:rPr>
      </w:pPr>
      <w:ins w:id="320" w:author="McAuley, Chloe" w:date="2025-08-13T09:30:00Z" w16du:dateUtc="2025-08-13T01:30:00Z">
        <w:r w:rsidRPr="00901B30">
          <w:t xml:space="preserve">Doherty, T. S., Watchorn, D. J., Miritis, V., Pestell, A. J. L., &amp; Geary, W. L. (2023). Cats, foxes and fire: Quantitative review reveals that invasive predator activity is most likely to increase shortly after fire. </w:t>
        </w:r>
        <w:r w:rsidRPr="00901B30">
          <w:rPr>
            <w:i/>
            <w:rPrChange w:id="321" w:author="McAuley, Chloe" w:date="2025-08-13T09:30:00Z" w16du:dateUtc="2025-08-13T01:30:00Z">
              <w:rPr/>
            </w:rPrChange>
          </w:rPr>
          <w:t>Fire Ecology, 19</w:t>
        </w:r>
        <w:r w:rsidRPr="00901B30">
          <w:t xml:space="preserve">(1), 22.  https://doi.org/10.1186/s42408-023-00183-6 </w:t>
        </w:r>
      </w:ins>
    </w:p>
    <w:p w14:paraId="67F3BDE9" w14:textId="77777777" w:rsidR="00901B30" w:rsidRPr="00901B30" w:rsidRDefault="00901B30" w:rsidP="00901B30">
      <w:pPr>
        <w:pStyle w:val="EndNoteBibliography"/>
        <w:spacing w:after="0"/>
        <w:ind w:left="720" w:hanging="720"/>
        <w:rPr>
          <w:ins w:id="322" w:author="McAuley, Chloe" w:date="2025-08-13T09:30:00Z" w16du:dateUtc="2025-08-13T01:30:00Z"/>
        </w:rPr>
      </w:pPr>
      <w:ins w:id="323" w:author="McAuley, Chloe" w:date="2025-08-13T09:30:00Z" w16du:dateUtc="2025-08-13T01:30:00Z">
        <w:r w:rsidRPr="00901B30">
          <w:t xml:space="preserve">Doherty, T. S., Macdonald, K. J., Nimmo, D. G., Santos, J. L., &amp; Geary, W. L. (2024). Shifting fire regimes cause continent-wide transformation of threatened species habitat. </w:t>
        </w:r>
        <w:r w:rsidRPr="00901B30">
          <w:rPr>
            <w:i/>
            <w:rPrChange w:id="324" w:author="McAuley, Chloe" w:date="2025-08-13T09:30:00Z" w16du:dateUtc="2025-08-13T01:30:00Z">
              <w:rPr/>
            </w:rPrChange>
          </w:rPr>
          <w:t>Proceedings of the National Academy of Sciences, 121</w:t>
        </w:r>
        <w:r w:rsidRPr="00901B30">
          <w:t xml:space="preserve">(18), e2316417121.  https://doi.org/10.1073/pnas.2316417121 </w:t>
        </w:r>
      </w:ins>
    </w:p>
    <w:p w14:paraId="34D2D1B2" w14:textId="77777777" w:rsidR="00901B30" w:rsidRPr="00901B30" w:rsidRDefault="00901B30" w:rsidP="00901B30">
      <w:pPr>
        <w:pStyle w:val="EndNoteBibliography"/>
        <w:spacing w:after="0"/>
        <w:ind w:left="720" w:hanging="720"/>
        <w:rPr>
          <w:ins w:id="325" w:author="McAuley, Chloe" w:date="2025-08-13T09:30:00Z" w16du:dateUtc="2025-08-13T01:30:00Z"/>
        </w:rPr>
      </w:pPr>
      <w:ins w:id="326" w:author="McAuley, Chloe" w:date="2025-08-13T09:30:00Z" w16du:dateUtc="2025-08-13T01:30:00Z">
        <w:r w:rsidRPr="00901B30">
          <w:t xml:space="preserve">Driscoll, D. A., Armenteras, D., Bennett, A. F., Brotons, L., Clarke, M. F., Doherty, T. S., Haslem, A., Kelly, L. T., Sato, C. F., Sitters, H., Aquilué, N., Bell, K., Chadid, M., Duane, A., Meza-Elizalde, M. C., Giljohann, K. M., González, T. M., Jambhekar, R., Lazzari, J., . . . Wevill, T. (2021). How fire interacts with habitat loss and fragmentation. </w:t>
        </w:r>
        <w:r w:rsidRPr="00901B30">
          <w:rPr>
            <w:i/>
            <w:rPrChange w:id="327" w:author="McAuley, Chloe" w:date="2025-08-13T09:30:00Z" w16du:dateUtc="2025-08-13T01:30:00Z">
              <w:rPr/>
            </w:rPrChange>
          </w:rPr>
          <w:t>Biological Reviews, 96</w:t>
        </w:r>
        <w:r w:rsidRPr="00901B30">
          <w:t xml:space="preserve">(3), 976-998.  https://doi.org/10.1111/brv.12687 </w:t>
        </w:r>
      </w:ins>
    </w:p>
    <w:p w14:paraId="7CBBD3C4" w14:textId="77777777" w:rsidR="00901B30" w:rsidRPr="00901B30" w:rsidRDefault="00901B30" w:rsidP="00901B30">
      <w:pPr>
        <w:pStyle w:val="EndNoteBibliography"/>
        <w:spacing w:after="0"/>
        <w:ind w:left="720" w:hanging="720"/>
        <w:rPr>
          <w:ins w:id="328" w:author="McAuley, Chloe" w:date="2025-08-13T09:30:00Z" w16du:dateUtc="2025-08-13T01:30:00Z"/>
        </w:rPr>
      </w:pPr>
      <w:ins w:id="329" w:author="McAuley, Chloe" w:date="2025-08-13T09:30:00Z" w16du:dateUtc="2025-08-13T01:30:00Z">
        <w:r w:rsidRPr="00901B30">
          <w:t xml:space="preserve">Ellis, T. M., Bowman, D. M. J. S., Jain, P., Flannigan, M. D., &amp; Williamson, G. J. (2022). Global increase in wildfire risk due to climate-driven declines in fuel moisture. </w:t>
        </w:r>
        <w:r w:rsidRPr="00901B30">
          <w:rPr>
            <w:i/>
            <w:rPrChange w:id="330" w:author="McAuley, Chloe" w:date="2025-08-13T09:30:00Z" w16du:dateUtc="2025-08-13T01:30:00Z">
              <w:rPr/>
            </w:rPrChange>
          </w:rPr>
          <w:t>Global Change Biology, 28</w:t>
        </w:r>
        <w:r w:rsidRPr="00901B30">
          <w:t xml:space="preserve">(4), 1544-1559.  https://doi.org/10.1111/gcb.16006 </w:t>
        </w:r>
      </w:ins>
    </w:p>
    <w:p w14:paraId="66A2DF63" w14:textId="77777777" w:rsidR="00901B30" w:rsidRPr="00901B30" w:rsidRDefault="00901B30" w:rsidP="00901B30">
      <w:pPr>
        <w:pStyle w:val="EndNoteBibliography"/>
        <w:spacing w:after="0"/>
        <w:ind w:left="720" w:hanging="720"/>
        <w:rPr>
          <w:ins w:id="331" w:author="McAuley, Chloe" w:date="2025-08-13T09:30:00Z" w16du:dateUtc="2025-08-13T01:30:00Z"/>
        </w:rPr>
      </w:pPr>
      <w:ins w:id="332" w:author="McAuley, Chloe" w:date="2025-08-13T09:30:00Z" w16du:dateUtc="2025-08-13T01:30:00Z">
        <w:r w:rsidRPr="00901B30">
          <w:t xml:space="preserve">Faurby, S., Davis, M., Pedersen, R. Ø., Schowanek, S. D., Antonelli, A., &amp; Svenning, J.-C. (2018). PHYLACINE 1.2: The Phylogenetic Atlas of Mammal Macroecology. </w:t>
        </w:r>
        <w:r w:rsidRPr="00901B30">
          <w:rPr>
            <w:i/>
            <w:rPrChange w:id="333" w:author="McAuley, Chloe" w:date="2025-08-13T09:30:00Z" w16du:dateUtc="2025-08-13T01:30:00Z">
              <w:rPr/>
            </w:rPrChange>
          </w:rPr>
          <w:t>Ecology, 99</w:t>
        </w:r>
        <w:r w:rsidRPr="00901B30">
          <w:t xml:space="preserve">(11), 2626-2626.  https://doi.org/10.1002/ecy.2443 </w:t>
        </w:r>
      </w:ins>
    </w:p>
    <w:p w14:paraId="51EB7898" w14:textId="77777777" w:rsidR="00901B30" w:rsidRPr="00901B30" w:rsidRDefault="00901B30" w:rsidP="00901B30">
      <w:pPr>
        <w:pStyle w:val="EndNoteBibliography"/>
        <w:spacing w:after="0"/>
        <w:ind w:left="720" w:hanging="720"/>
        <w:rPr>
          <w:ins w:id="334" w:author="McAuley, Chloe" w:date="2025-08-13T09:30:00Z" w16du:dateUtc="2025-08-13T01:30:00Z"/>
        </w:rPr>
      </w:pPr>
      <w:ins w:id="335" w:author="McAuley, Chloe" w:date="2025-08-13T09:30:00Z" w16du:dateUtc="2025-08-13T01:30:00Z">
        <w:r w:rsidRPr="00901B30">
          <w:t xml:space="preserve">Fletcher, M.-S., Romano, A., Connor, S., Mariani, M., &amp; Maezumi, S. Y. (2021). Catastrophic bushfires, Indigenous fire knowledge and reframing science in southeast Australia. </w:t>
        </w:r>
        <w:r w:rsidRPr="00901B30">
          <w:rPr>
            <w:i/>
            <w:rPrChange w:id="336" w:author="McAuley, Chloe" w:date="2025-08-13T09:30:00Z" w16du:dateUtc="2025-08-13T01:30:00Z">
              <w:rPr/>
            </w:rPrChange>
          </w:rPr>
          <w:t>Fire, 4</w:t>
        </w:r>
        <w:r w:rsidRPr="00901B30">
          <w:t xml:space="preserve">(3). </w:t>
        </w:r>
      </w:ins>
    </w:p>
    <w:p w14:paraId="1C46F973" w14:textId="77777777" w:rsidR="00901B30" w:rsidRPr="00901B30" w:rsidRDefault="00901B30" w:rsidP="00901B30">
      <w:pPr>
        <w:pStyle w:val="EndNoteBibliography"/>
        <w:spacing w:after="0"/>
        <w:ind w:left="720" w:hanging="720"/>
        <w:rPr>
          <w:ins w:id="337" w:author="McAuley, Chloe" w:date="2025-08-13T09:30:00Z" w16du:dateUtc="2025-08-13T01:30:00Z"/>
        </w:rPr>
      </w:pPr>
      <w:ins w:id="338" w:author="McAuley, Chloe" w:date="2025-08-13T09:30:00Z" w16du:dateUtc="2025-08-13T01:30:00Z">
        <w:r w:rsidRPr="00901B30">
          <w:t>Fordyce, A., Hradsky, B. A., Ritchie, E. G., &amp; Di Stefano, J. (2016). Fire affects microhabitat selection, movement patterns, and body condition of an Australian rodent (</w:t>
        </w:r>
        <w:r w:rsidRPr="00901B30">
          <w:rPr>
            <w:i/>
            <w:rPrChange w:id="339" w:author="McAuley, Chloe" w:date="2025-08-13T09:30:00Z" w16du:dateUtc="2025-08-13T01:30:00Z">
              <w:rPr/>
            </w:rPrChange>
          </w:rPr>
          <w:t>Rattus fuscipes</w:t>
        </w:r>
        <w:r w:rsidRPr="00901B30">
          <w:t xml:space="preserve">). </w:t>
        </w:r>
        <w:r w:rsidRPr="00901B30">
          <w:rPr>
            <w:i/>
            <w:rPrChange w:id="340" w:author="McAuley, Chloe" w:date="2025-08-13T09:30:00Z" w16du:dateUtc="2025-08-13T01:30:00Z">
              <w:rPr/>
            </w:rPrChange>
          </w:rPr>
          <w:t>Journal of Mammalogy, 97</w:t>
        </w:r>
        <w:r w:rsidRPr="00901B30">
          <w:t xml:space="preserve">(1), 102-111.  https://doi.org/10.1093/jmammal/gyv159 </w:t>
        </w:r>
      </w:ins>
    </w:p>
    <w:p w14:paraId="34B4ABDD" w14:textId="77777777" w:rsidR="00901B30" w:rsidRPr="00901B30" w:rsidRDefault="00901B30" w:rsidP="00901B30">
      <w:pPr>
        <w:pStyle w:val="EndNoteBibliography"/>
        <w:spacing w:after="0"/>
        <w:ind w:left="720" w:hanging="720"/>
        <w:rPr>
          <w:ins w:id="341" w:author="McAuley, Chloe" w:date="2025-08-13T09:30:00Z" w16du:dateUtc="2025-08-13T01:30:00Z"/>
        </w:rPr>
      </w:pPr>
      <w:ins w:id="342" w:author="McAuley, Chloe" w:date="2025-08-13T09:30:00Z" w16du:dateUtc="2025-08-13T01:30:00Z">
        <w:r w:rsidRPr="00901B30">
          <w:t xml:space="preserve">Ganz, T. R., DeVivo, M. T., Kertson, B. N., Roussin, T., Satterfield, L., Wirsing, A. J., &amp; Prugh, L. R. (2022). Interactive effects of wildfires, season and predator activity shape mule deer movements. </w:t>
        </w:r>
        <w:r w:rsidRPr="00901B30">
          <w:rPr>
            <w:i/>
            <w:rPrChange w:id="343" w:author="McAuley, Chloe" w:date="2025-08-13T09:30:00Z" w16du:dateUtc="2025-08-13T01:30:00Z">
              <w:rPr/>
            </w:rPrChange>
          </w:rPr>
          <w:t>Journal of Animal Ecology, 91</w:t>
        </w:r>
        <w:r w:rsidRPr="00901B30">
          <w:t xml:space="preserve">(11), 2273-2288.  https://doi.org/10.1111/1365-2656.13810 </w:t>
        </w:r>
      </w:ins>
    </w:p>
    <w:p w14:paraId="61C62EA2" w14:textId="77777777" w:rsidR="00901B30" w:rsidRPr="00901B30" w:rsidRDefault="00901B30" w:rsidP="00901B30">
      <w:pPr>
        <w:pStyle w:val="EndNoteBibliography"/>
        <w:spacing w:after="0"/>
        <w:ind w:left="720" w:hanging="720"/>
        <w:rPr>
          <w:ins w:id="344" w:author="McAuley, Chloe" w:date="2025-08-13T09:30:00Z" w16du:dateUtc="2025-08-13T01:30:00Z"/>
        </w:rPr>
      </w:pPr>
      <w:ins w:id="345" w:author="McAuley, Chloe" w:date="2025-08-13T09:30:00Z" w16du:dateUtc="2025-08-13T01:30:00Z">
        <w:r w:rsidRPr="00901B30">
          <w:t xml:space="preserve">Gasaway, W. C., Dubois, S. D., Boertje, R. D., Reed, D. J., &amp; Simpson, D. T. (1989). Response of radio-collared moose to a large burn in central Alaska. </w:t>
        </w:r>
        <w:r w:rsidRPr="00901B30">
          <w:rPr>
            <w:i/>
            <w:rPrChange w:id="346" w:author="McAuley, Chloe" w:date="2025-08-13T09:30:00Z" w16du:dateUtc="2025-08-13T01:30:00Z">
              <w:rPr/>
            </w:rPrChange>
          </w:rPr>
          <w:t>Canadian Journal of Zoology, 67</w:t>
        </w:r>
        <w:r w:rsidRPr="00901B30">
          <w:t xml:space="preserve">(2), 325-329.  https://doi.org/10.1139/z89-047 </w:t>
        </w:r>
      </w:ins>
    </w:p>
    <w:p w14:paraId="65577E02" w14:textId="77777777" w:rsidR="00901B30" w:rsidRPr="00901B30" w:rsidRDefault="00901B30" w:rsidP="00901B30">
      <w:pPr>
        <w:pStyle w:val="EndNoteBibliography"/>
        <w:spacing w:after="0"/>
        <w:ind w:left="720" w:hanging="720"/>
        <w:rPr>
          <w:ins w:id="347" w:author="McAuley, Chloe" w:date="2025-08-13T09:30:00Z" w16du:dateUtc="2025-08-13T01:30:00Z"/>
        </w:rPr>
      </w:pPr>
      <w:ins w:id="348" w:author="McAuley, Chloe" w:date="2025-08-13T09:30:00Z" w16du:dateUtc="2025-08-13T01:30:00Z">
        <w:r w:rsidRPr="00901B30">
          <w:t xml:space="preserve">Geary, W. L., Doherty, T. S., Nimmo, D. G., Tulloch, A. I. T., &amp; Ritchie, E. G. (2020). Predator responses to fire: A global systematic review and meta-analysis. </w:t>
        </w:r>
        <w:r w:rsidRPr="00901B30">
          <w:rPr>
            <w:i/>
            <w:rPrChange w:id="349" w:author="McAuley, Chloe" w:date="2025-08-13T09:30:00Z" w16du:dateUtc="2025-08-13T01:30:00Z">
              <w:rPr/>
            </w:rPrChange>
          </w:rPr>
          <w:t>Journal of Animal Ecology, 89</w:t>
        </w:r>
        <w:r w:rsidRPr="00901B30">
          <w:t xml:space="preserve">(4), 955-971.  https://doi.org/10.1111/1365-2656.13153 </w:t>
        </w:r>
      </w:ins>
    </w:p>
    <w:p w14:paraId="3CE76751" w14:textId="77777777" w:rsidR="00901B30" w:rsidRPr="00901B30" w:rsidRDefault="00901B30" w:rsidP="00901B30">
      <w:pPr>
        <w:pStyle w:val="EndNoteBibliography"/>
        <w:spacing w:after="0"/>
        <w:ind w:left="720" w:hanging="720"/>
        <w:rPr>
          <w:ins w:id="350" w:author="McAuley, Chloe" w:date="2025-08-13T09:30:00Z" w16du:dateUtc="2025-08-13T01:30:00Z"/>
        </w:rPr>
      </w:pPr>
      <w:ins w:id="351" w:author="McAuley, Chloe" w:date="2025-08-13T09:30:00Z" w16du:dateUtc="2025-08-13T01:30:00Z">
        <w:r w:rsidRPr="00901B30">
          <w:lastRenderedPageBreak/>
          <w:t xml:space="preserve">Hagmann, R. K., Hessburg, P. F., Prichard, S. J., Povak, N. A., Brown, P. M., Fulé, P. Z., Keane, R. E., Knapp, E. E., Lydersen, J. M., Metlen, K. L., Reilly, M. J., Sánchez Meador, A. J., Stephens, S. L., Stevens, J. T., Taylor, A. H., Yocom, L. L., Battaglia, M. A., Churchill, D. J., Daniels, L. D., . . . Waltz, A. E. M. (2021). Evidence for widespread changes in the structure, composition, and fire regimes of western North American forests. </w:t>
        </w:r>
        <w:r w:rsidRPr="00901B30">
          <w:rPr>
            <w:i/>
            <w:rPrChange w:id="352" w:author="McAuley, Chloe" w:date="2025-08-13T09:30:00Z" w16du:dateUtc="2025-08-13T01:30:00Z">
              <w:rPr/>
            </w:rPrChange>
          </w:rPr>
          <w:t>Ecological Applications, 31</w:t>
        </w:r>
        <w:r w:rsidRPr="00901B30">
          <w:t xml:space="preserve">(8), e02431.  https://doi.org/10.1002/eap.2431 </w:t>
        </w:r>
      </w:ins>
    </w:p>
    <w:p w14:paraId="2B7C3E7B" w14:textId="77777777" w:rsidR="00901B30" w:rsidRPr="00901B30" w:rsidRDefault="00901B30" w:rsidP="00901B30">
      <w:pPr>
        <w:pStyle w:val="EndNoteBibliography"/>
        <w:spacing w:after="0"/>
        <w:ind w:left="720" w:hanging="720"/>
        <w:rPr>
          <w:ins w:id="353" w:author="McAuley, Chloe" w:date="2025-08-13T09:30:00Z" w16du:dateUtc="2025-08-13T01:30:00Z"/>
        </w:rPr>
      </w:pPr>
      <w:ins w:id="354" w:author="McAuley, Chloe" w:date="2025-08-13T09:30:00Z" w16du:dateUtc="2025-08-13T01:30:00Z">
        <w:r w:rsidRPr="00901B30">
          <w:t xml:space="preserve">He, T., Lamont, B. B., &amp; Pausas, J. G. (2019). Fire as a key driver of Earth's biodiversity. </w:t>
        </w:r>
        <w:r w:rsidRPr="00901B30">
          <w:rPr>
            <w:i/>
            <w:rPrChange w:id="355" w:author="McAuley, Chloe" w:date="2025-08-13T09:30:00Z" w16du:dateUtc="2025-08-13T01:30:00Z">
              <w:rPr/>
            </w:rPrChange>
          </w:rPr>
          <w:t>Biological Reviews, 94</w:t>
        </w:r>
        <w:r w:rsidRPr="00901B30">
          <w:t xml:space="preserve">(6), 1983-2010.  https://doi.org/10.1111/brv.12544 </w:t>
        </w:r>
      </w:ins>
    </w:p>
    <w:p w14:paraId="2DCD302A" w14:textId="77777777" w:rsidR="00901B30" w:rsidRPr="00901B30" w:rsidRDefault="00901B30" w:rsidP="00901B30">
      <w:pPr>
        <w:pStyle w:val="EndNoteBibliography"/>
        <w:spacing w:after="0"/>
        <w:ind w:left="720" w:hanging="720"/>
        <w:rPr>
          <w:ins w:id="356" w:author="McAuley, Chloe" w:date="2025-08-13T09:30:00Z" w16du:dateUtc="2025-08-13T01:30:00Z"/>
        </w:rPr>
      </w:pPr>
      <w:ins w:id="357" w:author="McAuley, Chloe" w:date="2025-08-13T09:30:00Z" w16du:dateUtc="2025-08-13T01:30:00Z">
        <w:r w:rsidRPr="00901B30">
          <w:t xml:space="preserve">Hefty, K. L., &amp; Stewart, K. M. (2019). Flexible resource use strategies of a central-place forager experiencing dynamic risk and opportunity. </w:t>
        </w:r>
        <w:r w:rsidRPr="00901B30">
          <w:rPr>
            <w:i/>
            <w:rPrChange w:id="358" w:author="McAuley, Chloe" w:date="2025-08-13T09:30:00Z" w16du:dateUtc="2025-08-13T01:30:00Z">
              <w:rPr/>
            </w:rPrChange>
          </w:rPr>
          <w:t>Movement Ecology, 7</w:t>
        </w:r>
        <w:r w:rsidRPr="00901B30">
          <w:t xml:space="preserve">(1), 23.  https://doi.org/10.1186/s40462-019-0168-2 </w:t>
        </w:r>
      </w:ins>
    </w:p>
    <w:p w14:paraId="2436DBE9" w14:textId="77777777" w:rsidR="00901B30" w:rsidRPr="00901B30" w:rsidRDefault="00901B30" w:rsidP="00901B30">
      <w:pPr>
        <w:pStyle w:val="EndNoteBibliography"/>
        <w:spacing w:after="0"/>
        <w:ind w:left="720" w:hanging="720"/>
        <w:rPr>
          <w:ins w:id="359" w:author="McAuley, Chloe" w:date="2025-08-13T09:30:00Z" w16du:dateUtc="2025-08-13T01:30:00Z"/>
        </w:rPr>
      </w:pPr>
      <w:ins w:id="360" w:author="McAuley, Chloe" w:date="2025-08-13T09:30:00Z" w16du:dateUtc="2025-08-13T01:30:00Z">
        <w:r w:rsidRPr="00901B30">
          <w:t xml:space="preserve">Hijmans, R. J., Barbosa, M., Ghos, A., &amp; Mandel, A. (2025). </w:t>
        </w:r>
        <w:r w:rsidRPr="00901B30">
          <w:rPr>
            <w:i/>
            <w:rPrChange w:id="361" w:author="McAuley, Chloe" w:date="2025-08-13T09:30:00Z" w16du:dateUtc="2025-08-13T01:30:00Z">
              <w:rPr/>
            </w:rPrChange>
          </w:rPr>
          <w:t xml:space="preserve">geodata. </w:t>
        </w:r>
        <w:r w:rsidRPr="00901B30">
          <w:t>In (Version 0.6-2) https://github.com/rspatial/geodata</w:t>
        </w:r>
      </w:ins>
    </w:p>
    <w:p w14:paraId="66C5974A" w14:textId="77777777" w:rsidR="00901B30" w:rsidRPr="00901B30" w:rsidRDefault="00901B30" w:rsidP="00901B30">
      <w:pPr>
        <w:pStyle w:val="EndNoteBibliography"/>
        <w:spacing w:after="0"/>
        <w:ind w:left="720" w:hanging="720"/>
        <w:rPr>
          <w:ins w:id="362" w:author="McAuley, Chloe" w:date="2025-08-13T09:30:00Z" w16du:dateUtc="2025-08-13T01:30:00Z"/>
        </w:rPr>
      </w:pPr>
      <w:ins w:id="363" w:author="McAuley, Chloe" w:date="2025-08-13T09:30:00Z" w16du:dateUtc="2025-08-13T01:30:00Z">
        <w:r w:rsidRPr="00901B30">
          <w:t xml:space="preserve">Hinam, H., &amp; St. Clair, C. (2008). High levels of habitat loss and fragmentation limit reproductive success by reducing home range size and provisioning rates of northern saw-whet owls. </w:t>
        </w:r>
        <w:r w:rsidRPr="00901B30">
          <w:rPr>
            <w:i/>
            <w:rPrChange w:id="364" w:author="McAuley, Chloe" w:date="2025-08-13T09:30:00Z" w16du:dateUtc="2025-08-13T01:30:00Z">
              <w:rPr/>
            </w:rPrChange>
          </w:rPr>
          <w:t>Biological Conservation, 141</w:t>
        </w:r>
        <w:r w:rsidRPr="00901B30">
          <w:t xml:space="preserve">, 524-535.  https://doi.org/10.1016/j.biocon.2007.11.011 </w:t>
        </w:r>
      </w:ins>
    </w:p>
    <w:p w14:paraId="3FB0F4FC" w14:textId="77777777" w:rsidR="00901B30" w:rsidRPr="00901B30" w:rsidRDefault="00901B30" w:rsidP="00901B30">
      <w:pPr>
        <w:pStyle w:val="EndNoteBibliography"/>
        <w:spacing w:after="0"/>
        <w:ind w:left="720" w:hanging="720"/>
        <w:rPr>
          <w:ins w:id="365" w:author="McAuley, Chloe" w:date="2025-08-13T09:30:00Z" w16du:dateUtc="2025-08-13T01:30:00Z"/>
        </w:rPr>
      </w:pPr>
      <w:ins w:id="366" w:author="McAuley, Chloe" w:date="2025-08-13T09:30:00Z" w16du:dateUtc="2025-08-13T01:30:00Z">
        <w:r w:rsidRPr="00901B30">
          <w:t xml:space="preserve">Jetz, W., Carbone, C., Fulford, J., &amp; Brown, J. H. (2004). The scaling of animal space use. </w:t>
        </w:r>
        <w:r w:rsidRPr="00901B30">
          <w:rPr>
            <w:i/>
            <w:rPrChange w:id="367" w:author="McAuley, Chloe" w:date="2025-08-13T09:30:00Z" w16du:dateUtc="2025-08-13T01:30:00Z">
              <w:rPr/>
            </w:rPrChange>
          </w:rPr>
          <w:t>Science, 306</w:t>
        </w:r>
        <w:r w:rsidRPr="00901B30">
          <w:t xml:space="preserve">(5694), 266-268.  https://doi.org/10.1126/science.1102138 </w:t>
        </w:r>
      </w:ins>
    </w:p>
    <w:p w14:paraId="252325A8" w14:textId="77777777" w:rsidR="00901B30" w:rsidRPr="00901B30" w:rsidRDefault="00901B30" w:rsidP="00901B30">
      <w:pPr>
        <w:pStyle w:val="EndNoteBibliography"/>
        <w:spacing w:after="0"/>
        <w:ind w:left="720" w:hanging="720"/>
        <w:rPr>
          <w:ins w:id="368" w:author="McAuley, Chloe" w:date="2025-08-13T09:30:00Z" w16du:dateUtc="2025-08-13T01:30:00Z"/>
        </w:rPr>
      </w:pPr>
      <w:ins w:id="369" w:author="McAuley, Chloe" w:date="2025-08-13T09:30:00Z" w16du:dateUtc="2025-08-13T01:30:00Z">
        <w:r w:rsidRPr="00901B30">
          <w:t xml:space="preserve">Jolly, C. J., Dickman, C. R., Doherty, T. S., van Eeden, L. M., Geary, W. L., Legge, S. M., Woinarski, J. C. Z., &amp; Nimmo, D. G. (2022). Animal mortality during fire. </w:t>
        </w:r>
        <w:r w:rsidRPr="00901B30">
          <w:rPr>
            <w:i/>
            <w:rPrChange w:id="370" w:author="McAuley, Chloe" w:date="2025-08-13T09:30:00Z" w16du:dateUtc="2025-08-13T01:30:00Z">
              <w:rPr/>
            </w:rPrChange>
          </w:rPr>
          <w:t>Global Change Biology, 28</w:t>
        </w:r>
        <w:r w:rsidRPr="00901B30">
          <w:t xml:space="preserve">(6), 2053-2065.  https://doi.org/10.1111/gcb.16044 </w:t>
        </w:r>
      </w:ins>
    </w:p>
    <w:p w14:paraId="76D83C90" w14:textId="77777777" w:rsidR="00901B30" w:rsidRPr="00901B30" w:rsidRDefault="00901B30" w:rsidP="00901B30">
      <w:pPr>
        <w:pStyle w:val="EndNoteBibliography"/>
        <w:spacing w:after="0"/>
        <w:ind w:left="720" w:hanging="720"/>
        <w:rPr>
          <w:ins w:id="371" w:author="McAuley, Chloe" w:date="2025-08-13T09:30:00Z" w16du:dateUtc="2025-08-13T01:30:00Z"/>
        </w:rPr>
      </w:pPr>
      <w:ins w:id="372" w:author="McAuley, Chloe" w:date="2025-08-13T09:30:00Z" w16du:dateUtc="2025-08-13T01:30:00Z">
        <w:r w:rsidRPr="00901B30">
          <w:t xml:space="preserve">Jolly, W. M., Cochrane, M. A., Freeborn, P. H., Holden, Z. A., Brown, T. J., Williamson, G. J., &amp; Bowman, D. M. J. S. (2015). Climate-induced variations in global wildfire danger from 1979 to 2013. </w:t>
        </w:r>
        <w:r w:rsidRPr="00901B30">
          <w:rPr>
            <w:i/>
            <w:rPrChange w:id="373" w:author="McAuley, Chloe" w:date="2025-08-13T09:30:00Z" w16du:dateUtc="2025-08-13T01:30:00Z">
              <w:rPr/>
            </w:rPrChange>
          </w:rPr>
          <w:t>Nature Communications, 6</w:t>
        </w:r>
        <w:r w:rsidRPr="00901B30">
          <w:t xml:space="preserve">(1), 7537.  https://doi.org/10.1038/ncomms8537 </w:t>
        </w:r>
      </w:ins>
    </w:p>
    <w:p w14:paraId="7CCEC45F" w14:textId="77777777" w:rsidR="00901B30" w:rsidRPr="00901B30" w:rsidRDefault="00901B30" w:rsidP="00901B30">
      <w:pPr>
        <w:pStyle w:val="EndNoteBibliography"/>
        <w:spacing w:after="0"/>
        <w:ind w:left="720" w:hanging="720"/>
        <w:rPr>
          <w:ins w:id="374" w:author="McAuley, Chloe" w:date="2025-08-13T09:30:00Z" w16du:dateUtc="2025-08-13T01:30:00Z"/>
        </w:rPr>
      </w:pPr>
      <w:ins w:id="375" w:author="McAuley, Chloe" w:date="2025-08-13T09:30:00Z" w16du:dateUtc="2025-08-13T01:30:00Z">
        <w:r w:rsidRPr="00901B30">
          <w:t xml:space="preserve">Kauffman, M. J., Varley, N., Smith, D. W., Stahler, D. R., MacNulty, D. R., &amp; Boyce, M. S. (2007). Landscape heterogeneity shapes predation in a newly restored predator–prey system. </w:t>
        </w:r>
        <w:r w:rsidRPr="00901B30">
          <w:rPr>
            <w:i/>
            <w:rPrChange w:id="376" w:author="McAuley, Chloe" w:date="2025-08-13T09:30:00Z" w16du:dateUtc="2025-08-13T01:30:00Z">
              <w:rPr/>
            </w:rPrChange>
          </w:rPr>
          <w:t>Ecology Letters, 10</w:t>
        </w:r>
        <w:r w:rsidRPr="00901B30">
          <w:t xml:space="preserve">(8), 690-700.  https://doi.org/10.1111/j.1461-0248.2007.01059.x </w:t>
        </w:r>
      </w:ins>
    </w:p>
    <w:p w14:paraId="5FA03A64" w14:textId="77777777" w:rsidR="00901B30" w:rsidRPr="00901B30" w:rsidRDefault="00901B30" w:rsidP="00901B30">
      <w:pPr>
        <w:pStyle w:val="EndNoteBibliography"/>
        <w:spacing w:after="0"/>
        <w:ind w:left="720" w:hanging="720"/>
        <w:rPr>
          <w:ins w:id="377" w:author="McAuley, Chloe" w:date="2025-08-13T09:30:00Z" w16du:dateUtc="2025-08-13T01:30:00Z"/>
        </w:rPr>
      </w:pPr>
      <w:ins w:id="378" w:author="McAuley, Chloe" w:date="2025-08-13T09:30:00Z" w16du:dateUtc="2025-08-13T01:30:00Z">
        <w:r w:rsidRPr="00901B30">
          <w:t xml:space="preserve">Kreider, M. R., Higuera, P. E., Parks, S. A., Rice, W. L., White, N., &amp; Larson, A. J. (2024). Fire suppression makes wildfires more severe and accentuates impacts of climate change and fuel accumulation. </w:t>
        </w:r>
        <w:r w:rsidRPr="00901B30">
          <w:rPr>
            <w:i/>
            <w:rPrChange w:id="379" w:author="McAuley, Chloe" w:date="2025-08-13T09:30:00Z" w16du:dateUtc="2025-08-13T01:30:00Z">
              <w:rPr/>
            </w:rPrChange>
          </w:rPr>
          <w:t>Nature Communications, 15</w:t>
        </w:r>
        <w:r w:rsidRPr="00901B30">
          <w:t xml:space="preserve">(1), 2412.  https://doi.org/10.1038/s41467-024-46702-0 </w:t>
        </w:r>
      </w:ins>
    </w:p>
    <w:p w14:paraId="31BCEE05" w14:textId="77777777" w:rsidR="00901B30" w:rsidRPr="00901B30" w:rsidRDefault="00901B30" w:rsidP="00901B30">
      <w:pPr>
        <w:pStyle w:val="EndNoteBibliography"/>
        <w:spacing w:after="0"/>
        <w:ind w:left="720" w:hanging="720"/>
        <w:rPr>
          <w:ins w:id="380" w:author="McAuley, Chloe" w:date="2025-08-13T09:30:00Z" w16du:dateUtc="2025-08-13T01:30:00Z"/>
        </w:rPr>
      </w:pPr>
      <w:ins w:id="381" w:author="McAuley, Chloe" w:date="2025-08-13T09:30:00Z" w16du:dateUtc="2025-08-13T01:30:00Z">
        <w:r w:rsidRPr="00901B30">
          <w:t>Lacki, M. J., Cox, D. R., Dodd, L. E., &amp; Dickinson, M. B. (2009). Response of northern bats (</w:t>
        </w:r>
        <w:r w:rsidRPr="00901B30">
          <w:rPr>
            <w:i/>
            <w:rPrChange w:id="382" w:author="McAuley, Chloe" w:date="2025-08-13T09:30:00Z" w16du:dateUtc="2025-08-13T01:30:00Z">
              <w:rPr/>
            </w:rPrChange>
          </w:rPr>
          <w:t>Myotis septentrionalis</w:t>
        </w:r>
        <w:r w:rsidRPr="00901B30">
          <w:t xml:space="preserve">) to prescribed fires in eastern Kentucky forests. </w:t>
        </w:r>
        <w:r w:rsidRPr="00901B30">
          <w:rPr>
            <w:i/>
            <w:rPrChange w:id="383" w:author="McAuley, Chloe" w:date="2025-08-13T09:30:00Z" w16du:dateUtc="2025-08-13T01:30:00Z">
              <w:rPr/>
            </w:rPrChange>
          </w:rPr>
          <w:t>Journal of Mammalogy, 90</w:t>
        </w:r>
        <w:r w:rsidRPr="00901B30">
          <w:t xml:space="preserve">(5), 1165-1175.  https://doi.org/10.1644/08-MAMM-A-349.1 </w:t>
        </w:r>
      </w:ins>
    </w:p>
    <w:p w14:paraId="0DBCDE82" w14:textId="77777777" w:rsidR="00901B30" w:rsidRPr="00901B30" w:rsidRDefault="00901B30" w:rsidP="00901B30">
      <w:pPr>
        <w:pStyle w:val="EndNoteBibliography"/>
        <w:spacing w:after="0"/>
        <w:ind w:left="720" w:hanging="720"/>
        <w:rPr>
          <w:ins w:id="384" w:author="McAuley, Chloe" w:date="2025-08-13T09:30:00Z" w16du:dateUtc="2025-08-13T01:30:00Z"/>
        </w:rPr>
      </w:pPr>
      <w:ins w:id="385" w:author="McAuley, Chloe" w:date="2025-08-13T09:30:00Z" w16du:dateUtc="2025-08-13T01:30:00Z">
        <w:r w:rsidRPr="00901B30">
          <w:t xml:space="preserve">Leahy, L., Legge, S. M., Tuft, K., McGregor, H. W., Barmuta, L. A., Jones, M. E., &amp; Johnson, C. N. (2016). Amplified predation after fire suppresses rodent populations in Australia’s tropical savannas. </w:t>
        </w:r>
        <w:r w:rsidRPr="00901B30">
          <w:rPr>
            <w:i/>
            <w:rPrChange w:id="386" w:author="McAuley, Chloe" w:date="2025-08-13T09:30:00Z" w16du:dateUtc="2025-08-13T01:30:00Z">
              <w:rPr/>
            </w:rPrChange>
          </w:rPr>
          <w:t>Wildlife Research, 42</w:t>
        </w:r>
        <w:r w:rsidRPr="00901B30">
          <w:t xml:space="preserve">(8), 705-716.  </w:t>
        </w:r>
      </w:ins>
    </w:p>
    <w:p w14:paraId="0141F3CD" w14:textId="77777777" w:rsidR="00901B30" w:rsidRPr="00901B30" w:rsidRDefault="00901B30" w:rsidP="00901B30">
      <w:pPr>
        <w:pStyle w:val="EndNoteBibliography"/>
        <w:spacing w:after="0"/>
        <w:ind w:left="720" w:hanging="720"/>
        <w:rPr>
          <w:ins w:id="387" w:author="McAuley, Chloe" w:date="2025-08-13T09:30:00Z" w16du:dateUtc="2025-08-13T01:30:00Z"/>
        </w:rPr>
      </w:pPr>
      <w:ins w:id="388" w:author="McAuley, Chloe" w:date="2025-08-13T09:30:00Z" w16du:dateUtc="2025-08-13T01:30:00Z">
        <w:r w:rsidRPr="00901B30">
          <w:t xml:space="preserve">Mariani, M., Connor, S. E., Theuerkauf, M., Herbert, A., Kuneš, P., Bowman, D., Fletcher, M.-S., Head, L., Kershaw, A. P., Haberle, S. G., Stevenson, J., Adeleye, M., Cadd, H., Hopf, F., &amp; Briles, C. (2022). Disruption of cultural burning promotes shrub encroachment and unprecedented wildfires. </w:t>
        </w:r>
        <w:r w:rsidRPr="00901B30">
          <w:rPr>
            <w:i/>
            <w:rPrChange w:id="389" w:author="McAuley, Chloe" w:date="2025-08-13T09:30:00Z" w16du:dateUtc="2025-08-13T01:30:00Z">
              <w:rPr/>
            </w:rPrChange>
          </w:rPr>
          <w:t>Frontiers in Ecology and the Environment, 20</w:t>
        </w:r>
        <w:r w:rsidRPr="00901B30">
          <w:t xml:space="preserve">(5), 292-300.  https://doi.org/10.1002/fee.2395 </w:t>
        </w:r>
      </w:ins>
    </w:p>
    <w:p w14:paraId="618FF473" w14:textId="77777777" w:rsidR="00901B30" w:rsidRPr="00901B30" w:rsidRDefault="00901B30" w:rsidP="00901B30">
      <w:pPr>
        <w:pStyle w:val="EndNoteBibliography"/>
        <w:spacing w:after="0"/>
        <w:ind w:left="720" w:hanging="720"/>
        <w:rPr>
          <w:ins w:id="390" w:author="McAuley, Chloe" w:date="2025-08-13T09:30:00Z" w16du:dateUtc="2025-08-13T01:30:00Z"/>
        </w:rPr>
      </w:pPr>
      <w:ins w:id="391" w:author="McAuley, Chloe" w:date="2025-08-13T09:30:00Z" w16du:dateUtc="2025-08-13T01:30:00Z">
        <w:r w:rsidRPr="00901B30">
          <w:t xml:space="preserve">McGregor, H., Legge, S., Jones, M. E., &amp; Johnson, C. N. (2015). Feral cats are better killers in open habitats, revealed by animal-borne video. </w:t>
        </w:r>
        <w:r w:rsidRPr="00901B30">
          <w:rPr>
            <w:i/>
            <w:rPrChange w:id="392" w:author="McAuley, Chloe" w:date="2025-08-13T09:30:00Z" w16du:dateUtc="2025-08-13T01:30:00Z">
              <w:rPr/>
            </w:rPrChange>
          </w:rPr>
          <w:t>PLoS One, 10</w:t>
        </w:r>
        <w:r w:rsidRPr="00901B30">
          <w:t xml:space="preserve">(8), e0133915.  https://doi.org/10.1371/journal.pone.0133915 </w:t>
        </w:r>
      </w:ins>
    </w:p>
    <w:p w14:paraId="4E630E27" w14:textId="77777777" w:rsidR="00901B30" w:rsidRPr="00901B30" w:rsidRDefault="00901B30" w:rsidP="00901B30">
      <w:pPr>
        <w:pStyle w:val="EndNoteBibliography"/>
        <w:spacing w:after="0"/>
        <w:ind w:left="720" w:hanging="720"/>
        <w:rPr>
          <w:ins w:id="393" w:author="McAuley, Chloe" w:date="2025-08-13T09:30:00Z" w16du:dateUtc="2025-08-13T01:30:00Z"/>
        </w:rPr>
      </w:pPr>
      <w:ins w:id="394" w:author="McAuley, Chloe" w:date="2025-08-13T09:30:00Z" w16du:dateUtc="2025-08-13T01:30:00Z">
        <w:r w:rsidRPr="00901B30">
          <w:t xml:space="preserve">McGregor, H., Cliff, H., B. , &amp; Kanowski, J. (2016a). Habitat preference for fire scars by feral cats in Cape York Peninsula, Australia. </w:t>
        </w:r>
        <w:r w:rsidRPr="00901B30">
          <w:rPr>
            <w:i/>
            <w:rPrChange w:id="395" w:author="McAuley, Chloe" w:date="2025-08-13T09:30:00Z" w16du:dateUtc="2025-08-13T01:30:00Z">
              <w:rPr/>
            </w:rPrChange>
          </w:rPr>
          <w:t>Wildlife Research, 43</w:t>
        </w:r>
        <w:r w:rsidRPr="00901B30">
          <w:t xml:space="preserve">(8), 623-633.  https://doi.org/10.1071/WR16058 </w:t>
        </w:r>
      </w:ins>
    </w:p>
    <w:p w14:paraId="55F56B2F" w14:textId="77777777" w:rsidR="00901B30" w:rsidRPr="00901B30" w:rsidRDefault="00901B30" w:rsidP="00901B30">
      <w:pPr>
        <w:pStyle w:val="EndNoteBibliography"/>
        <w:spacing w:after="0"/>
        <w:ind w:left="720" w:hanging="720"/>
        <w:rPr>
          <w:ins w:id="396" w:author="McAuley, Chloe" w:date="2025-08-13T09:30:00Z" w16du:dateUtc="2025-08-13T01:30:00Z"/>
        </w:rPr>
      </w:pPr>
      <w:ins w:id="397" w:author="McAuley, Chloe" w:date="2025-08-13T09:30:00Z" w16du:dateUtc="2025-08-13T01:30:00Z">
        <w:r w:rsidRPr="00901B30">
          <w:t xml:space="preserve">McGregor, H. W., Legge, S., Jones, M. E., &amp; Johnson, C. N. (2016b). Extraterritorial hunting expeditions to intense fire scars by feral cats. </w:t>
        </w:r>
        <w:r w:rsidRPr="00901B30">
          <w:rPr>
            <w:i/>
            <w:rPrChange w:id="398" w:author="McAuley, Chloe" w:date="2025-08-13T09:30:00Z" w16du:dateUtc="2025-08-13T01:30:00Z">
              <w:rPr/>
            </w:rPrChange>
          </w:rPr>
          <w:t>Scientific Reports, 6</w:t>
        </w:r>
        <w:r w:rsidRPr="00901B30">
          <w:t xml:space="preserve">(1), 22559.  https://doi.org/10.1038/srep22559 </w:t>
        </w:r>
      </w:ins>
    </w:p>
    <w:p w14:paraId="103345AE" w14:textId="77777777" w:rsidR="00901B30" w:rsidRPr="00901B30" w:rsidRDefault="00901B30" w:rsidP="00901B30">
      <w:pPr>
        <w:pStyle w:val="EndNoteBibliography"/>
        <w:spacing w:after="0"/>
        <w:ind w:left="720" w:hanging="720"/>
        <w:rPr>
          <w:ins w:id="399" w:author="McAuley, Chloe" w:date="2025-08-13T09:30:00Z" w16du:dateUtc="2025-08-13T01:30:00Z"/>
        </w:rPr>
      </w:pPr>
      <w:ins w:id="400" w:author="McAuley, Chloe" w:date="2025-08-13T09:30:00Z" w16du:dateUtc="2025-08-13T01:30:00Z">
        <w:r w:rsidRPr="00901B30">
          <w:t xml:space="preserve">Michonneau, F., Brown, J. W., &amp; Winter, D. J. (2016). rotl: An R package to interact with the Open Tree of Life data. </w:t>
        </w:r>
        <w:r w:rsidRPr="00901B30">
          <w:rPr>
            <w:i/>
            <w:rPrChange w:id="401" w:author="McAuley, Chloe" w:date="2025-08-13T09:30:00Z" w16du:dateUtc="2025-08-13T01:30:00Z">
              <w:rPr/>
            </w:rPrChange>
          </w:rPr>
          <w:t>Methods in Ecology and Evolution, 7</w:t>
        </w:r>
        <w:r w:rsidRPr="00901B30">
          <w:t xml:space="preserve">(12), 1476-1481.  https://doi.org/10.1111/2041-210X.12593 </w:t>
        </w:r>
      </w:ins>
    </w:p>
    <w:p w14:paraId="0F3F356B" w14:textId="77777777" w:rsidR="00901B30" w:rsidRPr="00901B30" w:rsidRDefault="00901B30" w:rsidP="00901B30">
      <w:pPr>
        <w:pStyle w:val="EndNoteBibliography"/>
        <w:spacing w:after="0"/>
        <w:ind w:left="720" w:hanging="720"/>
        <w:rPr>
          <w:ins w:id="402" w:author="McAuley, Chloe" w:date="2025-08-13T09:30:00Z" w16du:dateUtc="2025-08-13T01:30:00Z"/>
        </w:rPr>
      </w:pPr>
      <w:ins w:id="403" w:author="McAuley, Chloe" w:date="2025-08-13T09:30:00Z" w16du:dateUtc="2025-08-13T01:30:00Z">
        <w:r w:rsidRPr="00901B30">
          <w:lastRenderedPageBreak/>
          <w:t xml:space="preserve">Moran, N. P., Sánchez-Tójar, A., Schielzeth, H., &amp; Reinhold, K. (2021). Poor nutritional condition promotes high-risk behaviours: A systematic review and meta-analysis. </w:t>
        </w:r>
        <w:r w:rsidRPr="00901B30">
          <w:rPr>
            <w:i/>
            <w:rPrChange w:id="404" w:author="McAuley, Chloe" w:date="2025-08-13T09:30:00Z" w16du:dateUtc="2025-08-13T01:30:00Z">
              <w:rPr/>
            </w:rPrChange>
          </w:rPr>
          <w:t>Biological Reviews, 96</w:t>
        </w:r>
        <w:r w:rsidRPr="00901B30">
          <w:t xml:space="preserve">(1), 269-288.  https://doi.org/10.1111/brv.12655 </w:t>
        </w:r>
      </w:ins>
    </w:p>
    <w:p w14:paraId="64855C6D" w14:textId="77777777" w:rsidR="00901B30" w:rsidRPr="00901B30" w:rsidRDefault="00901B30" w:rsidP="00901B30">
      <w:pPr>
        <w:pStyle w:val="EndNoteBibliography"/>
        <w:spacing w:after="0"/>
        <w:ind w:left="720" w:hanging="720"/>
        <w:rPr>
          <w:ins w:id="405" w:author="McAuley, Chloe" w:date="2025-08-13T09:30:00Z" w16du:dateUtc="2025-08-13T01:30:00Z"/>
        </w:rPr>
      </w:pPr>
      <w:ins w:id="406" w:author="McAuley, Chloe" w:date="2025-08-13T09:30:00Z" w16du:dateUtc="2025-08-13T01:30:00Z">
        <w:r w:rsidRPr="00901B30">
          <w:t xml:space="preserve">Morollón, S., Pausas, J., Urios, V., &amp; López-López, P. (2022). Wildfire response of GPS-tracked Bonelli’s eagles in eastern Spain. </w:t>
        </w:r>
        <w:r w:rsidRPr="00901B30">
          <w:rPr>
            <w:i/>
            <w:rPrChange w:id="407" w:author="McAuley, Chloe" w:date="2025-08-13T09:30:00Z" w16du:dateUtc="2025-08-13T01:30:00Z">
              <w:rPr/>
            </w:rPrChange>
          </w:rPr>
          <w:t>International Journal of Wildland Fire, 31</w:t>
        </w:r>
        <w:r w:rsidRPr="00901B30">
          <w:t xml:space="preserve">, 901-908.  https://doi.org/10.1071/WF22018 </w:t>
        </w:r>
      </w:ins>
    </w:p>
    <w:p w14:paraId="1C56194C" w14:textId="77777777" w:rsidR="00901B30" w:rsidRPr="00901B30" w:rsidRDefault="00901B30" w:rsidP="00901B30">
      <w:pPr>
        <w:pStyle w:val="EndNoteBibliography"/>
        <w:spacing w:after="0"/>
        <w:ind w:left="720" w:hanging="720"/>
        <w:rPr>
          <w:ins w:id="408" w:author="McAuley, Chloe" w:date="2025-08-13T09:30:00Z" w16du:dateUtc="2025-08-13T01:30:00Z"/>
        </w:rPr>
      </w:pPr>
      <w:ins w:id="409" w:author="McAuley, Chloe" w:date="2025-08-13T09:30:00Z" w16du:dateUtc="2025-08-13T01:30:00Z">
        <w:r w:rsidRPr="00901B30">
          <w:t xml:space="preserve">Morris, S. B. (2008). Estimating Effect Sizes From Pretest-Posttest-Control Group Designs. </w:t>
        </w:r>
        <w:r w:rsidRPr="00901B30">
          <w:rPr>
            <w:i/>
            <w:rPrChange w:id="410" w:author="McAuley, Chloe" w:date="2025-08-13T09:30:00Z" w16du:dateUtc="2025-08-13T01:30:00Z">
              <w:rPr/>
            </w:rPrChange>
          </w:rPr>
          <w:t>Organizational Research Methods, 11</w:t>
        </w:r>
        <w:r w:rsidRPr="00901B30">
          <w:t xml:space="preserve">(2), 364-386.  https://doi.org/10.1177/1094428106291059 </w:t>
        </w:r>
      </w:ins>
    </w:p>
    <w:p w14:paraId="7A706951" w14:textId="77777777" w:rsidR="00901B30" w:rsidRPr="00901B30" w:rsidRDefault="00901B30" w:rsidP="00901B30">
      <w:pPr>
        <w:pStyle w:val="EndNoteBibliography"/>
        <w:spacing w:after="0"/>
        <w:ind w:left="720" w:hanging="720"/>
        <w:rPr>
          <w:ins w:id="411" w:author="McAuley, Chloe" w:date="2025-08-13T09:30:00Z" w16du:dateUtc="2025-08-13T01:30:00Z"/>
        </w:rPr>
      </w:pPr>
      <w:ins w:id="412" w:author="McAuley, Chloe" w:date="2025-08-13T09:30:00Z" w16du:dateUtc="2025-08-13T01:30:00Z">
        <w:r w:rsidRPr="00901B30">
          <w:t xml:space="preserve">Nakagawa, S., &amp; Cuthill, I. C. (2007). Effect size, confidence interval and statistical significance: A practical guide for biologists. </w:t>
        </w:r>
        <w:r w:rsidRPr="00901B30">
          <w:rPr>
            <w:i/>
            <w:rPrChange w:id="413" w:author="McAuley, Chloe" w:date="2025-08-13T09:30:00Z" w16du:dateUtc="2025-08-13T01:30:00Z">
              <w:rPr/>
            </w:rPrChange>
          </w:rPr>
          <w:t>Biological Reviews, 82</w:t>
        </w:r>
        <w:r w:rsidRPr="00901B30">
          <w:t xml:space="preserve">(4), 591-605.  https://doi.org/10.1111/j.1469-185X.2007.00027.x </w:t>
        </w:r>
      </w:ins>
    </w:p>
    <w:p w14:paraId="21E1C109" w14:textId="77777777" w:rsidR="00901B30" w:rsidRPr="00901B30" w:rsidRDefault="00901B30" w:rsidP="00901B30">
      <w:pPr>
        <w:pStyle w:val="EndNoteBibliography"/>
        <w:spacing w:after="0"/>
        <w:ind w:left="720" w:hanging="720"/>
        <w:rPr>
          <w:ins w:id="414" w:author="McAuley, Chloe" w:date="2025-08-13T09:30:00Z" w16du:dateUtc="2025-08-13T01:30:00Z"/>
        </w:rPr>
      </w:pPr>
      <w:ins w:id="415" w:author="McAuley, Chloe" w:date="2025-08-13T09:30:00Z" w16du:dateUtc="2025-08-13T01:30:00Z">
        <w:r w:rsidRPr="00901B30">
          <w:t xml:space="preserve">Nakagawa, S., &amp; Santos, E. S. A. (2012). Methodological issues and advances in biological meta-analysis. </w:t>
        </w:r>
        <w:r w:rsidRPr="00901B30">
          <w:rPr>
            <w:i/>
            <w:rPrChange w:id="416" w:author="McAuley, Chloe" w:date="2025-08-13T09:30:00Z" w16du:dateUtc="2025-08-13T01:30:00Z">
              <w:rPr/>
            </w:rPrChange>
          </w:rPr>
          <w:t>Evolutionary Ecology, 26</w:t>
        </w:r>
        <w:r w:rsidRPr="00901B30">
          <w:t xml:space="preserve">(5), 1253-1274.  https://doi.org/10.1007/s10682-012-9555-5 </w:t>
        </w:r>
      </w:ins>
    </w:p>
    <w:p w14:paraId="0851BD5E" w14:textId="77777777" w:rsidR="00901B30" w:rsidRPr="00901B30" w:rsidRDefault="00901B30" w:rsidP="00901B30">
      <w:pPr>
        <w:pStyle w:val="EndNoteBibliography"/>
        <w:spacing w:after="0"/>
        <w:ind w:left="720" w:hanging="720"/>
        <w:rPr>
          <w:ins w:id="417" w:author="McAuley, Chloe" w:date="2025-08-13T09:30:00Z" w16du:dateUtc="2025-08-13T01:30:00Z"/>
        </w:rPr>
      </w:pPr>
      <w:ins w:id="418" w:author="McAuley, Chloe" w:date="2025-08-13T09:30:00Z" w16du:dateUtc="2025-08-13T01:30:00Z">
        <w:r w:rsidRPr="00901B30">
          <w:t xml:space="preserve">Nakagawa, S., Lagisz, M., Jennions, M. D., Koricheva, J., Noble, D. W. A., Parker, T. H., Sánchez-Tójar, A., Yang, Y., &amp; O'Dea, R. E. (2022). Methods for testing publication bias in ecological and evolutionary meta-analyses. </w:t>
        </w:r>
        <w:r w:rsidRPr="00901B30">
          <w:rPr>
            <w:i/>
            <w:rPrChange w:id="419" w:author="McAuley, Chloe" w:date="2025-08-13T09:30:00Z" w16du:dateUtc="2025-08-13T01:30:00Z">
              <w:rPr/>
            </w:rPrChange>
          </w:rPr>
          <w:t>Methods in Ecology and Evolution, 13</w:t>
        </w:r>
        <w:r w:rsidRPr="00901B30">
          <w:t xml:space="preserve">(1), 4-21.  https://doi.org/https://doi.org/10.1111/2041-210X.13724 </w:t>
        </w:r>
      </w:ins>
    </w:p>
    <w:p w14:paraId="1FF182A0" w14:textId="77777777" w:rsidR="00901B30" w:rsidRPr="00901B30" w:rsidRDefault="00901B30" w:rsidP="00901B30">
      <w:pPr>
        <w:pStyle w:val="EndNoteBibliography"/>
        <w:spacing w:after="0"/>
        <w:ind w:left="720" w:hanging="720"/>
        <w:rPr>
          <w:ins w:id="420" w:author="McAuley, Chloe" w:date="2025-08-13T09:30:00Z" w16du:dateUtc="2025-08-13T01:30:00Z"/>
        </w:rPr>
      </w:pPr>
      <w:ins w:id="421" w:author="McAuley, Chloe" w:date="2025-08-13T09:30:00Z" w16du:dateUtc="2025-08-13T01:30:00Z">
        <w:r w:rsidRPr="00901B30">
          <w:t xml:space="preserve">Nakagawa, S., Lagisz, M., O'Dea, R. E., Pottier, P., Rutkowska, J., Senior, A. M., Yang, Y., &amp; Noble, D. W. A. (2023). orchaRd 2.0: An R package for visualising meta-analyses with orchard plots. </w:t>
        </w:r>
        <w:r w:rsidRPr="00901B30">
          <w:rPr>
            <w:i/>
            <w:rPrChange w:id="422" w:author="McAuley, Chloe" w:date="2025-08-13T09:30:00Z" w16du:dateUtc="2025-08-13T01:30:00Z">
              <w:rPr/>
            </w:rPrChange>
          </w:rPr>
          <w:t>Methods in Ecology and Evolution, 14</w:t>
        </w:r>
        <w:r w:rsidRPr="00901B30">
          <w:t xml:space="preserve">(8), 2003-2010.  https://doi.org/10.1111/2041-210X.14152 </w:t>
        </w:r>
      </w:ins>
    </w:p>
    <w:p w14:paraId="6026F05E" w14:textId="77777777" w:rsidR="00901B30" w:rsidRPr="00901B30" w:rsidRDefault="00901B30" w:rsidP="00901B30">
      <w:pPr>
        <w:pStyle w:val="EndNoteBibliography"/>
        <w:spacing w:after="0"/>
        <w:ind w:left="720" w:hanging="720"/>
        <w:rPr>
          <w:ins w:id="423" w:author="McAuley, Chloe" w:date="2025-08-13T09:30:00Z" w16du:dateUtc="2025-08-13T01:30:00Z"/>
        </w:rPr>
      </w:pPr>
      <w:ins w:id="424" w:author="McAuley, Chloe" w:date="2025-08-13T09:30:00Z" w16du:dateUtc="2025-08-13T01:30:00Z">
        <w:r w:rsidRPr="00901B30">
          <w:t xml:space="preserve">Nathan, R., Getz, W. M., Revilla, E., Holyoak, M., Kadmon, R., Saltz, D., &amp; Smouse, P. E. (2008). A movement ecology paradigm for unifying organismal movement research. </w:t>
        </w:r>
        <w:r w:rsidRPr="00901B30">
          <w:rPr>
            <w:i/>
            <w:rPrChange w:id="425" w:author="McAuley, Chloe" w:date="2025-08-13T09:30:00Z" w16du:dateUtc="2025-08-13T01:30:00Z">
              <w:rPr/>
            </w:rPrChange>
          </w:rPr>
          <w:t>Proceedings of the National Academy of Sciences, 105</w:t>
        </w:r>
        <w:r w:rsidRPr="00901B30">
          <w:t xml:space="preserve">(49), 19052-19059.  https://doi.org/10.1073/pnas.0800375105 </w:t>
        </w:r>
      </w:ins>
    </w:p>
    <w:p w14:paraId="33A2922E" w14:textId="77777777" w:rsidR="00901B30" w:rsidRPr="00901B30" w:rsidRDefault="00901B30" w:rsidP="00901B30">
      <w:pPr>
        <w:pStyle w:val="EndNoteBibliography"/>
        <w:spacing w:after="0"/>
        <w:ind w:left="720" w:hanging="720"/>
        <w:rPr>
          <w:ins w:id="426" w:author="McAuley, Chloe" w:date="2025-08-13T09:30:00Z" w16du:dateUtc="2025-08-13T01:30:00Z"/>
        </w:rPr>
      </w:pPr>
      <w:ins w:id="427" w:author="McAuley, Chloe" w:date="2025-08-13T09:30:00Z" w16du:dateUtc="2025-08-13T01:30:00Z">
        <w:r w:rsidRPr="00901B30">
          <w:t xml:space="preserve">Nimmo, D. G., Avitabile, S., Banks, S. C., Bliege Bird, R., Callister, K., Clarke, M. F., Dickman, C. R., Doherty, T. S., Driscoll, D. A., Greenville, A. C., Haslem, A., Kelly, L. T., Kenny, S. A., Lahoz‐Monfort, J. J., Lee, C., Leonard, S., Moore, H., Newsome, T. M., Parr, C. L., . . . Bennett, A. F. (2019). Animal movements in fire‐prone landscapes. </w:t>
        </w:r>
        <w:r w:rsidRPr="00901B30">
          <w:rPr>
            <w:i/>
            <w:rPrChange w:id="428" w:author="McAuley, Chloe" w:date="2025-08-13T09:30:00Z" w16du:dateUtc="2025-08-13T01:30:00Z">
              <w:rPr/>
            </w:rPrChange>
          </w:rPr>
          <w:t>Biological Reviews of the Cambridge Philosophical Society, 94</w:t>
        </w:r>
        <w:r w:rsidRPr="00901B30">
          <w:t xml:space="preserve">(3), 981-998.  https://doi.org/10.1111/brv.12486 </w:t>
        </w:r>
      </w:ins>
    </w:p>
    <w:p w14:paraId="7AC95B79" w14:textId="77777777" w:rsidR="00901B30" w:rsidRPr="00901B30" w:rsidRDefault="00901B30" w:rsidP="00901B30">
      <w:pPr>
        <w:pStyle w:val="EndNoteBibliography"/>
        <w:spacing w:after="0"/>
        <w:ind w:left="720" w:hanging="720"/>
        <w:rPr>
          <w:ins w:id="429" w:author="McAuley, Chloe" w:date="2025-08-13T09:30:00Z" w16du:dateUtc="2025-08-13T01:30:00Z"/>
        </w:rPr>
      </w:pPr>
      <w:ins w:id="430" w:author="McAuley, Chloe" w:date="2025-08-13T09:30:00Z" w16du:dateUtc="2025-08-13T01:30:00Z">
        <w:r w:rsidRPr="00901B30">
          <w:t xml:space="preserve">Nimmo, D. G., Carthey, A. J. R., Jolly, C. J., &amp; Blumstein, D. T. (2021). Welcome to the Pyrocene: Animal survival in the age of megafire. </w:t>
        </w:r>
        <w:r w:rsidRPr="00901B30">
          <w:rPr>
            <w:i/>
            <w:rPrChange w:id="431" w:author="McAuley, Chloe" w:date="2025-08-13T09:30:00Z" w16du:dateUtc="2025-08-13T01:30:00Z">
              <w:rPr/>
            </w:rPrChange>
          </w:rPr>
          <w:t>Global Change Biology, 27</w:t>
        </w:r>
        <w:r w:rsidRPr="00901B30">
          <w:t xml:space="preserve">(22), 5684-5693.  https://doi.org/10.1111/gcb.15834 </w:t>
        </w:r>
      </w:ins>
    </w:p>
    <w:p w14:paraId="34D45BCD" w14:textId="77777777" w:rsidR="00901B30" w:rsidRPr="00901B30" w:rsidRDefault="00901B30" w:rsidP="00901B30">
      <w:pPr>
        <w:pStyle w:val="EndNoteBibliography"/>
        <w:spacing w:after="0"/>
        <w:ind w:left="720" w:hanging="720"/>
        <w:rPr>
          <w:ins w:id="432" w:author="McAuley, Chloe" w:date="2025-08-13T09:30:00Z" w16du:dateUtc="2025-08-13T01:30:00Z"/>
        </w:rPr>
      </w:pPr>
      <w:ins w:id="433" w:author="McAuley, Chloe" w:date="2025-08-13T09:30:00Z" w16du:dateUtc="2025-08-13T01:30:00Z">
        <w:r w:rsidRPr="00901B30">
          <w:t xml:space="preserve">Olson, D. M., Dinerstein, E., Wikramanayake, E. D., Burgess, N. D., Powell, G. V. N., Underwood, E. C., D'Amico, J. A., Itoua, I., Strand, H. E., Morrison, J. C., Loucks, C. J., Allnutt, T. F., Ricketts, T. H., Kura, Y., Lamoreux, J. F., Wettengel, W. W., Hedao, P., &amp; Kassem, K. R. (2001). Terrestrial Ecoregions of the World: A New Map of Life on Earth: A new global map of terrestrial ecoregions provides an innovative tool for conserving biodiversity. </w:t>
        </w:r>
        <w:r w:rsidRPr="00901B30">
          <w:rPr>
            <w:i/>
            <w:rPrChange w:id="434" w:author="McAuley, Chloe" w:date="2025-08-13T09:30:00Z" w16du:dateUtc="2025-08-13T01:30:00Z">
              <w:rPr/>
            </w:rPrChange>
          </w:rPr>
          <w:t>BioScience, 51</w:t>
        </w:r>
        <w:r w:rsidRPr="00901B30">
          <w:t xml:space="preserve">(11), 933-938.  https://doi.org/10.1641/0006-3568(2001)051[0933:TEOTWA]2.0.CO;2 </w:t>
        </w:r>
      </w:ins>
    </w:p>
    <w:p w14:paraId="174FB993" w14:textId="77777777" w:rsidR="00901B30" w:rsidRPr="00901B30" w:rsidRDefault="00901B30" w:rsidP="00901B30">
      <w:pPr>
        <w:pStyle w:val="EndNoteBibliography"/>
        <w:spacing w:after="0"/>
        <w:ind w:left="720" w:hanging="720"/>
        <w:rPr>
          <w:ins w:id="435" w:author="McAuley, Chloe" w:date="2025-08-13T09:30:00Z" w16du:dateUtc="2025-08-13T01:30:00Z"/>
        </w:rPr>
      </w:pPr>
      <w:ins w:id="436" w:author="McAuley, Chloe" w:date="2025-08-13T09:30:00Z" w16du:dateUtc="2025-08-13T01:30:00Z">
        <w:r w:rsidRPr="00901B30">
          <w:t xml:space="preserve">Oskyrko, O. M., Chunrong; Meiri, Shai; Du, Weiguo. (2024). </w:t>
        </w:r>
        <w:r w:rsidRPr="00901B30">
          <w:rPr>
            <w:i/>
            <w:rPrChange w:id="437" w:author="McAuley, Chloe" w:date="2025-08-13T09:30:00Z" w16du:dateUtc="2025-08-13T01:30:00Z">
              <w:rPr/>
            </w:rPrChange>
          </w:rPr>
          <w:t>ReptTraits: A comprehensive dataset of ecological traits in reptiles</w:t>
        </w:r>
        <w:r w:rsidRPr="00901B30">
          <w:t xml:space="preserve">. </w:t>
        </w:r>
      </w:ins>
    </w:p>
    <w:p w14:paraId="38F72C87" w14:textId="77777777" w:rsidR="00901B30" w:rsidRPr="00901B30" w:rsidRDefault="00901B30" w:rsidP="00901B30">
      <w:pPr>
        <w:pStyle w:val="EndNoteBibliography"/>
        <w:spacing w:after="0"/>
        <w:ind w:left="720" w:hanging="720"/>
        <w:rPr>
          <w:ins w:id="438" w:author="McAuley, Chloe" w:date="2025-08-13T09:30:00Z" w16du:dateUtc="2025-08-13T01:30:00Z"/>
        </w:rPr>
      </w:pPr>
      <w:ins w:id="439" w:author="McAuley, Chloe" w:date="2025-08-13T09:30:00Z" w16du:dateUtc="2025-08-13T01:30:00Z">
        <w:r w:rsidRPr="00901B30">
          <w:t xml:space="preserve">Pasch, B., &amp; Koprowski, J. L. (2011). Impacts of fire suppression on space use by Mexican fox squirrels. </w:t>
        </w:r>
        <w:r w:rsidRPr="00901B30">
          <w:rPr>
            <w:i/>
            <w:rPrChange w:id="440" w:author="McAuley, Chloe" w:date="2025-08-13T09:30:00Z" w16du:dateUtc="2025-08-13T01:30:00Z">
              <w:rPr/>
            </w:rPrChange>
          </w:rPr>
          <w:t>Journal of Mammalogy, 92</w:t>
        </w:r>
        <w:r w:rsidRPr="00901B30">
          <w:t xml:space="preserve">(1), 227-234.  https://doi.org/10.1644/10-MAMM-A-133.1 </w:t>
        </w:r>
      </w:ins>
    </w:p>
    <w:p w14:paraId="2871D259" w14:textId="77777777" w:rsidR="00901B30" w:rsidRPr="00901B30" w:rsidRDefault="00901B30" w:rsidP="00901B30">
      <w:pPr>
        <w:pStyle w:val="EndNoteBibliography"/>
        <w:spacing w:after="0"/>
        <w:ind w:left="720" w:hanging="720"/>
        <w:rPr>
          <w:ins w:id="441" w:author="McAuley, Chloe" w:date="2025-08-13T09:30:00Z" w16du:dateUtc="2025-08-13T01:30:00Z"/>
        </w:rPr>
      </w:pPr>
      <w:ins w:id="442" w:author="McAuley, Chloe" w:date="2025-08-13T09:30:00Z" w16du:dateUtc="2025-08-13T01:30:00Z">
        <w:r w:rsidRPr="00901B30">
          <w:t xml:space="preserve">Pausas, J. G., &amp; Parr, C. L. (2018). Towards an understanding of the evolutionary role of fire in animals. </w:t>
        </w:r>
        <w:r w:rsidRPr="00901B30">
          <w:rPr>
            <w:i/>
            <w:rPrChange w:id="443" w:author="McAuley, Chloe" w:date="2025-08-13T09:30:00Z" w16du:dateUtc="2025-08-13T01:30:00Z">
              <w:rPr/>
            </w:rPrChange>
          </w:rPr>
          <w:t>Evolutionary Ecology, 32</w:t>
        </w:r>
        <w:r w:rsidRPr="00901B30">
          <w:t xml:space="preserve">(2), 113-125.  https://doi.org/10.1007/s10682-018-9927-6 </w:t>
        </w:r>
      </w:ins>
    </w:p>
    <w:p w14:paraId="76C8D165" w14:textId="77777777" w:rsidR="00901B30" w:rsidRPr="00901B30" w:rsidRDefault="00901B30" w:rsidP="00901B30">
      <w:pPr>
        <w:pStyle w:val="EndNoteBibliography"/>
        <w:spacing w:after="0"/>
        <w:ind w:left="720" w:hanging="720"/>
        <w:rPr>
          <w:ins w:id="444" w:author="McAuley, Chloe" w:date="2025-08-13T09:30:00Z" w16du:dateUtc="2025-08-13T01:30:00Z"/>
        </w:rPr>
      </w:pPr>
      <w:ins w:id="445" w:author="McAuley, Chloe" w:date="2025-08-13T09:30:00Z" w16du:dateUtc="2025-08-13T01:30:00Z">
        <w:r w:rsidRPr="00901B30">
          <w:t xml:space="preserve">Pettett, C. E., Johnson, P. J., Moorhouse, T. P., Hambly, C., Speakman, J. R., &amp; Macdonald, D. W. (2017). Daily energy expenditure in the face of predation: Hedgehog energetics in rural landscapes. </w:t>
        </w:r>
        <w:r w:rsidRPr="00901B30">
          <w:rPr>
            <w:i/>
            <w:rPrChange w:id="446" w:author="McAuley, Chloe" w:date="2025-08-13T09:30:00Z" w16du:dateUtc="2025-08-13T01:30:00Z">
              <w:rPr/>
            </w:rPrChange>
          </w:rPr>
          <w:t>Journal of Experimental Biology, 220</w:t>
        </w:r>
        <w:r w:rsidRPr="00901B30">
          <w:t xml:space="preserve">(3), 460-468.  https://doi.org/10.1242/jeb.150359 </w:t>
        </w:r>
      </w:ins>
    </w:p>
    <w:p w14:paraId="4958B76A" w14:textId="77777777" w:rsidR="00901B30" w:rsidRPr="00901B30" w:rsidRDefault="00901B30" w:rsidP="00901B30">
      <w:pPr>
        <w:pStyle w:val="EndNoteBibliography"/>
        <w:spacing w:after="0"/>
        <w:ind w:left="720" w:hanging="720"/>
        <w:rPr>
          <w:ins w:id="447" w:author="McAuley, Chloe" w:date="2025-08-13T09:30:00Z" w16du:dateUtc="2025-08-13T01:30:00Z"/>
        </w:rPr>
      </w:pPr>
      <w:ins w:id="448" w:author="McAuley, Chloe" w:date="2025-08-13T09:30:00Z" w16du:dateUtc="2025-08-13T01:30:00Z">
        <w:r w:rsidRPr="00901B30">
          <w:t xml:space="preserve">Pocknee, C. A., Legge, S. M., McDonald, J., &amp; Fisher, D. O. (2023). Modeling mammal response to fire based on species’ traits. </w:t>
        </w:r>
        <w:r w:rsidRPr="00901B30">
          <w:rPr>
            <w:i/>
            <w:rPrChange w:id="449" w:author="McAuley, Chloe" w:date="2025-08-13T09:30:00Z" w16du:dateUtc="2025-08-13T01:30:00Z">
              <w:rPr/>
            </w:rPrChange>
          </w:rPr>
          <w:t>Conservation Biology, 37</w:t>
        </w:r>
        <w:r w:rsidRPr="00901B30">
          <w:t xml:space="preserve">(4), e14062.  https://doi.org/10.1111/cobi.14062 </w:t>
        </w:r>
      </w:ins>
    </w:p>
    <w:p w14:paraId="58B651AC" w14:textId="77777777" w:rsidR="00901B30" w:rsidRPr="00901B30" w:rsidRDefault="00901B30" w:rsidP="00901B30">
      <w:pPr>
        <w:pStyle w:val="EndNoteBibliography"/>
        <w:spacing w:after="0"/>
        <w:ind w:left="720" w:hanging="720"/>
        <w:rPr>
          <w:ins w:id="450" w:author="McAuley, Chloe" w:date="2025-08-13T09:30:00Z" w16du:dateUtc="2025-08-13T01:30:00Z"/>
        </w:rPr>
      </w:pPr>
      <w:ins w:id="451" w:author="McAuley, Chloe" w:date="2025-08-13T09:30:00Z" w16du:dateUtc="2025-08-13T01:30:00Z">
        <w:r w:rsidRPr="00901B30">
          <w:lastRenderedPageBreak/>
          <w:t xml:space="preserve">Posit team. (2025). </w:t>
        </w:r>
        <w:r w:rsidRPr="00901B30">
          <w:rPr>
            <w:i/>
            <w:rPrChange w:id="452" w:author="McAuley, Chloe" w:date="2025-08-13T09:30:00Z" w16du:dateUtc="2025-08-13T01:30:00Z">
              <w:rPr/>
            </w:rPrChange>
          </w:rPr>
          <w:t xml:space="preserve">RStudio: Integrated Development Environment for R. </w:t>
        </w:r>
        <w:r w:rsidRPr="00901B30">
          <w:t>In (Version 2025.5.0.496) Posit Software, PBC. http://www.posit.co/</w:t>
        </w:r>
      </w:ins>
    </w:p>
    <w:p w14:paraId="49E808CE" w14:textId="77777777" w:rsidR="00901B30" w:rsidRPr="00901B30" w:rsidRDefault="00901B30" w:rsidP="00901B30">
      <w:pPr>
        <w:pStyle w:val="EndNoteBibliography"/>
        <w:spacing w:after="0"/>
        <w:ind w:left="720" w:hanging="720"/>
        <w:rPr>
          <w:ins w:id="453" w:author="McAuley, Chloe" w:date="2025-08-13T09:30:00Z" w16du:dateUtc="2025-08-13T01:30:00Z"/>
        </w:rPr>
      </w:pPr>
      <w:ins w:id="454" w:author="McAuley, Chloe" w:date="2025-08-13T09:30:00Z" w16du:dateUtc="2025-08-13T01:30:00Z">
        <w:r w:rsidRPr="00901B30">
          <w:t xml:space="preserve">Povh, L. F., Willers, N., Shephard, J. M., &amp; Fleming, P. A. (2023). A conservation-significant threatened mammal uses fire exclusions and shifts ranges in the presence of prescribed burning. </w:t>
        </w:r>
        <w:r w:rsidRPr="00901B30">
          <w:rPr>
            <w:i/>
            <w:rPrChange w:id="455" w:author="McAuley, Chloe" w:date="2025-08-13T09:30:00Z" w16du:dateUtc="2025-08-13T01:30:00Z">
              <w:rPr/>
            </w:rPrChange>
          </w:rPr>
          <w:t>International Journal of Wildland Fire, 32</w:t>
        </w:r>
        <w:r w:rsidRPr="00901B30">
          <w:t xml:space="preserve">(9), 1291-1303.  https://doi.org/10.1071/WF22196 </w:t>
        </w:r>
      </w:ins>
    </w:p>
    <w:p w14:paraId="4352B267" w14:textId="77777777" w:rsidR="00901B30" w:rsidRPr="00901B30" w:rsidRDefault="00901B30" w:rsidP="00901B30">
      <w:pPr>
        <w:pStyle w:val="EndNoteBibliography"/>
        <w:spacing w:after="0"/>
        <w:ind w:left="720" w:hanging="720"/>
        <w:rPr>
          <w:ins w:id="456" w:author="McAuley, Chloe" w:date="2025-08-13T09:30:00Z" w16du:dateUtc="2025-08-13T01:30:00Z"/>
        </w:rPr>
      </w:pPr>
      <w:ins w:id="457" w:author="McAuley, Chloe" w:date="2025-08-13T09:30:00Z" w16du:dateUtc="2025-08-13T01:30:00Z">
        <w:r w:rsidRPr="00901B30">
          <w:t xml:space="preserve">R Core Team. (2024). </w:t>
        </w:r>
        <w:r w:rsidRPr="00901B30">
          <w:rPr>
            <w:i/>
            <w:rPrChange w:id="458" w:author="McAuley, Chloe" w:date="2025-08-13T09:30:00Z" w16du:dateUtc="2025-08-13T01:30:00Z">
              <w:rPr/>
            </w:rPrChange>
          </w:rPr>
          <w:t xml:space="preserve">R: A Language and Environment for Statistical Computing. </w:t>
        </w:r>
        <w:r w:rsidRPr="00901B30">
          <w:t>In R Foundation for Statistical Computing. https://www.R-project.org/</w:t>
        </w:r>
      </w:ins>
    </w:p>
    <w:p w14:paraId="1CE5102A" w14:textId="77777777" w:rsidR="00901B30" w:rsidRPr="00901B30" w:rsidRDefault="00901B30" w:rsidP="00901B30">
      <w:pPr>
        <w:pStyle w:val="EndNoteBibliography"/>
        <w:spacing w:after="0"/>
        <w:ind w:left="720" w:hanging="720"/>
        <w:rPr>
          <w:ins w:id="459" w:author="McAuley, Chloe" w:date="2025-08-13T09:30:00Z" w16du:dateUtc="2025-08-13T01:30:00Z"/>
        </w:rPr>
      </w:pPr>
      <w:ins w:id="460" w:author="McAuley, Chloe" w:date="2025-08-13T09:30:00Z" w16du:dateUtc="2025-08-13T01:30:00Z">
        <w:r w:rsidRPr="00901B30">
          <w:t xml:space="preserve">Rodríguez-Trejo, D. A., Pausas, J. G., &amp; Miranda-Moreno, A. G. (2019). Plant responses to fire in a Mexican arid shrubland. </w:t>
        </w:r>
        <w:r w:rsidRPr="00901B30">
          <w:rPr>
            <w:i/>
            <w:rPrChange w:id="461" w:author="McAuley, Chloe" w:date="2025-08-13T09:30:00Z" w16du:dateUtc="2025-08-13T01:30:00Z">
              <w:rPr/>
            </w:rPrChange>
          </w:rPr>
          <w:t>Fire Ecology, 15</w:t>
        </w:r>
        <w:r w:rsidRPr="00901B30">
          <w:t xml:space="preserve">(1), 11.  https://doi.org/10.1186/s42408-019-0029-9 </w:t>
        </w:r>
      </w:ins>
    </w:p>
    <w:p w14:paraId="7C7F49CB" w14:textId="77777777" w:rsidR="00901B30" w:rsidRPr="00901B30" w:rsidRDefault="00901B30" w:rsidP="00901B30">
      <w:pPr>
        <w:pStyle w:val="EndNoteBibliography"/>
        <w:spacing w:after="0"/>
        <w:ind w:left="720" w:hanging="720"/>
        <w:rPr>
          <w:ins w:id="462" w:author="McAuley, Chloe" w:date="2025-08-13T09:30:00Z" w16du:dateUtc="2025-08-13T01:30:00Z"/>
        </w:rPr>
      </w:pPr>
      <w:ins w:id="463" w:author="McAuley, Chloe" w:date="2025-08-13T09:30:00Z" w16du:dateUtc="2025-08-13T01:30:00Z">
        <w:r w:rsidRPr="00901B30">
          <w:t xml:space="preserve">Ryan, K. C., Knapp, E. E., &amp; Varner, J. M. (2013). Prescribed fire in North American forests and woodlands: History, current practice, and challenges. </w:t>
        </w:r>
        <w:r w:rsidRPr="00901B30">
          <w:rPr>
            <w:i/>
            <w:rPrChange w:id="464" w:author="McAuley, Chloe" w:date="2025-08-13T09:30:00Z" w16du:dateUtc="2025-08-13T01:30:00Z">
              <w:rPr/>
            </w:rPrChange>
          </w:rPr>
          <w:t>Frontiers in Ecology and the Environment, 11</w:t>
        </w:r>
        <w:r w:rsidRPr="00901B30">
          <w:t xml:space="preserve">(s1), e15-e24.  https://doi.org/10.1890/120329 </w:t>
        </w:r>
      </w:ins>
    </w:p>
    <w:p w14:paraId="42BEE1F9" w14:textId="77777777" w:rsidR="00901B30" w:rsidRPr="00901B30" w:rsidRDefault="00901B30" w:rsidP="00901B30">
      <w:pPr>
        <w:pStyle w:val="EndNoteBibliography"/>
        <w:spacing w:after="0"/>
        <w:ind w:left="720" w:hanging="720"/>
        <w:rPr>
          <w:ins w:id="465" w:author="McAuley, Chloe" w:date="2025-08-13T09:30:00Z" w16du:dateUtc="2025-08-13T01:30:00Z"/>
        </w:rPr>
      </w:pPr>
      <w:ins w:id="466" w:author="McAuley, Chloe" w:date="2025-08-13T09:30:00Z" w16du:dateUtc="2025-08-13T01:30:00Z">
        <w:r w:rsidRPr="00901B30">
          <w:t xml:space="preserve">Shaw, R. E., James, A. I., Tuft, K., Legge, S., Cary, G. J., Peakall, R., &amp; Banks, S. C. (2021). Unburnt habitat patches are critical for survival and in situ population recovery in a small mammal after fire. </w:t>
        </w:r>
        <w:r w:rsidRPr="00901B30">
          <w:rPr>
            <w:i/>
            <w:rPrChange w:id="467" w:author="McAuley, Chloe" w:date="2025-08-13T09:30:00Z" w16du:dateUtc="2025-08-13T01:30:00Z">
              <w:rPr/>
            </w:rPrChange>
          </w:rPr>
          <w:t>Journal of Applied Ecology, 58</w:t>
        </w:r>
        <w:r w:rsidRPr="00901B30">
          <w:t xml:space="preserve">(6), 1325-1335.  https://doi.org/10.1111/1365-2664.13846 </w:t>
        </w:r>
      </w:ins>
    </w:p>
    <w:p w14:paraId="46348BB3" w14:textId="77777777" w:rsidR="00901B30" w:rsidRPr="00901B30" w:rsidRDefault="00901B30" w:rsidP="00901B30">
      <w:pPr>
        <w:pStyle w:val="EndNoteBibliography"/>
        <w:spacing w:after="0"/>
        <w:ind w:left="720" w:hanging="720"/>
        <w:rPr>
          <w:ins w:id="468" w:author="McAuley, Chloe" w:date="2025-08-13T09:30:00Z" w16du:dateUtc="2025-08-13T01:30:00Z"/>
        </w:rPr>
      </w:pPr>
      <w:ins w:id="469" w:author="McAuley, Chloe" w:date="2025-08-13T09:30:00Z" w16du:dateUtc="2025-08-13T01:30:00Z">
        <w:r w:rsidRPr="00901B30">
          <w:t xml:space="preserve">Stobo‐Wilson, A. M., Cremona, T., Murphy, B. P., &amp; Carthew, S. M. (2021). Resource availability drives variation in a marsupial glider’s home‐range size. </w:t>
        </w:r>
        <w:r w:rsidRPr="00901B30">
          <w:rPr>
            <w:i/>
            <w:rPrChange w:id="470" w:author="McAuley, Chloe" w:date="2025-08-13T09:30:00Z" w16du:dateUtc="2025-08-13T01:30:00Z">
              <w:rPr/>
            </w:rPrChange>
          </w:rPr>
          <w:t>Journal of Zoology, 315</w:t>
        </w:r>
        <w:r w:rsidRPr="00901B30">
          <w:t xml:space="preserve">(3), 199-212.  https://doi.org/10.1111/jzo.12906 </w:t>
        </w:r>
      </w:ins>
    </w:p>
    <w:p w14:paraId="7CDFBFB8" w14:textId="77777777" w:rsidR="00901B30" w:rsidRPr="00901B30" w:rsidRDefault="00901B30" w:rsidP="00901B30">
      <w:pPr>
        <w:pStyle w:val="EndNoteBibliography"/>
        <w:spacing w:after="0"/>
        <w:ind w:left="720" w:hanging="720"/>
        <w:rPr>
          <w:ins w:id="471" w:author="McAuley, Chloe" w:date="2025-08-13T09:30:00Z" w16du:dateUtc="2025-08-13T01:30:00Z"/>
        </w:rPr>
      </w:pPr>
      <w:ins w:id="472" w:author="McAuley, Chloe" w:date="2025-08-13T09:30:00Z" w16du:dateUtc="2025-08-13T01:30:00Z">
        <w:r w:rsidRPr="00901B30">
          <w:t xml:space="preserve">Tamburello, N., Isabelle M. Côté, &amp; Dulvy, N. K. (2015). Energy and the scaling of animal space use. </w:t>
        </w:r>
        <w:r w:rsidRPr="00901B30">
          <w:rPr>
            <w:i/>
            <w:rPrChange w:id="473" w:author="McAuley, Chloe" w:date="2025-08-13T09:30:00Z" w16du:dateUtc="2025-08-13T01:30:00Z">
              <w:rPr/>
            </w:rPrChange>
          </w:rPr>
          <w:t>The American Naturalist, 186</w:t>
        </w:r>
        <w:r w:rsidRPr="00901B30">
          <w:t xml:space="preserve">(2), 196-211.  https://doi.org/10.1086/682070 </w:t>
        </w:r>
      </w:ins>
    </w:p>
    <w:p w14:paraId="7EAAEF8F" w14:textId="77777777" w:rsidR="00901B30" w:rsidRPr="00901B30" w:rsidRDefault="00901B30" w:rsidP="00901B30">
      <w:pPr>
        <w:pStyle w:val="EndNoteBibliography"/>
        <w:spacing w:after="0"/>
        <w:ind w:left="720" w:hanging="720"/>
        <w:rPr>
          <w:ins w:id="474" w:author="McAuley, Chloe" w:date="2025-08-13T09:30:00Z" w16du:dateUtc="2025-08-13T01:30:00Z"/>
        </w:rPr>
      </w:pPr>
      <w:ins w:id="475" w:author="McAuley, Chloe" w:date="2025-08-13T09:30:00Z" w16du:dateUtc="2025-08-13T01:30:00Z">
        <w:r w:rsidRPr="00901B30">
          <w:t xml:space="preserve">Templeton, A. R., Brazeal, H., &amp; Neuwald, J. L. (2011). The transition from isolated patches to a metapopulation in the eastern collared lizard in response to prescribed fires. </w:t>
        </w:r>
        <w:r w:rsidRPr="00901B30">
          <w:rPr>
            <w:i/>
            <w:rPrChange w:id="476" w:author="McAuley, Chloe" w:date="2025-08-13T09:30:00Z" w16du:dateUtc="2025-08-13T01:30:00Z">
              <w:rPr/>
            </w:rPrChange>
          </w:rPr>
          <w:t>Ecology, 92</w:t>
        </w:r>
        <w:r w:rsidRPr="00901B30">
          <w:t xml:space="preserve">(9), 1736-1747.  https://doi.org/10.1890/10-1994.1 </w:t>
        </w:r>
      </w:ins>
    </w:p>
    <w:p w14:paraId="7D1ADD09" w14:textId="77777777" w:rsidR="00901B30" w:rsidRPr="00901B30" w:rsidRDefault="00901B30" w:rsidP="00901B30">
      <w:pPr>
        <w:pStyle w:val="EndNoteBibliography"/>
        <w:spacing w:after="0"/>
        <w:ind w:left="720" w:hanging="720"/>
        <w:rPr>
          <w:ins w:id="477" w:author="McAuley, Chloe" w:date="2025-08-13T09:30:00Z" w16du:dateUtc="2025-08-13T01:30:00Z"/>
        </w:rPr>
      </w:pPr>
      <w:ins w:id="478" w:author="McAuley, Chloe" w:date="2025-08-13T09:30:00Z" w16du:dateUtc="2025-08-13T01:30:00Z">
        <w:r w:rsidRPr="00901B30">
          <w:t xml:space="preserve">Tobias, J. A., Sheard, C., Pigot, A. L., Devenish, A. J. M., Yang, J., Sayol, F., Neate-Clegg, M. H. C., Alioravainen, N., Weeks, T. L., Barber, R. A., Walkden, P. A., MacGregor, H. E. A., Jones, S. E. I., Vincent, C., Phillips, A. G., Marples, N. M., Montaño-Centellas, F. A., Leandro-Silva, V., Claramunt, S., . . . Schleuning, M. (2022). AVONET: morphological, ecological and geographical data for all birds. </w:t>
        </w:r>
        <w:r w:rsidRPr="00901B30">
          <w:rPr>
            <w:i/>
            <w:rPrChange w:id="479" w:author="McAuley, Chloe" w:date="2025-08-13T09:30:00Z" w16du:dateUtc="2025-08-13T01:30:00Z">
              <w:rPr/>
            </w:rPrChange>
          </w:rPr>
          <w:t>Ecology Letters, 25</w:t>
        </w:r>
        <w:r w:rsidRPr="00901B30">
          <w:t xml:space="preserve">(3), 581-597.  https://doi.org/https://doi.org/10.1111/ele.13898 </w:t>
        </w:r>
      </w:ins>
    </w:p>
    <w:p w14:paraId="5B1E754C" w14:textId="77777777" w:rsidR="00901B30" w:rsidRPr="00901B30" w:rsidRDefault="00901B30" w:rsidP="00901B30">
      <w:pPr>
        <w:pStyle w:val="EndNoteBibliography"/>
        <w:spacing w:after="0"/>
        <w:ind w:left="720" w:hanging="720"/>
        <w:rPr>
          <w:ins w:id="480" w:author="McAuley, Chloe" w:date="2025-08-13T09:30:00Z" w16du:dateUtc="2025-08-13T01:30:00Z"/>
        </w:rPr>
      </w:pPr>
      <w:ins w:id="481" w:author="McAuley, Chloe" w:date="2025-08-13T09:30:00Z" w16du:dateUtc="2025-08-13T01:30:00Z">
        <w:r w:rsidRPr="00901B30">
          <w:t xml:space="preserve">Tomas, W. M., Berlinck, C. N., Chiaravalloti, R. M., Faggioni, G. P., Strüssmann, C., Libonati, R., Abrahão, C. R., do Valle Alvarenga, G., de Faria Bacellar, A. E., de Queiroz Batista, F. R., Bornato, T. S., Camilo, A. R., Castedo, J., Fernando, A. M. E., de Freitas, G. O., Garcia, C. M., Gonçalves, H. S., de Freitas Guilherme, M. B., Layme, V. M. G., . . . Morato, R. (2021). Distance sampling surveys reveal 17 million vertebrates directly killed by the 2020’s wildfires in the Pantanal, Brazil. </w:t>
        </w:r>
        <w:r w:rsidRPr="00901B30">
          <w:rPr>
            <w:i/>
            <w:rPrChange w:id="482" w:author="McAuley, Chloe" w:date="2025-08-13T09:30:00Z" w16du:dateUtc="2025-08-13T01:30:00Z">
              <w:rPr/>
            </w:rPrChange>
          </w:rPr>
          <w:t>Scientific Reports, 11</w:t>
        </w:r>
        <w:r w:rsidRPr="00901B30">
          <w:t xml:space="preserve">(1), 23547.  https://doi.org/10.1038/s41598-021-02844-5 </w:t>
        </w:r>
      </w:ins>
    </w:p>
    <w:p w14:paraId="5E958FD4" w14:textId="77777777" w:rsidR="00901B30" w:rsidRPr="00901B30" w:rsidRDefault="00901B30" w:rsidP="00901B30">
      <w:pPr>
        <w:pStyle w:val="EndNoteBibliography"/>
        <w:spacing w:after="0"/>
        <w:ind w:left="720" w:hanging="720"/>
        <w:rPr>
          <w:ins w:id="483" w:author="McAuley, Chloe" w:date="2025-08-13T09:30:00Z" w16du:dateUtc="2025-08-13T01:30:00Z"/>
        </w:rPr>
      </w:pPr>
      <w:ins w:id="484" w:author="McAuley, Chloe" w:date="2025-08-13T09:30:00Z" w16du:dateUtc="2025-08-13T01:30:00Z">
        <w:r w:rsidRPr="00901B30">
          <w:t xml:space="preserve">Venter, J. A., Nabe-Nielsen, J., Prins, H. H. T., &amp; Slotow, R. (2014). Forage patch use by grazing herbivores in a South African grazing ecosystem. </w:t>
        </w:r>
        <w:r w:rsidRPr="00901B30">
          <w:rPr>
            <w:i/>
            <w:rPrChange w:id="485" w:author="McAuley, Chloe" w:date="2025-08-13T09:30:00Z" w16du:dateUtc="2025-08-13T01:30:00Z">
              <w:rPr/>
            </w:rPrChange>
          </w:rPr>
          <w:t>Acta Theriologica, 59</w:t>
        </w:r>
        <w:r w:rsidRPr="00901B30">
          <w:t xml:space="preserve">(3), 457-466.  https://doi.org/10.1007/s13364-014-0184-y </w:t>
        </w:r>
      </w:ins>
    </w:p>
    <w:p w14:paraId="286D9DEB" w14:textId="77777777" w:rsidR="00901B30" w:rsidRPr="00901B30" w:rsidRDefault="00901B30" w:rsidP="00901B30">
      <w:pPr>
        <w:pStyle w:val="EndNoteBibliography"/>
        <w:spacing w:after="0"/>
        <w:ind w:left="720" w:hanging="720"/>
        <w:rPr>
          <w:ins w:id="486" w:author="McAuley, Chloe" w:date="2025-08-13T09:30:00Z" w16du:dateUtc="2025-08-13T01:30:00Z"/>
        </w:rPr>
      </w:pPr>
      <w:ins w:id="487" w:author="McAuley, Chloe" w:date="2025-08-13T09:30:00Z" w16du:dateUtc="2025-08-13T01:30:00Z">
        <w:r w:rsidRPr="00901B30">
          <w:t xml:space="preserve">Viechtbauer, W., &amp; Cheung, M. W. L. (2010). Outlier and influence diagnostics for meta-analysis. </w:t>
        </w:r>
        <w:r w:rsidRPr="00901B30">
          <w:rPr>
            <w:i/>
            <w:rPrChange w:id="488" w:author="McAuley, Chloe" w:date="2025-08-13T09:30:00Z" w16du:dateUtc="2025-08-13T01:30:00Z">
              <w:rPr/>
            </w:rPrChange>
          </w:rPr>
          <w:t>Research Synthesis Methods, 1</w:t>
        </w:r>
        <w:r w:rsidRPr="00901B30">
          <w:t xml:space="preserve">(2), 112-125.  https://doi.org/10.1002/jrsm.11 </w:t>
        </w:r>
      </w:ins>
    </w:p>
    <w:p w14:paraId="04409D95" w14:textId="77777777" w:rsidR="00901B30" w:rsidRPr="00901B30" w:rsidRDefault="00901B30" w:rsidP="00901B30">
      <w:pPr>
        <w:pStyle w:val="EndNoteBibliography"/>
        <w:spacing w:after="0"/>
        <w:ind w:left="720" w:hanging="720"/>
        <w:rPr>
          <w:ins w:id="489" w:author="McAuley, Chloe" w:date="2025-08-13T09:30:00Z" w16du:dateUtc="2025-08-13T01:30:00Z"/>
        </w:rPr>
      </w:pPr>
      <w:ins w:id="490" w:author="McAuley, Chloe" w:date="2025-08-13T09:30:00Z" w16du:dateUtc="2025-08-13T01:30:00Z">
        <w:r w:rsidRPr="00901B30">
          <w:t xml:space="preserve">Viechtbauer, W. (2010). Conducting Meta-Analyses in R with the metafor Package. </w:t>
        </w:r>
        <w:r w:rsidRPr="00901B30">
          <w:rPr>
            <w:i/>
            <w:rPrChange w:id="491" w:author="McAuley, Chloe" w:date="2025-08-13T09:30:00Z" w16du:dateUtc="2025-08-13T01:30:00Z">
              <w:rPr/>
            </w:rPrChange>
          </w:rPr>
          <w:t>Journal of Statistical Software, 36</w:t>
        </w:r>
        <w:r w:rsidRPr="00901B30">
          <w:t xml:space="preserve">(3), 1 - 48.  https://doi.org/10.18637/jss.v036.i03 </w:t>
        </w:r>
      </w:ins>
    </w:p>
    <w:p w14:paraId="1FFA9016" w14:textId="77777777" w:rsidR="00901B30" w:rsidRPr="00901B30" w:rsidRDefault="00901B30">
      <w:pPr>
        <w:pStyle w:val="EndNoteBibliography"/>
        <w:ind w:left="720" w:hanging="720"/>
        <w:rPr>
          <w:ins w:id="492" w:author="McAuley, Chloe" w:date="2025-08-13T09:30:00Z" w16du:dateUtc="2025-08-13T01:30:00Z"/>
        </w:rPr>
        <w:pPrChange w:id="493" w:author="McAuley, Chloe" w:date="2025-08-13T09:30:00Z" w16du:dateUtc="2025-08-13T01:30:00Z">
          <w:pPr>
            <w:pStyle w:val="EndNoteBibliography"/>
            <w:spacing w:after="0"/>
            <w:ind w:left="720" w:hanging="720"/>
          </w:pPr>
        </w:pPrChange>
      </w:pPr>
      <w:ins w:id="494" w:author="McAuley, Chloe" w:date="2025-08-13T09:30:00Z" w16du:dateUtc="2025-08-13T01:30:00Z">
        <w:r w:rsidRPr="00901B30">
          <w:t>Yarnell, R. W., Metcalfe, D. J., Dunstone, N., Burnside, N., &amp; Scott, D. M. (2008). The impact of fire on habitat use by the short-snouted elephant shrew (</w:t>
        </w:r>
        <w:r w:rsidRPr="00901B30">
          <w:rPr>
            <w:i/>
            <w:rPrChange w:id="495" w:author="McAuley, Chloe" w:date="2025-08-13T09:30:00Z" w16du:dateUtc="2025-08-13T01:30:00Z">
              <w:rPr/>
            </w:rPrChange>
          </w:rPr>
          <w:t>Elephantulus brachyrhynchu</w:t>
        </w:r>
        <w:r w:rsidRPr="00901B30">
          <w:t xml:space="preserve">s) in North West Province, South Africa. </w:t>
        </w:r>
        <w:r w:rsidRPr="00901B30">
          <w:rPr>
            <w:i/>
            <w:rPrChange w:id="496" w:author="McAuley, Chloe" w:date="2025-08-13T09:30:00Z" w16du:dateUtc="2025-08-13T01:30:00Z">
              <w:rPr/>
            </w:rPrChange>
          </w:rPr>
          <w:t>African Zoology, 43</w:t>
        </w:r>
        <w:r w:rsidRPr="00901B30">
          <w:t xml:space="preserve">(1), 45-52.  https://doi.org/10.1080/15627020.2008.11407405 </w:t>
        </w:r>
      </w:ins>
    </w:p>
    <w:p w14:paraId="22C01F1C" w14:textId="55D9CF82" w:rsidR="00CF6FA1" w:rsidRPr="00CF6FA1" w:rsidDel="00784087" w:rsidRDefault="00CF6FA1" w:rsidP="00CF6FA1">
      <w:pPr>
        <w:pStyle w:val="EndNoteBibliography"/>
        <w:spacing w:after="0"/>
        <w:ind w:left="720" w:hanging="720"/>
        <w:rPr>
          <w:del w:id="497" w:author="McAuley, Chloe" w:date="2025-08-13T09:29:00Z" w16du:dateUtc="2025-08-13T01:29:00Z"/>
        </w:rPr>
      </w:pPr>
      <w:del w:id="498" w:author="McAuley, Chloe" w:date="2025-08-13T09:29:00Z" w16du:dateUtc="2025-08-13T01:29:00Z">
        <w:r w:rsidRPr="00CF6FA1" w:rsidDel="00784087">
          <w:delText xml:space="preserve">Abatzoglou, J. T., Kolden, C. A., Cullen, A. C., Sadegh, M., Williams, E. L., Turco, M., &amp; Jones, M. W. (2025). Climate change has increased the odds of extreme regional forest fire years globally. </w:delText>
        </w:r>
        <w:r w:rsidRPr="00CF6FA1" w:rsidDel="00784087">
          <w:rPr>
            <w:i/>
          </w:rPr>
          <w:delText>Nature Communications, 16</w:delText>
        </w:r>
        <w:r w:rsidRPr="00CF6FA1" w:rsidDel="00784087">
          <w:delText xml:space="preserve">(1), 6390.   </w:delText>
        </w:r>
      </w:del>
    </w:p>
    <w:p w14:paraId="36F04CB7" w14:textId="6EA429E3" w:rsidR="00CF6FA1" w:rsidRPr="00CF6FA1" w:rsidDel="00784087" w:rsidRDefault="00CF6FA1" w:rsidP="00CF6FA1">
      <w:pPr>
        <w:pStyle w:val="EndNoteBibliography"/>
        <w:spacing w:after="0"/>
        <w:ind w:left="720" w:hanging="720"/>
        <w:rPr>
          <w:del w:id="499" w:author="McAuley, Chloe" w:date="2025-08-13T09:29:00Z" w16du:dateUtc="2025-08-13T01:29:00Z"/>
        </w:rPr>
      </w:pPr>
      <w:del w:id="500" w:author="McAuley, Chloe" w:date="2025-08-13T09:29:00Z" w16du:dateUtc="2025-08-13T01:29:00Z">
        <w:r w:rsidRPr="00CF6FA1" w:rsidDel="00784087">
          <w:delText xml:space="preserve">Ankit, R. </w:delText>
        </w:r>
        <w:r w:rsidRPr="00CF6FA1" w:rsidDel="00784087">
          <w:rPr>
            <w:i/>
          </w:rPr>
          <w:delText xml:space="preserve">WebPlotDigitizer. </w:delText>
        </w:r>
        <w:r w:rsidRPr="00CF6FA1" w:rsidDel="00784087">
          <w:delText xml:space="preserve">In (Version 5.2) </w:delText>
        </w:r>
        <w:r w:rsidDel="00784087">
          <w:fldChar w:fldCharType="begin"/>
        </w:r>
        <w:r w:rsidDel="00784087">
          <w:delInstrText>HYPERLINK "https://automeris.io"</w:delInstrText>
        </w:r>
        <w:r w:rsidDel="00784087">
          <w:fldChar w:fldCharType="separate"/>
        </w:r>
        <w:r w:rsidRPr="00CF6FA1" w:rsidDel="00784087">
          <w:rPr>
            <w:rStyle w:val="Hyperlink"/>
          </w:rPr>
          <w:delText>https://automeris.io</w:delText>
        </w:r>
        <w:r w:rsidDel="00784087">
          <w:fldChar w:fldCharType="end"/>
        </w:r>
      </w:del>
    </w:p>
    <w:p w14:paraId="01CCBB60" w14:textId="03621410" w:rsidR="00CF6FA1" w:rsidRPr="00CF6FA1" w:rsidDel="00784087" w:rsidRDefault="00CF6FA1" w:rsidP="00CF6FA1">
      <w:pPr>
        <w:pStyle w:val="EndNoteBibliography"/>
        <w:spacing w:after="0"/>
        <w:ind w:left="720" w:hanging="720"/>
        <w:rPr>
          <w:del w:id="501" w:author="McAuley, Chloe" w:date="2025-08-13T09:29:00Z" w16du:dateUtc="2025-08-13T01:29:00Z"/>
        </w:rPr>
      </w:pPr>
      <w:del w:id="502" w:author="McAuley, Chloe" w:date="2025-08-13T09:29:00Z" w16du:dateUtc="2025-08-13T01:29:00Z">
        <w:r w:rsidRPr="00CF6FA1" w:rsidDel="00784087">
          <w:delText>Berry, L. E., Lindenmayer, D. B., Dennis, T. E., Driscoll, D. A., &amp; Banks, S. C. (2016). Fire severity alters spatio–temporal movements and habitat utilisation by an arboreal marsupial, the mountain brushtail possum (</w:delText>
        </w:r>
        <w:r w:rsidRPr="00CF6FA1" w:rsidDel="00784087">
          <w:rPr>
            <w:i/>
          </w:rPr>
          <w:delText>Trichosurus cunninghami</w:delText>
        </w:r>
        <w:r w:rsidRPr="00CF6FA1" w:rsidDel="00784087">
          <w:delText xml:space="preserve">). </w:delText>
        </w:r>
        <w:r w:rsidRPr="00CF6FA1" w:rsidDel="00784087">
          <w:rPr>
            <w:i/>
          </w:rPr>
          <w:delText>International Journal of Wildland Fire, 25</w:delText>
        </w:r>
        <w:r w:rsidRPr="00CF6FA1" w:rsidDel="00784087">
          <w:delText xml:space="preserve">(12), 1291-1302.  </w:delText>
        </w:r>
      </w:del>
    </w:p>
    <w:p w14:paraId="0D9B3F1E" w14:textId="6DE65D78" w:rsidR="00CF6FA1" w:rsidRPr="00CF6FA1" w:rsidDel="00784087" w:rsidRDefault="00CF6FA1" w:rsidP="00CF6FA1">
      <w:pPr>
        <w:pStyle w:val="EndNoteBibliography"/>
        <w:spacing w:after="0"/>
        <w:ind w:left="720" w:hanging="720"/>
        <w:rPr>
          <w:del w:id="503" w:author="McAuley, Chloe" w:date="2025-08-13T09:29:00Z" w16du:dateUtc="2025-08-13T01:29:00Z"/>
        </w:rPr>
      </w:pPr>
      <w:del w:id="504" w:author="McAuley, Chloe" w:date="2025-08-13T09:29:00Z" w16du:dateUtc="2025-08-13T01:29:00Z">
        <w:r w:rsidRPr="00CF6FA1" w:rsidDel="00784087">
          <w:delText xml:space="preserve">Blakey, R. V., Sikich, J. A., Blumstein, D. T., &amp; Riley, S. P. D. (2022). Mountain lions avoid burned areas and increase risky behaviandscape. </w:delText>
        </w:r>
        <w:r w:rsidRPr="00CF6FA1" w:rsidDel="00784087">
          <w:rPr>
            <w:i/>
          </w:rPr>
          <w:delText>Current Biology, 32</w:delText>
        </w:r>
        <w:r w:rsidRPr="00CF6FA1" w:rsidDel="00784087">
          <w:delText xml:space="preserve">(21), 4762-4768.e4765.   </w:delText>
        </w:r>
      </w:del>
    </w:p>
    <w:p w14:paraId="65F76752" w14:textId="399CC4F2" w:rsidR="00CF6FA1" w:rsidRPr="00CF6FA1" w:rsidDel="00784087" w:rsidRDefault="00CF6FA1" w:rsidP="00CF6FA1">
      <w:pPr>
        <w:pStyle w:val="EndNoteBibliography"/>
        <w:spacing w:after="0"/>
        <w:ind w:left="720" w:hanging="720"/>
        <w:rPr>
          <w:del w:id="505" w:author="McAuley, Chloe" w:date="2025-08-13T09:29:00Z" w16du:dateUtc="2025-08-13T01:29:00Z"/>
        </w:rPr>
      </w:pPr>
      <w:del w:id="506" w:author="McAuley, Chloe" w:date="2025-08-13T09:29:00Z" w16du:dateUtc="2025-08-13T01:29:00Z">
        <w:r w:rsidRPr="00CF6FA1" w:rsidDel="00784087">
          <w:delText xml:space="preserve">Boer,. A. (2020). Unprrest fires. </w:delText>
        </w:r>
        <w:r w:rsidRPr="00CF6FA1" w:rsidDel="00784087">
          <w:rPr>
            <w:i/>
          </w:rPr>
          <w:delText>Nature Climate Change, 10</w:delText>
        </w:r>
        <w:r w:rsidRPr="00CF6FA1" w:rsidDel="00784087">
          <w:delText xml:space="preserve">(3), 171-172.  </w:delText>
        </w:r>
        <w:r w:rsidDel="00784087">
          <w:fldChar w:fldCharType="begin"/>
        </w:r>
        <w:r w:rsidDel="00784087">
          <w:delInstrText>HYPERLINK "https://doi.org/10.1038/s41558-020-0716-1"</w:delInstrText>
        </w:r>
        <w:r w:rsidDel="00784087">
          <w:fldChar w:fldCharType="separate"/>
        </w:r>
        <w:r w:rsidRPr="00CF6FA1" w:rsidDel="00784087">
          <w:rPr>
            <w:rStyle w:val="Hyperlink"/>
          </w:rPr>
          <w:delText>https://doi.org/10.1038/s41558-020-0716-1</w:delText>
        </w:r>
        <w:r w:rsidDel="00784087">
          <w:fldChar w:fldCharType="end"/>
        </w:r>
        <w:r w:rsidRPr="00CF6FA1" w:rsidDel="00784087">
          <w:delText xml:space="preserve"> </w:delText>
        </w:r>
      </w:del>
    </w:p>
    <w:p w14:paraId="639A4184" w14:textId="28FF7DE2" w:rsidR="00CF6FA1" w:rsidRPr="00CF6FA1" w:rsidDel="00784087" w:rsidRDefault="00CF6FA1" w:rsidP="00CF6FA1">
      <w:pPr>
        <w:pStyle w:val="EndNoteBibliography"/>
        <w:spacing w:after="0"/>
        <w:ind w:left="720" w:hanging="720"/>
        <w:rPr>
          <w:del w:id="507" w:author="McAuley, Chloe" w:date="2025-08-13T09:29:00Z" w16du:dateUtc="2025-08-13T01:29:00Z"/>
        </w:rPr>
      </w:pPr>
      <w:del w:id="508" w:author="McAuley, Chloe" w:date="2025-08-13T09:29:00Z" w16du:dateUtc="2025-08-13T01:29:00Z">
        <w:r w:rsidRPr="00CF6FA1" w:rsidDel="00784087">
          <w:delText xml:space="preserve">Bowman, D. M. J. S., Balch, J. K., Artaxo, P., Bond, W. J., Carlson, J. M., Cochrane, M. A., D’Antonio, C. M., DeFries, R. S., Doyle, J. C., Harrison, S. P., Johnston, Full, C. A., Marston, J. B., Moritz, M. A., Prentice, I. C., Roos, C. I., Scott, A. C., . . . Pyne, S. J. (2009). Fire in the Earth System. </w:delText>
        </w:r>
        <w:r w:rsidRPr="00CF6FA1" w:rsidDel="00784087">
          <w:rPr>
            <w:i/>
          </w:rPr>
          <w:delText>Science, 3</w:delText>
        </w:r>
        <w:r w:rsidRPr="00CF6FA1" w:rsidDel="00784087">
          <w:delText xml:space="preserve"> P. (2004). Hazardous duty pay and the foraging cost of predation. </w:delText>
        </w:r>
        <w:r w:rsidRPr="00CF6FA1" w:rsidDel="00784087">
          <w:rPr>
            <w:i/>
          </w:rPr>
          <w:delText>Ecology Letters, 7</w:delText>
        </w:r>
        <w:r w:rsidRPr="00CF6FA1" w:rsidDel="00784087">
          <w:delText xml:space="preserve">(10), 999-1014.  </w:delText>
        </w:r>
        <w:r w:rsidDel="00784087">
          <w:fldChar w:fldCharType="begin"/>
        </w:r>
        <w:r w:rsidDel="00784087">
          <w:delInstrText>HYPERLINK "https://doi.org/10.1111/j.1461-0248.2004.00661.x"</w:delInstrText>
        </w:r>
        <w:r w:rsidDel="00784087">
          <w:fldChar w:fldCharType="separate"/>
        </w:r>
        <w:r w:rsidRPr="00CF6FA1" w:rsidDel="00784087">
          <w:rPr>
            <w:rStyle w:val="Hyperlink"/>
          </w:rPr>
          <w:delText>https://doi.org/10.1111/j.1461-0248.2004.00661.x</w:delText>
        </w:r>
        <w:r w:rsidDel="00784087">
          <w:fldChar w:fldCharType="end"/>
        </w:r>
        <w:r w:rsidRPr="00CF6FA1" w:rsidDel="00784087">
          <w:delText xml:space="preserve"> </w:delText>
        </w:r>
      </w:del>
    </w:p>
    <w:p w14:paraId="068298FF" w14:textId="0E22BB14" w:rsidR="00CF6FA1" w:rsidRPr="00CF6FA1" w:rsidDel="00784087" w:rsidRDefault="00CF6FA1" w:rsidP="00CF6FA1">
      <w:pPr>
        <w:pStyle w:val="EndNoteBibliography"/>
        <w:spacing w:after="0"/>
        <w:ind w:left="720" w:hanging="720"/>
        <w:rPr>
          <w:del w:id="509" w:author="McAuley, Chloe" w:date="2025-08-13T09:29:00Z" w16du:dateUtc="2025-08-13T01:29:00Z"/>
        </w:rPr>
      </w:pPr>
      <w:del w:id="510" w:author="McAuley, Chloe" w:date="2025-08-13T09:29:00Z" w16du:dateUtc="2025-08-13T01:29:00Z">
        <w:r w:rsidRPr="00CF6FA1" w:rsidDel="00784087">
          <w:delText xml:space="preserve">Burton, C., Lampe, S., Kelley, D. I., Thiendsson, L., Forrest, M., Burke, E., Chang, J., Huang, H., Ito, A., Kou-Giesbrecht, S., Lasslop, G., Li, W., Nieradzik, L., Li, F., Chen, Y., Randerson, J., . . . Mengel, M. (2024). Global burned area increasingly explained by climate change. </w:delText>
        </w:r>
        <w:r w:rsidRPr="00CF6FA1" w:rsidDel="00784087">
          <w:rPr>
            <w:i/>
          </w:rPr>
          <w:delText>Nature Climate Change, 14</w:delText>
        </w:r>
        <w:r w:rsidRPr="00CF6FA1" w:rsidDel="00784087">
          <w:delText xml:space="preserve">(11), 1186-1192.   </w:delText>
        </w:r>
      </w:del>
    </w:p>
    <w:p w14:paraId="47CC5387" w14:textId="085A53A7" w:rsidR="00CF6FA1" w:rsidRPr="00CF6FA1" w:rsidDel="00784087" w:rsidRDefault="00CF6FA1" w:rsidP="00CF6FA1">
      <w:pPr>
        <w:pStyle w:val="EndNoteBibliography"/>
        <w:spacing w:after="0"/>
        <w:ind w:left="720" w:hanging="720"/>
        <w:rPr>
          <w:del w:id="511" w:author="McAuley, Chloe" w:date="2025-08-13T09:29:00Z" w16du:dateUtc="2025-08-13T01:29:00Z"/>
        </w:rPr>
      </w:pPr>
      <w:del w:id="512" w:author="McAuley, Chloe" w:date="2025-08-13T09:29:00Z" w16du:dateUtc="2025-08-13T01:29:00Z">
        <w:r w:rsidRPr="00CF6FA1" w:rsidDel="00784087">
          <w:delText xml:space="preserve">Cherry, M. J., Chandler, R. B., Garrison, E. P., Crawford, D. A., Kelly, B. D., Shindle, D. B., Godsea, K. G., fire affects space use and movement of white-tailed deer in a tropical pyric landscape. </w:delText>
        </w:r>
        <w:r w:rsidRPr="00CF6FA1" w:rsidDel="00784087">
          <w:rPr>
            <w:i/>
          </w:rPr>
          <w:delText>Forest Ecology and Management, 409</w:delText>
        </w:r>
        <w:r w:rsidRPr="00CF6FA1" w:rsidDel="00784087">
          <w:delText xml:space="preserve">, 161-169.   </w:delText>
        </w:r>
      </w:del>
    </w:p>
    <w:p w14:paraId="33BA108B" w14:textId="0C47EE1C" w:rsidR="00CF6FA1" w:rsidRPr="00CF6FA1" w:rsidDel="00784087" w:rsidRDefault="00CF6FA1" w:rsidP="00CF6FA1">
      <w:pPr>
        <w:pStyle w:val="EndNoteBibliography"/>
        <w:spacing w:after="0"/>
        <w:ind w:left="720" w:hanging="720"/>
        <w:rPr>
          <w:del w:id="513" w:author="McAuley, Chloe" w:date="2025-08-13T09:29:00Z" w16du:dateUtc="2025-08-13T01:29:00Z"/>
        </w:rPr>
      </w:pPr>
      <w:del w:id="514" w:author="McAuley, Chloe" w:date="2025-08-13T09:29:00Z" w16du:dateUtc="2025-08-13T01:29:00Z">
        <w:r w:rsidRPr="00CF6FA1" w:rsidDel="00784087">
          <w:delText xml:space="preserve">Clapp, J. G., &amp; Beck, J. L. (2016). Short-term impacts of fire-mediated habitat alterations on an isolated bighorn sheep population. </w:delText>
        </w:r>
        <w:r w:rsidRPr="00CF6FA1" w:rsidDel="00784087">
          <w:rPr>
            <w:i/>
          </w:rPr>
          <w:delText>Fire Ecology, 12</w:delText>
        </w:r>
        <w:r w:rsidRPr="00CF6FA1" w:rsidDel="00784087">
          <w:delText xml:space="preserve">(3), 80-98.   </w:delText>
        </w:r>
      </w:del>
    </w:p>
    <w:p w14:paraId="0816916F" w14:textId="6C8D0C42" w:rsidR="00CF6FA1" w:rsidRPr="00CF6FA1" w:rsidDel="00784087" w:rsidRDefault="00CF6FA1" w:rsidP="00CF6FA1">
      <w:pPr>
        <w:pStyle w:val="EndNoteBibliography"/>
        <w:spacing w:after="0"/>
        <w:ind w:left="720" w:hanging="720"/>
        <w:rPr>
          <w:del w:id="515" w:author="McAuley, Chloe" w:date="2025-08-13T09:29:00Z" w16du:dateUtc="2025-08-13T01:29:00Z"/>
        </w:rPr>
      </w:pPr>
      <w:del w:id="516" w:author="McAuley, Chloe" w:date="2025-08-13T09:29:00Z" w16du:dateUtc="2025-08-13T01:29:00Z">
        <w:r w:rsidRPr="00CF6FA1" w:rsidDel="00784087">
          <w:delText xml:space="preserve">Cohen, B. S., Prebyl, T. J., Collier, B. A., &amp; Chamberlain, M. J. (2019). Spatiotemporal variability of fire characteristics affect animal responses in pyri, 41.   </w:delText>
        </w:r>
      </w:del>
    </w:p>
    <w:p w14:paraId="1F95C506" w14:textId="7A1C32EA" w:rsidR="00CF6FA1" w:rsidRPr="00CF6FA1" w:rsidDel="00784087" w:rsidRDefault="00CF6FA1" w:rsidP="00CF6FA1">
      <w:pPr>
        <w:pStyle w:val="EndNoteBibliography"/>
        <w:spacing w:after="0"/>
        <w:ind w:left="720" w:hanging="720"/>
        <w:rPr>
          <w:del w:id="517" w:author="McAuley, Chloe" w:date="2025-08-13T09:29:00Z" w16du:dateUtc="2025-08-13T01:29:00Z"/>
        </w:rPr>
      </w:pPr>
      <w:del w:id="518" w:author="McAuley, Chloe" w:date="2025-08-13T09:29:00Z" w16du:dateUtc="2025-08-13T01:29:00Z">
        <w:r w:rsidRPr="00CF6FA1" w:rsidDel="00784087">
          <w:delText>Cosgrove, A. J., McWhorter, T. J., &amp; Maron, M. (2018). Consequences of impediments to animal movements at different scales: A conceptual framework</w:delText>
        </w:r>
        <w:r w:rsidRPr="00CF6FA1" w:rsidDel="00784087">
          <w:rPr>
            <w:i/>
          </w:rPr>
          <w:delText>butions, 24</w:delText>
        </w:r>
        <w:r w:rsidRPr="00CF6FA1" w:rsidDel="00784087">
          <w:delText xml:space="preserve">(4), 448-459.   </w:delText>
        </w:r>
      </w:del>
    </w:p>
    <w:p w14:paraId="6477CAFB" w14:textId="26DA2D6D" w:rsidR="00CF6FA1" w:rsidRPr="00CF6FA1" w:rsidDel="00784087" w:rsidRDefault="00CF6FA1" w:rsidP="00CF6FA1">
      <w:pPr>
        <w:pStyle w:val="EndNoteBibliography"/>
        <w:spacing w:after="0"/>
        <w:ind w:left="720" w:hanging="720"/>
        <w:rPr>
          <w:del w:id="519" w:author="McAuley, Chloe" w:date="2025-08-13T09:29:00Z" w16du:dateUtc="2025-08-13T01:29:00Z"/>
        </w:rPr>
      </w:pPr>
      <w:del w:id="520" w:author="McAuley, Chloe" w:date="2025-08-13T09:29:00Z" w16du:dateUtc="2025-08-13T01:29:00Z">
        <w:r w:rsidRPr="00CF6FA1" w:rsidDel="00784087">
          <w:delText>Crabb, M. L., Clement, M. J., Jones, A. S., Bristow, K. D., &amp; Harding, L. E. (2022). Black bear spatial responses t</w:delText>
        </w:r>
        <w:r w:rsidRPr="00CF6FA1" w:rsidDel="00784087">
          <w:rPr>
            <w:i/>
          </w:rPr>
          <w:delText>nal o</w:delText>
        </w:r>
        <w:r w:rsidRPr="00CF6FA1" w:rsidDel="00784087">
          <w:delText xml:space="preserve">0.  </w:delText>
        </w:r>
        <w:r w:rsidDel="00784087">
          <w:fldChar w:fldCharType="begin"/>
        </w:r>
        <w:r w:rsidDel="00784087">
          <w:delInstrText>HYPERLINK "https://doi.org/10.1002/jwmg.22182"</w:delInstrText>
        </w:r>
        <w:r w:rsidDel="00784087">
          <w:fldChar w:fldCharType="separate"/>
        </w:r>
        <w:r w:rsidRPr="00CF6FA1" w:rsidDel="00784087">
          <w:rPr>
            <w:rStyle w:val="Hyperlink"/>
          </w:rPr>
          <w:delText>https://doi.org/10.1002/jwmg.22182</w:delText>
        </w:r>
        <w:r w:rsidDel="00784087">
          <w:fldChar w:fldCharType="end"/>
        </w:r>
        <w:r w:rsidRPr="00CF6FA1" w:rsidDel="00784087">
          <w:delText xml:space="preserve"> </w:delText>
        </w:r>
      </w:del>
    </w:p>
    <w:p w14:paraId="7157B7CB" w14:textId="6D94AC42" w:rsidR="00CF6FA1" w:rsidRPr="00CF6FA1" w:rsidDel="00784087" w:rsidRDefault="00CF6FA1" w:rsidP="00CF6FA1">
      <w:pPr>
        <w:pStyle w:val="EndNoteBibliography"/>
        <w:spacing w:after="0"/>
        <w:ind w:left="720" w:hanging="720"/>
        <w:rPr>
          <w:del w:id="521" w:author="McAuley, Chloe" w:date="2025-08-13T09:29:00Z" w16du:dateUtc="2025-08-13T01:29:00Z"/>
        </w:rPr>
      </w:pPr>
      <w:del w:id="522" w:author="McAuley, Chloe" w:date="2025-08-13T09:29:00Z" w16du:dateUtc="2025-08-13T01:29:00Z">
        <w:r w:rsidRPr="00CF6FA1" w:rsidDel="00784087">
          <w:delText xml:space="preserve">Culhane, K., Sollmann, R., White, A. M.,. S. (2022). Small mammal responses to fire severity mediated  traits. </w:delText>
        </w:r>
        <w:r w:rsidRPr="00CF6FA1" w:rsidDel="00784087">
          <w:rPr>
            <w:i/>
          </w:rPr>
          <w:delText>Ecology and Evolution, 12</w:delText>
        </w:r>
        <w:r w:rsidRPr="00CF6FA1" w:rsidDel="00784087">
          <w:delText xml:space="preserve">(5), e8918.   </w:delText>
        </w:r>
      </w:del>
    </w:p>
    <w:p w14:paraId="66442F82" w14:textId="5E7FC712" w:rsidR="00CF6FA1" w:rsidRPr="00CF6FA1" w:rsidDel="00784087" w:rsidRDefault="00CF6FA1" w:rsidP="00CF6FA1">
      <w:pPr>
        <w:pStyle w:val="EndNoteBibliography"/>
        <w:spacing w:after="0"/>
        <w:ind w:left="720" w:hanging="720"/>
        <w:rPr>
          <w:del w:id="523" w:author="McAuley, Chloe" w:date="2025-08-13T09:29:00Z" w16du:dateUtc="2025-08-13T01:29:00Z"/>
        </w:rPr>
      </w:pPr>
      <w:del w:id="524" w:author="McAuley, Chloe" w:date="2025-08-13T09:29:00Z" w16du:dateUtc="2025-08-13T01:29:00Z">
        <w:r w:rsidRPr="00CF6FA1" w:rsidDel="00784087">
          <w:delText xml:space="preserve">Doherty, T. S., Fist, C. N., &amp; Driscoll, D. A. (2019). Animal movement varindscape configuration and body size: a conceptual model and empirical example. </w:delText>
        </w:r>
        <w:r w:rsidRPr="00CF6FA1" w:rsidDel="00784087">
          <w:rPr>
            <w:i/>
          </w:rPr>
          <w:delText>Landscape Ecology, 34</w:delText>
        </w:r>
        <w:r w:rsidRPr="00CF6FA1" w:rsidDel="00784087">
          <w:delText xml:space="preserve">(3), 603-614.  </w:delText>
        </w:r>
        <w:r w:rsidDel="00784087">
          <w:fldChar w:fldCharType="begin"/>
        </w:r>
        <w:r w:rsidDel="00784087">
          <w:delInstrText>HYPERLINK "https://doi.org/10.1007/s10980-019-00795-x"</w:delInstrText>
        </w:r>
        <w:r w:rsidDel="00784087">
          <w:fldChar w:fldCharType="separate"/>
        </w:r>
        <w:r w:rsidRPr="00CF6FA1" w:rsidDel="00784087">
          <w:rPr>
            <w:rStyle w:val="Hyperlink"/>
          </w:rPr>
          <w:delText>https://doi.org/10.1007/s10980-019-00795-x</w:delText>
        </w:r>
        <w:r w:rsidDel="00784087">
          <w:fldChar w:fldCharType="end"/>
        </w:r>
        <w:r w:rsidRPr="00CF6FA1" w:rsidDel="00784087">
          <w:delText xml:space="preserve"> </w:delText>
        </w:r>
      </w:del>
    </w:p>
    <w:p w14:paraId="6C411508" w14:textId="7BA1583C" w:rsidR="00CF6FA1" w:rsidRPr="00CF6FA1" w:rsidDel="00784087" w:rsidRDefault="00CF6FA1" w:rsidP="00CF6FA1">
      <w:pPr>
        <w:pStyle w:val="EndNoteBibliography"/>
        <w:spacing w:after="0"/>
        <w:ind w:left="720" w:hanging="720"/>
        <w:rPr>
          <w:del w:id="525" w:author="McAuley, Chloe" w:date="2025-08-13T09:29:00Z" w16du:dateUtc="2025-08-13T01:29:00Z"/>
        </w:rPr>
      </w:pPr>
      <w:del w:id="526" w:author="McAuley, Chloe" w:date="2025-08-13T09:29:00Z" w16du:dateUtc="2025-08-13T01:29:00Z">
        <w:r w:rsidRPr="00CF6FA1" w:rsidDel="00784087">
          <w:delText xml:space="preserve">Doherty, T. S.,  disruption of animal movement. </w:delText>
        </w:r>
        <w:r w:rsidRPr="00CF6FA1" w:rsidDel="00784087">
          <w:rPr>
            <w:i/>
          </w:rPr>
          <w:delText>Nature Ecology &amp; Evolution, 5</w:delText>
        </w:r>
        <w:r w:rsidRPr="00CF6FA1" w:rsidDel="00784087">
          <w:delText xml:space="preserve">(4), 513-519.  </w:delText>
        </w:r>
        <w:r w:rsidDel="00784087">
          <w:fldChar w:fldCharType="begin"/>
        </w:r>
        <w:r w:rsidDel="00784087">
          <w:delInstrText>HYPERLINK "https://doi.org/10.1038/s41559-020-01380-1"</w:delInstrText>
        </w:r>
        <w:r w:rsidDel="00784087">
          <w:fldChar w:fldCharType="separate"/>
        </w:r>
        <w:r w:rsidRPr="00CF6FA1" w:rsidDel="00784087">
          <w:rPr>
            <w:rStyle w:val="Hyperlink"/>
          </w:rPr>
          <w:delText>https://doi.org/10.1038/s41559-020-01380-1</w:delText>
        </w:r>
        <w:r w:rsidDel="00784087">
          <w:fldChar w:fldCharType="end"/>
        </w:r>
        <w:r w:rsidRPr="00CF6FA1" w:rsidDel="00784087">
          <w:delText xml:space="preserve"> </w:delText>
        </w:r>
      </w:del>
    </w:p>
    <w:p w14:paraId="3F704CA2" w14:textId="77C2E42A" w:rsidR="00CF6FA1" w:rsidRPr="00CF6FA1" w:rsidDel="00784087" w:rsidRDefault="00CF6FA1" w:rsidP="00CF6FA1">
      <w:pPr>
        <w:pStyle w:val="EndNoteBibliography"/>
        <w:spacing w:after="0"/>
        <w:ind w:left="720" w:hanging="720"/>
        <w:rPr>
          <w:del w:id="527" w:author="McAuley, Chloe" w:date="2025-08-13T09:29:00Z" w16du:dateUtc="2025-08-13T01:29:00Z"/>
        </w:rPr>
      </w:pPr>
      <w:del w:id="528" w:author="McAuley, Chloe" w:date="2025-08-13T09:29:00Z" w16du:dateUtc="2025-08-13T01:29:00Z">
        <w:r w:rsidRPr="00CF6FA1" w:rsidDel="00784087">
          <w:delText xml:space="preserve">Doherty, T. S., Geary, W. L., Jolly. M., González, T. M., Legge, S. M., Ritchie, E. G., Stawski, C., &amp; Dickman, C. R. (2022). Fire as a driver and mediator of predator–prey interactions. </w:delText>
        </w:r>
        <w:r w:rsidRPr="00CF6FA1" w:rsidDel="00784087">
          <w:rPr>
            <w:i/>
          </w:rPr>
          <w:delText>Biological Reviews, 97</w:delText>
        </w:r>
        <w:r w:rsidRPr="00CF6FA1" w:rsidDel="00784087">
          <w:delText xml:space="preserve">(4), 1539-1558.  </w:delText>
        </w:r>
        <w:r w:rsidDel="00784087">
          <w:fldChar w:fldCharType="begin"/>
        </w:r>
        <w:r w:rsidDel="00784087">
          <w:delInstrText>HYPERLINK "https://doi.org/10.1111/brv.12853"</w:delInstrText>
        </w:r>
        <w:r w:rsidDel="00784087">
          <w:fldChar w:fldCharType="separate"/>
        </w:r>
        <w:r w:rsidRPr="00CF6FA1" w:rsidDel="00784087">
          <w:rPr>
            <w:rStyle w:val="Hyperlink"/>
          </w:rPr>
          <w:delText>https://doi.org/10.1111/brv.12853</w:delText>
        </w:r>
        <w:r w:rsidDel="00784087">
          <w:fldChar w:fldCharType="end"/>
        </w:r>
        <w:r w:rsidRPr="00CF6FA1" w:rsidDel="00784087">
          <w:delText xml:space="preserve"> </w:delText>
        </w:r>
      </w:del>
    </w:p>
    <w:p w14:paraId="4D8B9D59" w14:textId="0AB80E88" w:rsidR="00CF6FA1" w:rsidRPr="00CF6FA1" w:rsidDel="00784087" w:rsidRDefault="00CF6FA1" w:rsidP="00CF6FA1">
      <w:pPr>
        <w:pStyle w:val="EndNoteBibliography"/>
        <w:spacing w:after="0"/>
        <w:ind w:left="720" w:hanging="720"/>
        <w:rPr>
          <w:del w:id="529" w:author="McAuley, Chloe" w:date="2025-08-13T09:29:00Z" w16du:dateUtc="2025-08-13T01:29:00Z"/>
        </w:rPr>
      </w:pPr>
      <w:del w:id="530" w:author="McAuley, Chloe" w:date="2025-08-13T09:29:00Z" w16du:dateUtc="2025-08-13T01:29:00Z">
        <w:r w:rsidRPr="00CF6FA1" w:rsidDel="00784087">
          <w:delText xml:space="preserve">Doherty, T. S., Watchorn, D. J., Miritis, V., Pestell, A. J. L., &amp; Geary, W. L. (2023). Cats, fw reveals that invasive predator activity is most likely to increase shortly after fire. </w:delText>
        </w:r>
        <w:r w:rsidRPr="00CF6FA1" w:rsidDel="00784087">
          <w:rPr>
            <w:i/>
          </w:rPr>
          <w:delText>Fire Ecology, 19</w:delText>
        </w:r>
        <w:r w:rsidRPr="00CF6FA1" w:rsidDel="00784087">
          <w:delText xml:space="preserve">(1), 22.   </w:delText>
        </w:r>
      </w:del>
    </w:p>
    <w:p w14:paraId="01EC4540" w14:textId="585CA6D8" w:rsidR="00CF6FA1" w:rsidRPr="00CF6FA1" w:rsidDel="00784087" w:rsidRDefault="00CF6FA1" w:rsidP="00CF6FA1">
      <w:pPr>
        <w:pStyle w:val="EndNoteBibliography"/>
        <w:spacing w:after="0"/>
        <w:ind w:left="720" w:hanging="720"/>
        <w:rPr>
          <w:del w:id="531" w:author="McAuley, Chloe" w:date="2025-08-13T09:29:00Z" w16du:dateUtc="2025-08-13T01:29:00Z"/>
        </w:rPr>
      </w:pPr>
      <w:del w:id="532" w:author="McAuley, Chloe" w:date="2025-08-13T09:29:00Z" w16du:dateUtc="2025-08-13T01:29:00Z">
        <w:r w:rsidRPr="00CF6FA1" w:rsidDel="00784087">
          <w:delText xml:space="preserve"> Nimmo, D. G., Santos, J. L., &amp; Geary, W. L. (2024). Shifting fire regimes cause continent-wide transformation of threatened species habitat. </w:delText>
        </w:r>
        <w:r w:rsidRPr="00CF6FA1" w:rsidDel="00784087">
          <w:rPr>
            <w:i/>
          </w:rPr>
          <w:delText>Proceedings of the National Academy of Sciences, 121</w:delText>
        </w:r>
        <w:r w:rsidRPr="00CF6FA1" w:rsidDel="00784087">
          <w:delText>(18), Armenteras, D., Bennett, A. F., Brotons, L., Clarke, M. F., Doherty, T. S., Haslem, A., Kelly, L. T., Sato, C. F., Sitters, H., Aquilué, N., Bell, K., Chadid,  C., Giljohann, K. M., González, T. M., Jambhekar, R., Lazzari, J., . . . Wevill, T. (2021). How fire interacts with habita</w:delText>
        </w:r>
        <w:r w:rsidRPr="00CF6FA1" w:rsidDel="00784087">
          <w:rPr>
            <w:i/>
          </w:rPr>
          <w:delText>eviews, 96</w:delText>
        </w:r>
        <w:r w:rsidRPr="00CF6FA1" w:rsidDel="00784087">
          <w:delText xml:space="preserve">(3), 976-998.  </w:delText>
        </w:r>
        <w:r w:rsidDel="00784087">
          <w:fldChar w:fldCharType="begin"/>
        </w:r>
        <w:r w:rsidDel="00784087">
          <w:delInstrText>HYPERLINK "https://doi.org/10.1111/brv.12687"</w:delInstrText>
        </w:r>
        <w:r w:rsidDel="00784087">
          <w:fldChar w:fldCharType="separate"/>
        </w:r>
        <w:r w:rsidRPr="00CF6FA1" w:rsidDel="00784087">
          <w:rPr>
            <w:rStyle w:val="Hyperlink"/>
          </w:rPr>
          <w:delText>https://doi.org/10.1111/brv.12687</w:delText>
        </w:r>
        <w:r w:rsidDel="00784087">
          <w:fldChar w:fldCharType="end"/>
        </w:r>
        <w:r w:rsidRPr="00CF6FA1" w:rsidDel="00784087">
          <w:delText xml:space="preserve"> </w:delText>
        </w:r>
      </w:del>
    </w:p>
    <w:p w14:paraId="048B9233" w14:textId="757983C2" w:rsidR="00CF6FA1" w:rsidRPr="00CF6FA1" w:rsidDel="00784087" w:rsidRDefault="00CF6FA1" w:rsidP="00CF6FA1">
      <w:pPr>
        <w:pStyle w:val="EndNoteBibliography"/>
        <w:spacing w:after="0"/>
        <w:ind w:left="720" w:hanging="720"/>
        <w:rPr>
          <w:del w:id="533" w:author="McAuley, Chloe" w:date="2025-08-13T09:29:00Z" w16du:dateUtc="2025-08-13T01:29:00Z"/>
        </w:rPr>
      </w:pPr>
      <w:del w:id="534" w:author="McAuley, Chloe" w:date="2025-08-13T09:29:00Z" w16du:dateUtc="2025-08-13T01:29:00Z">
        <w:r w:rsidRPr="00CF6FA1" w:rsidDel="00784087">
          <w:delText>Ellis, T. M., Bowman, D. M. J. S., Jain, P., Flannigan, M. D., &amp; Williamson, G. J. (2022). Global increase in wildfire risk due to climate-driv</w:delText>
        </w:r>
        <w:r w:rsidRPr="00CF6FA1" w:rsidDel="00784087">
          <w:rPr>
            <w:i/>
          </w:rPr>
          <w:delText>ange Biology, 28</w:delText>
        </w:r>
        <w:r w:rsidRPr="00CF6FA1" w:rsidDel="00784087">
          <w:delText xml:space="preserve">(4), 1544-1559.   </w:delText>
        </w:r>
      </w:del>
    </w:p>
    <w:p w14:paraId="4DF6CF41" w14:textId="3A13F587" w:rsidR="00CF6FA1" w:rsidRPr="00CF6FA1" w:rsidDel="00784087" w:rsidRDefault="00CF6FA1" w:rsidP="00CF6FA1">
      <w:pPr>
        <w:pStyle w:val="EndNoteBibliography"/>
        <w:spacing w:after="0"/>
        <w:ind w:left="720" w:hanging="720"/>
        <w:rPr>
          <w:del w:id="535" w:author="McAuley, Chloe" w:date="2025-08-13T09:29:00Z" w16du:dateUtc="2025-08-13T01:29:00Z"/>
        </w:rPr>
      </w:pPr>
      <w:del w:id="536" w:author="McAuley, Chloe" w:date="2025-08-13T09:29:00Z" w16du:dateUtc="2025-08-13T01:29:00Z">
        <w:r w:rsidRPr="00CF6FA1" w:rsidDel="00784087">
          <w:delText xml:space="preserve">Faurby, S., Davis, M., Pedersen, R. Ø., Schowanek, S. D., Antonelli, A., &amp; Svenning,he Phylogenetic Atlas of Mammal Macroecology. </w:delText>
        </w:r>
        <w:r w:rsidRPr="00CF6FA1" w:rsidDel="00784087">
          <w:rPr>
            <w:i/>
          </w:rPr>
          <w:delText>Ecology, 99</w:delText>
        </w:r>
        <w:r w:rsidRPr="00CF6FA1" w:rsidDel="00784087">
          <w:delText xml:space="preserve">(11), 2626-2626.  </w:delText>
        </w:r>
        <w:r w:rsidDel="00784087">
          <w:fldChar w:fldCharType="begin"/>
        </w:r>
        <w:r w:rsidDel="00784087">
          <w:delInstrText>HYPERLINK "https://doi.org/10.1002/ecy.2443"</w:delInstrText>
        </w:r>
        <w:r w:rsidDel="00784087">
          <w:fldChar w:fldCharType="separate"/>
        </w:r>
        <w:r w:rsidRPr="00CF6FA1" w:rsidDel="00784087">
          <w:rPr>
            <w:rStyle w:val="Hyperlink"/>
          </w:rPr>
          <w:delText>https://doi.org/10.1002/ecy.2443</w:delText>
        </w:r>
        <w:r w:rsidDel="00784087">
          <w:fldChar w:fldCharType="end"/>
        </w:r>
        <w:r w:rsidRPr="00CF6FA1" w:rsidDel="00784087">
          <w:delText xml:space="preserve"> </w:delText>
        </w:r>
      </w:del>
    </w:p>
    <w:p w14:paraId="798E5E2E" w14:textId="2ABF0121" w:rsidR="00CF6FA1" w:rsidRPr="00CF6FA1" w:rsidDel="00784087" w:rsidRDefault="00CF6FA1" w:rsidP="00CF6FA1">
      <w:pPr>
        <w:pStyle w:val="EndNoteBibliography"/>
        <w:spacing w:after="0"/>
        <w:ind w:left="720" w:hanging="720"/>
        <w:rPr>
          <w:del w:id="537" w:author="McAuley, Chloe" w:date="2025-08-13T09:29:00Z" w16du:dateUtc="2025-08-13T01:29:00Z"/>
        </w:rPr>
      </w:pPr>
      <w:del w:id="538" w:author="McAuley, Chloe" w:date="2025-08-13T09:29:00Z" w16du:dateUtc="2025-08-13T01:29:00Z">
        <w:r w:rsidRPr="00CF6FA1" w:rsidDel="00784087">
          <w:delText xml:space="preserve">Fletcher, M.-S., Romano, A., Connor, S., Mariani, Mc bushfires, Indigenous fire knowledge and reframing science in southeast Australia. </w:delText>
        </w:r>
        <w:r w:rsidRPr="00CF6FA1" w:rsidDel="00784087">
          <w:rPr>
            <w:i/>
          </w:rPr>
          <w:delText>Fire, 4</w:delText>
        </w:r>
        <w:r w:rsidRPr="00CF6FA1" w:rsidDel="00784087">
          <w:delText xml:space="preserve">(3). </w:delText>
        </w:r>
      </w:del>
    </w:p>
    <w:p w14:paraId="566377B0" w14:textId="2313C7D4" w:rsidR="00CF6FA1" w:rsidRPr="00CF6FA1" w:rsidDel="00784087" w:rsidRDefault="00CF6FA1" w:rsidP="00CF6FA1">
      <w:pPr>
        <w:pStyle w:val="EndNoteBibliography"/>
        <w:spacing w:after="0"/>
        <w:ind w:left="720" w:hanging="720"/>
        <w:rPr>
          <w:del w:id="539" w:author="McAuley, Chloe" w:date="2025-08-13T09:29:00Z" w16du:dateUtc="2025-08-13T01:29:00Z"/>
        </w:rPr>
      </w:pPr>
      <w:del w:id="540" w:author="McAuley, Chloe" w:date="2025-08-13T09:29:00Z" w16du:dateUtc="2025-08-13T01:29:00Z">
        <w:r w:rsidRPr="00CF6FA1" w:rsidDel="00784087">
          <w:delText>Fordyce, A., Hradsky, B. A., Ritchie, E. G., &amp; Di Stefano, J. (2016). Fire affects microhabitat selection, movement patterns, and body condition of an Australian rodent (</w:delText>
        </w:r>
        <w:r w:rsidRPr="00CF6FA1" w:rsidDel="00784087">
          <w:rPr>
            <w:i/>
          </w:rPr>
          <w:delText>Rattus fuscipes</w:delText>
        </w:r>
        <w:r w:rsidRPr="00CF6FA1" w:rsidDel="00784087">
          <w:delText xml:space="preserve">). </w:delText>
        </w:r>
        <w:r w:rsidRPr="00CF6FA1" w:rsidDel="00784087">
          <w:rPr>
            <w:i/>
          </w:rPr>
          <w:delText>Journal of Mammalogy, 97</w:delText>
        </w:r>
        <w:r w:rsidRPr="00CF6FA1" w:rsidDel="00784087">
          <w:delText xml:space="preserve">(1), 102-111.  </w:delText>
        </w:r>
        <w:r w:rsidDel="00784087">
          <w:fldChar w:fldCharType="begin"/>
        </w:r>
        <w:r w:rsidDel="00784087">
          <w:delInstrText>HYPERLINK "https://doi.org/10.1093/jmammal/gyv159"</w:delInstrText>
        </w:r>
        <w:r w:rsidDel="00784087">
          <w:fldChar w:fldCharType="separate"/>
        </w:r>
        <w:r w:rsidRPr="00CF6FA1" w:rsidDel="00784087">
          <w:rPr>
            <w:rStyle w:val="Hyperlink"/>
          </w:rPr>
          <w:delText>https://doi.org/10.1093/jmammal/gyv159</w:delText>
        </w:r>
        <w:r w:rsidDel="00784087">
          <w:fldChar w:fldCharType="end"/>
        </w:r>
        <w:r w:rsidRPr="00CF6FA1" w:rsidDel="00784087">
          <w:delText xml:space="preserve"> </w:delText>
        </w:r>
      </w:del>
    </w:p>
    <w:p w14:paraId="38A1DFE9" w14:textId="6472019B" w:rsidR="00CF6FA1" w:rsidRPr="00CF6FA1" w:rsidDel="00784087" w:rsidRDefault="00CF6FA1" w:rsidP="00CF6FA1">
      <w:pPr>
        <w:pStyle w:val="EndNoteBibliography"/>
        <w:spacing w:after="0"/>
        <w:ind w:left="720" w:hanging="720"/>
        <w:rPr>
          <w:del w:id="541" w:author="McAuley, Chloe" w:date="2025-08-13T09:29:00Z" w16du:dateUtc="2025-08-13T01:29:00Z"/>
        </w:rPr>
      </w:pPr>
      <w:del w:id="542" w:author="McAuley, Chloe" w:date="2025-08-13T09:29:00Z" w16du:dateUtc="2025-08-13T01:29:00Z">
        <w:r w:rsidRPr="00CF6FA1" w:rsidDel="00784087">
          <w:delText xml:space="preserve">Ganz, T. R., DeVivo, M. T., Kertson, B. N., Roussin, T., Satterfield, L. (2022). Interactive effects of wildfires, season and predator activity shape mule deer movements. </w:delText>
        </w:r>
        <w:r w:rsidRPr="00CF6FA1" w:rsidDel="00784087">
          <w:rPr>
            <w:i/>
          </w:rPr>
          <w:delText>Journal of Animal Ecology, 91</w:delText>
        </w:r>
        <w:r w:rsidRPr="00CF6FA1" w:rsidDel="00784087">
          <w:delText xml:space="preserve">(11), 2273-2288.   </w:delText>
        </w:r>
      </w:del>
    </w:p>
    <w:p w14:paraId="717DB56A" w14:textId="189C6D53" w:rsidR="00CF6FA1" w:rsidRPr="00CF6FA1" w:rsidDel="00784087" w:rsidRDefault="00CF6FA1" w:rsidP="00CF6FA1">
      <w:pPr>
        <w:pStyle w:val="EndNoteBibliography"/>
        <w:spacing w:after="0"/>
        <w:ind w:left="720" w:hanging="720"/>
        <w:rPr>
          <w:del w:id="543" w:author="McAuley, Chloe" w:date="2025-08-13T09:29:00Z" w16du:dateUtc="2025-08-13T01:29:00Z"/>
        </w:rPr>
      </w:pPr>
      <w:del w:id="544" w:author="McAuley, Chloe" w:date="2025-08-13T09:29:00Z" w16du:dateUtc="2025-08-13T01:29:00Z">
        <w:r w:rsidRPr="00CF6FA1" w:rsidDel="00784087">
          <w:delText xml:space="preserve">oertje, R. D., Reed, D. J., &amp; Simpson, D. T. (1989). Response of rntral Alaska. </w:delText>
        </w:r>
        <w:r w:rsidRPr="00CF6FA1" w:rsidDel="00784087">
          <w:rPr>
            <w:i/>
          </w:rPr>
          <w:delText xml:space="preserve">Canadian Journal of </w:delText>
        </w:r>
        <w:r w:rsidRPr="00CF6FA1" w:rsidDel="00784087">
          <w:delText>, W. L., Doherty, T. S., Nimmo, D. G., Tulloch, A. I. T., &amp; Ritchie, E. G. (2020). Predator responses to fire: A global syste</w:delText>
        </w:r>
        <w:r w:rsidRPr="00CF6FA1" w:rsidDel="00784087">
          <w:rPr>
            <w:i/>
          </w:rPr>
          <w:delText>f Animal Ecology, 89</w:delText>
        </w:r>
        <w:r w:rsidRPr="00CF6FA1" w:rsidDel="00784087">
          <w:delText xml:space="preserve">(4), 955-971.   </w:delText>
        </w:r>
      </w:del>
    </w:p>
    <w:p w14:paraId="10D0E4DE" w14:textId="53C59B80" w:rsidR="00CF6FA1" w:rsidRPr="00CF6FA1" w:rsidDel="00784087" w:rsidRDefault="00CF6FA1" w:rsidP="00CF6FA1">
      <w:pPr>
        <w:pStyle w:val="EndNoteBibliography"/>
        <w:spacing w:after="0"/>
        <w:ind w:left="720" w:hanging="720"/>
        <w:rPr>
          <w:del w:id="545" w:author="McAuley, Chloe" w:date="2025-08-13T09:29:00Z" w16du:dateUtc="2025-08-13T01:29:00Z"/>
        </w:rPr>
      </w:pPr>
      <w:del w:id="546" w:author="McAuley, Chloe" w:date="2025-08-13T09:29:00Z" w16du:dateUtc="2025-08-13T01:29:00Z">
        <w:r w:rsidRPr="00CF6FA1" w:rsidDel="00784087">
          <w:delText xml:space="preserve">Hagmann, R. K., Hessburg, P. F., Prichard, S. J., Povak, N. A., Brown, P. M., , Lydersen, J. M., Metlen, K. L., Reilly, M. J., Sánchez Meador, A. J., Stephens, S. L., Stevens, J. T., Taylor, A. H., Yocom, L. L., Battaglia, M. A., Churchill,  (2nges in the structure, composition, and fire regimes of western North American forests. </w:delText>
        </w:r>
        <w:r w:rsidRPr="00CF6FA1" w:rsidDel="00784087">
          <w:rPr>
            <w:i/>
          </w:rPr>
          <w:delText>Ecological Applications, 31</w:delText>
        </w:r>
        <w:r w:rsidRPr="00CF6FA1" w:rsidDel="00784087">
          <w:delText xml:space="preserve">(8), e02431.   </w:delText>
        </w:r>
      </w:del>
    </w:p>
    <w:p w14:paraId="56D76EB1" w14:textId="27BB918F" w:rsidR="00CF6FA1" w:rsidRPr="00CF6FA1" w:rsidDel="00784087" w:rsidRDefault="00CF6FA1" w:rsidP="00CF6FA1">
      <w:pPr>
        <w:pStyle w:val="EndNoteBibliography"/>
        <w:spacing w:after="0"/>
        <w:ind w:left="720" w:hanging="720"/>
        <w:rPr>
          <w:del w:id="547" w:author="McAuley, Chloe" w:date="2025-08-13T09:29:00Z" w16du:dateUtc="2025-08-13T01:29:00Z"/>
        </w:rPr>
      </w:pPr>
      <w:del w:id="548" w:author="McAuley, Chloe" w:date="2025-08-13T09:29:00Z" w16du:dateUtc="2025-08-13T01:29:00Z">
        <w:r w:rsidRPr="00CF6FA1" w:rsidDel="00784087">
          <w:delText xml:space="preserve">He, T., Lamont, B. B., &amp; y driver of Earth's biodiversity. </w:delText>
        </w:r>
        <w:r w:rsidRPr="00CF6FA1" w:rsidDel="00784087">
          <w:rPr>
            <w:i/>
          </w:rPr>
          <w:delText>Biological Reviews, 94</w:delText>
        </w:r>
        <w:r w:rsidRPr="00CF6FA1" w:rsidDel="00784087">
          <w:delText xml:space="preserve">(6), 1983-2010.  </w:delText>
        </w:r>
        <w:r w:rsidDel="00784087">
          <w:fldChar w:fldCharType="begin"/>
        </w:r>
        <w:r w:rsidDel="00784087">
          <w:delInstrText>HYPERLINK "https://doi.org/10.1111/brv.12544"</w:delInstrText>
        </w:r>
        <w:r w:rsidDel="00784087">
          <w:fldChar w:fldCharType="separate"/>
        </w:r>
        <w:r w:rsidRPr="00CF6FA1" w:rsidDel="00784087">
          <w:rPr>
            <w:rStyle w:val="Hyperlink"/>
          </w:rPr>
          <w:delText>https://doi.org/10.1111/brv.12544</w:delText>
        </w:r>
        <w:r w:rsidDel="00784087">
          <w:fldChar w:fldCharType="end"/>
        </w:r>
        <w:r w:rsidRPr="00CF6FA1" w:rsidDel="00784087">
          <w:delText xml:space="preserve"> </w:delText>
        </w:r>
      </w:del>
    </w:p>
    <w:p w14:paraId="7408D114" w14:textId="5EEB5EFB" w:rsidR="00CF6FA1" w:rsidRPr="00CF6FA1" w:rsidDel="00784087" w:rsidRDefault="00CF6FA1" w:rsidP="00CF6FA1">
      <w:pPr>
        <w:pStyle w:val="EndNoteBibliography"/>
        <w:spacing w:after="0"/>
        <w:ind w:left="720" w:hanging="720"/>
        <w:rPr>
          <w:del w:id="549" w:author="McAuley, Chloe" w:date="2025-08-13T09:29:00Z" w16du:dateUtc="2025-08-13T01:29:00Z"/>
        </w:rPr>
      </w:pPr>
      <w:del w:id="550" w:author="McAuley, Chloe" w:date="2025-08-13T09:29:00Z" w16du:dateUtc="2025-08-13T01:29:00Z">
        <w:r w:rsidRPr="00CF6FA1" w:rsidDel="00784087">
          <w:delText xml:space="preserve">Hefty, K. L., &amp; Stewart, K. M. (2019). Flexible resource use ng dynamic risk and opportunity. </w:delText>
        </w:r>
        <w:r w:rsidRPr="00CF6FA1" w:rsidDel="00784087">
          <w:rPr>
            <w:i/>
          </w:rPr>
          <w:delText>Movement Ecology, 7</w:delText>
        </w:r>
        <w:r w:rsidRPr="00CF6FA1" w:rsidDel="00784087">
          <w:delText xml:space="preserve">(1), 23.   </w:delText>
        </w:r>
      </w:del>
    </w:p>
    <w:p w14:paraId="170C2FBA" w14:textId="68697BD4" w:rsidR="00CF6FA1" w:rsidRPr="00CF6FA1" w:rsidDel="00784087" w:rsidRDefault="00CF6FA1" w:rsidP="00CF6FA1">
      <w:pPr>
        <w:pStyle w:val="EndNoteBibliography"/>
        <w:spacing w:after="0"/>
        <w:ind w:left="720" w:hanging="720"/>
        <w:rPr>
          <w:del w:id="551" w:author="McAuley, Chloe" w:date="2025-08-13T09:29:00Z" w16du:dateUtc="2025-08-13T01:29:00Z"/>
        </w:rPr>
      </w:pPr>
      <w:del w:id="552" w:author="McAuley, Chloe" w:date="2025-08-13T09:29:00Z" w16du:dateUtc="2025-08-13T01:29:00Z">
        <w:r w:rsidRPr="00CF6FA1" w:rsidDel="00784087">
          <w:delText xml:space="preserve">Hijmans, R. J., Barbosa, M., Ghos, A., &amp; Mandel, A. (2025). </w:delText>
        </w:r>
        <w:r w:rsidRPr="00CF6FA1" w:rsidDel="00784087">
          <w:rPr>
            <w:i/>
          </w:rPr>
          <w:delText xml:space="preserve">geodata. </w:delText>
        </w:r>
        <w:r w:rsidRPr="00CF6FA1" w:rsidDel="00784087">
          <w:delText xml:space="preserve">In (Version 0.6-2) </w:delText>
        </w:r>
      </w:del>
    </w:p>
    <w:p w14:paraId="4F53E677" w14:textId="06A7A917" w:rsidR="00CF6FA1" w:rsidRPr="00CF6FA1" w:rsidDel="00784087" w:rsidRDefault="00CF6FA1" w:rsidP="00CF6FA1">
      <w:pPr>
        <w:pStyle w:val="EndNoteBibliography"/>
        <w:spacing w:after="0"/>
        <w:ind w:left="720" w:hanging="720"/>
        <w:rPr>
          <w:del w:id="553" w:author="McAuley, Chloe" w:date="2025-08-13T09:29:00Z" w16du:dateUtc="2025-08-13T01:29:00Z"/>
        </w:rPr>
      </w:pPr>
      <w:del w:id="554" w:author="McAuley, Chloe" w:date="2025-08-13T09:29:00Z" w16du:dateUtc="2025-08-13T01:29:00Z">
        <w:r w:rsidRPr="00CF6FA1" w:rsidDel="00784087">
          <w:delText>Hinam, H., &amp; St. Clair, C. (2008). High levels of habitat loss and fragmentation limit reproductive success by reducing home range size and provisioning rate</w:delText>
        </w:r>
        <w:r w:rsidRPr="00CF6FA1" w:rsidDel="00784087">
          <w:rPr>
            <w:i/>
          </w:rPr>
          <w:delText xml:space="preserve"> Conservation, 141</w:delText>
        </w:r>
        <w:r w:rsidRPr="00CF6FA1" w:rsidDel="00784087">
          <w:delText xml:space="preserve">, 524-535.   </w:delText>
        </w:r>
      </w:del>
    </w:p>
    <w:p w14:paraId="574CC82B" w14:textId="7719B1FE" w:rsidR="00CF6FA1" w:rsidRPr="00CF6FA1" w:rsidDel="00784087" w:rsidRDefault="00CF6FA1" w:rsidP="00CF6FA1">
      <w:pPr>
        <w:pStyle w:val="EndNoteBibliography"/>
        <w:spacing w:after="0"/>
        <w:ind w:left="720" w:hanging="720"/>
        <w:rPr>
          <w:del w:id="555" w:author="McAuley, Chloe" w:date="2025-08-13T09:29:00Z" w16du:dateUtc="2025-08-13T01:29:00Z"/>
        </w:rPr>
      </w:pPr>
      <w:del w:id="556" w:author="McAuley, Chloe" w:date="2025-08-13T09:29:00Z" w16du:dateUtc="2025-08-13T01:29:00Z">
        <w:r w:rsidRPr="00CF6FA1" w:rsidDel="00784087">
          <w:delText xml:space="preserve">Jetz, W., Carbone, C., Fulford, J., &amp; Brown, J. H. (2004). The scaling of animal space use. </w:delText>
        </w:r>
        <w:r w:rsidRPr="00CF6FA1" w:rsidDel="00784087">
          <w:rPr>
            <w:i/>
          </w:rPr>
          <w:delText>Science, 306</w:delText>
        </w:r>
        <w:r w:rsidRPr="00CF6FA1" w:rsidDel="00784087">
          <w:delText xml:space="preserve">(5694), 266-268.  </w:delText>
        </w:r>
        <w:r w:rsidDel="00784087">
          <w:fldChar w:fldCharType="begin"/>
        </w:r>
        <w:r w:rsidDel="00784087">
          <w:delInstrText>HYPERLINK "https://doi.org/10.1126/science.1102138"</w:delInstrText>
        </w:r>
        <w:r w:rsidDel="00784087">
          <w:fldChar w:fldCharType="separate"/>
        </w:r>
        <w:r w:rsidRPr="00CF6FA1" w:rsidDel="00784087">
          <w:rPr>
            <w:rStyle w:val="Hyperlink"/>
          </w:rPr>
          <w:delText>https://doi.org/10.1126/science.1102138</w:delText>
        </w:r>
        <w:r w:rsidDel="00784087">
          <w:fldChar w:fldCharType="end"/>
        </w:r>
        <w:r w:rsidRPr="00CF6FA1" w:rsidDel="00784087">
          <w:delText xml:space="preserve"> </w:delText>
        </w:r>
      </w:del>
    </w:p>
    <w:p w14:paraId="1C2637C9" w14:textId="3D1AF254" w:rsidR="00CF6FA1" w:rsidRPr="00CF6FA1" w:rsidDel="00784087" w:rsidRDefault="00CF6FA1" w:rsidP="00CF6FA1">
      <w:pPr>
        <w:pStyle w:val="EndNoteBibliography"/>
        <w:spacing w:after="0"/>
        <w:ind w:left="720" w:hanging="720"/>
        <w:rPr>
          <w:del w:id="557" w:author="McAuley, Chloe" w:date="2025-08-13T09:29:00Z" w16du:dateUtc="2025-08-13T01:29:00Z"/>
        </w:rPr>
      </w:pPr>
      <w:del w:id="558" w:author="McAuley, Chloe" w:date="2025-08-13T09:29:00Z" w16du:dateUtc="2025-08-13T01:29:00Z">
        <w:r w:rsidRPr="00CF6FA1" w:rsidDel="00784087">
          <w:delText xml:space="preserve">Jolly, C. J., Dickman, C. R., Doherty, T. S., van Eeden, L. M., Geary, W. L., Legge, S. M., Woinarski, J. C. Z., &amp; Nimmo, D. G. (2022). Animal mortality during fire. </w:delText>
        </w:r>
        <w:r w:rsidRPr="00CF6FA1" w:rsidDel="00784087">
          <w:rPr>
            <w:i/>
          </w:rPr>
          <w:delText>Global Change Biology, 28</w:delText>
        </w:r>
        <w:r w:rsidRPr="00CF6FA1" w:rsidDel="00784087">
          <w:delText xml:space="preserve">(6), 2053-2065.   </w:delText>
        </w:r>
      </w:del>
    </w:p>
    <w:p w14:paraId="09B215E3" w14:textId="690E8C07" w:rsidR="00CF6FA1" w:rsidRPr="00CF6FA1" w:rsidDel="00784087" w:rsidRDefault="00CF6FA1" w:rsidP="00CF6FA1">
      <w:pPr>
        <w:pStyle w:val="EndNoteBibliography"/>
        <w:spacing w:after="0"/>
        <w:ind w:left="720" w:hanging="720"/>
        <w:rPr>
          <w:del w:id="559" w:author="McAuley, Chloe" w:date="2025-08-13T09:29:00Z" w16du:dateUtc="2025-08-13T01:29:00Z"/>
        </w:rPr>
      </w:pPr>
      <w:del w:id="560" w:author="McAuley, Chloe" w:date="2025-08-13T09:29:00Z" w16du:dateUtc="2025-08-13T01:29:00Z">
        <w:r w:rsidRPr="00CF6FA1" w:rsidDel="00784087">
          <w:delText xml:space="preserve">Jolly, W. M., Cochrane, M. A., Freeborn, P. H., Holden, Z. A., Brown, T. J., Williamson, G. J., &amp; Bowman, D. M. J. S. (2015). Climate-induced variations in </w:delText>
        </w:r>
        <w:r w:rsidRPr="00CF6FA1" w:rsidDel="00784087">
          <w:rPr>
            <w:i/>
          </w:rPr>
          <w:delText>ture Communications, 6</w:delText>
        </w:r>
        <w:r w:rsidRPr="00CF6FA1" w:rsidDel="00784087">
          <w:delText xml:space="preserve">(1), 7537.   </w:delText>
        </w:r>
      </w:del>
    </w:p>
    <w:p w14:paraId="63F47AAC" w14:textId="32178F0C" w:rsidR="00CF6FA1" w:rsidRPr="00CF6FA1" w:rsidDel="00784087" w:rsidRDefault="00CF6FA1" w:rsidP="00CF6FA1">
      <w:pPr>
        <w:pStyle w:val="EndNoteBibliography"/>
        <w:spacing w:after="0"/>
        <w:ind w:left="720" w:hanging="720"/>
        <w:rPr>
          <w:del w:id="561" w:author="McAuley, Chloe" w:date="2025-08-13T09:29:00Z" w16du:dateUtc="2025-08-13T01:29:00Z"/>
        </w:rPr>
      </w:pPr>
      <w:del w:id="562" w:author="McAuley, Chloe" w:date="2025-08-13T09:29:00Z" w16du:dateUtc="2025-08-13T01:29:00Z">
        <w:r w:rsidRPr="00CF6FA1" w:rsidDel="00784087">
          <w:delText xml:space="preserve">Kauffman, M. J., Varley, N., Smith, D. W., Stahler, D. . S. (2007). Landscape heterogeneity shapes predation in a newly restored predator–prey system. </w:delText>
        </w:r>
        <w:r w:rsidRPr="00CF6FA1" w:rsidDel="00784087">
          <w:rPr>
            <w:i/>
          </w:rPr>
          <w:delText>Ecology Letters, 10</w:delText>
        </w:r>
        <w:r w:rsidRPr="00CF6FA1" w:rsidDel="00784087">
          <w:delText xml:space="preserve">(8), 690-700.   </w:delText>
        </w:r>
      </w:del>
    </w:p>
    <w:p w14:paraId="249E40A4" w14:textId="4CD78A70" w:rsidR="00CF6FA1" w:rsidRPr="00CF6FA1" w:rsidDel="00784087" w:rsidRDefault="00CF6FA1" w:rsidP="00CF6FA1">
      <w:pPr>
        <w:pStyle w:val="EndNoteBibliography"/>
        <w:spacing w:after="0"/>
        <w:ind w:left="720" w:hanging="720"/>
        <w:rPr>
          <w:del w:id="563" w:author="McAuley, Chloe" w:date="2025-08-13T09:29:00Z" w16du:dateUtc="2025-08-13T01:29:00Z"/>
        </w:rPr>
      </w:pPr>
      <w:del w:id="564" w:author="McAuley, Chloe" w:date="2025-08-13T09:29:00Z" w16du:dateUtc="2025-08-13T01:29:00Z">
        <w:r w:rsidRPr="00CF6FA1" w:rsidDel="00784087">
          <w:delText xml:space="preserve">Kreider, M. R., Higuera, P. E., Parks, S. A., Rice, W. L., White, N., &amp; Larson, A. J. (2024). Fire suppression makes wildfires more severe ae and fuel accumulation. </w:delText>
        </w:r>
        <w:r w:rsidRPr="00CF6FA1" w:rsidDel="00784087">
          <w:rPr>
            <w:i/>
          </w:rPr>
          <w:delText>Nature Communications, 15</w:delText>
        </w:r>
        <w:r w:rsidRPr="00CF6FA1" w:rsidDel="00784087">
          <w:delText xml:space="preserve">(1), 2412.  </w:delText>
        </w:r>
        <w:r w:rsidDel="00784087">
          <w:fldChar w:fldCharType="begin"/>
        </w:r>
        <w:r w:rsidDel="00784087">
          <w:delInstrText>HYPERLINK "https://doi.org/10.1038/s41467-024-46702-0"</w:delInstrText>
        </w:r>
        <w:r w:rsidDel="00784087">
          <w:fldChar w:fldCharType="separate"/>
        </w:r>
        <w:r w:rsidRPr="00CF6FA1" w:rsidDel="00784087">
          <w:rPr>
            <w:rStyle w:val="Hyperlink"/>
          </w:rPr>
          <w:delText>https://doi.org/10.1038/s41467-024-46702-0</w:delText>
        </w:r>
        <w:r w:rsidDel="00784087">
          <w:fldChar w:fldCharType="end"/>
        </w:r>
        <w:r w:rsidRPr="00CF6FA1" w:rsidDel="00784087">
          <w:delText xml:space="preserve"> </w:delText>
        </w:r>
      </w:del>
    </w:p>
    <w:p w14:paraId="278C3057" w14:textId="47140075" w:rsidR="00CF6FA1" w:rsidRPr="00CF6FA1" w:rsidDel="00784087" w:rsidRDefault="00CF6FA1" w:rsidP="00CF6FA1">
      <w:pPr>
        <w:pStyle w:val="EndNoteBibliography"/>
        <w:spacing w:after="0"/>
        <w:ind w:left="720" w:hanging="720"/>
        <w:rPr>
          <w:del w:id="565" w:author="McAuley, Chloe" w:date="2025-08-13T09:29:00Z" w16du:dateUtc="2025-08-13T01:29:00Z"/>
        </w:rPr>
      </w:pPr>
      <w:del w:id="566" w:author="McAuley, Chloe" w:date="2025-08-13T09:29:00Z" w16du:dateUtc="2025-08-13T01:29:00Z">
        <w:r w:rsidRPr="00CF6FA1" w:rsidDel="00784087">
          <w:delText>Lacki, M. J., Cox, D. R., Dodd, L. E., &amp; Dic northern bats (</w:delText>
        </w:r>
        <w:r w:rsidRPr="00CF6FA1" w:rsidDel="00784087">
          <w:rPr>
            <w:i/>
          </w:rPr>
          <w:delText>Myotis septentrionalis</w:delText>
        </w:r>
        <w:r w:rsidRPr="00CF6FA1" w:rsidDel="00784087">
          <w:delText xml:space="preserve">) to prescribed fires in eastern Kentucky forests. </w:delText>
        </w:r>
        <w:r w:rsidRPr="00CF6FA1" w:rsidDel="00784087">
          <w:rPr>
            <w:i/>
          </w:rPr>
          <w:delText>Journal of Mammalogy, 90</w:delText>
        </w:r>
        <w:r w:rsidRPr="00CF6FA1" w:rsidDel="00784087">
          <w:delText xml:space="preserve">(5), 1165-1175.   </w:delText>
        </w:r>
      </w:del>
    </w:p>
    <w:p w14:paraId="249CD1E9" w14:textId="6E1EDCFB" w:rsidR="00CF6FA1" w:rsidRPr="00CF6FA1" w:rsidDel="00784087" w:rsidRDefault="00CF6FA1" w:rsidP="00CF6FA1">
      <w:pPr>
        <w:pStyle w:val="EndNoteBibliography"/>
        <w:spacing w:after="0"/>
        <w:ind w:left="720" w:hanging="720"/>
        <w:rPr>
          <w:del w:id="567" w:author="McAuley, Chloe" w:date="2025-08-13T09:29:00Z" w16du:dateUtc="2025-08-13T01:29:00Z"/>
        </w:rPr>
      </w:pPr>
      <w:del w:id="568" w:author="McAuley, Chloe" w:date="2025-08-13T09:29:00Z" w16du:dateUtc="2025-08-13T01:29:00Z">
        <w:r w:rsidRPr="00CF6FA1" w:rsidDel="00784087">
          <w:delText xml:space="preserve">Leahy, L., Legge, S. M., Tuft, K.,  M. E., &amp; Johnson, C. N. (2016). Amplified predation after firalia’s tropical savannas. </w:delText>
        </w:r>
        <w:r w:rsidRPr="00CF6FA1" w:rsidDel="00784087">
          <w:rPr>
            <w:i/>
          </w:rPr>
          <w:delText>Wildlife Research, 42</w:delText>
        </w:r>
        <w:r w:rsidRPr="00CF6FA1" w:rsidDel="00784087">
          <w:delText xml:space="preserve">(8), 705-716.  </w:delText>
        </w:r>
      </w:del>
    </w:p>
    <w:p w14:paraId="5DE18875" w14:textId="31106D5D" w:rsidR="00CF6FA1" w:rsidRPr="00CF6FA1" w:rsidDel="00784087" w:rsidRDefault="00CF6FA1" w:rsidP="00CF6FA1">
      <w:pPr>
        <w:pStyle w:val="EndNoteBibliography"/>
        <w:spacing w:after="0"/>
        <w:ind w:left="720" w:hanging="720"/>
        <w:rPr>
          <w:del w:id="569" w:author="McAuley, Chloe" w:date="2025-08-13T09:29:00Z" w16du:dateUtc="2025-08-13T01:29:00Z"/>
        </w:rPr>
      </w:pPr>
      <w:del w:id="570" w:author="McAuley, Chloe" w:date="2025-08-13T09:29:00Z" w16du:dateUtc="2025-08-13T01:29:00Z">
        <w:r w:rsidRPr="00CF6FA1" w:rsidDel="00784087">
          <w:delText xml:space="preserve">Mariani, M., Connor, S. E., Theuerkauf, M., Herbert, A., Kuneš, P., Bowman, D., Fletcher, M.-S., Head, L., Kersye, M., Cadd, H., Hopf, F., &amp; Briles, C. (2022). Disruption of cultural burning promotes shrub encroachment and unprecedented wildfires. </w:delText>
        </w:r>
        <w:r w:rsidRPr="00CF6FA1" w:rsidDel="00784087">
          <w:rPr>
            <w:i/>
          </w:rPr>
          <w:delText>Frontiers i</w:delText>
        </w:r>
        <w:r w:rsidRPr="00CF6FA1" w:rsidDel="00784087">
          <w:delText xml:space="preserve">-300.   </w:delText>
        </w:r>
      </w:del>
    </w:p>
    <w:p w14:paraId="714BC91E" w14:textId="5E405D14" w:rsidR="00CF6FA1" w:rsidRPr="00CF6FA1" w:rsidDel="00784087" w:rsidRDefault="00CF6FA1" w:rsidP="00CF6FA1">
      <w:pPr>
        <w:pStyle w:val="EndNoteBibliography"/>
        <w:spacing w:after="0"/>
        <w:ind w:left="720" w:hanging="720"/>
        <w:rPr>
          <w:del w:id="571" w:author="McAuley, Chloe" w:date="2025-08-13T09:29:00Z" w16du:dateUtc="2025-08-13T01:29:00Z"/>
        </w:rPr>
      </w:pPr>
      <w:del w:id="572" w:author="McAuley, Chloe" w:date="2025-08-13T09:29:00Z" w16du:dateUtc="2025-08-13T01:29:00Z">
        <w:r w:rsidRPr="00CF6FA1" w:rsidDel="00784087">
          <w:delText xml:space="preserve">McGregor, H., Legge, S., Jones, M. E., &amp; Johnson, C. N. (2015).abitats, revealed by animal-borne video. </w:delText>
        </w:r>
        <w:r w:rsidRPr="00CF6FA1" w:rsidDel="00784087">
          <w:rPr>
            <w:i/>
          </w:rPr>
          <w:delText>PLoS One, 10</w:delText>
        </w:r>
        <w:r w:rsidRPr="00CF6FA1" w:rsidDel="00784087">
          <w:delText xml:space="preserve">(8), e0133915.   </w:delText>
        </w:r>
      </w:del>
    </w:p>
    <w:p w14:paraId="58ACDBD0" w14:textId="315669BD" w:rsidR="00CF6FA1" w:rsidRPr="00CF6FA1" w:rsidDel="00784087" w:rsidRDefault="00CF6FA1" w:rsidP="00CF6FA1">
      <w:pPr>
        <w:pStyle w:val="EndNoteBibliography"/>
        <w:spacing w:after="0"/>
        <w:ind w:left="720" w:hanging="720"/>
        <w:rPr>
          <w:del w:id="573" w:author="McAuley, Chloe" w:date="2025-08-13T09:29:00Z" w16du:dateUtc="2025-08-13T01:29:00Z"/>
        </w:rPr>
      </w:pPr>
      <w:del w:id="574" w:author="McAuley, Chloe" w:date="2025-08-13T09:29:00Z" w16du:dateUtc="2025-08-13T01:29:00Z">
        <w:r w:rsidRPr="00CF6FA1" w:rsidDel="00784087">
          <w:delText xml:space="preserve">McGregor, H., Cliff, H., B. , &amp; Kanowski, J. (2016a). Habitat preference for fire scars by feral cats in Cape York Peninsula, Australia. </w:delText>
        </w:r>
        <w:r w:rsidRPr="00CF6FA1" w:rsidDel="00784087">
          <w:rPr>
            <w:i/>
          </w:rPr>
          <w:delText>Wildlife Research, 43</w:delText>
        </w:r>
        <w:r w:rsidRPr="00CF6FA1" w:rsidDel="00784087">
          <w:delText xml:space="preserve">(8), 623-633.   </w:delText>
        </w:r>
      </w:del>
    </w:p>
    <w:p w14:paraId="284CE1EA" w14:textId="5B234F53" w:rsidR="00CF6FA1" w:rsidRPr="00CF6FA1" w:rsidDel="00784087" w:rsidRDefault="00CF6FA1" w:rsidP="00CF6FA1">
      <w:pPr>
        <w:pStyle w:val="EndNoteBibliography"/>
        <w:spacing w:after="0"/>
        <w:ind w:left="720" w:hanging="720"/>
        <w:rPr>
          <w:del w:id="575" w:author="McAuley, Chloe" w:date="2025-08-13T09:29:00Z" w16du:dateUtc="2025-08-13T01:29:00Z"/>
        </w:rPr>
      </w:pPr>
      <w:del w:id="576" w:author="McAuley, Chloe" w:date="2025-08-13T09:29:00Z" w16du:dateUtc="2025-08-13T01:29:00Z">
        <w:r w:rsidRPr="00CF6FA1" w:rsidDel="00784087">
          <w:delText xml:space="preserve">McGregor, H. W., Legge, S., Jones, M. E., &amp; Johnson, C. N. (2016b). Extraterritorial hunting expeditions to intense fire scars by feral cats. </w:delText>
        </w:r>
        <w:r w:rsidRPr="00CF6FA1" w:rsidDel="00784087">
          <w:rPr>
            <w:i/>
          </w:rPr>
          <w:delText>Scientific Reports, 6</w:delText>
        </w:r>
        <w:r w:rsidRPr="00CF6FA1" w:rsidDel="00784087">
          <w:delText xml:space="preserve">(1), 22559.   </w:delText>
        </w:r>
      </w:del>
    </w:p>
    <w:p w14:paraId="581D8FEF" w14:textId="663FAF5D" w:rsidR="00CF6FA1" w:rsidRPr="00CF6FA1" w:rsidDel="00784087" w:rsidRDefault="00CF6FA1" w:rsidP="00CF6FA1">
      <w:pPr>
        <w:pStyle w:val="EndNoteBibliography"/>
        <w:spacing w:after="0"/>
        <w:ind w:left="720" w:hanging="720"/>
        <w:rPr>
          <w:del w:id="577" w:author="McAuley, Chloe" w:date="2025-08-13T09:29:00Z" w16du:dateUtc="2025-08-13T01:29:00Z"/>
        </w:rPr>
      </w:pPr>
      <w:del w:id="578" w:author="McAuley, Chloe" w:date="2025-08-13T09:29:00Z" w16du:dateUtc="2025-08-13T01:29:00Z">
        <w:r w:rsidRPr="00CF6FA1" w:rsidDel="00784087">
          <w:delText xml:space="preserve">Michonneau, F., Brown, J. W., &amp; Winter, D. J. (2016). rotl: An R package to interact with the Open Tree of Life data. </w:delText>
        </w:r>
        <w:r w:rsidRPr="00CF6FA1" w:rsidDel="00784087">
          <w:rPr>
            <w:i/>
          </w:rPr>
          <w:delText>Methods in Ecology and Evolution, 7</w:delText>
        </w:r>
        <w:r w:rsidRPr="00CF6FA1" w:rsidDel="00784087">
          <w:delText xml:space="preserve">(12), 1476-1481.   </w:delText>
        </w:r>
      </w:del>
    </w:p>
    <w:p w14:paraId="6EA963C0" w14:textId="74A710EB" w:rsidR="00CF6FA1" w:rsidRPr="00CF6FA1" w:rsidDel="00784087" w:rsidRDefault="00CF6FA1" w:rsidP="00CF6FA1">
      <w:pPr>
        <w:pStyle w:val="EndNoteBibliography"/>
        <w:spacing w:after="0"/>
        <w:ind w:left="720" w:hanging="720"/>
        <w:rPr>
          <w:del w:id="579" w:author="McAuley, Chloe" w:date="2025-08-13T09:29:00Z" w16du:dateUtc="2025-08-13T01:29:00Z"/>
        </w:rPr>
      </w:pPr>
      <w:del w:id="580" w:author="McAuley, Chloe" w:date="2025-08-13T09:29:00Z" w16du:dateUtc="2025-08-13T01:29:00Z">
        <w:r w:rsidRPr="00CF6FA1" w:rsidDel="00784087">
          <w:delText xml:space="preserve">Moran, N. P., Sánchez-Tójar, A., Schielzeth, H., &amp; Reinhold, K. (2021). Poor nutritional condition promotes high-risk behaviours: A systematic review and meta-analysis. </w:delText>
        </w:r>
        <w:r w:rsidRPr="00CF6FA1" w:rsidDel="00784087">
          <w:rPr>
            <w:i/>
          </w:rPr>
          <w:delText>Biological Reviews, 96</w:delText>
        </w:r>
        <w:r w:rsidRPr="00CF6FA1" w:rsidDel="00784087">
          <w:delText xml:space="preserve">(1), 269-288.   </w:delText>
        </w:r>
      </w:del>
    </w:p>
    <w:p w14:paraId="6C2DDE74" w14:textId="48410B8B" w:rsidR="00CF6FA1" w:rsidRPr="00CF6FA1" w:rsidDel="00784087" w:rsidRDefault="00CF6FA1" w:rsidP="00CF6FA1">
      <w:pPr>
        <w:pStyle w:val="EndNoteBibliography"/>
        <w:spacing w:after="0"/>
        <w:ind w:left="720" w:hanging="720"/>
        <w:rPr>
          <w:del w:id="581" w:author="McAuley, Chloe" w:date="2025-08-13T09:29:00Z" w16du:dateUtc="2025-08-13T01:29:00Z"/>
        </w:rPr>
      </w:pPr>
      <w:del w:id="582" w:author="McAuley, Chloe" w:date="2025-08-13T09:29:00Z" w16du:dateUtc="2025-08-13T01:29:00Z">
        <w:r w:rsidRPr="00CF6FA1" w:rsidDel="00784087">
          <w:delText xml:space="preserve">Morollón, S., Pausas, J., Urios, V., &amp; López-López, P. (2022). Wildfire response of GPS-tracked Bonelli’s eagles </w:delText>
        </w:r>
        <w:r w:rsidRPr="00CF6FA1" w:rsidDel="00784087">
          <w:rPr>
            <w:i/>
          </w:rPr>
          <w:delText>ournal of Wildland Fire, 31</w:delText>
        </w:r>
        <w:r w:rsidRPr="00CF6FA1" w:rsidDel="00784087">
          <w:delText xml:space="preserve">, 901-908.  </w:delText>
        </w:r>
        <w:r w:rsidDel="00784087">
          <w:fldChar w:fldCharType="begin"/>
        </w:r>
        <w:r w:rsidDel="00784087">
          <w:delInstrText>HYPERLINK "https://doi.org/10.1071/WF22018"</w:delInstrText>
        </w:r>
        <w:r w:rsidDel="00784087">
          <w:fldChar w:fldCharType="separate"/>
        </w:r>
        <w:r w:rsidRPr="00CF6FA1" w:rsidDel="00784087">
          <w:rPr>
            <w:rStyle w:val="Hyperlink"/>
          </w:rPr>
          <w:delText>https://doi.org/10.1071/WF22018</w:delText>
        </w:r>
        <w:r w:rsidDel="00784087">
          <w:fldChar w:fldCharType="end"/>
        </w:r>
        <w:r w:rsidRPr="00CF6FA1" w:rsidDel="00784087">
          <w:delText xml:space="preserve"> </w:delText>
        </w:r>
      </w:del>
    </w:p>
    <w:p w14:paraId="01B078D7" w14:textId="0B4F586A" w:rsidR="00CF6FA1" w:rsidRPr="00CF6FA1" w:rsidDel="00784087" w:rsidRDefault="00CF6FA1" w:rsidP="00CF6FA1">
      <w:pPr>
        <w:pStyle w:val="EndNoteBibliography"/>
        <w:spacing w:after="0"/>
        <w:ind w:left="720" w:hanging="720"/>
        <w:rPr>
          <w:del w:id="583" w:author="McAuley, Chloe" w:date="2025-08-13T09:29:00Z" w16du:dateUtc="2025-08-13T01:29:00Z"/>
        </w:rPr>
      </w:pPr>
      <w:del w:id="584" w:author="McAuley, Chloe" w:date="2025-08-13T09:29:00Z" w16du:dateUtc="2025-08-13T01:29:00Z">
        <w:r w:rsidRPr="00CF6FA1" w:rsidDel="00784087">
          <w:delText xml:space="preserve">Morris, S. B. (2008). Estimating Effect Sizes From Pretest-Posttest-Control Group Designs. </w:delText>
        </w:r>
        <w:r w:rsidRPr="00CF6FA1" w:rsidDel="00784087">
          <w:rPr>
            <w:i/>
          </w:rPr>
          <w:delText>Organizational Research Methods, 11</w:delText>
        </w:r>
        <w:r w:rsidRPr="00CF6FA1" w:rsidDel="00784087">
          <w:delText xml:space="preserve">(2), 364-386.  </w:delText>
        </w:r>
        <w:r w:rsidDel="00784087">
          <w:fldChar w:fldCharType="begin"/>
        </w:r>
        <w:r w:rsidDel="00784087">
          <w:delInstrText>HYPERLINK "https://doi.org/10.1177/1094428106291059"</w:delInstrText>
        </w:r>
        <w:r w:rsidDel="00784087">
          <w:fldChar w:fldCharType="separate"/>
        </w:r>
        <w:r w:rsidRPr="00CF6FA1" w:rsidDel="00784087">
          <w:rPr>
            <w:rStyle w:val="Hyperlink"/>
          </w:rPr>
          <w:delText>https://doi.org/10.1177/1094428106291059</w:delText>
        </w:r>
        <w:r w:rsidDel="00784087">
          <w:fldChar w:fldCharType="end"/>
        </w:r>
        <w:r w:rsidRPr="00CF6FA1" w:rsidDel="00784087">
          <w:delText xml:space="preserve"> </w:delText>
        </w:r>
      </w:del>
    </w:p>
    <w:p w14:paraId="107082D6" w14:textId="34378097" w:rsidR="00CF6FA1" w:rsidRPr="00CF6FA1" w:rsidDel="00784087" w:rsidRDefault="00CF6FA1" w:rsidP="00CF6FA1">
      <w:pPr>
        <w:pStyle w:val="EndNoteBibliography"/>
        <w:spacing w:after="0"/>
        <w:ind w:left="720" w:hanging="720"/>
        <w:rPr>
          <w:del w:id="585" w:author="McAuley, Chloe" w:date="2025-08-13T09:29:00Z" w16du:dateUtc="2025-08-13T01:29:00Z"/>
        </w:rPr>
      </w:pPr>
      <w:del w:id="586" w:author="McAuley, Chloe" w:date="2025-08-13T09:29:00Z" w16du:dateUtc="2025-08-13T01:29:00Z">
        <w:r w:rsidRPr="00CF6FA1" w:rsidDel="00784087">
          <w:delText xml:space="preserve">Nakagawa, S., &amp; Cuthill, I. C. (2007). Effect sistical significance: A practical guide for biologists. </w:delText>
        </w:r>
        <w:r w:rsidRPr="00CF6FA1" w:rsidDel="00784087">
          <w:rPr>
            <w:i/>
          </w:rPr>
          <w:delText>Biological Reviews, 82</w:delText>
        </w:r>
        <w:r w:rsidRPr="00CF6FA1" w:rsidDel="00784087">
          <w:delText xml:space="preserve">(4), 591-605.   </w:delText>
        </w:r>
      </w:del>
    </w:p>
    <w:p w14:paraId="178A8623" w14:textId="504CF9B8" w:rsidR="00CF6FA1" w:rsidRPr="00CF6FA1" w:rsidDel="00784087" w:rsidRDefault="00CF6FA1" w:rsidP="00CF6FA1">
      <w:pPr>
        <w:pStyle w:val="EndNoteBibliography"/>
        <w:spacing w:after="0"/>
        <w:ind w:left="720" w:hanging="720"/>
        <w:rPr>
          <w:del w:id="587" w:author="McAuley, Chloe" w:date="2025-08-13T09:29:00Z" w16du:dateUtc="2025-08-13T01:29:00Z"/>
        </w:rPr>
      </w:pPr>
      <w:del w:id="588" w:author="McAuley, Chloe" w:date="2025-08-13T09:29:00Z" w16du:dateUtc="2025-08-13T01:29:00Z">
        <w:r w:rsidRPr="00CF6FA1" w:rsidDel="00784087">
          <w:delText xml:space="preserve">Nakagawa, S., &amp; Santos, E. S. A. (2012). Methodological issue-analysis. </w:delText>
        </w:r>
        <w:r w:rsidRPr="00CF6FA1" w:rsidDel="00784087">
          <w:rPr>
            <w:i/>
          </w:rPr>
          <w:delText>Evolutionary Ecology, 26</w:delText>
        </w:r>
        <w:r w:rsidRPr="00CF6FA1" w:rsidDel="00784087">
          <w:delText xml:space="preserve">(5), 1253-1274.   </w:delText>
        </w:r>
      </w:del>
    </w:p>
    <w:p w14:paraId="03A28431" w14:textId="5E52D438" w:rsidR="00CF6FA1" w:rsidRPr="00CF6FA1" w:rsidDel="00784087" w:rsidRDefault="00CF6FA1" w:rsidP="00CF6FA1">
      <w:pPr>
        <w:pStyle w:val="EndNoteBibliography"/>
        <w:spacing w:after="0"/>
        <w:ind w:left="720" w:hanging="720"/>
        <w:rPr>
          <w:del w:id="589" w:author="McAuley, Chloe" w:date="2025-08-13T09:29:00Z" w16du:dateUtc="2025-08-13T01:29:00Z"/>
        </w:rPr>
      </w:pPr>
      <w:del w:id="590" w:author="McAuley, Chloe" w:date="2025-08-13T09:29:00Z" w16du:dateUtc="2025-08-13T01:29:00Z">
        <w:r w:rsidRPr="00CF6FA1" w:rsidDel="00784087">
          <w:delText xml:space="preserve">Nakagawa, S., Lagisz, M., Jennions, M. D., Koricheva, J., Noble, D. W. A., Parker, T. H., Sánchez-Tójar, A., Yang, Y., &amp; O'blication bias in ecological and evolutionary meta-analyses. </w:delText>
        </w:r>
        <w:r w:rsidRPr="00CF6FA1" w:rsidDel="00784087">
          <w:rPr>
            <w:i/>
          </w:rPr>
          <w:delText>Methods in Ecology and Evolution, 13</w:delText>
        </w:r>
        <w:r w:rsidRPr="00CF6FA1" w:rsidDel="00784087">
          <w:delText xml:space="preserve">(1), 4-21.  </w:delText>
        </w:r>
        <w:r w:rsidDel="00784087">
          <w:fldChar w:fldCharType="begin"/>
        </w:r>
        <w:r w:rsidDel="00784087">
          <w:delInstrText>HYPERLINK "https://doi.org/https://doi.org/10.1111/2041-210X.13724"</w:delInstrText>
        </w:r>
        <w:r w:rsidDel="00784087">
          <w:fldChar w:fldCharType="separate"/>
        </w:r>
        <w:r w:rsidRPr="00CF6FA1" w:rsidDel="00784087">
          <w:rPr>
            <w:rStyle w:val="Hyperlink"/>
          </w:rPr>
          <w:delText>https://doi.org/https://doi.org/10.1111/2041-210X.13724</w:delText>
        </w:r>
        <w:r w:rsidDel="00784087">
          <w:fldChar w:fldCharType="end"/>
        </w:r>
        <w:r w:rsidRPr="00CF6FA1" w:rsidDel="00784087">
          <w:delText xml:space="preserve"> </w:delText>
        </w:r>
      </w:del>
    </w:p>
    <w:p w14:paraId="732C9520" w14:textId="5E8E4A09" w:rsidR="00CF6FA1" w:rsidRPr="00CF6FA1" w:rsidDel="00784087" w:rsidRDefault="00CF6FA1" w:rsidP="00CF6FA1">
      <w:pPr>
        <w:pStyle w:val="EndNoteBibliography"/>
        <w:spacing w:after="0"/>
        <w:ind w:left="720" w:hanging="720"/>
        <w:rPr>
          <w:del w:id="591" w:author="McAuley, Chloe" w:date="2025-08-13T09:29:00Z" w16du:dateUtc="2025-08-13T01:29:00Z"/>
        </w:rPr>
      </w:pPr>
      <w:del w:id="592" w:author="McAuley, Chloe" w:date="2025-08-13T09:29:00Z" w16du:dateUtc="2025-08-13T01:29:00Z">
        <w:r w:rsidRPr="00CF6FA1" w:rsidDel="00784087">
          <w:delText>Nakagawa, S.,  P., Rutkowska, J., Senior, A. M., Yang, Y., &amp;</w:delText>
        </w:r>
      </w:del>
      <w:ins w:id="593" w:author="McAuley, Chloe" w:date="2025-08-13T09:30:00Z" w16du:dateUtc="2025-08-13T01:30:00Z">
        <w:r w:rsidR="00901B30">
          <w:fldChar w:fldCharType="begin"/>
        </w:r>
      </w:ins>
      <w:ins w:id="594" w:author="Nimmo, Dale" w:date="2025-08-27T12:03:00Z" w16du:dateUtc="2025-08-27T02:03:00Z">
        <w:r w:rsidR="00A16286">
          <w:instrText>HYPERLINK "C:\\Users\\dnimmo\\Downloads\\ Noble, D. W. A. (2023). orchaRd"</w:instrText>
        </w:r>
      </w:ins>
      <w:ins w:id="595" w:author="McAuley, Chloe" w:date="2025-08-13T09:30:00Z" w16du:dateUtc="2025-08-13T01:30:00Z">
        <w:del w:id="596" w:author="Nimmo, Dale" w:date="2025-08-27T12:03:00Z" w16du:dateUtc="2025-08-27T02:03:00Z">
          <w:r w:rsidR="00901B30" w:rsidDel="00A16286">
            <w:delInstrText>HYPERLINK " Noble, D. W. A. (2023). orchaRd "</w:delInstrText>
          </w:r>
        </w:del>
        <w:r w:rsidR="00901B30">
          <w:fldChar w:fldCharType="separate"/>
        </w:r>
        <w:del w:id="597" w:author="McAuley, Chloe" w:date="2025-08-13T09:29:00Z" w16du:dateUtc="2025-08-13T01:29:00Z">
          <w:r w:rsidRPr="00901B30" w:rsidDel="00784087">
            <w:rPr>
              <w:rStyle w:val="Hyperlink"/>
            </w:rPr>
            <w:delText xml:space="preserve"> Noble, D. W. A. (2023). orchaRd</w:delText>
          </w:r>
        </w:del>
        <w:r w:rsidR="00901B30">
          <w:fldChar w:fldCharType="end"/>
        </w:r>
      </w:ins>
      <w:del w:id="598" w:author="McAuley, Chloe" w:date="2025-08-13T09:29:00Z" w16du:dateUtc="2025-08-13T01:29:00Z">
        <w:r w:rsidRPr="00CF6FA1" w:rsidDel="00784087">
          <w:delText xml:space="preserve"> 2.0: An R package for visualising meta-analyses with orchard plots. </w:delText>
        </w:r>
        <w:r w:rsidRPr="00CF6FA1" w:rsidDel="00784087">
          <w:rPr>
            <w:i/>
          </w:rPr>
          <w:delText>Methods in Ecology and Evolution, 14</w:delText>
        </w:r>
        <w:r w:rsidRPr="00CF6FA1" w:rsidDel="00784087">
          <w:delText xml:space="preserve">(8), 2003-2010.   </w:delText>
        </w:r>
      </w:del>
    </w:p>
    <w:p w14:paraId="127D3EC5" w14:textId="3414F205" w:rsidR="00CF6FA1" w:rsidRPr="00CF6FA1" w:rsidDel="00784087" w:rsidRDefault="00CF6FA1" w:rsidP="00CF6FA1">
      <w:pPr>
        <w:pStyle w:val="EndNoteBibliography"/>
        <w:spacing w:after="0"/>
        <w:ind w:left="720" w:hanging="720"/>
        <w:rPr>
          <w:del w:id="599" w:author="McAuley, Chloe" w:date="2025-08-13T09:29:00Z" w16du:dateUtc="2025-08-13T01:29:00Z"/>
        </w:rPr>
      </w:pPr>
      <w:del w:id="600" w:author="McAuley, Chloe" w:date="2025-08-13T09:29:00Z" w16du:dateUtc="2025-08-13T01:29:00Z">
        <w:r w:rsidRPr="00CF6FA1" w:rsidDel="00784087">
          <w:delText xml:space="preserve">Nathan, R., Getz, W. M., , M.. (2008). A movement ecology paradigm for unifying organismal movement research. </w:delText>
        </w:r>
        <w:r w:rsidRPr="00CF6FA1" w:rsidDel="00784087">
          <w:rPr>
            <w:i/>
          </w:rPr>
          <w:delText>Proceedings of the National Academy of Sciences, 105</w:delText>
        </w:r>
        <w:r w:rsidRPr="00CF6FA1" w:rsidDel="00784087">
          <w:delText xml:space="preserve">(49), 19052-19059.   </w:delText>
        </w:r>
      </w:del>
    </w:p>
    <w:p w14:paraId="183AEE7D" w14:textId="4AD38BED" w:rsidR="00CF6FA1" w:rsidRPr="00CF6FA1" w:rsidDel="00784087" w:rsidRDefault="00CF6FA1" w:rsidP="00CF6FA1">
      <w:pPr>
        <w:pStyle w:val="EndNoteBibliography"/>
        <w:spacing w:after="0"/>
        <w:ind w:left="720" w:hanging="720"/>
        <w:rPr>
          <w:del w:id="601" w:author="McAuley, Chloe" w:date="2025-08-13T09:29:00Z" w16du:dateUtc="2025-08-13T01:29:00Z"/>
        </w:rPr>
      </w:pPr>
      <w:del w:id="602" w:author="McAuley, Chloe" w:date="2025-08-13T09:29:00Z" w16du:dateUtc="2025-08-13T01:29:00Z">
        <w:r w:rsidRPr="00CF6FA1" w:rsidDel="00784087">
          <w:delText xml:space="preserve">Nimmo, D. G., Avitabile, S., Banks, S. C., Bliege Bird, R., Callister, K., Clarke, M. F., Dickman, C. R., Doherty Greenville, A. C., Haslem, A., Kelly, L. T., Kenny, S. A., Lahoz‐Monfort, J. J., Lee, C., Leonard, S., Moore, H., Newsome, T. M., andscapes. </w:delText>
        </w:r>
        <w:r w:rsidRPr="00CF6FA1" w:rsidDel="00784087">
          <w:rPr>
            <w:i/>
          </w:rPr>
          <w:delText>Biological</w:delText>
        </w:r>
      </w:del>
      <w:ins w:id="603" w:author="McAuley, Chloe" w:date="2025-08-13T09:30:00Z" w16du:dateUtc="2025-08-13T01:30:00Z">
        <w:r w:rsidR="00901B30">
          <w:rPr>
            <w:i/>
          </w:rPr>
          <w:fldChar w:fldCharType="begin"/>
        </w:r>
      </w:ins>
      <w:ins w:id="604" w:author="Nimmo, Dale" w:date="2025-08-27T12:03:00Z" w16du:dateUtc="2025-08-27T02:03:00Z">
        <w:r w:rsidR="00A16286">
          <w:rPr>
            <w:i/>
          </w:rPr>
          <w:instrText>HYPERLINK "C:\\Users\\dnimmo\\Downloads\\ Reviews of the Cambridge Philosophical"</w:instrText>
        </w:r>
      </w:ins>
      <w:ins w:id="605" w:author="McAuley, Chloe" w:date="2025-08-13T09:30:00Z" w16du:dateUtc="2025-08-13T01:30:00Z">
        <w:del w:id="606" w:author="Nimmo, Dale" w:date="2025-08-27T12:03:00Z" w16du:dateUtc="2025-08-27T02:03:00Z">
          <w:r w:rsidR="00901B30" w:rsidDel="00A16286">
            <w:rPr>
              <w:i/>
            </w:rPr>
            <w:delInstrText>HYPERLINK " Reviews of the Cambridge Philosophical"</w:delInstrText>
          </w:r>
        </w:del>
        <w:r w:rsidR="00901B30">
          <w:rPr>
            <w:i/>
          </w:rPr>
        </w:r>
        <w:r w:rsidR="00901B30">
          <w:rPr>
            <w:i/>
          </w:rPr>
          <w:fldChar w:fldCharType="separate"/>
        </w:r>
        <w:del w:id="607" w:author="McAuley, Chloe" w:date="2025-08-13T09:29:00Z" w16du:dateUtc="2025-08-13T01:29:00Z">
          <w:r w:rsidRPr="00901B30" w:rsidDel="00784087">
            <w:rPr>
              <w:rStyle w:val="Hyperlink"/>
              <w:i/>
            </w:rPr>
            <w:delText xml:space="preserve"> Reviews of the Cambridge Philosophical</w:delText>
          </w:r>
        </w:del>
        <w:r w:rsidR="00901B30">
          <w:rPr>
            <w:i/>
          </w:rPr>
          <w:fldChar w:fldCharType="end"/>
        </w:r>
      </w:ins>
      <w:del w:id="608" w:author="McAuley, Chloe" w:date="2025-08-13T09:29:00Z" w16du:dateUtc="2025-08-13T01:29:00Z">
        <w:r w:rsidRPr="00CF6FA1" w:rsidDel="00784087">
          <w:rPr>
            <w:i/>
          </w:rPr>
          <w:delText xml:space="preserve"> Society, 94</w:delText>
        </w:r>
        <w:r w:rsidRPr="00CF6FA1" w:rsidDel="00784087">
          <w:delText xml:space="preserve">(3), 981-998.  </w:delText>
        </w:r>
        <w:r w:rsidDel="00784087">
          <w:fldChar w:fldCharType="begin"/>
        </w:r>
        <w:r w:rsidDel="00784087">
          <w:delInstrText>HYPERLINK "https://doi.org/10.1111/brv.12486"</w:delInstrText>
        </w:r>
        <w:r w:rsidDel="00784087">
          <w:fldChar w:fldCharType="separate"/>
        </w:r>
        <w:r w:rsidRPr="00CF6FA1" w:rsidDel="00784087">
          <w:rPr>
            <w:rStyle w:val="Hyperlink"/>
          </w:rPr>
          <w:delText>https://doi.org/10.1111/brv.12486</w:delText>
        </w:r>
        <w:r w:rsidDel="00784087">
          <w:fldChar w:fldCharType="end"/>
        </w:r>
        <w:r w:rsidRPr="00CF6FA1" w:rsidDel="00784087">
          <w:delText xml:space="preserve"> </w:delText>
        </w:r>
      </w:del>
    </w:p>
    <w:p w14:paraId="3F8D7037" w14:textId="08981C14" w:rsidR="00CF6FA1" w:rsidRPr="00CF6FA1" w:rsidDel="00784087" w:rsidRDefault="00CF6FA1" w:rsidP="00CF6FA1">
      <w:pPr>
        <w:pStyle w:val="EndNoteBibliography"/>
        <w:spacing w:after="0"/>
        <w:ind w:left="720" w:hanging="720"/>
        <w:rPr>
          <w:del w:id="609" w:author="McAuley, Chloe" w:date="2025-08-13T09:29:00Z" w16du:dateUtc="2025-08-13T01:29:00Z"/>
        </w:rPr>
      </w:pPr>
      <w:del w:id="610" w:author="McAuley, Chloe" w:date="2025-08-13T09:29:00Z" w16du:dateUtc="2025-08-13T01:29:00Z">
        <w:r w:rsidRPr="00CF6FA1" w:rsidDel="00784087">
          <w:delText xml:space="preserve">Nimmo, D. G., Carthey, A. J. R D. T. (2021). Welcome to the Pyrocene: Animal survival in the age of megafire. </w:delText>
        </w:r>
        <w:r w:rsidRPr="00CF6FA1" w:rsidDel="00784087">
          <w:rPr>
            <w:i/>
          </w:rPr>
          <w:delText>Global Change Biology, 27</w:delText>
        </w:r>
        <w:r w:rsidRPr="00CF6FA1" w:rsidDel="00784087">
          <w:delText xml:space="preserve">(22), 5684-5693.  </w:delText>
        </w:r>
        <w:r w:rsidDel="00784087">
          <w:fldChar w:fldCharType="begin"/>
        </w:r>
        <w:r w:rsidDel="00784087">
          <w:delInstrText>HYPERLINK "https://doi.org/10.1111/gcb.15834"</w:delInstrText>
        </w:r>
        <w:r w:rsidDel="00784087">
          <w:fldChar w:fldCharType="separate"/>
        </w:r>
        <w:r w:rsidRPr="00CF6FA1" w:rsidDel="00784087">
          <w:rPr>
            <w:rStyle w:val="Hyperlink"/>
          </w:rPr>
          <w:delText>https://doi.org/10.1111/gcb.15834</w:delText>
        </w:r>
        <w:r w:rsidDel="00784087">
          <w:fldChar w:fldCharType="end"/>
        </w:r>
        <w:r w:rsidRPr="00CF6FA1" w:rsidDel="00784087">
          <w:delText xml:space="preserve"> </w:delText>
        </w:r>
      </w:del>
    </w:p>
    <w:p w14:paraId="0D1F1256" w14:textId="311FA839" w:rsidR="00CF6FA1" w:rsidRPr="00CF6FA1" w:rsidDel="00784087" w:rsidRDefault="00CF6FA1" w:rsidP="00CF6FA1">
      <w:pPr>
        <w:pStyle w:val="EndNoteBibliography"/>
        <w:spacing w:after="0"/>
        <w:ind w:left="720" w:hanging="720"/>
        <w:rPr>
          <w:del w:id="611" w:author="McAuley, Chloe" w:date="2025-08-13T09:29:00Z" w16du:dateUtc="2025-08-13T01:29:00Z"/>
        </w:rPr>
      </w:pPr>
      <w:del w:id="612" w:author="McAuley, Chloe" w:date="2025-08-13T09:29:00Z" w16du:dateUtc="2025-08-13T01:29:00Z">
        <w:r w:rsidRPr="00CF6FA1" w:rsidDel="00784087">
          <w:delText xml:space="preserve">Olson, D. M., Dinerstein, E., Wikramanayake, E. D., wood, E. C., D'Amico, J. A., Itoua, I., Strand,, C. J., Allnutt, T. F., Ricketts, T. H., Kura, Y., Lamoreux, J. F., Wettengel, W. W.,  (2he World: A New Map of Life on Earth: A new global map of terrestrial ecoregions provides an innovative tool for conserving biodiversity. </w:delText>
        </w:r>
        <w:r w:rsidRPr="00CF6FA1" w:rsidDel="00784087">
          <w:rPr>
            <w:i/>
          </w:rPr>
          <w:delText>BioScience, 51</w:delText>
        </w:r>
        <w:r w:rsidRPr="00CF6FA1" w:rsidDel="00784087">
          <w:delText xml:space="preserve">(11), 933-938.   </w:delText>
        </w:r>
      </w:del>
    </w:p>
    <w:p w14:paraId="6E49C347" w14:textId="451AB799" w:rsidR="00CF6FA1" w:rsidRPr="00CF6FA1" w:rsidDel="00784087" w:rsidRDefault="00CF6FA1" w:rsidP="00CF6FA1">
      <w:pPr>
        <w:pStyle w:val="EndNoteBibliography"/>
        <w:spacing w:after="0"/>
        <w:ind w:left="720" w:hanging="720"/>
        <w:rPr>
          <w:del w:id="613" w:author="McAuley, Chloe" w:date="2025-08-13T09:29:00Z" w16du:dateUtc="2025-08-13T01:29:00Z"/>
        </w:rPr>
      </w:pPr>
      <w:del w:id="614" w:author="McAuley, Chloe" w:date="2025-08-13T09:29:00Z" w16du:dateUtc="2025-08-13T01:29:00Z">
        <w:r w:rsidRPr="00CF6FA1" w:rsidDel="00784087">
          <w:delText xml:space="preserve">Oskyrko, O. M., Chunrong; Meiri, Shai; Du, Weiguo. (2024). </w:delText>
        </w:r>
        <w:r w:rsidRPr="00CF6FA1" w:rsidDel="00784087">
          <w:rPr>
            <w:i/>
          </w:rPr>
          <w:delText>ReptTraiological traits in reptiles</w:delText>
        </w:r>
        <w:r w:rsidRPr="00CF6FA1" w:rsidDel="00784087">
          <w:delText xml:space="preserve">. </w:delText>
        </w:r>
      </w:del>
    </w:p>
    <w:p w14:paraId="47998C82" w14:textId="61AD5B99" w:rsidR="00CF6FA1" w:rsidRPr="00CF6FA1" w:rsidDel="00784087" w:rsidRDefault="00CF6FA1" w:rsidP="00CF6FA1">
      <w:pPr>
        <w:pStyle w:val="EndNoteBibliography"/>
        <w:spacing w:after="0"/>
        <w:ind w:left="720" w:hanging="720"/>
        <w:rPr>
          <w:del w:id="615" w:author="McAuley, Chloe" w:date="2025-08-13T09:29:00Z" w16du:dateUtc="2025-08-13T01:29:00Z"/>
        </w:rPr>
      </w:pPr>
      <w:del w:id="616" w:author="McAuley, Chloe" w:date="2025-08-13T09:29:00Z" w16du:dateUtc="2025-08-13T01:29:00Z">
        <w:r w:rsidRPr="00CF6FA1" w:rsidDel="00784087">
          <w:delText>P</w:delText>
        </w:r>
      </w:del>
      <w:ins w:id="617" w:author="McAuley, Chloe" w:date="2025-08-13T09:30:00Z" w16du:dateUtc="2025-08-13T01:30:00Z">
        <w:r w:rsidR="00901B30">
          <w:fldChar w:fldCharType="begin"/>
        </w:r>
      </w:ins>
      <w:ins w:id="618" w:author="Nimmo, Dale" w:date="2025-08-27T12:03:00Z" w16du:dateUtc="2025-08-27T02:03:00Z">
        <w:r w:rsidR="00A16286">
          <w:instrText>HYPERLINK "C:\\Users\\dnimmo\\Downloads\\asch, B., &amp; Koprowski, J. L. (2"</w:instrText>
        </w:r>
      </w:ins>
      <w:ins w:id="619" w:author="McAuley, Chloe" w:date="2025-08-13T09:30:00Z" w16du:dateUtc="2025-08-13T01:30:00Z">
        <w:del w:id="620" w:author="Nimmo, Dale" w:date="2025-08-27T12:03:00Z" w16du:dateUtc="2025-08-27T02:03:00Z">
          <w:r w:rsidR="00901B30" w:rsidDel="00A16286">
            <w:delInstrText>HYPERLINK "asch, B., &amp; Koprowski, J. L. (2"</w:delInstrText>
          </w:r>
        </w:del>
        <w:r w:rsidR="00901B30">
          <w:fldChar w:fldCharType="separate"/>
        </w:r>
        <w:del w:id="621" w:author="McAuley, Chloe" w:date="2025-08-13T09:29:00Z" w16du:dateUtc="2025-08-13T01:29:00Z">
          <w:r w:rsidRPr="00901B30" w:rsidDel="00784087">
            <w:rPr>
              <w:rStyle w:val="Hyperlink"/>
            </w:rPr>
            <w:delText>asch, B., &amp; Koprowski, J. L. (2</w:delText>
          </w:r>
        </w:del>
        <w:r w:rsidR="00901B30">
          <w:fldChar w:fldCharType="end"/>
        </w:r>
      </w:ins>
      <w:del w:id="622" w:author="McAuley, Chloe" w:date="2025-08-13T09:29:00Z" w16du:dateUtc="2025-08-13T01:29:00Z">
        <w:r w:rsidRPr="00CF6FA1" w:rsidDel="00784087">
          <w:delText xml:space="preserve">011). Impacts of fire suppression on space use by Mexican fox </w:delText>
        </w:r>
        <w:r w:rsidRPr="00CF6FA1" w:rsidDel="00784087">
          <w:rPr>
            <w:i/>
          </w:rPr>
          <w:delText>y, 92</w:delText>
        </w:r>
        <w:r w:rsidRPr="00CF6FA1" w:rsidDel="00784087">
          <w:delText xml:space="preserve">(1), 227-234.  </w:delText>
        </w:r>
      </w:del>
      <w:ins w:id="623" w:author="McAuley, Chloe" w:date="2025-08-13T09:30:00Z" w16du:dateUtc="2025-08-13T01:30:00Z">
        <w:r w:rsidR="00901B30">
          <w:fldChar w:fldCharType="begin"/>
        </w:r>
      </w:ins>
      <w:ins w:id="624" w:author="Nimmo, Dale" w:date="2025-08-27T12:03:00Z" w16du:dateUtc="2025-08-27T02:03:00Z">
        <w:r w:rsidR="00A16286">
          <w:instrText>HYPERLINK "C:\\Users\\dnimmo\\Downloads\\RLINK \"https:\\doi.org\\10"</w:instrText>
        </w:r>
      </w:ins>
      <w:ins w:id="625" w:author="McAuley, Chloe" w:date="2025-08-13T09:30:00Z" w16du:dateUtc="2025-08-13T01:30:00Z">
        <w:del w:id="626" w:author="Nimmo, Dale" w:date="2025-08-27T12:03:00Z" w16du:dateUtc="2025-08-27T02:03:00Z">
          <w:r w:rsidR="00901B30" w:rsidDel="00A16286">
            <w:delInstrText>HYPERLINK "RLINK \"https://doi.org/10."</w:delInstrText>
          </w:r>
        </w:del>
        <w:r w:rsidR="00901B30">
          <w:fldChar w:fldCharType="separate"/>
        </w:r>
        <w:del w:id="627" w:author="McAuley, Chloe" w:date="2025-08-13T09:29:00Z" w16du:dateUtc="2025-08-13T01:29:00Z">
          <w:r w:rsidRPr="00901B30" w:rsidDel="00784087">
            <w:rPr>
              <w:rStyle w:val="Hyperlink"/>
            </w:rPr>
            <w:delText>https://doi.org/10.1644/10-MAMM-A-133.1</w:delText>
          </w:r>
        </w:del>
        <w:r w:rsidR="00901B30">
          <w:fldChar w:fldCharType="end"/>
        </w:r>
      </w:ins>
      <w:del w:id="628" w:author="McAuley, Chloe" w:date="2025-08-13T09:29:00Z" w16du:dateUtc="2025-08-13T01:29:00Z">
        <w:r w:rsidRPr="00CF6FA1" w:rsidDel="00784087">
          <w:delText xml:space="preserve"> </w:delText>
        </w:r>
      </w:del>
    </w:p>
    <w:p w14:paraId="5EEBD16A" w14:textId="7F025775" w:rsidR="00CF6FA1" w:rsidRPr="00CF6FA1" w:rsidDel="00784087" w:rsidRDefault="00CF6FA1" w:rsidP="00CF6FA1">
      <w:pPr>
        <w:pStyle w:val="EndNoteBibliography"/>
        <w:spacing w:after="0"/>
        <w:ind w:left="720" w:hanging="720"/>
        <w:rPr>
          <w:del w:id="629" w:author="McAuley, Chloe" w:date="2025-08-13T09:29:00Z" w16du:dateUtc="2025-08-13T01:29:00Z"/>
        </w:rPr>
      </w:pPr>
      <w:del w:id="630" w:author="McAuley, Chloe" w:date="2025-08-13T09:29:00Z" w16du:dateUtc="2025-08-13T01:29:00Z">
        <w:r w:rsidRPr="00CF6FA1" w:rsidDel="00784087">
          <w:delText xml:space="preserve">Pausas, J. G., &amp; Parr, C. L. (2018). Towards an understanding of the evolutionary role of fire in animals. </w:delText>
        </w:r>
        <w:r w:rsidRPr="00CF6FA1" w:rsidDel="00784087">
          <w:rPr>
            <w:i/>
          </w:rPr>
          <w:delText>Evolutionary Ecology, 32</w:delText>
        </w:r>
        <w:r w:rsidRPr="00CF6FA1" w:rsidDel="00784087">
          <w:delText>(2), 113-12oorhouse, T. P., Hambly, C., Speakman, J. R., &amp; Macdonald, D. W. (2017). Daily energy expenditure in the fac</w:delText>
        </w:r>
      </w:del>
      <w:ins w:id="631" w:author="McAuley, Chloe" w:date="2025-08-13T09:30:00Z" w16du:dateUtc="2025-08-13T01:30:00Z">
        <w:r w:rsidR="00901B30">
          <w:fldChar w:fldCharType="begin"/>
        </w:r>
      </w:ins>
      <w:ins w:id="632" w:author="Nimmo, Dale" w:date="2025-08-27T12:03:00Z" w16du:dateUtc="2025-08-27T02:03:00Z">
        <w:r w:rsidR="00A16286">
          <w:instrText>HYPERLINK "C:\\Users\\dnimmo\\Downloads\\e of predation: Hedgehog energ"</w:instrText>
        </w:r>
      </w:ins>
      <w:ins w:id="633" w:author="McAuley, Chloe" w:date="2025-08-13T09:30:00Z" w16du:dateUtc="2025-08-13T01:30:00Z">
        <w:del w:id="634" w:author="Nimmo, Dale" w:date="2025-08-27T12:03:00Z" w16du:dateUtc="2025-08-27T02:03:00Z">
          <w:r w:rsidR="00901B30" w:rsidDel="00A16286">
            <w:delInstrText>HYPERLINK "e of predation: Hedgehog energ"</w:delInstrText>
          </w:r>
        </w:del>
        <w:r w:rsidR="00901B30">
          <w:fldChar w:fldCharType="separate"/>
        </w:r>
        <w:del w:id="635" w:author="McAuley, Chloe" w:date="2025-08-13T09:29:00Z" w16du:dateUtc="2025-08-13T01:29:00Z">
          <w:r w:rsidRPr="00901B30" w:rsidDel="00784087">
            <w:rPr>
              <w:rStyle w:val="Hyperlink"/>
            </w:rPr>
            <w:delText>e of predation: Hedgehog energ</w:delText>
          </w:r>
        </w:del>
        <w:r w:rsidR="00901B30">
          <w:fldChar w:fldCharType="end"/>
        </w:r>
      </w:ins>
      <w:del w:id="636" w:author="McAuley, Chloe" w:date="2025-08-13T09:29:00Z" w16du:dateUtc="2025-08-13T01:29:00Z">
        <w:r w:rsidRPr="00CF6FA1" w:rsidDel="00784087">
          <w:delText xml:space="preserve">etics in rural landscapes. </w:delText>
        </w:r>
        <w:r w:rsidRPr="00CF6FA1" w:rsidDel="00784087">
          <w:rPr>
            <w:i/>
          </w:rPr>
          <w:delText>Journal of Experimental Biology, 220</w:delText>
        </w:r>
        <w:r w:rsidRPr="00CF6FA1" w:rsidDel="00784087">
          <w:delText xml:space="preserve">(3), 460-468.   </w:delText>
        </w:r>
      </w:del>
    </w:p>
    <w:p w14:paraId="270F2F56" w14:textId="5DE90D3C" w:rsidR="00CF6FA1" w:rsidRPr="00901B30" w:rsidDel="00784087" w:rsidRDefault="00CF6FA1" w:rsidP="00CF6FA1">
      <w:pPr>
        <w:pStyle w:val="EndNoteBibliography"/>
        <w:spacing w:after="0"/>
        <w:ind w:left="720" w:hanging="720"/>
        <w:rPr>
          <w:ins w:id="637" w:author="McAuley, Chloe" w:date="2025-08-13T09:30:00Z" w16du:dateUtc="2025-08-13T01:30:00Z"/>
          <w:del w:id="638" w:author="McAuley, Chloe" w:date="2025-08-13T09:29:00Z" w16du:dateUtc="2025-08-13T01:29:00Z"/>
          <w:rStyle w:val="Hyperlink"/>
        </w:rPr>
      </w:pPr>
      <w:del w:id="639" w:author="McAuley, Chloe" w:date="2025-08-13T09:29:00Z" w16du:dateUtc="2025-08-13T01:29:00Z">
        <w:r w:rsidRPr="00CF6FA1" w:rsidDel="00784087">
          <w:delText xml:space="preserve">Pocknee, C. A., Legge, S. M., McDonald, J., &amp; Fisher, D. O. (2023). Mod based on species’ traits. </w:delText>
        </w:r>
        <w:r w:rsidRPr="00CF6FA1" w:rsidDel="00784087">
          <w:rPr>
            <w:i/>
          </w:rPr>
          <w:delText>Conservation Biology, 37</w:delText>
        </w:r>
        <w:r w:rsidRPr="00CF6FA1" w:rsidDel="00784087">
          <w:delText xml:space="preserve">(4), e14062.  </w:delText>
        </w:r>
      </w:del>
      <w:ins w:id="640" w:author="McAuley, Chloe" w:date="2025-08-13T09:30:00Z" w16du:dateUtc="2025-08-13T01:30:00Z">
        <w:r w:rsidR="00901B30">
          <w:fldChar w:fldCharType="begin"/>
        </w:r>
      </w:ins>
      <w:ins w:id="641" w:author="Nimmo, Dale" w:date="2025-08-27T12:03:00Z" w16du:dateUtc="2025-08-27T02:03:00Z">
        <w:r w:rsidR="00A16286">
          <w:instrText xml:space="preserve">HYPERLINK "C:\\Users\\dnimmo\\Downloads\\ </w:instrText>
        </w:r>
        <w:r w:rsidR="00A16286">
          <w:cr/>
          <w:instrText>Posit team. (2025). RStudio: Integrat"</w:instrText>
        </w:r>
      </w:ins>
      <w:ins w:id="642" w:author="McAuley, Chloe" w:date="2025-08-13T09:30:00Z" w16du:dateUtc="2025-08-13T01:30:00Z">
        <w:del w:id="643" w:author="Nimmo, Dale" w:date="2025-08-27T12:03:00Z" w16du:dateUtc="2025-08-27T02:03:00Z">
          <w:r w:rsidR="00901B30" w:rsidDel="00A16286">
            <w:delInstrText xml:space="preserve">HYPERLINK " </w:delInstrText>
          </w:r>
          <w:r w:rsidR="00901B30" w:rsidDel="00A16286">
            <w:cr/>
            <w:delInstrText>Posit team. (2025). RStudio: Integrat"</w:delInstrText>
          </w:r>
        </w:del>
        <w:r w:rsidR="00901B30">
          <w:fldChar w:fldCharType="separate"/>
        </w:r>
        <w:del w:id="644" w:author="McAuley, Chloe" w:date="2025-08-13T09:29:00Z" w16du:dateUtc="2025-08-13T01:29:00Z">
          <w:r w:rsidRPr="00901B30" w:rsidDel="00784087">
            <w:rPr>
              <w:rStyle w:val="Hyperlink"/>
            </w:rPr>
            <w:delText xml:space="preserve"> </w:delText>
          </w:r>
        </w:del>
      </w:ins>
    </w:p>
    <w:p w14:paraId="31FAA225" w14:textId="53F4D7EA" w:rsidR="00CF6FA1" w:rsidRPr="00CF6FA1" w:rsidDel="00784087" w:rsidRDefault="00CF6FA1" w:rsidP="00CF6FA1">
      <w:pPr>
        <w:pStyle w:val="EndNoteBibliography"/>
        <w:spacing w:after="0"/>
        <w:ind w:left="720" w:hanging="720"/>
        <w:rPr>
          <w:del w:id="645" w:author="McAuley, Chloe" w:date="2025-08-13T09:29:00Z" w16du:dateUtc="2025-08-13T01:29:00Z"/>
        </w:rPr>
      </w:pPr>
      <w:ins w:id="646" w:author="McAuley, Chloe" w:date="2025-08-13T09:30:00Z" w16du:dateUtc="2025-08-13T01:30:00Z">
        <w:del w:id="647" w:author="McAuley, Chloe" w:date="2025-08-13T09:29:00Z" w16du:dateUtc="2025-08-13T01:29:00Z">
          <w:r w:rsidRPr="00901B30" w:rsidDel="00784087">
            <w:rPr>
              <w:rStyle w:val="Hyperlink"/>
            </w:rPr>
            <w:delText xml:space="preserve">Posit team. (2025). </w:delText>
          </w:r>
          <w:r w:rsidRPr="00901B30" w:rsidDel="00784087">
            <w:rPr>
              <w:rStyle w:val="Hyperlink"/>
              <w:i/>
            </w:rPr>
            <w:delText>RStudio: Integrat</w:delText>
          </w:r>
        </w:del>
        <w:r w:rsidR="00901B30">
          <w:fldChar w:fldCharType="end"/>
        </w:r>
      </w:ins>
      <w:del w:id="648" w:author="McAuley, Chloe" w:date="2025-08-13T09:29:00Z" w16du:dateUtc="2025-08-13T01:29:00Z">
        <w:r w:rsidRPr="00CF6FA1" w:rsidDel="00784087">
          <w:rPr>
            <w:i/>
          </w:rPr>
          <w:delText xml:space="preserve">ed Development Environment for R. </w:delText>
        </w:r>
        <w:r w:rsidRPr="00CF6FA1" w:rsidDel="00784087">
          <w:delText xml:space="preserve">In (Version 2025.5.0.496) Posit Software, PBC. </w:delText>
        </w:r>
      </w:del>
    </w:p>
    <w:p w14:paraId="3A3EDA06" w14:textId="060EC3F5" w:rsidR="00CF6FA1" w:rsidRPr="00CF6FA1" w:rsidDel="00784087" w:rsidRDefault="00CF6FA1" w:rsidP="00CF6FA1">
      <w:pPr>
        <w:pStyle w:val="EndNoteBibliography"/>
        <w:spacing w:after="0"/>
        <w:ind w:left="720" w:hanging="720"/>
        <w:rPr>
          <w:del w:id="649" w:author="McAuley, Chloe" w:date="2025-08-13T09:29:00Z" w16du:dateUtc="2025-08-13T01:29:00Z"/>
        </w:rPr>
      </w:pPr>
      <w:del w:id="650" w:author="McAuley, Chloe" w:date="2025-08-13T09:29:00Z" w16du:dateUtc="2025-08-13T01:29:00Z">
        <w:r w:rsidRPr="00CF6FA1" w:rsidDel="00784087">
          <w:delText>Povh, L. F., Willers, . A. (2023). A conservation-significant threatened mammal uses fire exclusions and shifts ranges in the presence of</w:delText>
        </w:r>
        <w:r w:rsidRPr="00CF6FA1" w:rsidDel="00784087">
          <w:rPr>
            <w:i/>
          </w:rPr>
          <w:delText>nal Journal of Wildland Fire, 32</w:delText>
        </w:r>
        <w:r w:rsidRPr="00CF6FA1" w:rsidDel="00784087">
          <w:delText xml:space="preserve">(9), 1291-1303.  </w:delText>
        </w:r>
        <w:r w:rsidDel="00784087">
          <w:fldChar w:fldCharType="begin"/>
        </w:r>
        <w:r w:rsidDel="00784087">
          <w:delInstrText>HYPERLINK "https://doi.org/10.1071/WF22196"</w:delInstrText>
        </w:r>
        <w:r w:rsidDel="00784087">
          <w:fldChar w:fldCharType="separate"/>
        </w:r>
        <w:r w:rsidRPr="00CF6FA1" w:rsidDel="00784087">
          <w:rPr>
            <w:rStyle w:val="Hyperlink"/>
          </w:rPr>
          <w:delText>https://doi.org/10.1071/WF22196</w:delText>
        </w:r>
        <w:r w:rsidDel="00784087">
          <w:fldChar w:fldCharType="end"/>
        </w:r>
        <w:r w:rsidRPr="00CF6FA1" w:rsidDel="00784087">
          <w:delText xml:space="preserve"> </w:delText>
        </w:r>
      </w:del>
    </w:p>
    <w:p w14:paraId="3D8AB252" w14:textId="28ACC7C8" w:rsidR="00CF6FA1" w:rsidRPr="00CF6FA1" w:rsidDel="00784087" w:rsidRDefault="00CF6FA1" w:rsidP="00CF6FA1">
      <w:pPr>
        <w:pStyle w:val="EndNoteBibliography"/>
        <w:spacing w:after="0"/>
        <w:ind w:left="720" w:hanging="720"/>
        <w:rPr>
          <w:del w:id="651" w:author="McAuley, Chloe" w:date="2025-08-13T09:29:00Z" w16du:dateUtc="2025-08-13T01:29:00Z"/>
        </w:rPr>
      </w:pPr>
      <w:del w:id="652" w:author="McAuley, Chloe" w:date="2025-08-13T09:29:00Z" w16du:dateUtc="2025-08-13T01:29:00Z">
        <w:r w:rsidRPr="00CF6FA1" w:rsidDel="00784087">
          <w:delText xml:space="preserve">R </w:delText>
        </w:r>
        <w:r w:rsidRPr="00CF6FA1" w:rsidDel="00784087">
          <w:rPr>
            <w:i/>
          </w:rPr>
          <w:delText xml:space="preserve"> Environment for Statistical Computing. </w:delText>
        </w:r>
        <w:r w:rsidRPr="00CF6FA1" w:rsidDel="00784087">
          <w:delText xml:space="preserve">In R Foundation for Statistical Computing. </w:delText>
        </w:r>
        <w:r w:rsidDel="00784087">
          <w:fldChar w:fldCharType="begin"/>
        </w:r>
        <w:r w:rsidDel="00784087">
          <w:delInstrText>HYPERLINK "https://www.R-project.org/"</w:delInstrText>
        </w:r>
        <w:r w:rsidDel="00784087">
          <w:fldChar w:fldCharType="separate"/>
        </w:r>
        <w:r w:rsidRPr="00CF6FA1" w:rsidDel="00784087">
          <w:rPr>
            <w:rStyle w:val="Hyperlink"/>
          </w:rPr>
          <w:delText>https://www.R-project.org/</w:delText>
        </w:r>
        <w:r w:rsidDel="00784087">
          <w:fldChar w:fldCharType="end"/>
        </w:r>
      </w:del>
    </w:p>
    <w:p w14:paraId="7FB520CE" w14:textId="7F803DE1" w:rsidR="00CF6FA1" w:rsidRPr="00CF6FA1" w:rsidDel="00784087" w:rsidRDefault="00CF6FA1" w:rsidP="00CF6FA1">
      <w:pPr>
        <w:pStyle w:val="EndNoteBibliography"/>
        <w:spacing w:after="0"/>
        <w:ind w:left="720" w:hanging="720"/>
        <w:rPr>
          <w:del w:id="653" w:author="McAuley, Chloe" w:date="2025-08-13T09:29:00Z" w16du:dateUtc="2025-08-13T01:29:00Z"/>
        </w:rPr>
      </w:pPr>
      <w:del w:id="654" w:author="McAuley, Chloe" w:date="2025-08-13T09:29:00Z" w16du:dateUtc="2025-08-13T01:29:00Z">
        <w:r w:rsidRPr="00CF6FA1" w:rsidDel="00784087">
          <w:delText xml:space="preserve">Rodríguez-Trejo, D. A., Pausas, J. G., &amp; Miranda-M Mexican arid shrubland. </w:delText>
        </w:r>
        <w:r w:rsidRPr="00CF6FA1" w:rsidDel="00784087">
          <w:rPr>
            <w:i/>
          </w:rPr>
          <w:delText>Fire Ecology, 15</w:delText>
        </w:r>
        <w:r w:rsidRPr="00CF6FA1" w:rsidDel="00784087">
          <w:delText xml:space="preserve">(1), 11.   </w:delText>
        </w:r>
      </w:del>
    </w:p>
    <w:p w14:paraId="06B23216" w14:textId="2EC8AE33" w:rsidR="00CF6FA1" w:rsidRPr="00CF6FA1" w:rsidDel="00784087" w:rsidRDefault="00CF6FA1" w:rsidP="00CF6FA1">
      <w:pPr>
        <w:pStyle w:val="EndNoteBibliography"/>
        <w:spacing w:after="0"/>
        <w:ind w:left="720" w:hanging="720"/>
        <w:rPr>
          <w:del w:id="655" w:author="McAuley, Chloe" w:date="2025-08-13T09:29:00Z" w16du:dateUtc="2025-08-13T01:29:00Z"/>
        </w:rPr>
      </w:pPr>
      <w:del w:id="656" w:author="McAuley, Chloe" w:date="2025-08-13T09:29:00Z" w16du:dateUtc="2025-08-13T01:29:00Z">
        <w:r w:rsidRPr="00CF6FA1" w:rsidDel="00784087">
          <w:delText xml:space="preserve">Ryan, K. C., Knapp, E. E., &amp; Varner, J. M. (2013). Prescribed fire in North American forests and woodlands: History, current practice, and challenges. </w:delText>
        </w:r>
        <w:r w:rsidRPr="00CF6FA1" w:rsidDel="00784087">
          <w:rPr>
            <w:i/>
          </w:rPr>
          <w:delText>Frontiers in Ecology and the Environment, 11</w:delText>
        </w:r>
        <w:r w:rsidRPr="00CF6FA1" w:rsidDel="00784087">
          <w:delText xml:space="preserve">(s1), e15-e24.  </w:delText>
        </w:r>
        <w:r w:rsidDel="00784087">
          <w:fldChar w:fldCharType="begin"/>
        </w:r>
        <w:r w:rsidDel="00784087">
          <w:delInstrText>HYPERLINK "https://doi.org/10.1890/120329"</w:delInstrText>
        </w:r>
        <w:r w:rsidDel="00784087">
          <w:fldChar w:fldCharType="separate"/>
        </w:r>
        <w:r w:rsidRPr="00CF6FA1" w:rsidDel="00784087">
          <w:rPr>
            <w:rStyle w:val="Hyperlink"/>
          </w:rPr>
          <w:delText>https://doi.org/10.1890/120329</w:delText>
        </w:r>
        <w:r w:rsidDel="00784087">
          <w:fldChar w:fldCharType="end"/>
        </w:r>
        <w:r w:rsidRPr="00CF6FA1" w:rsidDel="00784087">
          <w:delText xml:space="preserve"> </w:delText>
        </w:r>
      </w:del>
    </w:p>
    <w:p w14:paraId="27062620" w14:textId="33B354B8" w:rsidR="00CF6FA1" w:rsidRPr="00CF6FA1" w:rsidDel="00784087" w:rsidRDefault="00CF6FA1" w:rsidP="00CF6FA1">
      <w:pPr>
        <w:pStyle w:val="EndNoteBibliography"/>
        <w:spacing w:after="0"/>
        <w:ind w:left="720" w:hanging="720"/>
        <w:rPr>
          <w:del w:id="657" w:author="McAuley, Chloe" w:date="2025-08-13T09:29:00Z" w16du:dateUtc="2025-08-13T01:29:00Z"/>
        </w:rPr>
      </w:pPr>
      <w:del w:id="658" w:author="McAuley, Chloe" w:date="2025-08-13T09:29:00Z" w16du:dateUtc="2025-08-13T01:29:00Z">
        <w:r w:rsidRPr="00CF6FA1" w:rsidDel="00784087">
          <w:delText xml:space="preserve">Shaw, R. E., James, A. I., Tuft, K., Legge, S., Cary, G. J., </w:delText>
        </w:r>
      </w:del>
      <w:ins w:id="659" w:author="McAuley, Chloe" w:date="2025-08-13T09:30:00Z" w16du:dateUtc="2025-08-13T01:30:00Z">
        <w:r w:rsidR="00901B30">
          <w:fldChar w:fldCharType="begin"/>
        </w:r>
      </w:ins>
      <w:ins w:id="660" w:author="Nimmo, Dale" w:date="2025-08-27T12:03:00Z" w16du:dateUtc="2025-08-27T02:03:00Z">
        <w:r w:rsidR="00A16286">
          <w:instrText>HYPERLINK "C:\\Users\\dnimmo\\Downloads\\Peakall, R., &amp; Banks, S. C. (2021). Unburnt habit"</w:instrText>
        </w:r>
      </w:ins>
      <w:ins w:id="661" w:author="McAuley, Chloe" w:date="2025-08-13T09:30:00Z" w16du:dateUtc="2025-08-13T01:30:00Z">
        <w:del w:id="662" w:author="Nimmo, Dale" w:date="2025-08-27T12:03:00Z" w16du:dateUtc="2025-08-27T02:03:00Z">
          <w:r w:rsidR="00901B30" w:rsidDel="00A16286">
            <w:delInstrText>HYPERLINK "Peakall, R., &amp; Banks, S. C. (2021). Unburnt habit"</w:delInstrText>
          </w:r>
        </w:del>
        <w:r w:rsidR="00901B30">
          <w:fldChar w:fldCharType="separate"/>
        </w:r>
        <w:del w:id="663" w:author="McAuley, Chloe" w:date="2025-08-13T09:29:00Z" w16du:dateUtc="2025-08-13T01:29:00Z">
          <w:r w:rsidRPr="00901B30" w:rsidDel="00784087">
            <w:rPr>
              <w:rStyle w:val="Hyperlink"/>
            </w:rPr>
            <w:delText>Peakall, R., &amp; Banks, S. C. (2021). Unburnt habit</w:delText>
          </w:r>
        </w:del>
        <w:r w:rsidR="00901B30">
          <w:fldChar w:fldCharType="end"/>
        </w:r>
      </w:ins>
      <w:del w:id="664" w:author="McAuley, Chloe" w:date="2025-08-13T09:29:00Z" w16du:dateUtc="2025-08-13T01:29:00Z">
        <w:r w:rsidRPr="00CF6FA1" w:rsidDel="00784087">
          <w:delText>at patches are critical for survival and in situ population recovery in a small mammal</w:delText>
        </w:r>
        <w:r w:rsidRPr="00CF6FA1" w:rsidDel="00784087">
          <w:rPr>
            <w:i/>
          </w:rPr>
          <w:delText>8</w:delText>
        </w:r>
        <w:r w:rsidRPr="00CF6FA1" w:rsidDel="00784087">
          <w:delText xml:space="preserve">(6), 1325-1335.  </w:delText>
        </w:r>
        <w:r w:rsidDel="00784087">
          <w:fldChar w:fldCharType="begin"/>
        </w:r>
        <w:r w:rsidDel="00784087">
          <w:delInstrText>HYPERLINK "https://doi.org/10.1111/1365-2664.13846"</w:delInstrText>
        </w:r>
        <w:r w:rsidDel="00784087">
          <w:fldChar w:fldCharType="separate"/>
        </w:r>
        <w:r w:rsidRPr="00CF6FA1" w:rsidDel="00784087">
          <w:rPr>
            <w:rStyle w:val="Hyperlink"/>
          </w:rPr>
          <w:delText>https://doi.org/10.1111/1365-2664.13846</w:delText>
        </w:r>
        <w:r w:rsidDel="00784087">
          <w:fldChar w:fldCharType="end"/>
        </w:r>
        <w:r w:rsidRPr="00CF6FA1" w:rsidDel="00784087">
          <w:delText xml:space="preserve"> </w:delText>
        </w:r>
      </w:del>
    </w:p>
    <w:p w14:paraId="35D5974E" w14:textId="24EE5117" w:rsidR="00CF6FA1" w:rsidRPr="00CF6FA1" w:rsidDel="00784087" w:rsidRDefault="00CF6FA1" w:rsidP="00CF6FA1">
      <w:pPr>
        <w:pStyle w:val="EndNoteBibliography"/>
        <w:spacing w:after="0"/>
        <w:ind w:left="720" w:hanging="720"/>
        <w:rPr>
          <w:del w:id="665" w:author="McAuley, Chloe" w:date="2025-08-13T09:29:00Z" w16du:dateUtc="2025-08-13T01:29:00Z"/>
        </w:rPr>
      </w:pPr>
      <w:del w:id="666" w:author="McAuley, Chloe" w:date="2025-08-13T09:29:00Z" w16du:dateUtc="2025-08-13T01:29:00Z">
        <w:r w:rsidRPr="00CF6FA1" w:rsidDel="00784087">
          <w:delText xml:space="preserve">Stobo‐Wilson, A. M., Cremona, T., Murphy, B. P., &amp; Carthew, S. M. (2021) in a marsupial glider’s home‐range size. </w:delText>
        </w:r>
        <w:r w:rsidRPr="00CF6FA1" w:rsidDel="00784087">
          <w:rPr>
            <w:i/>
          </w:rPr>
          <w:delText>Journal of Zoology, 315</w:delText>
        </w:r>
        <w:r w:rsidRPr="00CF6FA1" w:rsidDel="00784087">
          <w:delText xml:space="preserve">(3), 199-212.   </w:delText>
        </w:r>
      </w:del>
    </w:p>
    <w:p w14:paraId="36129C3C" w14:textId="65A9930E" w:rsidR="00CF6FA1" w:rsidRPr="00CF6FA1" w:rsidDel="00784087" w:rsidRDefault="00CF6FA1" w:rsidP="00CF6FA1">
      <w:pPr>
        <w:pStyle w:val="EndNoteBibliography"/>
        <w:spacing w:after="0"/>
        <w:ind w:left="720" w:hanging="720"/>
        <w:rPr>
          <w:del w:id="667" w:author="McAuley, Chloe" w:date="2025-08-13T09:29:00Z" w16du:dateUtc="2025-08-13T01:29:00Z"/>
        </w:rPr>
      </w:pPr>
      <w:del w:id="668" w:author="McAuley, Chloe" w:date="2025-08-13T09:29:00Z" w16du:dateUtc="2025-08-13T01:29:00Z">
        <w:r w:rsidRPr="00CF6FA1" w:rsidDel="00784087">
          <w:delText xml:space="preserve">Tamburello, N., Isabelle M. Côté, &amp; Dulvy, N. K. (2015). Energy and the scaling of animal space use. </w:delText>
        </w:r>
        <w:r w:rsidRPr="00CF6FA1" w:rsidDel="00784087">
          <w:rPr>
            <w:i/>
          </w:rPr>
          <w:delText>The American Naturalist, 186</w:delText>
        </w:r>
        <w:r w:rsidRPr="00CF6FA1" w:rsidDel="00784087">
          <w:delText xml:space="preserve">(2), 196-211.   </w:delText>
        </w:r>
      </w:del>
    </w:p>
    <w:p w14:paraId="7BF52417" w14:textId="2A789D30" w:rsidR="00CF6FA1" w:rsidRPr="00CF6FA1" w:rsidDel="00784087" w:rsidRDefault="00CF6FA1" w:rsidP="00CF6FA1">
      <w:pPr>
        <w:pStyle w:val="EndNoteBibliography"/>
        <w:spacing w:after="0"/>
        <w:ind w:left="720" w:hanging="720"/>
        <w:rPr>
          <w:del w:id="669" w:author="McAuley, Chloe" w:date="2025-08-13T09:29:00Z" w16du:dateUtc="2025-08-13T01:29:00Z"/>
        </w:rPr>
      </w:pPr>
      <w:del w:id="670" w:author="McAuley, Chloe" w:date="2025-08-13T09:29:00Z" w16du:dateUtc="2025-08-13T01:29:00Z">
        <w:r w:rsidRPr="00CF6FA1" w:rsidDel="00784087">
          <w:delText>Templeton, A. R., Brazeal, H., &amp; Neuwa</w:delText>
        </w:r>
      </w:del>
      <w:ins w:id="671" w:author="McAuley, Chloe" w:date="2025-08-13T09:30:00Z" w16du:dateUtc="2025-08-13T01:30:00Z">
        <w:r w:rsidR="00901B30">
          <w:fldChar w:fldCharType="begin"/>
        </w:r>
      </w:ins>
      <w:ins w:id="672" w:author="Nimmo, Dale" w:date="2025-08-27T12:03:00Z" w16du:dateUtc="2025-08-27T02:03:00Z">
        <w:r w:rsidR="00A16286">
          <w:instrText>HYPERLINK "C:\\Users\\dnimmo\\Downloads\\ld, J. L. (2011). The transition from isol"</w:instrText>
        </w:r>
      </w:ins>
      <w:ins w:id="673" w:author="McAuley, Chloe" w:date="2025-08-13T09:30:00Z" w16du:dateUtc="2025-08-13T01:30:00Z">
        <w:del w:id="674" w:author="Nimmo, Dale" w:date="2025-08-27T12:03:00Z" w16du:dateUtc="2025-08-27T02:03:00Z">
          <w:r w:rsidR="00901B30" w:rsidDel="00A16286">
            <w:delInstrText>HYPERLINK "ld, J. L. (2011). The transition from isol"</w:delInstrText>
          </w:r>
        </w:del>
        <w:r w:rsidR="00901B30">
          <w:fldChar w:fldCharType="separate"/>
        </w:r>
        <w:del w:id="675" w:author="McAuley, Chloe" w:date="2025-08-13T09:29:00Z" w16du:dateUtc="2025-08-13T01:29:00Z">
          <w:r w:rsidRPr="00901B30" w:rsidDel="00784087">
            <w:rPr>
              <w:rStyle w:val="Hyperlink"/>
            </w:rPr>
            <w:delText>ld, J. L. (2011). The transition from isol</w:delText>
          </w:r>
        </w:del>
        <w:r w:rsidR="00901B30">
          <w:fldChar w:fldCharType="end"/>
        </w:r>
      </w:ins>
      <w:del w:id="676" w:author="McAuley, Chloe" w:date="2025-08-13T09:29:00Z" w16du:dateUtc="2025-08-13T01:29:00Z">
        <w:r w:rsidRPr="00CF6FA1" w:rsidDel="00784087">
          <w:delText xml:space="preserve">ated patches to a metapopulation in the eastern collared lizard in response to prescribed fires. </w:delText>
        </w:r>
        <w:r w:rsidRPr="00CF6FA1" w:rsidDel="00784087">
          <w:rPr>
            <w:i/>
          </w:rPr>
          <w:delText>Ecology, 92</w:delText>
        </w:r>
        <w:r w:rsidRPr="00CF6FA1" w:rsidDel="00784087">
          <w:delText xml:space="preserve">(9), 1736-1747.   </w:delText>
        </w:r>
      </w:del>
    </w:p>
    <w:p w14:paraId="58259646" w14:textId="0DFAE3B7" w:rsidR="00CF6FA1" w:rsidRPr="00CF6FA1" w:rsidDel="00784087" w:rsidRDefault="00CF6FA1" w:rsidP="00CF6FA1">
      <w:pPr>
        <w:pStyle w:val="EndNoteBibliography"/>
        <w:spacing w:after="0"/>
        <w:ind w:left="720" w:hanging="720"/>
        <w:rPr>
          <w:del w:id="677" w:author="McAuley, Chloe" w:date="2025-08-13T09:29:00Z" w16du:dateUtc="2025-08-13T01:29:00Z"/>
        </w:rPr>
      </w:pPr>
      <w:del w:id="678" w:author="McAuley, Chloe" w:date="2025-08-13T09:29:00Z" w16du:dateUtc="2025-08-13T01:29:00Z">
        <w:r w:rsidRPr="00CF6FA1" w:rsidDel="00784087">
          <w:delText>Tobias, J. A., Sheard, C., Pigot, A. L., Devenish, A. J. M.</w:delText>
        </w:r>
      </w:del>
      <w:ins w:id="679" w:author="McAuley, Chloe" w:date="2025-08-13T09:30:00Z" w16du:dateUtc="2025-08-13T01:30:00Z">
        <w:r w:rsidR="00901B30">
          <w:fldChar w:fldCharType="begin"/>
        </w:r>
      </w:ins>
      <w:ins w:id="680" w:author="Nimmo, Dale" w:date="2025-08-27T12:03:00Z" w16du:dateUtc="2025-08-27T02:03:00Z">
        <w:r w:rsidR="00A16286">
          <w:instrText>HYPERLINK "C:\\Users\\dnimmo\\Downloads\\, Yang, J., Sayol, F., Neate-Clegg, M. H"</w:instrText>
        </w:r>
      </w:ins>
      <w:ins w:id="681" w:author="McAuley, Chloe" w:date="2025-08-13T09:30:00Z" w16du:dateUtc="2025-08-13T01:30:00Z">
        <w:del w:id="682" w:author="Nimmo, Dale" w:date="2025-08-27T12:03:00Z" w16du:dateUtc="2025-08-27T02:03:00Z">
          <w:r w:rsidR="00901B30" w:rsidDel="00A16286">
            <w:delInstrText>HYPERLINK ", Yang, J., Sayol, F., Neate-Clegg, M. H."</w:delInstrText>
          </w:r>
        </w:del>
        <w:r w:rsidR="00901B30">
          <w:fldChar w:fldCharType="separate"/>
        </w:r>
        <w:del w:id="683" w:author="McAuley, Chloe" w:date="2025-08-13T09:29:00Z" w16du:dateUtc="2025-08-13T01:29:00Z">
          <w:r w:rsidRPr="00901B30" w:rsidDel="00784087">
            <w:rPr>
              <w:rStyle w:val="Hyperlink"/>
            </w:rPr>
            <w:delText>, Yang, J., Sayol, F., Neate-Clegg, M. H.</w:delText>
          </w:r>
        </w:del>
        <w:r w:rsidR="00901B30">
          <w:fldChar w:fldCharType="end"/>
        </w:r>
      </w:ins>
      <w:del w:id="684" w:author="McAuley, Chloe" w:date="2025-08-13T09:29:00Z" w16du:dateUtc="2025-08-13T01:29:00Z">
        <w:r w:rsidRPr="00CF6FA1" w:rsidDel="00784087">
          <w:delText xml:space="preserve"> C., Alioravainen, N., Weeks, T. L., Barber, R. A., Walkden, P. A., MacGregor, H. E. A., Jones, S. E. I., Vincent, C., Phillips, A. G., Marples</w:delText>
        </w:r>
      </w:del>
      <w:ins w:id="685" w:author="McAuley, Chloe" w:date="2025-08-13T09:30:00Z" w16du:dateUtc="2025-08-13T01:30:00Z">
        <w:r w:rsidR="00901B30">
          <w:fldChar w:fldCharType="begin"/>
        </w:r>
      </w:ins>
      <w:ins w:id="686" w:author="Nimmo, Dale" w:date="2025-08-27T12:03:00Z" w16du:dateUtc="2025-08-27T02:03:00Z">
        <w:r w:rsidR="00A16286">
          <w:instrText>HYPERLINK "C:\\Users\\dnimmo\\Downloads\\, N. M., Montaño-Centellas, F"</w:instrText>
        </w:r>
      </w:ins>
      <w:ins w:id="687" w:author="McAuley, Chloe" w:date="2025-08-13T09:30:00Z" w16du:dateUtc="2025-08-13T01:30:00Z">
        <w:del w:id="688" w:author="Nimmo, Dale" w:date="2025-08-27T12:03:00Z" w16du:dateUtc="2025-08-27T02:03:00Z">
          <w:r w:rsidR="00901B30" w:rsidDel="00A16286">
            <w:delInstrText>HYPERLINK ", N. M., Montaño-Centellas, F. "</w:delInstrText>
          </w:r>
        </w:del>
        <w:r w:rsidR="00901B30">
          <w:fldChar w:fldCharType="separate"/>
        </w:r>
        <w:del w:id="689" w:author="McAuley, Chloe" w:date="2025-08-13T09:29:00Z" w16du:dateUtc="2025-08-13T01:29:00Z">
          <w:r w:rsidRPr="00901B30" w:rsidDel="00784087">
            <w:rPr>
              <w:rStyle w:val="Hyperlink"/>
            </w:rPr>
            <w:delText>, N. M., Montaño-Centellas, F.</w:delText>
          </w:r>
        </w:del>
        <w:r w:rsidR="00901B30">
          <w:fldChar w:fldCharType="end"/>
        </w:r>
      </w:ins>
      <w:del w:id="690" w:author="McAuley, Chloe" w:date="2025-08-13T09:29:00Z" w16du:dateUtc="2025-08-13T01:29:00Z">
        <w:r w:rsidRPr="00CF6FA1" w:rsidDel="00784087">
          <w:delText xml:space="preserve"> A., Leandro-Silva, V., Claramunt, S., . . . Schleuning, M. (2022). AVONET: morphological, ecological and geographical data for all </w:delText>
        </w:r>
      </w:del>
      <w:ins w:id="691" w:author="McAuley, Chloe" w:date="2025-08-13T09:30:00Z" w16du:dateUtc="2025-08-13T01:30:00Z">
        <w:r w:rsidR="00901B30">
          <w:fldChar w:fldCharType="begin"/>
        </w:r>
      </w:ins>
      <w:ins w:id="692" w:author="Nimmo, Dale" w:date="2025-08-27T12:03:00Z" w16du:dateUtc="2025-08-27T02:03:00Z">
        <w:r w:rsidR="00A16286">
          <w:instrText>HYPERLINK "C:\\Users\\dnimmo\\Downloads\\birds. Ecology Letters, 25(3), 581-59"</w:instrText>
        </w:r>
      </w:ins>
      <w:ins w:id="693" w:author="McAuley, Chloe" w:date="2025-08-13T09:30:00Z" w16du:dateUtc="2025-08-13T01:30:00Z">
        <w:del w:id="694" w:author="Nimmo, Dale" w:date="2025-08-27T12:03:00Z" w16du:dateUtc="2025-08-27T02:03:00Z">
          <w:r w:rsidR="00901B30" w:rsidDel="00A16286">
            <w:delInstrText>HYPERLINK "birds. Ecology Letters, 25(3), 581-59"</w:delInstrText>
          </w:r>
        </w:del>
        <w:r w:rsidR="00901B30">
          <w:fldChar w:fldCharType="separate"/>
        </w:r>
        <w:del w:id="695" w:author="McAuley, Chloe" w:date="2025-08-13T09:29:00Z" w16du:dateUtc="2025-08-13T01:29:00Z">
          <w:r w:rsidRPr="00901B30" w:rsidDel="00784087">
            <w:rPr>
              <w:rStyle w:val="Hyperlink"/>
            </w:rPr>
            <w:delText xml:space="preserve">birds. </w:delText>
          </w:r>
          <w:r w:rsidRPr="00901B30" w:rsidDel="00784087">
            <w:rPr>
              <w:rStyle w:val="Hyperlink"/>
              <w:i/>
            </w:rPr>
            <w:delText>Ecology Letters, 25</w:delText>
          </w:r>
          <w:r w:rsidRPr="00901B30" w:rsidDel="00784087">
            <w:rPr>
              <w:rStyle w:val="Hyperlink"/>
            </w:rPr>
            <w:delText>(3), 581-59</w:delText>
          </w:r>
        </w:del>
        <w:r w:rsidR="00901B30">
          <w:fldChar w:fldCharType="end"/>
        </w:r>
      </w:ins>
      <w:del w:id="696" w:author="McAuley, Chloe" w:date="2025-08-13T09:29:00Z" w16du:dateUtc="2025-08-13T01:29:00Z">
        <w:r w:rsidRPr="00CF6FA1" w:rsidDel="00784087">
          <w:delText xml:space="preserve">7.  </w:delText>
        </w:r>
        <w:r w:rsidDel="00784087">
          <w:fldChar w:fldCharType="begin"/>
        </w:r>
        <w:r w:rsidDel="00784087">
          <w:delInstrText>HYPERLINK "https://doi.org/https://doi.org/10.1111/ele.13898"</w:delInstrText>
        </w:r>
        <w:r w:rsidDel="00784087">
          <w:fldChar w:fldCharType="separate"/>
        </w:r>
        <w:r w:rsidRPr="00CF6FA1" w:rsidDel="00784087">
          <w:rPr>
            <w:rStyle w:val="Hyperlink"/>
          </w:rPr>
          <w:delText>https://doi.org/https://doi.org/10.1111/ele.13898</w:delText>
        </w:r>
        <w:r w:rsidDel="00784087">
          <w:fldChar w:fldCharType="end"/>
        </w:r>
        <w:r w:rsidRPr="00CF6FA1" w:rsidDel="00784087">
          <w:delText xml:space="preserve"> </w:delText>
        </w:r>
      </w:del>
    </w:p>
    <w:p w14:paraId="4104A9E9" w14:textId="69C09B20" w:rsidR="00CF6FA1" w:rsidRPr="00CF6FA1" w:rsidDel="00784087" w:rsidRDefault="00CF6FA1" w:rsidP="00CF6FA1">
      <w:pPr>
        <w:pStyle w:val="EndNoteBibliography"/>
        <w:spacing w:after="0"/>
        <w:ind w:left="720" w:hanging="720"/>
        <w:rPr>
          <w:del w:id="697" w:author="McAuley, Chloe" w:date="2025-08-13T09:29:00Z" w16du:dateUtc="2025-08-13T01:29:00Z"/>
        </w:rPr>
      </w:pPr>
      <w:del w:id="698" w:author="McAuley, Chloe" w:date="2025-08-13T09:29:00Z" w16du:dateUtc="2025-08-13T01:29:00Z">
        <w:r w:rsidRPr="00CF6FA1" w:rsidDel="00784087">
          <w:delText xml:space="preserve">Tomas, W. M., Berlinck, C. N., Chiaravalloti, R. M., Faggioni, G. P., Strüssmann, C., Libonati, R., Abrahão, C. R., do Valle Alvarenga, </w:delText>
        </w:r>
      </w:del>
      <w:ins w:id="699" w:author="McAuley, Chloe" w:date="2025-08-13T09:30:00Z" w16du:dateUtc="2025-08-13T01:30:00Z">
        <w:r w:rsidR="00901B30">
          <w:fldChar w:fldCharType="begin"/>
        </w:r>
      </w:ins>
      <w:ins w:id="700" w:author="Nimmo, Dale" w:date="2025-08-27T12:03:00Z" w16du:dateUtc="2025-08-27T02:03:00Z">
        <w:r w:rsidR="00A16286">
          <w:instrText>HYPERLINK "C:\\Users\\dnimmo\\Downloads\\G., de Faria Bacellar, A. E., de Queiroz Batis"</w:instrText>
        </w:r>
      </w:ins>
      <w:ins w:id="701" w:author="McAuley, Chloe" w:date="2025-08-13T09:30:00Z" w16du:dateUtc="2025-08-13T01:30:00Z">
        <w:del w:id="702" w:author="Nimmo, Dale" w:date="2025-08-27T12:03:00Z" w16du:dateUtc="2025-08-27T02:03:00Z">
          <w:r w:rsidR="00901B30" w:rsidDel="00A16286">
            <w:delInstrText>HYPERLINK "G., de Faria Bacellar, A. E., de Queiroz Batis"</w:delInstrText>
          </w:r>
        </w:del>
        <w:r w:rsidR="00901B30">
          <w:fldChar w:fldCharType="separate"/>
        </w:r>
        <w:del w:id="703" w:author="McAuley, Chloe" w:date="2025-08-13T09:29:00Z" w16du:dateUtc="2025-08-13T01:29:00Z">
          <w:r w:rsidRPr="00901B30" w:rsidDel="00784087">
            <w:rPr>
              <w:rStyle w:val="Hyperlink"/>
            </w:rPr>
            <w:delText>G., de Faria Bacellar, A. E., de Queiroz Batis</w:delText>
          </w:r>
        </w:del>
        <w:r w:rsidR="00901B30">
          <w:fldChar w:fldCharType="end"/>
        </w:r>
      </w:ins>
      <w:del w:id="704" w:author="McAuley, Chloe" w:date="2025-08-13T09:29:00Z" w16du:dateUtc="2025-08-13T01:29:00Z">
        <w:r w:rsidRPr="00CF6FA1" w:rsidDel="00784087">
          <w:delText xml:space="preserve">ta, F. R., Bornato, T. S., Camilo, A. R., Castedo, J., Fernando, A. M. E., de Freitas, G. O., Garcia, C. M., Gonçalves, H. S., de Freitas Guilherme, M. B., Layme, V. M. G., . . . Morato, R. (2021). Distance sampling surveys reveal 17 million vertebrates directly killed by the 2020’s wildfires in the Pantanal, Brazil. </w:delText>
        </w:r>
        <w:r w:rsidRPr="00CF6FA1" w:rsidDel="00784087">
          <w:rPr>
            <w:i/>
          </w:rPr>
          <w:delText>Scientific Reports, 11</w:delText>
        </w:r>
        <w:r w:rsidRPr="00CF6FA1" w:rsidDel="00784087">
          <w:delText xml:space="preserve">(1), 23547.  </w:delText>
        </w:r>
        <w:r w:rsidDel="00784087">
          <w:fldChar w:fldCharType="begin"/>
        </w:r>
        <w:r w:rsidDel="00784087">
          <w:delInstrText>HYPERLINK "https://doi.org/10.1038/s41598-021-02844-5"</w:delInstrText>
        </w:r>
        <w:r w:rsidDel="00784087">
          <w:fldChar w:fldCharType="separate"/>
        </w:r>
        <w:r w:rsidRPr="00CF6FA1" w:rsidDel="00784087">
          <w:rPr>
            <w:rStyle w:val="Hyperlink"/>
          </w:rPr>
          <w:delText>https://doi.org/10.1038/s41598-021-02844-5</w:delText>
        </w:r>
        <w:r w:rsidDel="00784087">
          <w:fldChar w:fldCharType="end"/>
        </w:r>
        <w:r w:rsidRPr="00CF6FA1" w:rsidDel="00784087">
          <w:delText xml:space="preserve"> </w:delText>
        </w:r>
      </w:del>
    </w:p>
    <w:p w14:paraId="2669D272" w14:textId="65E4C6F3" w:rsidR="00CF6FA1" w:rsidRPr="00CF6FA1" w:rsidDel="00784087" w:rsidRDefault="00CF6FA1" w:rsidP="00CF6FA1">
      <w:pPr>
        <w:pStyle w:val="EndNoteBibliography"/>
        <w:spacing w:after="0"/>
        <w:ind w:left="720" w:hanging="720"/>
        <w:rPr>
          <w:del w:id="705" w:author="McAuley, Chloe" w:date="2025-08-13T09:29:00Z" w16du:dateUtc="2025-08-13T01:29:00Z"/>
        </w:rPr>
      </w:pPr>
      <w:del w:id="706" w:author="McAuley, Chloe" w:date="2025-08-13T09:29:00Z" w16du:dateUtc="2025-08-13T01:29:00Z">
        <w:r w:rsidRPr="00CF6FA1" w:rsidDel="00784087">
          <w:delText xml:space="preserve">Venter, J. A., Nabe-Nielsen, J., Prins, H. H. T., &amp; Slotow, R. (2014). Forage patch use by grazing herbivores in a South African grazing ecosystem. </w:delText>
        </w:r>
        <w:r w:rsidRPr="00CF6FA1" w:rsidDel="00784087">
          <w:rPr>
            <w:i/>
          </w:rPr>
          <w:delText>Acta Theriologica, 59</w:delText>
        </w:r>
        <w:r w:rsidRPr="00CF6FA1" w:rsidDel="00784087">
          <w:delText xml:space="preserve">(3), 457-466.  </w:delText>
        </w:r>
        <w:r w:rsidDel="00784087">
          <w:fldChar w:fldCharType="begin"/>
        </w:r>
        <w:r w:rsidDel="00784087">
          <w:delInstrText>HYPERLINK "https://doi.org/10.1007/s13364-014-0184-y"</w:delInstrText>
        </w:r>
        <w:r w:rsidDel="00784087">
          <w:fldChar w:fldCharType="separate"/>
        </w:r>
        <w:r w:rsidRPr="00CF6FA1" w:rsidDel="00784087">
          <w:rPr>
            <w:rStyle w:val="Hyperlink"/>
          </w:rPr>
          <w:delText>https://doi.org/10.1007/s13364-014-0184-y</w:delText>
        </w:r>
        <w:r w:rsidDel="00784087">
          <w:fldChar w:fldCharType="end"/>
        </w:r>
        <w:r w:rsidRPr="00CF6FA1" w:rsidDel="00784087">
          <w:delText xml:space="preserve"> </w:delText>
        </w:r>
      </w:del>
    </w:p>
    <w:p w14:paraId="772F2586" w14:textId="08F3B7E4" w:rsidR="00CF6FA1" w:rsidRPr="00CF6FA1" w:rsidDel="00784087" w:rsidRDefault="00CF6FA1" w:rsidP="00CF6FA1">
      <w:pPr>
        <w:pStyle w:val="EndNoteBibliography"/>
        <w:spacing w:after="0"/>
        <w:ind w:left="720" w:hanging="720"/>
        <w:rPr>
          <w:del w:id="707" w:author="McAuley, Chloe" w:date="2025-08-13T09:29:00Z" w16du:dateUtc="2025-08-13T01:29:00Z"/>
        </w:rPr>
      </w:pPr>
      <w:del w:id="708" w:author="McAuley, Chloe" w:date="2025-08-13T09:29:00Z" w16du:dateUtc="2025-08-13T01:29:00Z">
        <w:r w:rsidRPr="00CF6FA1" w:rsidDel="00784087">
          <w:delText xml:space="preserve">Viechtbauer, W., &amp; Cheung, M. W. L. (2010). Outlier and influence diagnostics for meta-analysis. </w:delText>
        </w:r>
        <w:r w:rsidRPr="00CF6FA1" w:rsidDel="00784087">
          <w:rPr>
            <w:i/>
          </w:rPr>
          <w:delText>Research Synthesis Methods, 1</w:delText>
        </w:r>
        <w:r w:rsidRPr="00CF6FA1" w:rsidDel="00784087">
          <w:delText xml:space="preserve">(2), 112-125.  </w:delText>
        </w:r>
        <w:r w:rsidDel="00784087">
          <w:fldChar w:fldCharType="begin"/>
        </w:r>
        <w:r w:rsidDel="00784087">
          <w:delInstrText>HYPERLINK "https://doi.org/10.1002/jrsm.11"</w:delInstrText>
        </w:r>
        <w:r w:rsidDel="00784087">
          <w:fldChar w:fldCharType="separate"/>
        </w:r>
        <w:r w:rsidRPr="00CF6FA1" w:rsidDel="00784087">
          <w:rPr>
            <w:rStyle w:val="Hyperlink"/>
          </w:rPr>
          <w:delText>https://doi.org/10.1002/jrsm.11</w:delText>
        </w:r>
        <w:r w:rsidDel="00784087">
          <w:fldChar w:fldCharType="end"/>
        </w:r>
        <w:r w:rsidRPr="00CF6FA1" w:rsidDel="00784087">
          <w:delText xml:space="preserve"> </w:delText>
        </w:r>
      </w:del>
    </w:p>
    <w:p w14:paraId="51A13E63" w14:textId="01E79101" w:rsidR="00CF6FA1" w:rsidRPr="00CF6FA1" w:rsidDel="00784087" w:rsidRDefault="00CF6FA1" w:rsidP="00CF6FA1">
      <w:pPr>
        <w:pStyle w:val="EndNoteBibliography"/>
        <w:spacing w:after="0"/>
        <w:ind w:left="720" w:hanging="720"/>
        <w:rPr>
          <w:del w:id="709" w:author="McAuley, Chloe" w:date="2025-08-13T09:29:00Z" w16du:dateUtc="2025-08-13T01:29:00Z"/>
        </w:rPr>
      </w:pPr>
      <w:del w:id="710" w:author="McAuley, Chloe" w:date="2025-08-13T09:29:00Z" w16du:dateUtc="2025-08-13T01:29:00Z">
        <w:r w:rsidRPr="00CF6FA1" w:rsidDel="00784087">
          <w:delText xml:space="preserve">Viechtbauer, W. (2010). Conducting Meta-Analyses in R with the metafor Package. </w:delText>
        </w:r>
        <w:r w:rsidRPr="00CF6FA1" w:rsidDel="00784087">
          <w:rPr>
            <w:i/>
          </w:rPr>
          <w:delText>Journal of Statistical Software, 36</w:delText>
        </w:r>
        <w:r w:rsidRPr="00CF6FA1" w:rsidDel="00784087">
          <w:delText xml:space="preserve">(3), 1 - 48.  </w:delText>
        </w:r>
        <w:r w:rsidDel="00784087">
          <w:fldChar w:fldCharType="begin"/>
        </w:r>
        <w:r w:rsidDel="00784087">
          <w:delInstrText>HYPERLINK "https://doi.org/10.18637/jss.v036.i03"</w:delInstrText>
        </w:r>
        <w:r w:rsidDel="00784087">
          <w:fldChar w:fldCharType="separate"/>
        </w:r>
        <w:r w:rsidRPr="00CF6FA1" w:rsidDel="00784087">
          <w:rPr>
            <w:rStyle w:val="Hyperlink"/>
          </w:rPr>
          <w:delText>https://doi.org/10.18637/jss.v036.i03</w:delText>
        </w:r>
        <w:r w:rsidDel="00784087">
          <w:fldChar w:fldCharType="end"/>
        </w:r>
        <w:r w:rsidRPr="00CF6FA1" w:rsidDel="00784087">
          <w:delText xml:space="preserve"> </w:delText>
        </w:r>
      </w:del>
    </w:p>
    <w:p w14:paraId="584FB9F9" w14:textId="645A57C4" w:rsidR="00CF6FA1" w:rsidRPr="00CF6FA1" w:rsidDel="00784087" w:rsidRDefault="00CF6FA1" w:rsidP="00CF6FA1">
      <w:pPr>
        <w:pStyle w:val="EndNoteBibliography"/>
        <w:ind w:left="720" w:hanging="720"/>
        <w:rPr>
          <w:del w:id="711" w:author="McAuley, Chloe" w:date="2025-08-13T09:29:00Z" w16du:dateUtc="2025-08-13T01:29:00Z"/>
        </w:rPr>
      </w:pPr>
      <w:del w:id="712" w:author="McAuley, Chloe" w:date="2025-08-13T09:29:00Z" w16du:dateUtc="2025-08-13T01:29:00Z">
        <w:r w:rsidRPr="00CF6FA1" w:rsidDel="00784087">
          <w:delText>Yarnell, R. W., Metcalfe, D. J., Dunstone, N., Burnside, N., &amp; Scott, D. M. (2008). The impact of fire on habitat use by the short-snouted elephant shrew (</w:delText>
        </w:r>
        <w:r w:rsidRPr="00CF6FA1" w:rsidDel="00784087">
          <w:rPr>
            <w:i/>
          </w:rPr>
          <w:delText>Elephantulus brachyrhynchu</w:delText>
        </w:r>
        <w:r w:rsidRPr="00CF6FA1" w:rsidDel="00784087">
          <w:delText xml:space="preserve">s) in North West Province, South Africa. </w:delText>
        </w:r>
        <w:r w:rsidRPr="00CF6FA1" w:rsidDel="00784087">
          <w:rPr>
            <w:i/>
          </w:rPr>
          <w:delText>African Zoology, 43</w:delText>
        </w:r>
        <w:r w:rsidRPr="00CF6FA1" w:rsidDel="00784087">
          <w:delText xml:space="preserve">(1), 45-52.  </w:delText>
        </w:r>
        <w:r w:rsidDel="00784087">
          <w:fldChar w:fldCharType="begin"/>
        </w:r>
        <w:r w:rsidDel="00784087">
          <w:delInstrText>HYPERLINK "https://doi.org/10.1080/15627020.2008.11407405"</w:delInstrText>
        </w:r>
        <w:r w:rsidDel="00784087">
          <w:fldChar w:fldCharType="separate"/>
        </w:r>
        <w:r w:rsidRPr="00CF6FA1" w:rsidDel="00784087">
          <w:rPr>
            <w:rStyle w:val="Hyperlink"/>
          </w:rPr>
          <w:delText>https://doi.org/10.1080/15627020.2008.11407405</w:delText>
        </w:r>
        <w:r w:rsidDel="00784087">
          <w:fldChar w:fldCharType="end"/>
        </w:r>
        <w:r w:rsidRPr="00CF6FA1" w:rsidDel="00784087">
          <w:delText xml:space="preserve"> </w:delText>
        </w:r>
      </w:del>
    </w:p>
    <w:p w14:paraId="0DE41113" w14:textId="783D0758" w:rsidR="00EF45BC" w:rsidRDefault="00777CA1" w:rsidP="00F26A6D">
      <w:r>
        <w:fldChar w:fldCharType="end"/>
      </w:r>
    </w:p>
    <w:sectPr w:rsidR="00EF45B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mmo, Dale" w:date="2025-08-29T14:39:00Z" w:initials="DN">
    <w:p w14:paraId="133BC824" w14:textId="77777777" w:rsidR="00D2370B" w:rsidRDefault="00D2370B" w:rsidP="00D2370B">
      <w:pPr>
        <w:pStyle w:val="CommentText"/>
      </w:pPr>
      <w:r>
        <w:rPr>
          <w:rStyle w:val="CommentReference"/>
        </w:rPr>
        <w:annotationRef/>
      </w:r>
      <w:r>
        <w:t>Some papers that might be worth reading/citing</w:t>
      </w:r>
    </w:p>
    <w:p w14:paraId="7779B8E8" w14:textId="77777777" w:rsidR="00D2370B" w:rsidRDefault="00D2370B" w:rsidP="00D2370B">
      <w:pPr>
        <w:pStyle w:val="CommentText"/>
      </w:pPr>
    </w:p>
    <w:p w14:paraId="13B7A674" w14:textId="77777777" w:rsidR="00D2370B" w:rsidRDefault="00D2370B" w:rsidP="00D2370B">
      <w:pPr>
        <w:pStyle w:val="CommentText"/>
      </w:pPr>
      <w:hyperlink r:id="rId1" w:history="1">
        <w:r w:rsidRPr="00361B98">
          <w:rPr>
            <w:rStyle w:val="Hyperlink"/>
          </w:rPr>
          <w:t>https://besjournals.onlinelibrary.wiley.com/doi/full/10.1111/1365-2656.70040</w:t>
        </w:r>
      </w:hyperlink>
    </w:p>
    <w:p w14:paraId="07796186" w14:textId="77777777" w:rsidR="00D2370B" w:rsidRDefault="00D2370B" w:rsidP="00D2370B">
      <w:pPr>
        <w:pStyle w:val="CommentText"/>
      </w:pPr>
    </w:p>
    <w:p w14:paraId="569EF9B1" w14:textId="77777777" w:rsidR="00D2370B" w:rsidRDefault="00D2370B" w:rsidP="00D2370B">
      <w:pPr>
        <w:pStyle w:val="CommentText"/>
      </w:pPr>
      <w:hyperlink r:id="rId2" w:history="1">
        <w:r w:rsidRPr="00361B98">
          <w:rPr>
            <w:rStyle w:val="Hyperlink"/>
          </w:rPr>
          <w:t>https://www.science.org/doi/full/10.1126/science.abg1780</w:t>
        </w:r>
      </w:hyperlink>
    </w:p>
    <w:p w14:paraId="2BDDD4FE" w14:textId="77777777" w:rsidR="00D2370B" w:rsidRDefault="00D2370B" w:rsidP="00D2370B">
      <w:pPr>
        <w:pStyle w:val="CommentText"/>
      </w:pPr>
    </w:p>
    <w:p w14:paraId="7840D801" w14:textId="77777777" w:rsidR="00D2370B" w:rsidRDefault="00D2370B" w:rsidP="00D2370B">
      <w:pPr>
        <w:pStyle w:val="CommentText"/>
      </w:pPr>
    </w:p>
    <w:p w14:paraId="4991CC75" w14:textId="77777777" w:rsidR="00D2370B" w:rsidRDefault="00D2370B" w:rsidP="00D2370B">
      <w:pPr>
        <w:pStyle w:val="CommentText"/>
      </w:pPr>
      <w:r>
        <w:t xml:space="preserve"> </w:t>
      </w:r>
    </w:p>
  </w:comment>
  <w:comment w:id="1" w:author="Nimmo, Dale" w:date="2025-08-27T11:01:00Z" w:initials="DN">
    <w:p w14:paraId="51E2A05E" w14:textId="5619E4F9" w:rsidR="00FC3038" w:rsidRDefault="00FC3038" w:rsidP="00FC3038">
      <w:pPr>
        <w:pStyle w:val="CommentText"/>
      </w:pPr>
      <w:r>
        <w:rPr>
          <w:rStyle w:val="CommentReference"/>
        </w:rPr>
        <w:annotationRef/>
      </w:r>
      <w:r>
        <w:t xml:space="preserve">Format the paper as a manuscript with a title page, author list, affiliaitons etc. Add line numbers etc. </w:t>
      </w:r>
    </w:p>
  </w:comment>
  <w:comment w:id="2" w:author="Wooster, Eamonn" w:date="2025-08-14T09:53:00Z" w:initials="WE">
    <w:p w14:paraId="2A1D6423" w14:textId="3ACD8D7F" w:rsidR="00F108DF" w:rsidRDefault="00F108DF" w:rsidP="00F108DF">
      <w:r>
        <w:rPr>
          <w:rStyle w:val="CommentReference"/>
        </w:rPr>
        <w:annotationRef/>
      </w:r>
      <w:r>
        <w:rPr>
          <w:sz w:val="20"/>
          <w:szCs w:val="20"/>
        </w:rPr>
        <w:t>Going to leave this as well but i think you've done a good job of the intro first draft!</w:t>
      </w:r>
    </w:p>
  </w:comment>
  <w:comment w:id="4" w:author="Wooster, Eamonn" w:date="2025-08-14T09:07:00Z" w:initials="WE">
    <w:p w14:paraId="79D9C019" w14:textId="00DDDCE1" w:rsidR="00071E1E" w:rsidRDefault="00071E1E" w:rsidP="00071E1E">
      <w:r>
        <w:rPr>
          <w:rStyle w:val="CommentReference"/>
        </w:rPr>
        <w:annotationRef/>
      </w:r>
      <w:r>
        <w:rPr>
          <w:sz w:val="20"/>
          <w:szCs w:val="20"/>
        </w:rPr>
        <w:t>Just a note - you don't need this many references. I'd limit to 3 per statement</w:t>
      </w:r>
    </w:p>
  </w:comment>
  <w:comment w:id="5" w:author="Nimmo, Dale" w:date="2025-08-27T11:09:00Z" w:initials="DN">
    <w:p w14:paraId="677421C4" w14:textId="77777777" w:rsidR="00FC3038" w:rsidRDefault="00FC3038" w:rsidP="00FC3038">
      <w:pPr>
        <w:pStyle w:val="CommentText"/>
      </w:pPr>
      <w:r>
        <w:rPr>
          <w:rStyle w:val="CommentReference"/>
        </w:rPr>
        <w:annotationRef/>
      </w:r>
      <w:r>
        <w:t xml:space="preserve">This paragraph is too long, try and stick with paragraph of about 180- 220 words as a rule of thumb. Any longer and it becomes harder to read and absorb. </w:t>
      </w:r>
    </w:p>
  </w:comment>
  <w:comment w:id="14" w:author="Nimmo, Dale" w:date="2025-08-27T11:08:00Z" w:initials="DN">
    <w:p w14:paraId="0E713796" w14:textId="23E9C0A0" w:rsidR="00FC3038" w:rsidRDefault="00FC3038" w:rsidP="00FC3038">
      <w:pPr>
        <w:pStyle w:val="CommentText"/>
      </w:pPr>
      <w:r>
        <w:rPr>
          <w:rStyle w:val="CommentReference"/>
        </w:rPr>
        <w:annotationRef/>
      </w:r>
      <w:hyperlink r:id="rId3" w:history="1">
        <w:r w:rsidRPr="00B870A7">
          <w:rPr>
            <w:rStyle w:val="Hyperlink"/>
          </w:rPr>
          <w:t>https://link.springer.com/article/10.1007/s10980-021-01373-w</w:t>
        </w:r>
      </w:hyperlink>
    </w:p>
  </w:comment>
  <w:comment w:id="29" w:author="Nimmo, Dale" w:date="2025-08-27T11:12:00Z" w:initials="DN">
    <w:p w14:paraId="1C53EE4C" w14:textId="77777777" w:rsidR="00FC3038" w:rsidRDefault="00FC3038" w:rsidP="00FC3038">
      <w:pPr>
        <w:pStyle w:val="CommentText"/>
      </w:pPr>
      <w:r>
        <w:rPr>
          <w:rStyle w:val="CommentReference"/>
        </w:rPr>
        <w:annotationRef/>
      </w:r>
      <w:r>
        <w:t xml:space="preserve">Just as a general rule, if you’re making a specific point, use a specific reference i.e., normally primary literature that demonstrates empirically the point you’re making. If you’re making a broader point, it’s okay to refer to a review that uses primarily literature to illustrate that broad point. Here, we have a mix of empirical studies and reviews and it’s not clear which reference supports which part of the sentence. It would be better to have empirical examples after each altered resource to remove that ambiguity. </w:t>
      </w:r>
    </w:p>
  </w:comment>
  <w:comment w:id="39" w:author="Nimmo, Dale" w:date="2025-08-27T11:20:00Z" w:initials="DN">
    <w:p w14:paraId="3566DC02" w14:textId="77777777" w:rsidR="00AC5A64" w:rsidRDefault="00AC5A64" w:rsidP="00AC5A64">
      <w:pPr>
        <w:pStyle w:val="CommentText"/>
      </w:pPr>
      <w:r>
        <w:rPr>
          <w:rStyle w:val="CommentReference"/>
        </w:rPr>
        <w:annotationRef/>
      </w:r>
      <w:r>
        <w:t xml:space="preserve">As Eamonn commented, limit your number of reference to three, and be very very selective in which ones you chose. Chose only those that directly support the statement. In my experience, proper referencing is one of the first challenges students face when writing something for peer-review; it’s not sufficient to include a few somewhat related papers at the end of a sentence; they need to support whatever is being stated quite explicitly. This is one of the core compoents of scholarship that readers actually notice (if your own work is ever mis-cited or used to support something you don’t quite feel you said, it sticks with you).  </w:t>
      </w:r>
    </w:p>
  </w:comment>
  <w:comment w:id="51" w:author="Nimmo, Dale" w:date="2025-08-27T11:22:00Z" w:initials="DN">
    <w:p w14:paraId="1FAB7AD1" w14:textId="77777777" w:rsidR="00AC5A64" w:rsidRDefault="00AC5A64" w:rsidP="00AC5A64">
      <w:pPr>
        <w:pStyle w:val="CommentText"/>
      </w:pPr>
      <w:r>
        <w:rPr>
          <w:rStyle w:val="CommentReference"/>
        </w:rPr>
        <w:annotationRef/>
      </w:r>
      <w:r>
        <w:t xml:space="preserve">One paragraph = one idea/topic. This one is a big overview that basically says fire affects animal movement. That’s enough for a single paragraph. The gap between this and the next paragraph is processing space for the reader. They get the white space to briefly ensure they’ve absorbed the core message, before starting on the new set of ideas. </w:t>
      </w:r>
    </w:p>
  </w:comment>
  <w:comment w:id="101" w:author="Nimmo, Dale" w:date="2025-08-27T11:53:00Z" w:initials="DN">
    <w:p w14:paraId="4779373B" w14:textId="77777777" w:rsidR="007570FD" w:rsidRDefault="007570FD" w:rsidP="007570FD">
      <w:pPr>
        <w:pStyle w:val="CommentText"/>
      </w:pPr>
      <w:r>
        <w:rPr>
          <w:rStyle w:val="CommentReference"/>
        </w:rPr>
        <w:annotationRef/>
      </w:r>
      <w:r>
        <w:t xml:space="preserve">The central purpose of this paragraph should be to demonstrate that movement decisions matter. Don’t stray to far aware from the central premise. This is the ‘so what’ paragraph; we’ve established fire affects movement, now tell them why that matters. Think big picture; look at meta analyses and high end reviews, they don’t need to relate to fire at all, that can be stitched together right at the end. </w:t>
      </w:r>
    </w:p>
  </w:comment>
  <w:comment w:id="104" w:author="Nimmo, Dale" w:date="2025-08-27T11:50:00Z" w:initials="DN">
    <w:p w14:paraId="5914106B" w14:textId="528D5464" w:rsidR="007570FD" w:rsidRDefault="007570FD" w:rsidP="007570FD">
      <w:pPr>
        <w:pStyle w:val="CommentText"/>
      </w:pPr>
      <w:r>
        <w:rPr>
          <w:rStyle w:val="CommentReference"/>
        </w:rPr>
        <w:annotationRef/>
      </w:r>
      <w:r>
        <w:t xml:space="preserve">There’s a couple of really big picture movement papers that you’ve not cited that I would expect to see in this paragraph, namely work by Ran Nathan, his 2008 paper and his more recent one. </w:t>
      </w:r>
    </w:p>
  </w:comment>
  <w:comment w:id="105" w:author="Nimmo, Dale" w:date="2025-08-27T11:54:00Z" w:initials="DN">
    <w:p w14:paraId="7A0771E1" w14:textId="77777777" w:rsidR="007570FD" w:rsidRDefault="007570FD" w:rsidP="007570FD">
      <w:pPr>
        <w:pStyle w:val="CommentText"/>
      </w:pPr>
      <w:r>
        <w:rPr>
          <w:rStyle w:val="CommentReference"/>
        </w:rPr>
        <w:annotationRef/>
      </w:r>
      <w:r>
        <w:t xml:space="preserve">Super long and convoluted sentence. Perhaps break it into two shorter snappier sentences. Rule of thumb is a sentence is 15 words, with an occasional flourish (20+ words) once you’re sure the reader is well rested and ready to take it on. </w:t>
      </w:r>
    </w:p>
  </w:comment>
  <w:comment w:id="127" w:author="Nimmo, Dale" w:date="2025-08-29T14:19:00Z" w:initials="DN">
    <w:p w14:paraId="10CB71B7" w14:textId="77777777" w:rsidR="009B4DAE" w:rsidRDefault="009B4DAE" w:rsidP="009B4DAE">
      <w:pPr>
        <w:pStyle w:val="CommentText"/>
      </w:pPr>
      <w:r>
        <w:rPr>
          <w:rStyle w:val="CommentReference"/>
        </w:rPr>
        <w:annotationRef/>
      </w:r>
      <w:r>
        <w:t xml:space="preserve">Need a reference for this. E.g., </w:t>
      </w:r>
      <w:hyperlink r:id="rId4" w:history="1">
        <w:r w:rsidRPr="00F10DAC">
          <w:rPr>
            <w:rStyle w:val="Hyperlink"/>
          </w:rPr>
          <w:t>https://www.nature.com/articles/s41559-024-02452-2</w:t>
        </w:r>
      </w:hyperlink>
      <w:r>
        <w:t xml:space="preserve">  </w:t>
      </w:r>
      <w:hyperlink r:id="rId5" w:history="1">
        <w:r w:rsidRPr="00F10DAC">
          <w:rPr>
            <w:rStyle w:val="Hyperlink"/>
          </w:rPr>
          <w:t>https://agupubs.onlinelibrary.wiley.com/doi/full/10.1029/2020RG000726</w:t>
        </w:r>
      </w:hyperlink>
      <w:r>
        <w:t xml:space="preserve"> </w:t>
      </w:r>
      <w:hyperlink r:id="rId6" w:history="1">
        <w:r w:rsidRPr="00F10DAC">
          <w:rPr>
            <w:rStyle w:val="Hyperlink"/>
          </w:rPr>
          <w:t>https://www.nature.com/articles/s43017-020-0085-3</w:t>
        </w:r>
      </w:hyperlink>
    </w:p>
  </w:comment>
  <w:comment w:id="129" w:author="Nimmo, Dale" w:date="2025-08-29T14:22:00Z" w:initials="DN">
    <w:p w14:paraId="4242AE90" w14:textId="77777777" w:rsidR="009B4DAE" w:rsidRDefault="009B4DAE" w:rsidP="009B4DAE">
      <w:pPr>
        <w:pStyle w:val="CommentText"/>
      </w:pPr>
      <w:r>
        <w:rPr>
          <w:rStyle w:val="CommentReference"/>
        </w:rPr>
        <w:annotationRef/>
      </w:r>
      <w:r>
        <w:t>And changes in land use including disruption to Indigenous fire regimes</w:t>
      </w:r>
    </w:p>
  </w:comment>
  <w:comment w:id="130" w:author="Nimmo, Dale" w:date="2025-08-29T14:23:00Z" w:initials="DN">
    <w:p w14:paraId="4DC341A7" w14:textId="77777777" w:rsidR="009B4DAE" w:rsidRDefault="009B4DAE" w:rsidP="009B4DAE">
      <w:pPr>
        <w:pStyle w:val="CommentText"/>
      </w:pPr>
      <w:r>
        <w:rPr>
          <w:rStyle w:val="CommentReference"/>
        </w:rPr>
        <w:annotationRef/>
      </w:r>
      <w:r>
        <w:t xml:space="preserve">Again, too many references plonked at the end; place them after the relevant fact and use fewer overall. Doing so ensure you stay rigorous with you citing. And for any single string, no more than three. </w:t>
      </w:r>
    </w:p>
  </w:comment>
  <w:comment w:id="119" w:author="Nimmo, Dale" w:date="2025-08-29T14:24:00Z" w:initials="DN">
    <w:p w14:paraId="5317CA13" w14:textId="77777777" w:rsidR="009B4DAE" w:rsidRDefault="009B4DAE" w:rsidP="009B4DAE">
      <w:pPr>
        <w:pStyle w:val="CommentText"/>
      </w:pPr>
      <w:r>
        <w:rPr>
          <w:rStyle w:val="CommentReference"/>
        </w:rPr>
        <w:annotationRef/>
      </w:r>
      <w:r>
        <w:t xml:space="preserve">This can be condensed into a single sentence with probably three citations backing the key drivers. </w:t>
      </w:r>
    </w:p>
  </w:comment>
  <w:comment w:id="131" w:author="Nimmo, Dale" w:date="2025-08-29T14:25:00Z" w:initials="DN">
    <w:p w14:paraId="7A2A4B8D" w14:textId="77777777" w:rsidR="009B4DAE" w:rsidRDefault="009B4DAE" w:rsidP="009B4DAE">
      <w:pPr>
        <w:pStyle w:val="CommentText"/>
      </w:pPr>
      <w:r>
        <w:rPr>
          <w:rStyle w:val="CommentReference"/>
        </w:rPr>
        <w:annotationRef/>
      </w:r>
      <w:r>
        <w:t xml:space="preserve">Need to cut to the chase here and narrow in on how altered fire regimes affect biodiversity, then from there narrow into movement as being a specific facet that is impacted and reiterate why that is important. </w:t>
      </w:r>
    </w:p>
  </w:comment>
  <w:comment w:id="133" w:author="McAuley, Chloe" w:date="2025-08-07T14:48:00Z" w:initials="CM">
    <w:p w14:paraId="471FB1F4" w14:textId="141CF3A2" w:rsidR="007275CA" w:rsidRDefault="007275CA" w:rsidP="007275CA">
      <w:pPr>
        <w:pStyle w:val="CommentText"/>
      </w:pPr>
      <w:r>
        <w:rPr>
          <w:rStyle w:val="CommentReference"/>
        </w:rPr>
        <w:annotationRef/>
      </w:r>
      <w:r>
        <w:t>Add reviews of predator-prey, north American reviews etc</w:t>
      </w:r>
    </w:p>
  </w:comment>
  <w:comment w:id="132" w:author="Wooster, Eamonn" w:date="2025-08-14T09:09:00Z" w:initials="WE">
    <w:p w14:paraId="11C5DF04" w14:textId="77777777" w:rsidR="00071E1E" w:rsidRDefault="00071E1E" w:rsidP="00071E1E">
      <w:r>
        <w:rPr>
          <w:rStyle w:val="CommentReference"/>
        </w:rPr>
        <w:annotationRef/>
      </w:r>
      <w:r>
        <w:rPr>
          <w:sz w:val="20"/>
          <w:szCs w:val="20"/>
        </w:rPr>
        <w:t>You are doing really cool work and you can say we lack a wholistic understanding of how fire shapes animal movement. You're searching for generality in this field after enough work has been published to synthesise</w:t>
      </w:r>
    </w:p>
  </w:comment>
  <w:comment w:id="134" w:author="Nimmo, Dale" w:date="2025-08-29T14:31:00Z" w:initials="DN">
    <w:p w14:paraId="18A2FF41" w14:textId="77777777" w:rsidR="00D2370B" w:rsidRDefault="009B4DAE" w:rsidP="00D2370B">
      <w:pPr>
        <w:pStyle w:val="CommentText"/>
      </w:pPr>
      <w:r>
        <w:rPr>
          <w:rStyle w:val="CommentReference"/>
        </w:rPr>
        <w:annotationRef/>
      </w:r>
      <w:r w:rsidR="00D2370B">
        <w:t xml:space="preserve">You might need to look into movement ecology more generally to generate well-grounded hypotheses. These should relate to whether particular movements should increase or decrease, how this might differ among taxa or fire regime attributes, and over what time scale. </w:t>
      </w:r>
    </w:p>
    <w:p w14:paraId="40272D6A" w14:textId="77777777" w:rsidR="00D2370B" w:rsidRDefault="00D2370B" w:rsidP="00D2370B">
      <w:pPr>
        <w:pStyle w:val="CommentText"/>
      </w:pPr>
    </w:p>
    <w:p w14:paraId="4EAC8EA2" w14:textId="77777777" w:rsidR="00D2370B" w:rsidRDefault="00D2370B" w:rsidP="00D2370B">
      <w:pPr>
        <w:pStyle w:val="CommentText"/>
      </w:pPr>
      <w:r>
        <w:t xml:space="preserve">I’m surprised you’ve not cited this </w:t>
      </w:r>
      <w:hyperlink r:id="rId7" w:history="1">
        <w:r w:rsidRPr="00996258">
          <w:rPr>
            <w:rStyle w:val="Hyperlink"/>
          </w:rPr>
          <w:t>https://www.science.org/doi/full/10.1126/science.aam9712</w:t>
        </w:r>
      </w:hyperlink>
      <w:r>
        <w:t xml:space="preserve"> and maybe it suggests you’re sticking too close to fire whereas a lot of the big picture thinking might be movement in relation to other disturbances, drawing (careful) parallels where appropriate. </w:t>
      </w:r>
    </w:p>
  </w:comment>
  <w:comment w:id="135" w:author="Nimmo, Dale" w:date="2025-08-29T14:28:00Z" w:initials="DN">
    <w:p w14:paraId="1CA7E8E9" w14:textId="77777777" w:rsidR="00412E5C" w:rsidRDefault="009B4DAE" w:rsidP="00412E5C">
      <w:pPr>
        <w:pStyle w:val="CommentText"/>
      </w:pPr>
      <w:r>
        <w:rPr>
          <w:rStyle w:val="CommentReference"/>
        </w:rPr>
        <w:annotationRef/>
      </w:r>
      <w:r w:rsidR="00412E5C">
        <w:t xml:space="preserve">More fleshing out of hypotheses needed. On first principle, what do we expect movement to do in relation to fire. You’ve done a good job of introducing the general topic and identifying the knowledge gap, but build the narrative further by forming two or three well argued hypotheses, supported by the literature, and tested in the meta analysis.  </w:t>
      </w:r>
    </w:p>
    <w:p w14:paraId="709EF5C7" w14:textId="77777777" w:rsidR="00412E5C" w:rsidRDefault="00412E5C" w:rsidP="00412E5C">
      <w:pPr>
        <w:pStyle w:val="CommentText"/>
      </w:pPr>
    </w:p>
    <w:p w14:paraId="1D47C9E8" w14:textId="77777777" w:rsidR="00412E5C" w:rsidRDefault="00412E5C" w:rsidP="00412E5C">
      <w:pPr>
        <w:pStyle w:val="CommentText"/>
      </w:pPr>
      <w:r>
        <w:t xml:space="preserve">See the last paragraph of this paper for example </w:t>
      </w:r>
      <w:hyperlink r:id="rId8" w:history="1">
        <w:r w:rsidRPr="008F6356">
          <w:rPr>
            <w:rStyle w:val="Hyperlink"/>
          </w:rPr>
          <w:t>https://onlinelibrary-wiley-com.ezproxy.csu.edu.au/doi/full/10.1111/geb.13710</w:t>
        </w:r>
      </w:hyperlink>
    </w:p>
    <w:p w14:paraId="6619916F" w14:textId="77777777" w:rsidR="00412E5C" w:rsidRDefault="00412E5C" w:rsidP="00412E5C">
      <w:pPr>
        <w:pStyle w:val="CommentText"/>
      </w:pPr>
    </w:p>
    <w:p w14:paraId="7DED4C73" w14:textId="77777777" w:rsidR="00412E5C" w:rsidRDefault="00412E5C" w:rsidP="00412E5C">
      <w:pPr>
        <w:pStyle w:val="CommentText"/>
      </w:pPr>
      <w:r>
        <w:t>But note, the hypotheses can’t come out of nowhere. You need to lay the grounrd work for them in preceding paragraphs.</w:t>
      </w:r>
    </w:p>
    <w:p w14:paraId="139AE505" w14:textId="77777777" w:rsidR="00412E5C" w:rsidRDefault="00412E5C" w:rsidP="00412E5C">
      <w:pPr>
        <w:pStyle w:val="CommentText"/>
      </w:pPr>
    </w:p>
    <w:p w14:paraId="3850B36E" w14:textId="77777777" w:rsidR="00412E5C" w:rsidRDefault="00412E5C" w:rsidP="00412E5C">
      <w:pPr>
        <w:pStyle w:val="CommentText"/>
      </w:pPr>
      <w:r>
        <w:t>Looking at what you’ve analysed specifically, I think hypotheses could focus on</w:t>
      </w:r>
    </w:p>
    <w:p w14:paraId="0B0048CC" w14:textId="77777777" w:rsidR="00412E5C" w:rsidRDefault="00412E5C" w:rsidP="00412E5C">
      <w:pPr>
        <w:pStyle w:val="CommentText"/>
      </w:pPr>
    </w:p>
    <w:p w14:paraId="24F578AD" w14:textId="77777777" w:rsidR="00412E5C" w:rsidRDefault="00412E5C" w:rsidP="00412E5C">
      <w:pPr>
        <w:pStyle w:val="CommentText"/>
        <w:numPr>
          <w:ilvl w:val="0"/>
          <w:numId w:val="3"/>
        </w:numPr>
      </w:pPr>
      <w:r>
        <w:t>The overall direction of fire generally (do we predict it to be positive or negative, and why?)</w:t>
      </w:r>
    </w:p>
    <w:p w14:paraId="78235205" w14:textId="77777777" w:rsidR="00412E5C" w:rsidRDefault="00412E5C" w:rsidP="00412E5C">
      <w:pPr>
        <w:pStyle w:val="CommentText"/>
        <w:numPr>
          <w:ilvl w:val="0"/>
          <w:numId w:val="3"/>
        </w:numPr>
      </w:pPr>
      <w:r>
        <w:t>Fire attributes (would we expectspecific fire attrubites to drivce more or less movement?)</w:t>
      </w:r>
    </w:p>
    <w:p w14:paraId="7E0E8D76" w14:textId="77777777" w:rsidR="00412E5C" w:rsidRDefault="00412E5C" w:rsidP="00412E5C">
      <w:pPr>
        <w:pStyle w:val="CommentText"/>
        <w:numPr>
          <w:ilvl w:val="0"/>
          <w:numId w:val="3"/>
        </w:numPr>
      </w:pPr>
      <w:r>
        <w:t>Movement type (would we expect different things for different types?)</w:t>
      </w:r>
    </w:p>
    <w:p w14:paraId="3B82DFE2" w14:textId="77777777" w:rsidR="00412E5C" w:rsidRDefault="00412E5C" w:rsidP="00412E5C">
      <w:pPr>
        <w:pStyle w:val="CommentText"/>
        <w:numPr>
          <w:ilvl w:val="0"/>
          <w:numId w:val="3"/>
        </w:numPr>
      </w:pPr>
      <w:r>
        <w:t>Body mass (should small or large species respond more storngly?)</w:t>
      </w:r>
    </w:p>
  </w:comment>
  <w:comment w:id="136" w:author="Wooster, Eamonn" w:date="2025-08-14T09:02:00Z" w:initials="WE">
    <w:p w14:paraId="35E87E1C" w14:textId="6E8982B7" w:rsidR="00B520A0" w:rsidRDefault="00B520A0" w:rsidP="00B520A0">
      <w:r>
        <w:rPr>
          <w:rStyle w:val="CommentReference"/>
        </w:rPr>
        <w:annotationRef/>
      </w:r>
      <w:r>
        <w:rPr>
          <w:sz w:val="20"/>
          <w:szCs w:val="20"/>
        </w:rPr>
        <w:t>Paste the search terms in here - exactly how you searched in WoS</w:t>
      </w:r>
    </w:p>
  </w:comment>
  <w:comment w:id="139" w:author="Wooster, Eamonn" w:date="2025-08-14T09:10:00Z" w:initials="WE">
    <w:p w14:paraId="0F2A901E" w14:textId="77777777" w:rsidR="00423282" w:rsidRDefault="00423282" w:rsidP="00423282">
      <w:r>
        <w:rPr>
          <w:rStyle w:val="CommentReference"/>
        </w:rPr>
        <w:annotationRef/>
      </w:r>
      <w:r>
        <w:rPr>
          <w:sz w:val="20"/>
          <w:szCs w:val="20"/>
        </w:rPr>
        <w:t>Reference the papers that were snowball searched. You'll need to bring numbers into here. we searched X records etc - see other meta-analyses for examples</w:t>
      </w:r>
    </w:p>
  </w:comment>
  <w:comment w:id="143" w:author="Wooster, Eamonn" w:date="2025-08-14T09:24:00Z" w:initials="WE">
    <w:p w14:paraId="5F9DD8AF" w14:textId="77777777" w:rsidR="00EB634F" w:rsidRDefault="00EB634F" w:rsidP="00EB634F">
      <w:r>
        <w:rPr>
          <w:rStyle w:val="CommentReference"/>
        </w:rPr>
        <w:annotationRef/>
      </w:r>
      <w:r>
        <w:rPr>
          <w:sz w:val="20"/>
          <w:szCs w:val="20"/>
        </w:rPr>
        <w:t>i'd buff this out with the exact creteria studies need to meet to have data extracted</w:t>
      </w:r>
    </w:p>
  </w:comment>
  <w:comment w:id="178" w:author="Wooster, Eamonn" w:date="2025-08-14T09:18:00Z" w:initials="WE">
    <w:p w14:paraId="18157147" w14:textId="036AE334" w:rsidR="003059C1" w:rsidRDefault="003059C1" w:rsidP="003059C1">
      <w:r>
        <w:rPr>
          <w:rStyle w:val="CommentReference"/>
        </w:rPr>
        <w:annotationRef/>
      </w:r>
      <w:r>
        <w:rPr>
          <w:sz w:val="20"/>
          <w:szCs w:val="20"/>
        </w:rPr>
        <w:t>need to explain why this cut off</w:t>
      </w:r>
    </w:p>
  </w:comment>
  <w:comment w:id="179" w:author="Wooster, Eamonn" w:date="2025-08-14T09:19:00Z" w:initials="WE">
    <w:p w14:paraId="0A453CCB" w14:textId="77777777" w:rsidR="004E6682" w:rsidRDefault="004E6682" w:rsidP="004E6682">
      <w:r>
        <w:rPr>
          <w:rStyle w:val="CommentReference"/>
        </w:rPr>
        <w:annotationRef/>
      </w:r>
      <w:r>
        <w:rPr>
          <w:sz w:val="20"/>
          <w:szCs w:val="20"/>
        </w:rPr>
        <w:t>the next sentence helps but i'm still a little confused exactly what that looked like</w:t>
      </w:r>
    </w:p>
  </w:comment>
  <w:comment w:id="188" w:author="Wooster, Eamonn" w:date="2025-08-14T09:27:00Z" w:initials="WE">
    <w:p w14:paraId="33C7A77C" w14:textId="77777777" w:rsidR="003C0BF5" w:rsidRDefault="003C0BF5" w:rsidP="003C0BF5">
      <w:r>
        <w:rPr>
          <w:rStyle w:val="CommentReference"/>
        </w:rPr>
        <w:annotationRef/>
      </w:r>
      <w:r>
        <w:rPr>
          <w:sz w:val="20"/>
          <w:szCs w:val="20"/>
        </w:rPr>
        <w:t xml:space="preserve">Nice paragraph : ) </w:t>
      </w:r>
    </w:p>
  </w:comment>
  <w:comment w:id="189" w:author="Wooster, Eamonn" w:date="2025-08-14T09:25:00Z" w:initials="WE">
    <w:p w14:paraId="1557B644" w14:textId="27226468" w:rsidR="009113EC" w:rsidRDefault="009113EC" w:rsidP="009113EC">
      <w:r>
        <w:rPr>
          <w:rStyle w:val="CommentReference"/>
        </w:rPr>
        <w:annotationRef/>
      </w:r>
      <w:r>
        <w:rPr>
          <w:sz w:val="20"/>
          <w:szCs w:val="20"/>
        </w:rPr>
        <w:t>You'll need to have this equation in the manuscript. The following formula was used to do X: FORMULA</w:t>
      </w:r>
    </w:p>
  </w:comment>
  <w:comment w:id="190" w:author="McAuley, Chloe" w:date="2025-05-19T10:30:00Z" w:initials="CM">
    <w:p w14:paraId="417FB4F3" w14:textId="536178B7" w:rsidR="00DE6330" w:rsidRDefault="00DE6330" w:rsidP="00DE6330">
      <w:pPr>
        <w:pStyle w:val="CommentText"/>
      </w:pPr>
      <w:r>
        <w:rPr>
          <w:rStyle w:val="CommentReference"/>
        </w:rPr>
        <w:annotationRef/>
      </w:r>
      <w:r>
        <w:t>Based on methods in Eamonns NEE in press paper</w:t>
      </w:r>
    </w:p>
  </w:comment>
  <w:comment w:id="205" w:author="Wooster, Eamonn" w:date="2025-08-14T09:32:00Z" w:initials="WE">
    <w:p w14:paraId="70D7CF18" w14:textId="77777777" w:rsidR="00EC19F6" w:rsidRDefault="00EC19F6" w:rsidP="00EC19F6">
      <w:r>
        <w:rPr>
          <w:rStyle w:val="CommentReference"/>
        </w:rPr>
        <w:annotationRef/>
      </w:r>
      <w:r>
        <w:rPr>
          <w:sz w:val="20"/>
          <w:szCs w:val="20"/>
        </w:rPr>
        <w:t>not sure how this varies from body mass</w:t>
      </w:r>
    </w:p>
  </w:comment>
  <w:comment w:id="218" w:author="Wooster, Eamonn" w:date="2025-08-14T09:43:00Z" w:initials="WE">
    <w:p w14:paraId="3E236700" w14:textId="77777777" w:rsidR="006E0860" w:rsidRDefault="006E0860" w:rsidP="006E0860">
      <w:r>
        <w:rPr>
          <w:rStyle w:val="CommentReference"/>
        </w:rPr>
        <w:annotationRef/>
      </w:r>
      <w:r>
        <w:rPr>
          <w:sz w:val="20"/>
          <w:szCs w:val="20"/>
        </w:rPr>
        <w:t xml:space="preserve">Why dont we make this a map? Colour the region by the number of studies and then plot the lat longs ontop. Reviewers will want a map! </w:t>
      </w:r>
    </w:p>
  </w:comment>
  <w:comment w:id="219" w:author="Wooster, Eamonn" w:date="2025-08-14T09:43:00Z" w:initials="WE">
    <w:p w14:paraId="47997496" w14:textId="77777777" w:rsidR="006E0860" w:rsidRDefault="006E0860" w:rsidP="006E0860">
      <w:r>
        <w:rPr>
          <w:rStyle w:val="CommentReference"/>
        </w:rPr>
        <w:annotationRef/>
      </w:r>
      <w:r>
        <w:rPr>
          <w:sz w:val="20"/>
          <w:szCs w:val="20"/>
        </w:rPr>
        <w:t>Supplement</w:t>
      </w:r>
    </w:p>
  </w:comment>
  <w:comment w:id="220" w:author="Wooster, Eamonn" w:date="2025-08-14T09:43:00Z" w:initials="WE">
    <w:p w14:paraId="4DDB0D1C" w14:textId="1D84C213" w:rsidR="006E0860" w:rsidRDefault="006E0860" w:rsidP="006E0860">
      <w:r>
        <w:rPr>
          <w:rStyle w:val="CommentReference"/>
        </w:rPr>
        <w:annotationRef/>
      </w:r>
      <w:r>
        <w:rPr>
          <w:sz w:val="20"/>
          <w:szCs w:val="20"/>
        </w:rPr>
        <w:t>Supplement</w:t>
      </w:r>
    </w:p>
  </w:comment>
  <w:comment w:id="221" w:author="Wooster, Eamonn" w:date="2025-08-14T09:43:00Z" w:initials="WE">
    <w:p w14:paraId="3397082E" w14:textId="77777777" w:rsidR="006E0860" w:rsidRDefault="006E0860" w:rsidP="006E0860">
      <w:r>
        <w:rPr>
          <w:rStyle w:val="CommentReference"/>
        </w:rPr>
        <w:annotationRef/>
      </w:r>
      <w:r>
        <w:rPr>
          <w:sz w:val="20"/>
          <w:szCs w:val="20"/>
        </w:rPr>
        <w:t>Supplement</w:t>
      </w:r>
    </w:p>
  </w:comment>
  <w:comment w:id="222" w:author="Wooster, Eamonn" w:date="2025-08-14T08:51:00Z" w:initials="WE">
    <w:p w14:paraId="6D21479C" w14:textId="43D4D6AD" w:rsidR="002E5922" w:rsidRDefault="002E5922" w:rsidP="002E5922">
      <w:r>
        <w:rPr>
          <w:rStyle w:val="CommentReference"/>
        </w:rPr>
        <w:annotationRef/>
      </w:r>
      <w:r>
        <w:rPr>
          <w:sz w:val="20"/>
          <w:szCs w:val="20"/>
        </w:rPr>
        <w:t>All the summary figures above can go in the supplemental material</w:t>
      </w:r>
    </w:p>
  </w:comment>
  <w:comment w:id="223" w:author="McAuley, Chloe" w:date="2025-08-13T09:12:00Z" w:initials="CM">
    <w:p w14:paraId="57A8F27A" w14:textId="448C1D42" w:rsidR="00A361BD" w:rsidRDefault="00A361BD" w:rsidP="00A361BD">
      <w:pPr>
        <w:pStyle w:val="CommentText"/>
      </w:pPr>
      <w:r>
        <w:rPr>
          <w:rStyle w:val="CommentReference"/>
        </w:rPr>
        <w:annotationRef/>
      </w:r>
      <w:r>
        <w:t xml:space="preserve">Should add: Species effect sizes (eg Geary paper); Forest plot for all the species; </w:t>
      </w:r>
    </w:p>
  </w:comment>
  <w:comment w:id="233" w:author="McAuley, Chloe" w:date="2025-08-13T09:13:00Z" w:initials="CM">
    <w:p w14:paraId="38E8BF4C" w14:textId="77777777" w:rsidR="00A361BD" w:rsidRDefault="00A361BD" w:rsidP="00A361BD">
      <w:pPr>
        <w:pStyle w:val="CommentText"/>
      </w:pPr>
      <w:r>
        <w:rPr>
          <w:rStyle w:val="CommentReference"/>
        </w:rPr>
        <w:annotationRef/>
      </w:r>
      <w:r>
        <w:t>This is discussed below… not sure if it’s best to move it up</w:t>
      </w:r>
    </w:p>
  </w:comment>
  <w:comment w:id="234" w:author="Wooster, Eamonn" w:date="2025-08-14T09:44:00Z" w:initials="WE">
    <w:p w14:paraId="10B57EFB" w14:textId="77777777" w:rsidR="00003C47" w:rsidRDefault="00003C47" w:rsidP="00003C47">
      <w:r>
        <w:rPr>
          <w:rStyle w:val="CommentReference"/>
        </w:rPr>
        <w:annotationRef/>
      </w:r>
      <w:r>
        <w:rPr>
          <w:sz w:val="20"/>
          <w:szCs w:val="20"/>
        </w:rPr>
        <w:t xml:space="preserve">I think this can go in the methods : ) </w:t>
      </w:r>
    </w:p>
  </w:comment>
  <w:comment w:id="236" w:author="Chloe McAuley" w:date="2025-08-13T22:08:00Z" w:initials="CM">
    <w:p w14:paraId="5E6ED6D2" w14:textId="51A6E833" w:rsidR="0082335F" w:rsidRDefault="0082335F" w:rsidP="0082335F">
      <w:pPr>
        <w:pStyle w:val="CommentText"/>
      </w:pPr>
      <w:r>
        <w:rPr>
          <w:rStyle w:val="CommentReference"/>
        </w:rPr>
        <w:annotationRef/>
      </w:r>
      <w:r>
        <w:t>Figure needs some tweaking, but you get the drift</w:t>
      </w:r>
    </w:p>
  </w:comment>
  <w:comment w:id="235" w:author="Wooster, Eamonn" w:date="2025-08-14T09:45:00Z" w:initials="WE">
    <w:p w14:paraId="66C228CA" w14:textId="77777777" w:rsidR="00003C47" w:rsidRDefault="00003C47" w:rsidP="00003C47">
      <w:r>
        <w:rPr>
          <w:rStyle w:val="CommentReference"/>
        </w:rPr>
        <w:annotationRef/>
      </w:r>
      <w:r>
        <w:rPr>
          <w:sz w:val="20"/>
          <w:szCs w:val="20"/>
        </w:rPr>
        <w:t>I think this is too much detail and the species figure below doesn't really do much bc most species have a single effect size - i'd move that fig to the sup and focus on the larger trends</w:t>
      </w:r>
    </w:p>
  </w:comment>
  <w:comment w:id="237" w:author="Wooster, Eamonn" w:date="2025-08-14T09:47:00Z" w:initials="WE">
    <w:p w14:paraId="0DBAD63A" w14:textId="77777777" w:rsidR="00003C47" w:rsidRDefault="00003C47" w:rsidP="00003C47">
      <w:r>
        <w:rPr>
          <w:rStyle w:val="CommentReference"/>
        </w:rPr>
        <w:annotationRef/>
      </w:r>
      <w:r>
        <w:rPr>
          <w:sz w:val="20"/>
          <w:szCs w:val="20"/>
        </w:rPr>
        <w:t>Not sure what this means - i'd just go through what each movement category returned</w:t>
      </w:r>
    </w:p>
  </w:comment>
  <w:comment w:id="240" w:author="Wooster, Eamonn" w:date="2025-08-14T09:47:00Z" w:initials="WE">
    <w:p w14:paraId="3FA3B233" w14:textId="77777777" w:rsidR="00BA1013" w:rsidRDefault="00BA1013" w:rsidP="00BA1013">
      <w:r>
        <w:rPr>
          <w:rStyle w:val="CommentReference"/>
        </w:rPr>
        <w:annotationRef/>
      </w:r>
      <w:r>
        <w:rPr>
          <w:sz w:val="20"/>
          <w:szCs w:val="20"/>
        </w:rPr>
        <w:t>we only do I2 for the overall model</w:t>
      </w:r>
    </w:p>
  </w:comment>
  <w:comment w:id="246" w:author="Wooster, Eamonn" w:date="2025-08-14T09:48:00Z" w:initials="WE">
    <w:p w14:paraId="7785B95D" w14:textId="77777777" w:rsidR="007F6122" w:rsidRDefault="007F6122" w:rsidP="007F6122">
      <w:r>
        <w:rPr>
          <w:rStyle w:val="CommentReference"/>
        </w:rPr>
        <w:annotationRef/>
      </w:r>
      <w:r>
        <w:rPr>
          <w:sz w:val="20"/>
          <w:szCs w:val="20"/>
        </w:rPr>
        <w:t>Whats this from? What we need to report just the effect size or effect on each class group (aves etc)</w:t>
      </w:r>
    </w:p>
  </w:comment>
  <w:comment w:id="247" w:author="Wooster, Eamonn" w:date="2025-08-14T09:49:00Z" w:initials="WE">
    <w:p w14:paraId="2EEA714F" w14:textId="77777777" w:rsidR="007F6122" w:rsidRDefault="007F6122" w:rsidP="007F6122">
      <w:r>
        <w:rPr>
          <w:rStyle w:val="CommentReference"/>
        </w:rPr>
        <w:annotationRef/>
      </w:r>
      <w:r>
        <w:rPr>
          <w:sz w:val="20"/>
          <w:szCs w:val="20"/>
        </w:rPr>
        <w:t>again not sure where this is from. We just need to report the biome results which are below and you've done a good job of</w:t>
      </w:r>
    </w:p>
  </w:comment>
  <w:comment w:id="248" w:author="McAuley, Chloe" w:date="2025-06-27T10:29:00Z" w:initials="CM">
    <w:p w14:paraId="46395E7E" w14:textId="6CB22AC8" w:rsidR="00D16E31" w:rsidRDefault="00D16E31" w:rsidP="00D16E31">
      <w:pPr>
        <w:pStyle w:val="CommentText"/>
      </w:pPr>
      <w:r>
        <w:rPr>
          <w:rStyle w:val="CommentReference"/>
        </w:rPr>
        <w:annotationRef/>
      </w:r>
      <w:r>
        <w:t>Unsure RE wording of this</w:t>
      </w:r>
    </w:p>
  </w:comment>
  <w:comment w:id="249" w:author="Wooster, Eamonn" w:date="2025-08-14T09:50:00Z" w:initials="WE">
    <w:p w14:paraId="2DB212DE" w14:textId="77777777" w:rsidR="00F108DF" w:rsidRDefault="00F108DF" w:rsidP="00F108DF">
      <w:r>
        <w:rPr>
          <w:rStyle w:val="CommentReference"/>
        </w:rPr>
        <w:annotationRef/>
      </w:r>
      <w:r>
        <w:rPr>
          <w:sz w:val="20"/>
          <w:szCs w:val="20"/>
        </w:rPr>
        <w:t>this can go to methods</w:t>
      </w:r>
    </w:p>
  </w:comment>
  <w:comment w:id="250" w:author="Wooster, Eamonn" w:date="2025-08-14T09:50:00Z" w:initials="WE">
    <w:p w14:paraId="2D55CC65" w14:textId="77777777" w:rsidR="00F108DF" w:rsidRDefault="00F108DF" w:rsidP="00F108DF">
      <w:r>
        <w:rPr>
          <w:rStyle w:val="CommentReference"/>
        </w:rPr>
        <w:annotationRef/>
      </w:r>
      <w:r>
        <w:rPr>
          <w:sz w:val="20"/>
          <w:szCs w:val="20"/>
        </w:rPr>
        <w:t>This can go to the methods at the end as well</w:t>
      </w:r>
    </w:p>
  </w:comment>
  <w:comment w:id="251" w:author="Wooster, Eamonn" w:date="2025-08-14T09:51:00Z" w:initials="WE">
    <w:p w14:paraId="68FAAFF1" w14:textId="77777777" w:rsidR="00F108DF" w:rsidRDefault="00F108DF" w:rsidP="00F108DF">
      <w:r>
        <w:rPr>
          <w:rStyle w:val="CommentReference"/>
        </w:rPr>
        <w:annotationRef/>
      </w:r>
      <w:r>
        <w:rPr>
          <w:sz w:val="20"/>
          <w:szCs w:val="20"/>
        </w:rPr>
        <w:t xml:space="preserve">leaving this for you and Dale to craft </w:t>
      </w:r>
    </w:p>
  </w:comment>
  <w:comment w:id="252" w:author="McAuley, Chloe" w:date="2025-08-13T09:14:00Z" w:initials="CM">
    <w:p w14:paraId="7CE61116" w14:textId="4B3056B1" w:rsidR="00B14099" w:rsidRDefault="00B14099" w:rsidP="00B14099">
      <w:pPr>
        <w:pStyle w:val="CommentText"/>
      </w:pPr>
      <w:r>
        <w:rPr>
          <w:rStyle w:val="CommentReference"/>
        </w:rPr>
        <w:annotationRef/>
      </w:r>
      <w:r>
        <w:t>This could be framed using the movement ecology framework (Nathan 2008)</w:t>
      </w:r>
    </w:p>
  </w:comment>
  <w:comment w:id="253" w:author="McAuley, Chloe" w:date="2025-08-06T20:28:00Z" w:initials="CM">
    <w:p w14:paraId="575F8E00" w14:textId="41A09510" w:rsidR="00A04992" w:rsidRDefault="006D3C4B" w:rsidP="00A04992">
      <w:pPr>
        <w:pStyle w:val="CommentText"/>
      </w:pPr>
      <w:r>
        <w:rPr>
          <w:rStyle w:val="CommentReference"/>
        </w:rPr>
        <w:annotationRef/>
      </w:r>
      <w:r w:rsidR="00A04992">
        <w:t>Eg Catford and as discussed in Doherty 2023</w:t>
      </w:r>
    </w:p>
  </w:comment>
  <w:comment w:id="254" w:author="McAuley, Chloe" w:date="2025-08-08T09:02:00Z" w:initials="CM">
    <w:p w14:paraId="5315D812" w14:textId="1A9B452B" w:rsidR="00B21399" w:rsidRDefault="00966B5B" w:rsidP="00B21399">
      <w:pPr>
        <w:pStyle w:val="CommentText"/>
      </w:pPr>
      <w:r>
        <w:rPr>
          <w:rStyle w:val="CommentReference"/>
        </w:rPr>
        <w:annotationRef/>
      </w:r>
      <w:r w:rsidR="00B21399">
        <w:t>Discuss landscape complementation/supplementation Dunning 1992 and scaling of body size/space use</w:t>
      </w:r>
    </w:p>
  </w:comment>
  <w:comment w:id="255" w:author="McAuley, Chloe" w:date="2025-08-08T09:08:00Z" w:initials="CM">
    <w:p w14:paraId="111CB46F" w14:textId="50824A92" w:rsidR="000B78E8" w:rsidRDefault="00ED1FF4" w:rsidP="000B78E8">
      <w:pPr>
        <w:pStyle w:val="CommentText"/>
      </w:pPr>
      <w:r>
        <w:rPr>
          <w:rStyle w:val="CommentReference"/>
        </w:rPr>
        <w:annotationRef/>
      </w:r>
      <w:r w:rsidR="000B78E8">
        <w:t>Also neutral effect seen in reptiles in class model - Is movement capacity/ body size limiting movement response? Ie changing movement doesn’t confer benefit to individual fitness? Or not possible?</w:t>
      </w:r>
    </w:p>
  </w:comment>
  <w:comment w:id="256" w:author="McAuley, Chloe" w:date="2025-08-08T09:42:00Z" w:initials="CM">
    <w:p w14:paraId="336D1BAB" w14:textId="2DA8E63E" w:rsidR="00CE7AB1" w:rsidRDefault="00CE7AB1" w:rsidP="00CE7AB1">
      <w:pPr>
        <w:pStyle w:val="CommentText"/>
      </w:pPr>
      <w:r>
        <w:rPr>
          <w:rStyle w:val="CommentReference"/>
        </w:rPr>
        <w:annotationRef/>
      </w:r>
      <w:r>
        <w:t>Whilst body mass not sig predictor of effect size in reptiles, remaining het not sig in this model - discuss</w:t>
      </w:r>
    </w:p>
  </w:comment>
  <w:comment w:id="257" w:author="McAuley, Chloe" w:date="2025-08-08T12:15:00Z" w:initials="CM">
    <w:p w14:paraId="1C43E96B" w14:textId="77777777" w:rsidR="00E51D24" w:rsidRDefault="00E51D24" w:rsidP="00E51D24">
      <w:pPr>
        <w:pStyle w:val="CommentText"/>
      </w:pPr>
      <w:r>
        <w:rPr>
          <w:rStyle w:val="CommentReference"/>
        </w:rPr>
        <w:annotationRef/>
      </w:r>
      <w:r>
        <w:t>Could also be functional ie Culhane 2022</w:t>
      </w:r>
    </w:p>
  </w:comment>
  <w:comment w:id="266" w:author="McAuley, Chloe" w:date="2025-08-08T11:36:00Z" w:initials="CM">
    <w:p w14:paraId="3BDAF43B" w14:textId="77777777" w:rsidR="007D7996" w:rsidRDefault="007D7996" w:rsidP="007D7996">
      <w:pPr>
        <w:pStyle w:val="CommentText"/>
      </w:pPr>
      <w:r>
        <w:rPr>
          <w:rStyle w:val="CommentReference"/>
        </w:rPr>
        <w:annotationRef/>
      </w:r>
      <w:r>
        <w:t>Somewhat in contrast with research suggesting benefits of prescribed fire eg Pocknee 2023 and references within. Do need to consider that our results may be result of increase use of burnt areas post fire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91CC75" w15:done="0"/>
  <w15:commentEx w15:paraId="51E2A05E" w15:done="0"/>
  <w15:commentEx w15:paraId="2A1D6423" w15:done="0"/>
  <w15:commentEx w15:paraId="79D9C019" w15:done="0"/>
  <w15:commentEx w15:paraId="677421C4" w15:done="0"/>
  <w15:commentEx w15:paraId="0E713796" w15:done="0"/>
  <w15:commentEx w15:paraId="1C53EE4C" w15:done="0"/>
  <w15:commentEx w15:paraId="3566DC02" w15:done="0"/>
  <w15:commentEx w15:paraId="1FAB7AD1" w15:done="0"/>
  <w15:commentEx w15:paraId="4779373B" w15:done="0"/>
  <w15:commentEx w15:paraId="5914106B" w15:done="0"/>
  <w15:commentEx w15:paraId="7A0771E1" w15:done="0"/>
  <w15:commentEx w15:paraId="10CB71B7" w15:done="0"/>
  <w15:commentEx w15:paraId="4242AE90" w15:done="0"/>
  <w15:commentEx w15:paraId="4DC341A7" w15:done="0"/>
  <w15:commentEx w15:paraId="5317CA13" w15:done="0"/>
  <w15:commentEx w15:paraId="7A2A4B8D" w15:done="0"/>
  <w15:commentEx w15:paraId="471FB1F4" w15:done="0"/>
  <w15:commentEx w15:paraId="11C5DF04" w15:done="0"/>
  <w15:commentEx w15:paraId="4EAC8EA2" w15:done="0"/>
  <w15:commentEx w15:paraId="3B82DFE2" w15:done="0"/>
  <w15:commentEx w15:paraId="35E87E1C" w15:done="0"/>
  <w15:commentEx w15:paraId="0F2A901E" w15:done="0"/>
  <w15:commentEx w15:paraId="5F9DD8AF" w15:done="0"/>
  <w15:commentEx w15:paraId="18157147" w15:done="0"/>
  <w15:commentEx w15:paraId="0A453CCB" w15:paraIdParent="18157147" w15:done="0"/>
  <w15:commentEx w15:paraId="33C7A77C" w15:done="0"/>
  <w15:commentEx w15:paraId="1557B644" w15:done="0"/>
  <w15:commentEx w15:paraId="417FB4F3" w15:done="0"/>
  <w15:commentEx w15:paraId="70D7CF18" w15:done="0"/>
  <w15:commentEx w15:paraId="3E236700" w15:done="0"/>
  <w15:commentEx w15:paraId="47997496" w15:done="0"/>
  <w15:commentEx w15:paraId="4DDB0D1C" w15:done="0"/>
  <w15:commentEx w15:paraId="3397082E" w15:done="0"/>
  <w15:commentEx w15:paraId="6D21479C" w15:done="0"/>
  <w15:commentEx w15:paraId="57A8F27A" w15:done="1"/>
  <w15:commentEx w15:paraId="38E8BF4C" w15:done="0"/>
  <w15:commentEx w15:paraId="10B57EFB" w15:paraIdParent="38E8BF4C" w15:done="0"/>
  <w15:commentEx w15:paraId="5E6ED6D2" w15:done="0"/>
  <w15:commentEx w15:paraId="66C228CA" w15:done="0"/>
  <w15:commentEx w15:paraId="0DBAD63A" w15:done="0"/>
  <w15:commentEx w15:paraId="3FA3B233" w15:done="0"/>
  <w15:commentEx w15:paraId="7785B95D" w15:done="0"/>
  <w15:commentEx w15:paraId="2EEA714F" w15:done="0"/>
  <w15:commentEx w15:paraId="46395E7E" w15:done="0"/>
  <w15:commentEx w15:paraId="2DB212DE" w15:done="0"/>
  <w15:commentEx w15:paraId="2D55CC65" w15:done="0"/>
  <w15:commentEx w15:paraId="68FAAFF1" w15:done="0"/>
  <w15:commentEx w15:paraId="7CE61116" w15:done="0"/>
  <w15:commentEx w15:paraId="575F8E00" w15:done="0"/>
  <w15:commentEx w15:paraId="5315D812" w15:done="0"/>
  <w15:commentEx w15:paraId="111CB46F" w15:paraIdParent="5315D812" w15:done="0"/>
  <w15:commentEx w15:paraId="336D1BAB" w15:paraIdParent="5315D812" w15:done="0"/>
  <w15:commentEx w15:paraId="1C43E96B" w15:done="0"/>
  <w15:commentEx w15:paraId="3BDAF4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D1665C" w16cex:dateUtc="2025-08-29T04:39:00Z"/>
  <w16cex:commentExtensible w16cex:durableId="1DF704CD" w16cex:dateUtc="2025-08-27T01:01:00Z"/>
  <w16cex:commentExtensible w16cex:durableId="517ADD67" w16cex:dateUtc="2025-08-13T23:53:00Z"/>
  <w16cex:commentExtensible w16cex:durableId="78441D70" w16cex:dateUtc="2025-08-13T23:07:00Z"/>
  <w16cex:commentExtensible w16cex:durableId="49DDA405" w16cex:dateUtc="2025-08-27T01:09:00Z"/>
  <w16cex:commentExtensible w16cex:durableId="2659B970" w16cex:dateUtc="2025-08-27T01:08:00Z"/>
  <w16cex:commentExtensible w16cex:durableId="0CE4250E" w16cex:dateUtc="2025-08-27T01:12:00Z"/>
  <w16cex:commentExtensible w16cex:durableId="54334EA8" w16cex:dateUtc="2025-08-27T01:20:00Z"/>
  <w16cex:commentExtensible w16cex:durableId="691A9B89" w16cex:dateUtc="2025-08-27T01:22:00Z"/>
  <w16cex:commentExtensible w16cex:durableId="19B9F051" w16cex:dateUtc="2025-08-27T01:53:00Z"/>
  <w16cex:commentExtensible w16cex:durableId="6C03663E" w16cex:dateUtc="2025-08-27T01:50:00Z"/>
  <w16cex:commentExtensible w16cex:durableId="1551E4CB" w16cex:dateUtc="2025-08-27T01:54:00Z"/>
  <w16cex:commentExtensible w16cex:durableId="06BEFBF1" w16cex:dateUtc="2025-08-29T04:19:00Z"/>
  <w16cex:commentExtensible w16cex:durableId="52E66BD9" w16cex:dateUtc="2025-08-29T04:22:00Z"/>
  <w16cex:commentExtensible w16cex:durableId="38AD0257" w16cex:dateUtc="2025-08-29T04:23:00Z"/>
  <w16cex:commentExtensible w16cex:durableId="1CE64449" w16cex:dateUtc="2025-08-29T04:24:00Z"/>
  <w16cex:commentExtensible w16cex:durableId="2B95799B" w16cex:dateUtc="2025-08-29T04:25:00Z"/>
  <w16cex:commentExtensible w16cex:durableId="597469B0" w16cex:dateUtc="2025-08-07T06:48:00Z"/>
  <w16cex:commentExtensible w16cex:durableId="05DA9A74" w16cex:dateUtc="2025-08-13T23:09:00Z"/>
  <w16cex:commentExtensible w16cex:durableId="4F536921" w16cex:dateUtc="2025-08-29T04:31:00Z"/>
  <w16cex:commentExtensible w16cex:durableId="16D9F910" w16cex:dateUtc="2025-08-29T04:28:00Z"/>
  <w16cex:commentExtensible w16cex:durableId="24D5A99C" w16cex:dateUtc="2025-08-13T23:02:00Z"/>
  <w16cex:commentExtensible w16cex:durableId="72FB7AEB" w16cex:dateUtc="2025-08-13T23:10:00Z"/>
  <w16cex:commentExtensible w16cex:durableId="18089A35" w16cex:dateUtc="2025-08-13T23:24:00Z"/>
  <w16cex:commentExtensible w16cex:durableId="7AD3F038" w16cex:dateUtc="2025-08-13T23:18:00Z"/>
  <w16cex:commentExtensible w16cex:durableId="65528967" w16cex:dateUtc="2025-08-13T23:19:00Z"/>
  <w16cex:commentExtensible w16cex:durableId="6E1A9A48" w16cex:dateUtc="2025-08-13T23:27:00Z"/>
  <w16cex:commentExtensible w16cex:durableId="7A62500E" w16cex:dateUtc="2025-08-13T23:25:00Z"/>
  <w16cex:commentExtensible w16cex:durableId="63F360FD" w16cex:dateUtc="2025-05-19T02:30:00Z"/>
  <w16cex:commentExtensible w16cex:durableId="057E7073" w16cex:dateUtc="2025-08-13T23:32:00Z"/>
  <w16cex:commentExtensible w16cex:durableId="6D5EF60D" w16cex:dateUtc="2025-08-13T23:43:00Z"/>
  <w16cex:commentExtensible w16cex:durableId="36758B13" w16cex:dateUtc="2025-08-13T23:43:00Z"/>
  <w16cex:commentExtensible w16cex:durableId="27F1EABD" w16cex:dateUtc="2025-08-13T23:43:00Z"/>
  <w16cex:commentExtensible w16cex:durableId="4227F670" w16cex:dateUtc="2025-08-13T23:43:00Z"/>
  <w16cex:commentExtensible w16cex:durableId="33B8DEFA" w16cex:dateUtc="2025-08-13T22:51:00Z"/>
  <w16cex:commentExtensible w16cex:durableId="3A5C0FA8" w16cex:dateUtc="2025-08-13T01:12:00Z"/>
  <w16cex:commentExtensible w16cex:durableId="135505EE" w16cex:dateUtc="2025-08-13T01:13:00Z"/>
  <w16cex:commentExtensible w16cex:durableId="6A1484FD" w16cex:dateUtc="2025-08-13T23:44:00Z"/>
  <w16cex:commentExtensible w16cex:durableId="39780FCE" w16cex:dateUtc="2025-08-13T14:08:00Z"/>
  <w16cex:commentExtensible w16cex:durableId="26F35662" w16cex:dateUtc="2025-08-13T23:45:00Z"/>
  <w16cex:commentExtensible w16cex:durableId="2A7EDBE4" w16cex:dateUtc="2025-08-13T23:47:00Z"/>
  <w16cex:commentExtensible w16cex:durableId="268EC4CE" w16cex:dateUtc="2025-08-13T23:47:00Z"/>
  <w16cex:commentExtensible w16cex:durableId="6A558FEA" w16cex:dateUtc="2025-08-13T23:48:00Z"/>
  <w16cex:commentExtensible w16cex:durableId="1EADA7C6" w16cex:dateUtc="2025-08-13T23:49:00Z"/>
  <w16cex:commentExtensible w16cex:durableId="3680658D" w16cex:dateUtc="2025-06-27T02:29:00Z"/>
  <w16cex:commentExtensible w16cex:durableId="20C28025" w16cex:dateUtc="2025-08-13T23:50:00Z"/>
  <w16cex:commentExtensible w16cex:durableId="12C9F61E" w16cex:dateUtc="2025-08-13T23:50:00Z"/>
  <w16cex:commentExtensible w16cex:durableId="1E1567D7" w16cex:dateUtc="2025-08-13T23:51:00Z"/>
  <w16cex:commentExtensible w16cex:durableId="2B445809" w16cex:dateUtc="2025-08-13T01:14:00Z"/>
  <w16cex:commentExtensible w16cex:durableId="64760839" w16cex:dateUtc="2025-08-06T12:28:00Z"/>
  <w16cex:commentExtensible w16cex:durableId="412F4175" w16cex:dateUtc="2025-08-08T01:02:00Z"/>
  <w16cex:commentExtensible w16cex:durableId="1BC15089" w16cex:dateUtc="2025-08-08T01:08:00Z"/>
  <w16cex:commentExtensible w16cex:durableId="04D1A15E" w16cex:dateUtc="2025-08-08T01:42:00Z"/>
  <w16cex:commentExtensible w16cex:durableId="173A0B40" w16cex:dateUtc="2025-08-08T04:15:00Z"/>
  <w16cex:commentExtensible w16cex:durableId="32AA0624" w16cex:dateUtc="2025-08-08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91CC75" w16cid:durableId="3CD1665C"/>
  <w16cid:commentId w16cid:paraId="51E2A05E" w16cid:durableId="1DF704CD"/>
  <w16cid:commentId w16cid:paraId="2A1D6423" w16cid:durableId="517ADD67"/>
  <w16cid:commentId w16cid:paraId="79D9C019" w16cid:durableId="78441D70"/>
  <w16cid:commentId w16cid:paraId="677421C4" w16cid:durableId="49DDA405"/>
  <w16cid:commentId w16cid:paraId="0E713796" w16cid:durableId="2659B970"/>
  <w16cid:commentId w16cid:paraId="1C53EE4C" w16cid:durableId="0CE4250E"/>
  <w16cid:commentId w16cid:paraId="3566DC02" w16cid:durableId="54334EA8"/>
  <w16cid:commentId w16cid:paraId="1FAB7AD1" w16cid:durableId="691A9B89"/>
  <w16cid:commentId w16cid:paraId="4779373B" w16cid:durableId="19B9F051"/>
  <w16cid:commentId w16cid:paraId="5914106B" w16cid:durableId="6C03663E"/>
  <w16cid:commentId w16cid:paraId="7A0771E1" w16cid:durableId="1551E4CB"/>
  <w16cid:commentId w16cid:paraId="10CB71B7" w16cid:durableId="06BEFBF1"/>
  <w16cid:commentId w16cid:paraId="4242AE90" w16cid:durableId="52E66BD9"/>
  <w16cid:commentId w16cid:paraId="4DC341A7" w16cid:durableId="38AD0257"/>
  <w16cid:commentId w16cid:paraId="5317CA13" w16cid:durableId="1CE64449"/>
  <w16cid:commentId w16cid:paraId="7A2A4B8D" w16cid:durableId="2B95799B"/>
  <w16cid:commentId w16cid:paraId="471FB1F4" w16cid:durableId="597469B0"/>
  <w16cid:commentId w16cid:paraId="11C5DF04" w16cid:durableId="05DA9A74"/>
  <w16cid:commentId w16cid:paraId="4EAC8EA2" w16cid:durableId="4F536921"/>
  <w16cid:commentId w16cid:paraId="3B82DFE2" w16cid:durableId="16D9F910"/>
  <w16cid:commentId w16cid:paraId="35E87E1C" w16cid:durableId="24D5A99C"/>
  <w16cid:commentId w16cid:paraId="0F2A901E" w16cid:durableId="72FB7AEB"/>
  <w16cid:commentId w16cid:paraId="5F9DD8AF" w16cid:durableId="18089A35"/>
  <w16cid:commentId w16cid:paraId="18157147" w16cid:durableId="7AD3F038"/>
  <w16cid:commentId w16cid:paraId="0A453CCB" w16cid:durableId="65528967"/>
  <w16cid:commentId w16cid:paraId="33C7A77C" w16cid:durableId="6E1A9A48"/>
  <w16cid:commentId w16cid:paraId="1557B644" w16cid:durableId="7A62500E"/>
  <w16cid:commentId w16cid:paraId="417FB4F3" w16cid:durableId="63F360FD"/>
  <w16cid:commentId w16cid:paraId="70D7CF18" w16cid:durableId="057E7073"/>
  <w16cid:commentId w16cid:paraId="3E236700" w16cid:durableId="6D5EF60D"/>
  <w16cid:commentId w16cid:paraId="47997496" w16cid:durableId="36758B13"/>
  <w16cid:commentId w16cid:paraId="4DDB0D1C" w16cid:durableId="27F1EABD"/>
  <w16cid:commentId w16cid:paraId="3397082E" w16cid:durableId="4227F670"/>
  <w16cid:commentId w16cid:paraId="6D21479C" w16cid:durableId="33B8DEFA"/>
  <w16cid:commentId w16cid:paraId="57A8F27A" w16cid:durableId="3A5C0FA8"/>
  <w16cid:commentId w16cid:paraId="38E8BF4C" w16cid:durableId="135505EE"/>
  <w16cid:commentId w16cid:paraId="10B57EFB" w16cid:durableId="6A1484FD"/>
  <w16cid:commentId w16cid:paraId="5E6ED6D2" w16cid:durableId="39780FCE"/>
  <w16cid:commentId w16cid:paraId="66C228CA" w16cid:durableId="26F35662"/>
  <w16cid:commentId w16cid:paraId="0DBAD63A" w16cid:durableId="2A7EDBE4"/>
  <w16cid:commentId w16cid:paraId="3FA3B233" w16cid:durableId="268EC4CE"/>
  <w16cid:commentId w16cid:paraId="7785B95D" w16cid:durableId="6A558FEA"/>
  <w16cid:commentId w16cid:paraId="2EEA714F" w16cid:durableId="1EADA7C6"/>
  <w16cid:commentId w16cid:paraId="46395E7E" w16cid:durableId="3680658D"/>
  <w16cid:commentId w16cid:paraId="2DB212DE" w16cid:durableId="20C28025"/>
  <w16cid:commentId w16cid:paraId="2D55CC65" w16cid:durableId="12C9F61E"/>
  <w16cid:commentId w16cid:paraId="68FAAFF1" w16cid:durableId="1E1567D7"/>
  <w16cid:commentId w16cid:paraId="7CE61116" w16cid:durableId="2B445809"/>
  <w16cid:commentId w16cid:paraId="575F8E00" w16cid:durableId="64760839"/>
  <w16cid:commentId w16cid:paraId="5315D812" w16cid:durableId="412F4175"/>
  <w16cid:commentId w16cid:paraId="111CB46F" w16cid:durableId="1BC15089"/>
  <w16cid:commentId w16cid:paraId="336D1BAB" w16cid:durableId="04D1A15E"/>
  <w16cid:commentId w16cid:paraId="1C43E96B" w16cid:durableId="173A0B40"/>
  <w16cid:commentId w16cid:paraId="3BDAF43B" w16cid:durableId="32AA06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0CB6"/>
    <w:multiLevelType w:val="hybridMultilevel"/>
    <w:tmpl w:val="E0A8347E"/>
    <w:lvl w:ilvl="0" w:tplc="F3B05ED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1EC766C"/>
    <w:multiLevelType w:val="hybridMultilevel"/>
    <w:tmpl w:val="D05022CA"/>
    <w:lvl w:ilvl="0" w:tplc="0C2679A4">
      <w:start w:val="1"/>
      <w:numFmt w:val="decimal"/>
      <w:lvlText w:val="%1."/>
      <w:lvlJc w:val="left"/>
      <w:pPr>
        <w:ind w:left="1020" w:hanging="360"/>
      </w:pPr>
    </w:lvl>
    <w:lvl w:ilvl="1" w:tplc="F76EC862">
      <w:start w:val="1"/>
      <w:numFmt w:val="decimal"/>
      <w:lvlText w:val="%2."/>
      <w:lvlJc w:val="left"/>
      <w:pPr>
        <w:ind w:left="1020" w:hanging="360"/>
      </w:pPr>
    </w:lvl>
    <w:lvl w:ilvl="2" w:tplc="CB5876F0">
      <w:start w:val="1"/>
      <w:numFmt w:val="decimal"/>
      <w:lvlText w:val="%3."/>
      <w:lvlJc w:val="left"/>
      <w:pPr>
        <w:ind w:left="1020" w:hanging="360"/>
      </w:pPr>
    </w:lvl>
    <w:lvl w:ilvl="3" w:tplc="64E64FAE">
      <w:start w:val="1"/>
      <w:numFmt w:val="decimal"/>
      <w:lvlText w:val="%4."/>
      <w:lvlJc w:val="left"/>
      <w:pPr>
        <w:ind w:left="1020" w:hanging="360"/>
      </w:pPr>
    </w:lvl>
    <w:lvl w:ilvl="4" w:tplc="44886634">
      <w:start w:val="1"/>
      <w:numFmt w:val="decimal"/>
      <w:lvlText w:val="%5."/>
      <w:lvlJc w:val="left"/>
      <w:pPr>
        <w:ind w:left="1020" w:hanging="360"/>
      </w:pPr>
    </w:lvl>
    <w:lvl w:ilvl="5" w:tplc="54EC5FD8">
      <w:start w:val="1"/>
      <w:numFmt w:val="decimal"/>
      <w:lvlText w:val="%6."/>
      <w:lvlJc w:val="left"/>
      <w:pPr>
        <w:ind w:left="1020" w:hanging="360"/>
      </w:pPr>
    </w:lvl>
    <w:lvl w:ilvl="6" w:tplc="7FD0DC6C">
      <w:start w:val="1"/>
      <w:numFmt w:val="decimal"/>
      <w:lvlText w:val="%7."/>
      <w:lvlJc w:val="left"/>
      <w:pPr>
        <w:ind w:left="1020" w:hanging="360"/>
      </w:pPr>
    </w:lvl>
    <w:lvl w:ilvl="7" w:tplc="AC18C4DA">
      <w:start w:val="1"/>
      <w:numFmt w:val="decimal"/>
      <w:lvlText w:val="%8."/>
      <w:lvlJc w:val="left"/>
      <w:pPr>
        <w:ind w:left="1020" w:hanging="360"/>
      </w:pPr>
    </w:lvl>
    <w:lvl w:ilvl="8" w:tplc="73AE6BD0">
      <w:start w:val="1"/>
      <w:numFmt w:val="decimal"/>
      <w:lvlText w:val="%9."/>
      <w:lvlJc w:val="left"/>
      <w:pPr>
        <w:ind w:left="1020" w:hanging="360"/>
      </w:pPr>
    </w:lvl>
  </w:abstractNum>
  <w:abstractNum w:abstractNumId="2" w15:restartNumberingAfterBreak="0">
    <w:nsid w:val="65677CAD"/>
    <w:multiLevelType w:val="hybridMultilevel"/>
    <w:tmpl w:val="45486BC4"/>
    <w:lvl w:ilvl="0" w:tplc="8F16BC7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5828219">
    <w:abstractNumId w:val="2"/>
  </w:num>
  <w:num w:numId="2" w16cid:durableId="1190142483">
    <w:abstractNumId w:val="0"/>
  </w:num>
  <w:num w:numId="3" w16cid:durableId="13018096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mmo, Dale">
    <w15:presenceInfo w15:providerId="AD" w15:userId="S::dnimmo@csu.edu.au::bc011687-e18a-4933-b7a0-35575b46bc36"/>
  </w15:person>
  <w15:person w15:author="Wooster, Eamonn">
    <w15:presenceInfo w15:providerId="AD" w15:userId="S::ewooster@csu.edu.au::4b39697e-d4b7-4202-bea8-327c6c7d29cb"/>
  </w15:person>
  <w15:person w15:author="McAuley, Chloe">
    <w15:presenceInfo w15:providerId="AD" w15:userId="S::cmcauley@csu.edu.au::7889b552-11c6-40f8-b573-b413e530c11b"/>
  </w15:person>
  <w15:person w15:author="Chloe McAuley">
    <w15:presenceInfo w15:providerId="Windows Live" w15:userId="45774eaa9cfd92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5&lt;/item&gt;&lt;item&gt;6&lt;/item&gt;&lt;item&gt;7&lt;/item&gt;&lt;item&gt;8&lt;/item&gt;&lt;item&gt;9&lt;/item&gt;&lt;item&gt;10&lt;/item&gt;&lt;item&gt;15&lt;/item&gt;&lt;item&gt;16&lt;/item&gt;&lt;item&gt;60&lt;/item&gt;&lt;item&gt;61&lt;/item&gt;&lt;item&gt;66&lt;/item&gt;&lt;item&gt;71&lt;/item&gt;&lt;item&gt;72&lt;/item&gt;&lt;item&gt;76&lt;/item&gt;&lt;item&gt;80&lt;/item&gt;&lt;item&gt;82&lt;/item&gt;&lt;item&gt;91&lt;/item&gt;&lt;item&gt;99&lt;/item&gt;&lt;item&gt;100&lt;/item&gt;&lt;item&gt;101&lt;/item&gt;&lt;item&gt;110&lt;/item&gt;&lt;item&gt;112&lt;/item&gt;&lt;item&gt;113&lt;/item&gt;&lt;item&gt;114&lt;/item&gt;&lt;item&gt;135&lt;/item&gt;&lt;item&gt;141&lt;/item&gt;&lt;item&gt;142&lt;/item&gt;&lt;item&gt;143&lt;/item&gt;&lt;item&gt;144&lt;/item&gt;&lt;item&gt;145&lt;/item&gt;&lt;item&gt;146&lt;/item&gt;&lt;item&gt;149&lt;/item&gt;&lt;item&gt;150&lt;/item&gt;&lt;item&gt;151&lt;/item&gt;&lt;item&gt;156&lt;/item&gt;&lt;item&gt;158&lt;/item&gt;&lt;item&gt;159&lt;/item&gt;&lt;item&gt;160&lt;/item&gt;&lt;item&gt;161&lt;/item&gt;&lt;item&gt;165&lt;/item&gt;&lt;item&gt;166&lt;/item&gt;&lt;item&gt;167&lt;/item&gt;&lt;item&gt;168&lt;/item&gt;&lt;item&gt;169&lt;/item&gt;&lt;item&gt;170&lt;/item&gt;&lt;item&gt;172&lt;/item&gt;&lt;item&gt;173&lt;/item&gt;&lt;item&gt;174&lt;/item&gt;&lt;item&gt;175&lt;/item&gt;&lt;item&gt;176&lt;/item&gt;&lt;item&gt;178&lt;/item&gt;&lt;item&gt;179&lt;/item&gt;&lt;item&gt;180&lt;/item&gt;&lt;item&gt;181&lt;/item&gt;&lt;item&gt;183&lt;/item&gt;&lt;item&gt;184&lt;/item&gt;&lt;item&gt;185&lt;/item&gt;&lt;item&gt;187&lt;/item&gt;&lt;item&gt;191&lt;/item&gt;&lt;item&gt;193&lt;/item&gt;&lt;item&gt;194&lt;/item&gt;&lt;item&gt;195&lt;/item&gt;&lt;item&gt;196&lt;/item&gt;&lt;item&gt;197&lt;/item&gt;&lt;item&gt;199&lt;/item&gt;&lt;item&gt;200&lt;/item&gt;&lt;item&gt;201&lt;/item&gt;&lt;item&gt;202&lt;/item&gt;&lt;item&gt;204&lt;/item&gt;&lt;item&gt;206&lt;/item&gt;&lt;item&gt;207&lt;/item&gt;&lt;item&gt;208&lt;/item&gt;&lt;item&gt;210&lt;/item&gt;&lt;item&gt;211&lt;/item&gt;&lt;item&gt;212&lt;/item&gt;&lt;/record-ids&gt;&lt;/item&gt;&lt;/Libraries&gt;"/>
  </w:docVars>
  <w:rsids>
    <w:rsidRoot w:val="006F3923"/>
    <w:rsid w:val="00000293"/>
    <w:rsid w:val="000029FB"/>
    <w:rsid w:val="00003C47"/>
    <w:rsid w:val="000048FD"/>
    <w:rsid w:val="0000632C"/>
    <w:rsid w:val="00011806"/>
    <w:rsid w:val="00011FFF"/>
    <w:rsid w:val="00013DB7"/>
    <w:rsid w:val="00015B3E"/>
    <w:rsid w:val="000162A4"/>
    <w:rsid w:val="00020F82"/>
    <w:rsid w:val="000222CC"/>
    <w:rsid w:val="00022D11"/>
    <w:rsid w:val="00024EBA"/>
    <w:rsid w:val="00024F35"/>
    <w:rsid w:val="00026A05"/>
    <w:rsid w:val="000303A2"/>
    <w:rsid w:val="0003049A"/>
    <w:rsid w:val="0003157E"/>
    <w:rsid w:val="00032A18"/>
    <w:rsid w:val="00034353"/>
    <w:rsid w:val="00034CE9"/>
    <w:rsid w:val="00035400"/>
    <w:rsid w:val="00035C7C"/>
    <w:rsid w:val="00041E88"/>
    <w:rsid w:val="00041F5D"/>
    <w:rsid w:val="000422B9"/>
    <w:rsid w:val="00042F96"/>
    <w:rsid w:val="000477A5"/>
    <w:rsid w:val="00047EF2"/>
    <w:rsid w:val="000505C2"/>
    <w:rsid w:val="00050CB1"/>
    <w:rsid w:val="0005196E"/>
    <w:rsid w:val="00052DFD"/>
    <w:rsid w:val="0005554F"/>
    <w:rsid w:val="00055F12"/>
    <w:rsid w:val="00057348"/>
    <w:rsid w:val="0005794D"/>
    <w:rsid w:val="00060AE8"/>
    <w:rsid w:val="000610B7"/>
    <w:rsid w:val="000614F1"/>
    <w:rsid w:val="00064D07"/>
    <w:rsid w:val="00065333"/>
    <w:rsid w:val="00066463"/>
    <w:rsid w:val="00066489"/>
    <w:rsid w:val="000674E5"/>
    <w:rsid w:val="00070F43"/>
    <w:rsid w:val="0007102B"/>
    <w:rsid w:val="00071CED"/>
    <w:rsid w:val="00071DDA"/>
    <w:rsid w:val="00071E1E"/>
    <w:rsid w:val="000740E6"/>
    <w:rsid w:val="000757D4"/>
    <w:rsid w:val="00075EC6"/>
    <w:rsid w:val="000778E5"/>
    <w:rsid w:val="00081C44"/>
    <w:rsid w:val="000822C3"/>
    <w:rsid w:val="00083A63"/>
    <w:rsid w:val="00084046"/>
    <w:rsid w:val="0008491C"/>
    <w:rsid w:val="00084EF2"/>
    <w:rsid w:val="00086D63"/>
    <w:rsid w:val="00087904"/>
    <w:rsid w:val="00090938"/>
    <w:rsid w:val="00090EBA"/>
    <w:rsid w:val="000914F1"/>
    <w:rsid w:val="00091692"/>
    <w:rsid w:val="000918BD"/>
    <w:rsid w:val="000937F8"/>
    <w:rsid w:val="00094856"/>
    <w:rsid w:val="00094BB1"/>
    <w:rsid w:val="00094CCF"/>
    <w:rsid w:val="00097244"/>
    <w:rsid w:val="000A01B0"/>
    <w:rsid w:val="000A112B"/>
    <w:rsid w:val="000A1973"/>
    <w:rsid w:val="000A2C51"/>
    <w:rsid w:val="000A5197"/>
    <w:rsid w:val="000A5EC5"/>
    <w:rsid w:val="000A5F62"/>
    <w:rsid w:val="000A7185"/>
    <w:rsid w:val="000A7E0E"/>
    <w:rsid w:val="000B1931"/>
    <w:rsid w:val="000B32F7"/>
    <w:rsid w:val="000B4C3B"/>
    <w:rsid w:val="000B518E"/>
    <w:rsid w:val="000B6BEF"/>
    <w:rsid w:val="000B6FE0"/>
    <w:rsid w:val="000B71FE"/>
    <w:rsid w:val="000B78E8"/>
    <w:rsid w:val="000C06F2"/>
    <w:rsid w:val="000C1363"/>
    <w:rsid w:val="000C36C7"/>
    <w:rsid w:val="000C412E"/>
    <w:rsid w:val="000C5624"/>
    <w:rsid w:val="000C5916"/>
    <w:rsid w:val="000C6D2A"/>
    <w:rsid w:val="000C73B6"/>
    <w:rsid w:val="000C7624"/>
    <w:rsid w:val="000D140D"/>
    <w:rsid w:val="000D1741"/>
    <w:rsid w:val="000D1B5D"/>
    <w:rsid w:val="000D2BFA"/>
    <w:rsid w:val="000D2EC6"/>
    <w:rsid w:val="000D6CB6"/>
    <w:rsid w:val="000D6FBE"/>
    <w:rsid w:val="000D7C74"/>
    <w:rsid w:val="000E0A16"/>
    <w:rsid w:val="000E24A8"/>
    <w:rsid w:val="000E2CEC"/>
    <w:rsid w:val="000E4DC5"/>
    <w:rsid w:val="000E6B5B"/>
    <w:rsid w:val="000E7131"/>
    <w:rsid w:val="000F03DE"/>
    <w:rsid w:val="000F1DA5"/>
    <w:rsid w:val="00101A9F"/>
    <w:rsid w:val="00103CD3"/>
    <w:rsid w:val="00104144"/>
    <w:rsid w:val="00105AF1"/>
    <w:rsid w:val="00110C72"/>
    <w:rsid w:val="00112B13"/>
    <w:rsid w:val="0011762C"/>
    <w:rsid w:val="0012017F"/>
    <w:rsid w:val="001206AA"/>
    <w:rsid w:val="00122C6E"/>
    <w:rsid w:val="0012491A"/>
    <w:rsid w:val="0012494B"/>
    <w:rsid w:val="001318EF"/>
    <w:rsid w:val="00131C43"/>
    <w:rsid w:val="001347D4"/>
    <w:rsid w:val="00135FB2"/>
    <w:rsid w:val="001379B8"/>
    <w:rsid w:val="00137CD6"/>
    <w:rsid w:val="00137E95"/>
    <w:rsid w:val="00141592"/>
    <w:rsid w:val="00142BCE"/>
    <w:rsid w:val="00143AE9"/>
    <w:rsid w:val="00144DB0"/>
    <w:rsid w:val="00146730"/>
    <w:rsid w:val="00154925"/>
    <w:rsid w:val="00154F8C"/>
    <w:rsid w:val="00155860"/>
    <w:rsid w:val="0015607D"/>
    <w:rsid w:val="0015655B"/>
    <w:rsid w:val="00156743"/>
    <w:rsid w:val="00157BF4"/>
    <w:rsid w:val="001613DC"/>
    <w:rsid w:val="00162523"/>
    <w:rsid w:val="0017044C"/>
    <w:rsid w:val="00171AC3"/>
    <w:rsid w:val="00172049"/>
    <w:rsid w:val="00174AD3"/>
    <w:rsid w:val="00174D70"/>
    <w:rsid w:val="00175757"/>
    <w:rsid w:val="0018061D"/>
    <w:rsid w:val="00185477"/>
    <w:rsid w:val="0018697E"/>
    <w:rsid w:val="00186E39"/>
    <w:rsid w:val="001919F5"/>
    <w:rsid w:val="0019304F"/>
    <w:rsid w:val="00193981"/>
    <w:rsid w:val="00195DDF"/>
    <w:rsid w:val="0019695A"/>
    <w:rsid w:val="001A10F2"/>
    <w:rsid w:val="001A4311"/>
    <w:rsid w:val="001A6365"/>
    <w:rsid w:val="001A77F7"/>
    <w:rsid w:val="001B0BCB"/>
    <w:rsid w:val="001B2909"/>
    <w:rsid w:val="001B2BC4"/>
    <w:rsid w:val="001B36D3"/>
    <w:rsid w:val="001B5100"/>
    <w:rsid w:val="001B68D5"/>
    <w:rsid w:val="001B7CB2"/>
    <w:rsid w:val="001C1AC2"/>
    <w:rsid w:val="001C1F57"/>
    <w:rsid w:val="001C2E1C"/>
    <w:rsid w:val="001C436D"/>
    <w:rsid w:val="001C7707"/>
    <w:rsid w:val="001D1897"/>
    <w:rsid w:val="001D2E80"/>
    <w:rsid w:val="001D2FA7"/>
    <w:rsid w:val="001D37C2"/>
    <w:rsid w:val="001D4E54"/>
    <w:rsid w:val="001D5401"/>
    <w:rsid w:val="001D68E3"/>
    <w:rsid w:val="001E0191"/>
    <w:rsid w:val="001E0E03"/>
    <w:rsid w:val="001E11A0"/>
    <w:rsid w:val="001E211F"/>
    <w:rsid w:val="001E2E0B"/>
    <w:rsid w:val="001E5286"/>
    <w:rsid w:val="001E6BD5"/>
    <w:rsid w:val="001E7E60"/>
    <w:rsid w:val="001F169E"/>
    <w:rsid w:val="001F3288"/>
    <w:rsid w:val="001F4B41"/>
    <w:rsid w:val="001F6FAE"/>
    <w:rsid w:val="001F7366"/>
    <w:rsid w:val="002008F4"/>
    <w:rsid w:val="00200AF7"/>
    <w:rsid w:val="002027BC"/>
    <w:rsid w:val="00206F91"/>
    <w:rsid w:val="0020731B"/>
    <w:rsid w:val="0020735C"/>
    <w:rsid w:val="002073B8"/>
    <w:rsid w:val="0021109C"/>
    <w:rsid w:val="002130F8"/>
    <w:rsid w:val="0021485C"/>
    <w:rsid w:val="002201EA"/>
    <w:rsid w:val="00220559"/>
    <w:rsid w:val="00220579"/>
    <w:rsid w:val="00220911"/>
    <w:rsid w:val="00226CD5"/>
    <w:rsid w:val="00227A9B"/>
    <w:rsid w:val="00227D5B"/>
    <w:rsid w:val="00231438"/>
    <w:rsid w:val="00232D5E"/>
    <w:rsid w:val="00233CE1"/>
    <w:rsid w:val="00233F50"/>
    <w:rsid w:val="002342FA"/>
    <w:rsid w:val="002418DD"/>
    <w:rsid w:val="002424BC"/>
    <w:rsid w:val="00242F76"/>
    <w:rsid w:val="00246241"/>
    <w:rsid w:val="002511ED"/>
    <w:rsid w:val="0025182E"/>
    <w:rsid w:val="00254561"/>
    <w:rsid w:val="0025486B"/>
    <w:rsid w:val="00256929"/>
    <w:rsid w:val="00257E26"/>
    <w:rsid w:val="00260068"/>
    <w:rsid w:val="00262D85"/>
    <w:rsid w:val="00265E49"/>
    <w:rsid w:val="0026619B"/>
    <w:rsid w:val="00267BEE"/>
    <w:rsid w:val="0027235B"/>
    <w:rsid w:val="002728AD"/>
    <w:rsid w:val="0027552C"/>
    <w:rsid w:val="002759EF"/>
    <w:rsid w:val="00276101"/>
    <w:rsid w:val="00277ACD"/>
    <w:rsid w:val="00280B09"/>
    <w:rsid w:val="00281944"/>
    <w:rsid w:val="00285A77"/>
    <w:rsid w:val="00287B34"/>
    <w:rsid w:val="00291A4D"/>
    <w:rsid w:val="002928E1"/>
    <w:rsid w:val="0029346A"/>
    <w:rsid w:val="0029486F"/>
    <w:rsid w:val="002A193B"/>
    <w:rsid w:val="002A19F6"/>
    <w:rsid w:val="002A23C4"/>
    <w:rsid w:val="002A2F94"/>
    <w:rsid w:val="002A32B2"/>
    <w:rsid w:val="002A5518"/>
    <w:rsid w:val="002A6F8E"/>
    <w:rsid w:val="002B2567"/>
    <w:rsid w:val="002B4531"/>
    <w:rsid w:val="002B47DD"/>
    <w:rsid w:val="002B6016"/>
    <w:rsid w:val="002B6258"/>
    <w:rsid w:val="002B6ACE"/>
    <w:rsid w:val="002C0218"/>
    <w:rsid w:val="002C1142"/>
    <w:rsid w:val="002C5133"/>
    <w:rsid w:val="002C5188"/>
    <w:rsid w:val="002C63AE"/>
    <w:rsid w:val="002D17FB"/>
    <w:rsid w:val="002D1D00"/>
    <w:rsid w:val="002D2101"/>
    <w:rsid w:val="002D55E7"/>
    <w:rsid w:val="002D5D14"/>
    <w:rsid w:val="002E0011"/>
    <w:rsid w:val="002E3A9A"/>
    <w:rsid w:val="002E3C7E"/>
    <w:rsid w:val="002E4E20"/>
    <w:rsid w:val="002E54AA"/>
    <w:rsid w:val="002E5922"/>
    <w:rsid w:val="002E6096"/>
    <w:rsid w:val="002E7908"/>
    <w:rsid w:val="002F3761"/>
    <w:rsid w:val="002F4234"/>
    <w:rsid w:val="002F6D30"/>
    <w:rsid w:val="002F788A"/>
    <w:rsid w:val="00300360"/>
    <w:rsid w:val="00300D1B"/>
    <w:rsid w:val="003017CE"/>
    <w:rsid w:val="00303A83"/>
    <w:rsid w:val="003041D8"/>
    <w:rsid w:val="0030427E"/>
    <w:rsid w:val="00304D2F"/>
    <w:rsid w:val="0030563D"/>
    <w:rsid w:val="003059C1"/>
    <w:rsid w:val="0030655A"/>
    <w:rsid w:val="00307A11"/>
    <w:rsid w:val="00310767"/>
    <w:rsid w:val="00312A57"/>
    <w:rsid w:val="003139ED"/>
    <w:rsid w:val="00313CF2"/>
    <w:rsid w:val="00313EE5"/>
    <w:rsid w:val="0031425B"/>
    <w:rsid w:val="00314899"/>
    <w:rsid w:val="003148FA"/>
    <w:rsid w:val="0031507A"/>
    <w:rsid w:val="0031615A"/>
    <w:rsid w:val="003167FF"/>
    <w:rsid w:val="00320690"/>
    <w:rsid w:val="00321817"/>
    <w:rsid w:val="00321835"/>
    <w:rsid w:val="00324D49"/>
    <w:rsid w:val="003263C6"/>
    <w:rsid w:val="00330D9B"/>
    <w:rsid w:val="003310C7"/>
    <w:rsid w:val="00331253"/>
    <w:rsid w:val="00335C04"/>
    <w:rsid w:val="00335C2F"/>
    <w:rsid w:val="00336858"/>
    <w:rsid w:val="00336982"/>
    <w:rsid w:val="00337187"/>
    <w:rsid w:val="00337637"/>
    <w:rsid w:val="00337CEB"/>
    <w:rsid w:val="003441DA"/>
    <w:rsid w:val="00347771"/>
    <w:rsid w:val="00350554"/>
    <w:rsid w:val="00350FE3"/>
    <w:rsid w:val="00352275"/>
    <w:rsid w:val="00353F78"/>
    <w:rsid w:val="00355FB5"/>
    <w:rsid w:val="003560A6"/>
    <w:rsid w:val="00357C17"/>
    <w:rsid w:val="003621F5"/>
    <w:rsid w:val="0036225E"/>
    <w:rsid w:val="00362841"/>
    <w:rsid w:val="003628E9"/>
    <w:rsid w:val="00363B9C"/>
    <w:rsid w:val="00364A2E"/>
    <w:rsid w:val="003677E3"/>
    <w:rsid w:val="003727A1"/>
    <w:rsid w:val="00373E3B"/>
    <w:rsid w:val="00374AFF"/>
    <w:rsid w:val="00375885"/>
    <w:rsid w:val="00380F58"/>
    <w:rsid w:val="00381440"/>
    <w:rsid w:val="00381E2E"/>
    <w:rsid w:val="0038357E"/>
    <w:rsid w:val="00383B62"/>
    <w:rsid w:val="00383C73"/>
    <w:rsid w:val="00383FEA"/>
    <w:rsid w:val="00386234"/>
    <w:rsid w:val="0038716F"/>
    <w:rsid w:val="00390563"/>
    <w:rsid w:val="00392007"/>
    <w:rsid w:val="00392022"/>
    <w:rsid w:val="00392B87"/>
    <w:rsid w:val="003957D5"/>
    <w:rsid w:val="00395B29"/>
    <w:rsid w:val="00396859"/>
    <w:rsid w:val="003A18AE"/>
    <w:rsid w:val="003A2D2C"/>
    <w:rsid w:val="003A32E5"/>
    <w:rsid w:val="003A587F"/>
    <w:rsid w:val="003A6622"/>
    <w:rsid w:val="003A66C6"/>
    <w:rsid w:val="003A6867"/>
    <w:rsid w:val="003B1773"/>
    <w:rsid w:val="003B2942"/>
    <w:rsid w:val="003B46B6"/>
    <w:rsid w:val="003B624C"/>
    <w:rsid w:val="003B6CFA"/>
    <w:rsid w:val="003B7400"/>
    <w:rsid w:val="003C0BF5"/>
    <w:rsid w:val="003C0D3B"/>
    <w:rsid w:val="003C263F"/>
    <w:rsid w:val="003C3D20"/>
    <w:rsid w:val="003C78F9"/>
    <w:rsid w:val="003D0924"/>
    <w:rsid w:val="003D3A4C"/>
    <w:rsid w:val="003D5648"/>
    <w:rsid w:val="003D7ACE"/>
    <w:rsid w:val="003E141A"/>
    <w:rsid w:val="003E2A4A"/>
    <w:rsid w:val="003E34AA"/>
    <w:rsid w:val="003E39CE"/>
    <w:rsid w:val="003E4FA4"/>
    <w:rsid w:val="003F07CA"/>
    <w:rsid w:val="003F172D"/>
    <w:rsid w:val="003F2B0E"/>
    <w:rsid w:val="003F3150"/>
    <w:rsid w:val="003F382E"/>
    <w:rsid w:val="003F4277"/>
    <w:rsid w:val="003F4AC0"/>
    <w:rsid w:val="003F4FDE"/>
    <w:rsid w:val="003F6F74"/>
    <w:rsid w:val="003F7B5E"/>
    <w:rsid w:val="00400127"/>
    <w:rsid w:val="0040106B"/>
    <w:rsid w:val="00401891"/>
    <w:rsid w:val="00403387"/>
    <w:rsid w:val="00403BC5"/>
    <w:rsid w:val="00407B88"/>
    <w:rsid w:val="00407C29"/>
    <w:rsid w:val="00412CA7"/>
    <w:rsid w:val="00412E5C"/>
    <w:rsid w:val="004148A3"/>
    <w:rsid w:val="00414F4C"/>
    <w:rsid w:val="004168D6"/>
    <w:rsid w:val="00421FB4"/>
    <w:rsid w:val="00422066"/>
    <w:rsid w:val="00423282"/>
    <w:rsid w:val="00425029"/>
    <w:rsid w:val="0042574E"/>
    <w:rsid w:val="004274DE"/>
    <w:rsid w:val="004276DD"/>
    <w:rsid w:val="004317C5"/>
    <w:rsid w:val="0043239C"/>
    <w:rsid w:val="00432A95"/>
    <w:rsid w:val="004341F2"/>
    <w:rsid w:val="00435200"/>
    <w:rsid w:val="004378CA"/>
    <w:rsid w:val="00440557"/>
    <w:rsid w:val="00440956"/>
    <w:rsid w:val="00441711"/>
    <w:rsid w:val="00441F34"/>
    <w:rsid w:val="0044343B"/>
    <w:rsid w:val="00443E6F"/>
    <w:rsid w:val="00445AB4"/>
    <w:rsid w:val="0044635D"/>
    <w:rsid w:val="0044718F"/>
    <w:rsid w:val="00447C6F"/>
    <w:rsid w:val="00452346"/>
    <w:rsid w:val="00452A81"/>
    <w:rsid w:val="004533BD"/>
    <w:rsid w:val="00455241"/>
    <w:rsid w:val="00460A06"/>
    <w:rsid w:val="00462163"/>
    <w:rsid w:val="004636EF"/>
    <w:rsid w:val="00464261"/>
    <w:rsid w:val="00465F95"/>
    <w:rsid w:val="00467713"/>
    <w:rsid w:val="0047160A"/>
    <w:rsid w:val="00473ADE"/>
    <w:rsid w:val="00473EF3"/>
    <w:rsid w:val="00474366"/>
    <w:rsid w:val="00475D05"/>
    <w:rsid w:val="00476091"/>
    <w:rsid w:val="004803EE"/>
    <w:rsid w:val="00481744"/>
    <w:rsid w:val="0048286C"/>
    <w:rsid w:val="00485EA6"/>
    <w:rsid w:val="00487C02"/>
    <w:rsid w:val="00487F23"/>
    <w:rsid w:val="00490047"/>
    <w:rsid w:val="00490D69"/>
    <w:rsid w:val="0049173A"/>
    <w:rsid w:val="0049223B"/>
    <w:rsid w:val="00492640"/>
    <w:rsid w:val="00493A58"/>
    <w:rsid w:val="004946BE"/>
    <w:rsid w:val="0049473C"/>
    <w:rsid w:val="00494DF1"/>
    <w:rsid w:val="004964F4"/>
    <w:rsid w:val="00496E84"/>
    <w:rsid w:val="004971F9"/>
    <w:rsid w:val="00497DF8"/>
    <w:rsid w:val="004A14FC"/>
    <w:rsid w:val="004A341C"/>
    <w:rsid w:val="004A3450"/>
    <w:rsid w:val="004A35BA"/>
    <w:rsid w:val="004A7FD4"/>
    <w:rsid w:val="004B0CC1"/>
    <w:rsid w:val="004B1A1E"/>
    <w:rsid w:val="004B24E4"/>
    <w:rsid w:val="004B538F"/>
    <w:rsid w:val="004C0EEE"/>
    <w:rsid w:val="004C1148"/>
    <w:rsid w:val="004C23D3"/>
    <w:rsid w:val="004C26B2"/>
    <w:rsid w:val="004C2A2C"/>
    <w:rsid w:val="004C42DC"/>
    <w:rsid w:val="004C5431"/>
    <w:rsid w:val="004C6766"/>
    <w:rsid w:val="004D0512"/>
    <w:rsid w:val="004D3449"/>
    <w:rsid w:val="004D3772"/>
    <w:rsid w:val="004D3D62"/>
    <w:rsid w:val="004D5014"/>
    <w:rsid w:val="004E0D2E"/>
    <w:rsid w:val="004E0F7E"/>
    <w:rsid w:val="004E11C8"/>
    <w:rsid w:val="004E1DBD"/>
    <w:rsid w:val="004E34AF"/>
    <w:rsid w:val="004E3A6E"/>
    <w:rsid w:val="004E6682"/>
    <w:rsid w:val="004F0491"/>
    <w:rsid w:val="004F1C12"/>
    <w:rsid w:val="004F2DCC"/>
    <w:rsid w:val="004F3EAD"/>
    <w:rsid w:val="004F54FB"/>
    <w:rsid w:val="004F5A0A"/>
    <w:rsid w:val="004F69B2"/>
    <w:rsid w:val="004F73E6"/>
    <w:rsid w:val="0050046E"/>
    <w:rsid w:val="00501540"/>
    <w:rsid w:val="00507283"/>
    <w:rsid w:val="0051018D"/>
    <w:rsid w:val="005128CD"/>
    <w:rsid w:val="00512FDD"/>
    <w:rsid w:val="005146A7"/>
    <w:rsid w:val="00514A6E"/>
    <w:rsid w:val="00515C9C"/>
    <w:rsid w:val="005204D4"/>
    <w:rsid w:val="00522E26"/>
    <w:rsid w:val="0052356D"/>
    <w:rsid w:val="00524F90"/>
    <w:rsid w:val="00525A2A"/>
    <w:rsid w:val="00526E00"/>
    <w:rsid w:val="005315F3"/>
    <w:rsid w:val="005348DE"/>
    <w:rsid w:val="00535250"/>
    <w:rsid w:val="00535B2A"/>
    <w:rsid w:val="00536C1F"/>
    <w:rsid w:val="00543AA5"/>
    <w:rsid w:val="005452CB"/>
    <w:rsid w:val="00545734"/>
    <w:rsid w:val="005460D7"/>
    <w:rsid w:val="00546C3A"/>
    <w:rsid w:val="00547321"/>
    <w:rsid w:val="0055015E"/>
    <w:rsid w:val="00551DDF"/>
    <w:rsid w:val="00552E33"/>
    <w:rsid w:val="00555AC4"/>
    <w:rsid w:val="00556DF3"/>
    <w:rsid w:val="00562411"/>
    <w:rsid w:val="005646DA"/>
    <w:rsid w:val="00564F38"/>
    <w:rsid w:val="00567CB7"/>
    <w:rsid w:val="00570391"/>
    <w:rsid w:val="00570A48"/>
    <w:rsid w:val="0057159B"/>
    <w:rsid w:val="00573318"/>
    <w:rsid w:val="0057341B"/>
    <w:rsid w:val="00577728"/>
    <w:rsid w:val="0058085F"/>
    <w:rsid w:val="0058366D"/>
    <w:rsid w:val="0058501D"/>
    <w:rsid w:val="00586C39"/>
    <w:rsid w:val="00587E1B"/>
    <w:rsid w:val="00590E7D"/>
    <w:rsid w:val="00590F0E"/>
    <w:rsid w:val="00592449"/>
    <w:rsid w:val="00592710"/>
    <w:rsid w:val="005945A8"/>
    <w:rsid w:val="00595D4D"/>
    <w:rsid w:val="00596945"/>
    <w:rsid w:val="00596D3A"/>
    <w:rsid w:val="005A284F"/>
    <w:rsid w:val="005A2B0E"/>
    <w:rsid w:val="005A2EE5"/>
    <w:rsid w:val="005A4247"/>
    <w:rsid w:val="005A4D3B"/>
    <w:rsid w:val="005B01C3"/>
    <w:rsid w:val="005B045D"/>
    <w:rsid w:val="005B43C4"/>
    <w:rsid w:val="005B5C26"/>
    <w:rsid w:val="005B5FA9"/>
    <w:rsid w:val="005B7300"/>
    <w:rsid w:val="005C058B"/>
    <w:rsid w:val="005C1F0B"/>
    <w:rsid w:val="005C3B44"/>
    <w:rsid w:val="005C4170"/>
    <w:rsid w:val="005C4F09"/>
    <w:rsid w:val="005C5029"/>
    <w:rsid w:val="005C70D6"/>
    <w:rsid w:val="005C77EC"/>
    <w:rsid w:val="005D1223"/>
    <w:rsid w:val="005D1554"/>
    <w:rsid w:val="005D1BBF"/>
    <w:rsid w:val="005D1DDA"/>
    <w:rsid w:val="005D3E3C"/>
    <w:rsid w:val="005D48C0"/>
    <w:rsid w:val="005E1113"/>
    <w:rsid w:val="005E1E28"/>
    <w:rsid w:val="005E29DC"/>
    <w:rsid w:val="005E339F"/>
    <w:rsid w:val="005E3428"/>
    <w:rsid w:val="005E3C0C"/>
    <w:rsid w:val="005E507B"/>
    <w:rsid w:val="005E7C65"/>
    <w:rsid w:val="005F0120"/>
    <w:rsid w:val="005F0F6D"/>
    <w:rsid w:val="005F19F2"/>
    <w:rsid w:val="005F2B8A"/>
    <w:rsid w:val="005F3135"/>
    <w:rsid w:val="005F3835"/>
    <w:rsid w:val="005F493C"/>
    <w:rsid w:val="005F4BD2"/>
    <w:rsid w:val="005F57DD"/>
    <w:rsid w:val="005F5891"/>
    <w:rsid w:val="005F5C96"/>
    <w:rsid w:val="005F5D6E"/>
    <w:rsid w:val="00600288"/>
    <w:rsid w:val="00602B1D"/>
    <w:rsid w:val="006035AE"/>
    <w:rsid w:val="00603778"/>
    <w:rsid w:val="006056A4"/>
    <w:rsid w:val="00607C9F"/>
    <w:rsid w:val="00607E0B"/>
    <w:rsid w:val="0061017D"/>
    <w:rsid w:val="00611140"/>
    <w:rsid w:val="006114F2"/>
    <w:rsid w:val="00612641"/>
    <w:rsid w:val="00612F4C"/>
    <w:rsid w:val="00613BF9"/>
    <w:rsid w:val="00621BF3"/>
    <w:rsid w:val="00621E7A"/>
    <w:rsid w:val="00622C7A"/>
    <w:rsid w:val="006234F8"/>
    <w:rsid w:val="00624C28"/>
    <w:rsid w:val="006262AD"/>
    <w:rsid w:val="00631434"/>
    <w:rsid w:val="0063468D"/>
    <w:rsid w:val="0063739E"/>
    <w:rsid w:val="006377B1"/>
    <w:rsid w:val="0064182A"/>
    <w:rsid w:val="00641FF6"/>
    <w:rsid w:val="006421A6"/>
    <w:rsid w:val="006532D5"/>
    <w:rsid w:val="00653B83"/>
    <w:rsid w:val="00655559"/>
    <w:rsid w:val="00660C37"/>
    <w:rsid w:val="00661270"/>
    <w:rsid w:val="00663D48"/>
    <w:rsid w:val="00665CEF"/>
    <w:rsid w:val="00666C8F"/>
    <w:rsid w:val="006700C7"/>
    <w:rsid w:val="0067239A"/>
    <w:rsid w:val="00672A4F"/>
    <w:rsid w:val="006730F6"/>
    <w:rsid w:val="00680DED"/>
    <w:rsid w:val="0068153B"/>
    <w:rsid w:val="00687DCD"/>
    <w:rsid w:val="006900AE"/>
    <w:rsid w:val="0069099B"/>
    <w:rsid w:val="006917AF"/>
    <w:rsid w:val="006935E2"/>
    <w:rsid w:val="00694120"/>
    <w:rsid w:val="00694A59"/>
    <w:rsid w:val="00694D3C"/>
    <w:rsid w:val="00694FC2"/>
    <w:rsid w:val="0069738A"/>
    <w:rsid w:val="006A39B3"/>
    <w:rsid w:val="006B0650"/>
    <w:rsid w:val="006B0951"/>
    <w:rsid w:val="006B4EDA"/>
    <w:rsid w:val="006B5596"/>
    <w:rsid w:val="006B7B81"/>
    <w:rsid w:val="006C1774"/>
    <w:rsid w:val="006C77AA"/>
    <w:rsid w:val="006D01BE"/>
    <w:rsid w:val="006D1136"/>
    <w:rsid w:val="006D3C4B"/>
    <w:rsid w:val="006D4974"/>
    <w:rsid w:val="006D56A5"/>
    <w:rsid w:val="006D6EA9"/>
    <w:rsid w:val="006E0860"/>
    <w:rsid w:val="006E1433"/>
    <w:rsid w:val="006E1B64"/>
    <w:rsid w:val="006E290B"/>
    <w:rsid w:val="006E5553"/>
    <w:rsid w:val="006E7B16"/>
    <w:rsid w:val="006F08AB"/>
    <w:rsid w:val="006F1FCC"/>
    <w:rsid w:val="006F265B"/>
    <w:rsid w:val="006F358F"/>
    <w:rsid w:val="006F3923"/>
    <w:rsid w:val="006F40E3"/>
    <w:rsid w:val="006F793C"/>
    <w:rsid w:val="00700271"/>
    <w:rsid w:val="00704D51"/>
    <w:rsid w:val="00705671"/>
    <w:rsid w:val="00706264"/>
    <w:rsid w:val="00706A9E"/>
    <w:rsid w:val="00707C50"/>
    <w:rsid w:val="00710904"/>
    <w:rsid w:val="00710A33"/>
    <w:rsid w:val="00710FFC"/>
    <w:rsid w:val="00711FED"/>
    <w:rsid w:val="00715623"/>
    <w:rsid w:val="007168EE"/>
    <w:rsid w:val="00717404"/>
    <w:rsid w:val="0072034C"/>
    <w:rsid w:val="007217FD"/>
    <w:rsid w:val="0072263E"/>
    <w:rsid w:val="007226B7"/>
    <w:rsid w:val="007275CA"/>
    <w:rsid w:val="00730230"/>
    <w:rsid w:val="0073049D"/>
    <w:rsid w:val="00731E56"/>
    <w:rsid w:val="00731F4A"/>
    <w:rsid w:val="0073210A"/>
    <w:rsid w:val="00732AD5"/>
    <w:rsid w:val="00733DC9"/>
    <w:rsid w:val="00736166"/>
    <w:rsid w:val="007376E1"/>
    <w:rsid w:val="00742B7A"/>
    <w:rsid w:val="00744F22"/>
    <w:rsid w:val="0074688D"/>
    <w:rsid w:val="00746AE2"/>
    <w:rsid w:val="00746D4F"/>
    <w:rsid w:val="007470F0"/>
    <w:rsid w:val="0074739E"/>
    <w:rsid w:val="0075356A"/>
    <w:rsid w:val="0075452E"/>
    <w:rsid w:val="00755998"/>
    <w:rsid w:val="007570FD"/>
    <w:rsid w:val="0075781E"/>
    <w:rsid w:val="00761BDE"/>
    <w:rsid w:val="00765AA3"/>
    <w:rsid w:val="00767E1F"/>
    <w:rsid w:val="00770223"/>
    <w:rsid w:val="007727AA"/>
    <w:rsid w:val="00772E89"/>
    <w:rsid w:val="00772FD9"/>
    <w:rsid w:val="007730A6"/>
    <w:rsid w:val="007750AB"/>
    <w:rsid w:val="00777039"/>
    <w:rsid w:val="00777766"/>
    <w:rsid w:val="00777B92"/>
    <w:rsid w:val="00777CA1"/>
    <w:rsid w:val="00777F18"/>
    <w:rsid w:val="00782F7A"/>
    <w:rsid w:val="00783E32"/>
    <w:rsid w:val="00783FEE"/>
    <w:rsid w:val="00784087"/>
    <w:rsid w:val="00785210"/>
    <w:rsid w:val="00787795"/>
    <w:rsid w:val="00787B7E"/>
    <w:rsid w:val="007910B5"/>
    <w:rsid w:val="007910C4"/>
    <w:rsid w:val="007924F2"/>
    <w:rsid w:val="0079271C"/>
    <w:rsid w:val="00792B9B"/>
    <w:rsid w:val="00792F76"/>
    <w:rsid w:val="00794486"/>
    <w:rsid w:val="007951E5"/>
    <w:rsid w:val="00795405"/>
    <w:rsid w:val="007959DD"/>
    <w:rsid w:val="00796640"/>
    <w:rsid w:val="007A0340"/>
    <w:rsid w:val="007A10DB"/>
    <w:rsid w:val="007A3B16"/>
    <w:rsid w:val="007A4DC4"/>
    <w:rsid w:val="007B2920"/>
    <w:rsid w:val="007B5F63"/>
    <w:rsid w:val="007B6A77"/>
    <w:rsid w:val="007C02F0"/>
    <w:rsid w:val="007C0AAF"/>
    <w:rsid w:val="007C0C32"/>
    <w:rsid w:val="007C27A7"/>
    <w:rsid w:val="007C56F4"/>
    <w:rsid w:val="007C5C43"/>
    <w:rsid w:val="007C7332"/>
    <w:rsid w:val="007D0684"/>
    <w:rsid w:val="007D08CE"/>
    <w:rsid w:val="007D1396"/>
    <w:rsid w:val="007D6077"/>
    <w:rsid w:val="007D7996"/>
    <w:rsid w:val="007E147E"/>
    <w:rsid w:val="007E4F17"/>
    <w:rsid w:val="007E56A9"/>
    <w:rsid w:val="007E578D"/>
    <w:rsid w:val="007E6413"/>
    <w:rsid w:val="007F17A9"/>
    <w:rsid w:val="007F1859"/>
    <w:rsid w:val="007F1AA5"/>
    <w:rsid w:val="007F2ACB"/>
    <w:rsid w:val="007F6122"/>
    <w:rsid w:val="00802809"/>
    <w:rsid w:val="008043BF"/>
    <w:rsid w:val="00804A48"/>
    <w:rsid w:val="00806AE8"/>
    <w:rsid w:val="00807361"/>
    <w:rsid w:val="00807A11"/>
    <w:rsid w:val="00811E75"/>
    <w:rsid w:val="00812228"/>
    <w:rsid w:val="00813CFC"/>
    <w:rsid w:val="008168B7"/>
    <w:rsid w:val="008176D9"/>
    <w:rsid w:val="0082034C"/>
    <w:rsid w:val="008217AC"/>
    <w:rsid w:val="0082335F"/>
    <w:rsid w:val="00831A6B"/>
    <w:rsid w:val="008329BE"/>
    <w:rsid w:val="008330D3"/>
    <w:rsid w:val="008332B6"/>
    <w:rsid w:val="00835707"/>
    <w:rsid w:val="00836FDA"/>
    <w:rsid w:val="00837D4A"/>
    <w:rsid w:val="0084052A"/>
    <w:rsid w:val="00842535"/>
    <w:rsid w:val="00842602"/>
    <w:rsid w:val="00842F85"/>
    <w:rsid w:val="0084716E"/>
    <w:rsid w:val="008473FA"/>
    <w:rsid w:val="008502C8"/>
    <w:rsid w:val="00850346"/>
    <w:rsid w:val="008508D9"/>
    <w:rsid w:val="008514E2"/>
    <w:rsid w:val="00851AA9"/>
    <w:rsid w:val="00852FB5"/>
    <w:rsid w:val="00854365"/>
    <w:rsid w:val="00855847"/>
    <w:rsid w:val="00857924"/>
    <w:rsid w:val="00857A73"/>
    <w:rsid w:val="00860C4B"/>
    <w:rsid w:val="00861964"/>
    <w:rsid w:val="00863850"/>
    <w:rsid w:val="008643AB"/>
    <w:rsid w:val="00865DB6"/>
    <w:rsid w:val="00867301"/>
    <w:rsid w:val="00872520"/>
    <w:rsid w:val="0087383A"/>
    <w:rsid w:val="008739AA"/>
    <w:rsid w:val="00873E0A"/>
    <w:rsid w:val="00875527"/>
    <w:rsid w:val="008831A3"/>
    <w:rsid w:val="00884DEC"/>
    <w:rsid w:val="0088785B"/>
    <w:rsid w:val="00890052"/>
    <w:rsid w:val="008907ED"/>
    <w:rsid w:val="00891915"/>
    <w:rsid w:val="00891A84"/>
    <w:rsid w:val="0089245E"/>
    <w:rsid w:val="00892886"/>
    <w:rsid w:val="00892C42"/>
    <w:rsid w:val="0089310E"/>
    <w:rsid w:val="00894EFE"/>
    <w:rsid w:val="00895D38"/>
    <w:rsid w:val="008972BA"/>
    <w:rsid w:val="00897D84"/>
    <w:rsid w:val="008A1120"/>
    <w:rsid w:val="008A1CE9"/>
    <w:rsid w:val="008A2945"/>
    <w:rsid w:val="008A346C"/>
    <w:rsid w:val="008A4205"/>
    <w:rsid w:val="008A5815"/>
    <w:rsid w:val="008B16AE"/>
    <w:rsid w:val="008B4233"/>
    <w:rsid w:val="008B60FF"/>
    <w:rsid w:val="008B6753"/>
    <w:rsid w:val="008B6A69"/>
    <w:rsid w:val="008C0B66"/>
    <w:rsid w:val="008C303B"/>
    <w:rsid w:val="008C3E2E"/>
    <w:rsid w:val="008C43B0"/>
    <w:rsid w:val="008C5356"/>
    <w:rsid w:val="008C6D1A"/>
    <w:rsid w:val="008D0042"/>
    <w:rsid w:val="008D1183"/>
    <w:rsid w:val="008D1332"/>
    <w:rsid w:val="008D4540"/>
    <w:rsid w:val="008D5A4A"/>
    <w:rsid w:val="008D5D97"/>
    <w:rsid w:val="008D5FAF"/>
    <w:rsid w:val="008D6AA9"/>
    <w:rsid w:val="008D7DDB"/>
    <w:rsid w:val="008E0130"/>
    <w:rsid w:val="008E02B6"/>
    <w:rsid w:val="008E18F5"/>
    <w:rsid w:val="008E1E36"/>
    <w:rsid w:val="008E3415"/>
    <w:rsid w:val="008E7C72"/>
    <w:rsid w:val="008F1D67"/>
    <w:rsid w:val="008F1EA4"/>
    <w:rsid w:val="008F39FD"/>
    <w:rsid w:val="008F49CB"/>
    <w:rsid w:val="008F5ACA"/>
    <w:rsid w:val="008F5E02"/>
    <w:rsid w:val="008F72C8"/>
    <w:rsid w:val="008F7EB3"/>
    <w:rsid w:val="00900240"/>
    <w:rsid w:val="0090040D"/>
    <w:rsid w:val="00900C02"/>
    <w:rsid w:val="00900CCE"/>
    <w:rsid w:val="00901B30"/>
    <w:rsid w:val="00903876"/>
    <w:rsid w:val="00903E9D"/>
    <w:rsid w:val="009106A7"/>
    <w:rsid w:val="009106EA"/>
    <w:rsid w:val="009108E3"/>
    <w:rsid w:val="009113EC"/>
    <w:rsid w:val="00914A3B"/>
    <w:rsid w:val="00920404"/>
    <w:rsid w:val="009211C7"/>
    <w:rsid w:val="00921AEB"/>
    <w:rsid w:val="00922014"/>
    <w:rsid w:val="0092438F"/>
    <w:rsid w:val="00924734"/>
    <w:rsid w:val="009257FF"/>
    <w:rsid w:val="009276AB"/>
    <w:rsid w:val="00930E38"/>
    <w:rsid w:val="00931CA9"/>
    <w:rsid w:val="00934467"/>
    <w:rsid w:val="00934CD5"/>
    <w:rsid w:val="009362F8"/>
    <w:rsid w:val="00937BF4"/>
    <w:rsid w:val="0094049F"/>
    <w:rsid w:val="00942167"/>
    <w:rsid w:val="009424F7"/>
    <w:rsid w:val="00943932"/>
    <w:rsid w:val="00944C98"/>
    <w:rsid w:val="00945023"/>
    <w:rsid w:val="009450DF"/>
    <w:rsid w:val="00947C29"/>
    <w:rsid w:val="00952C11"/>
    <w:rsid w:val="00956775"/>
    <w:rsid w:val="0095749F"/>
    <w:rsid w:val="00957F17"/>
    <w:rsid w:val="0096024C"/>
    <w:rsid w:val="0096028C"/>
    <w:rsid w:val="0096279E"/>
    <w:rsid w:val="009630E2"/>
    <w:rsid w:val="00963EE1"/>
    <w:rsid w:val="0096598F"/>
    <w:rsid w:val="00966B5B"/>
    <w:rsid w:val="009713A9"/>
    <w:rsid w:val="009716D4"/>
    <w:rsid w:val="00971F38"/>
    <w:rsid w:val="0097293A"/>
    <w:rsid w:val="009745F9"/>
    <w:rsid w:val="009761ED"/>
    <w:rsid w:val="00976C0A"/>
    <w:rsid w:val="009827A7"/>
    <w:rsid w:val="00985545"/>
    <w:rsid w:val="00986910"/>
    <w:rsid w:val="00986F09"/>
    <w:rsid w:val="00987009"/>
    <w:rsid w:val="00987AC8"/>
    <w:rsid w:val="00987B1F"/>
    <w:rsid w:val="00993A6E"/>
    <w:rsid w:val="0099636E"/>
    <w:rsid w:val="009963E1"/>
    <w:rsid w:val="00996C69"/>
    <w:rsid w:val="009A0735"/>
    <w:rsid w:val="009A1BFF"/>
    <w:rsid w:val="009A2E74"/>
    <w:rsid w:val="009A3D29"/>
    <w:rsid w:val="009A53D4"/>
    <w:rsid w:val="009B15AB"/>
    <w:rsid w:val="009B33B9"/>
    <w:rsid w:val="009B3E3A"/>
    <w:rsid w:val="009B4DAE"/>
    <w:rsid w:val="009B52A4"/>
    <w:rsid w:val="009B6222"/>
    <w:rsid w:val="009B6541"/>
    <w:rsid w:val="009B779A"/>
    <w:rsid w:val="009B7BF7"/>
    <w:rsid w:val="009C17ED"/>
    <w:rsid w:val="009C3EB4"/>
    <w:rsid w:val="009C5BAF"/>
    <w:rsid w:val="009C5E55"/>
    <w:rsid w:val="009C699C"/>
    <w:rsid w:val="009D1EC0"/>
    <w:rsid w:val="009D2DCC"/>
    <w:rsid w:val="009D3181"/>
    <w:rsid w:val="009D3DAC"/>
    <w:rsid w:val="009D5264"/>
    <w:rsid w:val="009D5564"/>
    <w:rsid w:val="009D5D4E"/>
    <w:rsid w:val="009D5E86"/>
    <w:rsid w:val="009E0497"/>
    <w:rsid w:val="009E155C"/>
    <w:rsid w:val="009E2AF7"/>
    <w:rsid w:val="009E33F7"/>
    <w:rsid w:val="009E38A9"/>
    <w:rsid w:val="009E4DA6"/>
    <w:rsid w:val="009E58C8"/>
    <w:rsid w:val="009E733A"/>
    <w:rsid w:val="009E793E"/>
    <w:rsid w:val="009F11A3"/>
    <w:rsid w:val="009F2CA8"/>
    <w:rsid w:val="009F3906"/>
    <w:rsid w:val="009F420E"/>
    <w:rsid w:val="009F44C2"/>
    <w:rsid w:val="009F565C"/>
    <w:rsid w:val="009F5677"/>
    <w:rsid w:val="009F59CC"/>
    <w:rsid w:val="00A02B09"/>
    <w:rsid w:val="00A037DA"/>
    <w:rsid w:val="00A04992"/>
    <w:rsid w:val="00A04E97"/>
    <w:rsid w:val="00A07266"/>
    <w:rsid w:val="00A073A5"/>
    <w:rsid w:val="00A10956"/>
    <w:rsid w:val="00A11FCD"/>
    <w:rsid w:val="00A1335E"/>
    <w:rsid w:val="00A13941"/>
    <w:rsid w:val="00A14F87"/>
    <w:rsid w:val="00A15161"/>
    <w:rsid w:val="00A16286"/>
    <w:rsid w:val="00A168FD"/>
    <w:rsid w:val="00A22934"/>
    <w:rsid w:val="00A23174"/>
    <w:rsid w:val="00A239C0"/>
    <w:rsid w:val="00A23A5E"/>
    <w:rsid w:val="00A30ECB"/>
    <w:rsid w:val="00A33C4D"/>
    <w:rsid w:val="00A34500"/>
    <w:rsid w:val="00A34CE1"/>
    <w:rsid w:val="00A361BD"/>
    <w:rsid w:val="00A3627B"/>
    <w:rsid w:val="00A36D4E"/>
    <w:rsid w:val="00A403F7"/>
    <w:rsid w:val="00A40DEB"/>
    <w:rsid w:val="00A412C1"/>
    <w:rsid w:val="00A445EB"/>
    <w:rsid w:val="00A479B9"/>
    <w:rsid w:val="00A51982"/>
    <w:rsid w:val="00A5227C"/>
    <w:rsid w:val="00A52F56"/>
    <w:rsid w:val="00A54109"/>
    <w:rsid w:val="00A54584"/>
    <w:rsid w:val="00A6060B"/>
    <w:rsid w:val="00A66D34"/>
    <w:rsid w:val="00A724D9"/>
    <w:rsid w:val="00A72515"/>
    <w:rsid w:val="00A72D09"/>
    <w:rsid w:val="00A73DD2"/>
    <w:rsid w:val="00A771AD"/>
    <w:rsid w:val="00A81F7A"/>
    <w:rsid w:val="00A82C2A"/>
    <w:rsid w:val="00A830A1"/>
    <w:rsid w:val="00A830D4"/>
    <w:rsid w:val="00A83905"/>
    <w:rsid w:val="00A853BE"/>
    <w:rsid w:val="00A85960"/>
    <w:rsid w:val="00A859F4"/>
    <w:rsid w:val="00A866BD"/>
    <w:rsid w:val="00A902C6"/>
    <w:rsid w:val="00A90D43"/>
    <w:rsid w:val="00A94C9D"/>
    <w:rsid w:val="00A951F4"/>
    <w:rsid w:val="00A95FC2"/>
    <w:rsid w:val="00A964F8"/>
    <w:rsid w:val="00AA04CC"/>
    <w:rsid w:val="00AA1AE2"/>
    <w:rsid w:val="00AA1F7D"/>
    <w:rsid w:val="00AA2903"/>
    <w:rsid w:val="00AA2F6F"/>
    <w:rsid w:val="00AB0E3D"/>
    <w:rsid w:val="00AB2036"/>
    <w:rsid w:val="00AB2EB9"/>
    <w:rsid w:val="00AB57E4"/>
    <w:rsid w:val="00AB5992"/>
    <w:rsid w:val="00AB732B"/>
    <w:rsid w:val="00AB7565"/>
    <w:rsid w:val="00AC0742"/>
    <w:rsid w:val="00AC0A24"/>
    <w:rsid w:val="00AC0C19"/>
    <w:rsid w:val="00AC12D6"/>
    <w:rsid w:val="00AC16A1"/>
    <w:rsid w:val="00AC1909"/>
    <w:rsid w:val="00AC2624"/>
    <w:rsid w:val="00AC2BAB"/>
    <w:rsid w:val="00AC2D5D"/>
    <w:rsid w:val="00AC5A64"/>
    <w:rsid w:val="00AD10D3"/>
    <w:rsid w:val="00AD2EC3"/>
    <w:rsid w:val="00AD6572"/>
    <w:rsid w:val="00AE07C7"/>
    <w:rsid w:val="00AE07F6"/>
    <w:rsid w:val="00AE0CA4"/>
    <w:rsid w:val="00AE1C55"/>
    <w:rsid w:val="00AE23BB"/>
    <w:rsid w:val="00AE274C"/>
    <w:rsid w:val="00AE3082"/>
    <w:rsid w:val="00AE31CF"/>
    <w:rsid w:val="00AE33B5"/>
    <w:rsid w:val="00AE5FE7"/>
    <w:rsid w:val="00AE7352"/>
    <w:rsid w:val="00AE7940"/>
    <w:rsid w:val="00AF2386"/>
    <w:rsid w:val="00AF2A5B"/>
    <w:rsid w:val="00AF2FDF"/>
    <w:rsid w:val="00AF46B4"/>
    <w:rsid w:val="00AF4A46"/>
    <w:rsid w:val="00AF4E82"/>
    <w:rsid w:val="00B014D7"/>
    <w:rsid w:val="00B020ED"/>
    <w:rsid w:val="00B02291"/>
    <w:rsid w:val="00B057D0"/>
    <w:rsid w:val="00B05A5B"/>
    <w:rsid w:val="00B07516"/>
    <w:rsid w:val="00B075D9"/>
    <w:rsid w:val="00B10C3B"/>
    <w:rsid w:val="00B114F6"/>
    <w:rsid w:val="00B11A8A"/>
    <w:rsid w:val="00B12B87"/>
    <w:rsid w:val="00B13DA2"/>
    <w:rsid w:val="00B14099"/>
    <w:rsid w:val="00B1496C"/>
    <w:rsid w:val="00B15EA5"/>
    <w:rsid w:val="00B17320"/>
    <w:rsid w:val="00B20FCD"/>
    <w:rsid w:val="00B21399"/>
    <w:rsid w:val="00B213F1"/>
    <w:rsid w:val="00B21CB3"/>
    <w:rsid w:val="00B23B64"/>
    <w:rsid w:val="00B26CB5"/>
    <w:rsid w:val="00B26F2C"/>
    <w:rsid w:val="00B27084"/>
    <w:rsid w:val="00B27611"/>
    <w:rsid w:val="00B30CE7"/>
    <w:rsid w:val="00B31D07"/>
    <w:rsid w:val="00B32954"/>
    <w:rsid w:val="00B33048"/>
    <w:rsid w:val="00B3352C"/>
    <w:rsid w:val="00B33BA8"/>
    <w:rsid w:val="00B37F25"/>
    <w:rsid w:val="00B413BB"/>
    <w:rsid w:val="00B41FCD"/>
    <w:rsid w:val="00B42ADC"/>
    <w:rsid w:val="00B44051"/>
    <w:rsid w:val="00B45195"/>
    <w:rsid w:val="00B45AD3"/>
    <w:rsid w:val="00B45C67"/>
    <w:rsid w:val="00B45D96"/>
    <w:rsid w:val="00B45E8B"/>
    <w:rsid w:val="00B46259"/>
    <w:rsid w:val="00B469F7"/>
    <w:rsid w:val="00B502A9"/>
    <w:rsid w:val="00B5038F"/>
    <w:rsid w:val="00B508EC"/>
    <w:rsid w:val="00B51957"/>
    <w:rsid w:val="00B51E0C"/>
    <w:rsid w:val="00B520A0"/>
    <w:rsid w:val="00B521C4"/>
    <w:rsid w:val="00B53CB9"/>
    <w:rsid w:val="00B54032"/>
    <w:rsid w:val="00B55A71"/>
    <w:rsid w:val="00B56838"/>
    <w:rsid w:val="00B573AA"/>
    <w:rsid w:val="00B6550C"/>
    <w:rsid w:val="00B65AD2"/>
    <w:rsid w:val="00B670DF"/>
    <w:rsid w:val="00B72FBC"/>
    <w:rsid w:val="00B7398E"/>
    <w:rsid w:val="00B7423A"/>
    <w:rsid w:val="00B75768"/>
    <w:rsid w:val="00B75AD5"/>
    <w:rsid w:val="00B77C9B"/>
    <w:rsid w:val="00B82504"/>
    <w:rsid w:val="00B82B81"/>
    <w:rsid w:val="00B83A8D"/>
    <w:rsid w:val="00B85210"/>
    <w:rsid w:val="00B8666D"/>
    <w:rsid w:val="00B87FDF"/>
    <w:rsid w:val="00B90B97"/>
    <w:rsid w:val="00B91D34"/>
    <w:rsid w:val="00B91DF2"/>
    <w:rsid w:val="00B92344"/>
    <w:rsid w:val="00B953EF"/>
    <w:rsid w:val="00B96B8B"/>
    <w:rsid w:val="00BA0680"/>
    <w:rsid w:val="00BA0E77"/>
    <w:rsid w:val="00BA1013"/>
    <w:rsid w:val="00BA223A"/>
    <w:rsid w:val="00BA2A75"/>
    <w:rsid w:val="00BA402C"/>
    <w:rsid w:val="00BA42C7"/>
    <w:rsid w:val="00BA55DE"/>
    <w:rsid w:val="00BA7AEF"/>
    <w:rsid w:val="00BB170C"/>
    <w:rsid w:val="00BB4FBE"/>
    <w:rsid w:val="00BB606F"/>
    <w:rsid w:val="00BB6B74"/>
    <w:rsid w:val="00BC11D3"/>
    <w:rsid w:val="00BC1265"/>
    <w:rsid w:val="00BC43DA"/>
    <w:rsid w:val="00BC7889"/>
    <w:rsid w:val="00BC7949"/>
    <w:rsid w:val="00BC7B13"/>
    <w:rsid w:val="00BC7F4C"/>
    <w:rsid w:val="00BD1264"/>
    <w:rsid w:val="00BD519B"/>
    <w:rsid w:val="00BD62AA"/>
    <w:rsid w:val="00BD7838"/>
    <w:rsid w:val="00BD7ACD"/>
    <w:rsid w:val="00BE2AFB"/>
    <w:rsid w:val="00BE66D8"/>
    <w:rsid w:val="00BE7964"/>
    <w:rsid w:val="00BF0AE8"/>
    <w:rsid w:val="00BF0F14"/>
    <w:rsid w:val="00BF235E"/>
    <w:rsid w:val="00BF30DC"/>
    <w:rsid w:val="00BF486C"/>
    <w:rsid w:val="00BF5532"/>
    <w:rsid w:val="00BF6BA1"/>
    <w:rsid w:val="00C00813"/>
    <w:rsid w:val="00C03D3E"/>
    <w:rsid w:val="00C047BB"/>
    <w:rsid w:val="00C05B5C"/>
    <w:rsid w:val="00C05E44"/>
    <w:rsid w:val="00C0601B"/>
    <w:rsid w:val="00C06AE4"/>
    <w:rsid w:val="00C10309"/>
    <w:rsid w:val="00C104EB"/>
    <w:rsid w:val="00C10A73"/>
    <w:rsid w:val="00C123F6"/>
    <w:rsid w:val="00C13061"/>
    <w:rsid w:val="00C13217"/>
    <w:rsid w:val="00C1475B"/>
    <w:rsid w:val="00C1593B"/>
    <w:rsid w:val="00C167CA"/>
    <w:rsid w:val="00C22782"/>
    <w:rsid w:val="00C239EE"/>
    <w:rsid w:val="00C2511E"/>
    <w:rsid w:val="00C253AE"/>
    <w:rsid w:val="00C2768E"/>
    <w:rsid w:val="00C30DB6"/>
    <w:rsid w:val="00C311AB"/>
    <w:rsid w:val="00C31E5C"/>
    <w:rsid w:val="00C325D0"/>
    <w:rsid w:val="00C32960"/>
    <w:rsid w:val="00C33B82"/>
    <w:rsid w:val="00C33D64"/>
    <w:rsid w:val="00C34478"/>
    <w:rsid w:val="00C34816"/>
    <w:rsid w:val="00C36C04"/>
    <w:rsid w:val="00C373F5"/>
    <w:rsid w:val="00C37F2D"/>
    <w:rsid w:val="00C402F6"/>
    <w:rsid w:val="00C40EC7"/>
    <w:rsid w:val="00C4164F"/>
    <w:rsid w:val="00C41F56"/>
    <w:rsid w:val="00C4387C"/>
    <w:rsid w:val="00C43CB4"/>
    <w:rsid w:val="00C43E39"/>
    <w:rsid w:val="00C44110"/>
    <w:rsid w:val="00C472AF"/>
    <w:rsid w:val="00C5161F"/>
    <w:rsid w:val="00C5256F"/>
    <w:rsid w:val="00C55CE4"/>
    <w:rsid w:val="00C565B6"/>
    <w:rsid w:val="00C5735E"/>
    <w:rsid w:val="00C6176E"/>
    <w:rsid w:val="00C61A2A"/>
    <w:rsid w:val="00C6370D"/>
    <w:rsid w:val="00C63E3B"/>
    <w:rsid w:val="00C6550A"/>
    <w:rsid w:val="00C658A5"/>
    <w:rsid w:val="00C6689D"/>
    <w:rsid w:val="00C67D58"/>
    <w:rsid w:val="00C72B0A"/>
    <w:rsid w:val="00C75D97"/>
    <w:rsid w:val="00C76152"/>
    <w:rsid w:val="00C81410"/>
    <w:rsid w:val="00C839C3"/>
    <w:rsid w:val="00C85D5E"/>
    <w:rsid w:val="00C85DC0"/>
    <w:rsid w:val="00C86A5E"/>
    <w:rsid w:val="00C86B62"/>
    <w:rsid w:val="00C90621"/>
    <w:rsid w:val="00C924CB"/>
    <w:rsid w:val="00C92C24"/>
    <w:rsid w:val="00C933FA"/>
    <w:rsid w:val="00CA01FC"/>
    <w:rsid w:val="00CA0ADE"/>
    <w:rsid w:val="00CA180A"/>
    <w:rsid w:val="00CA5927"/>
    <w:rsid w:val="00CA7E0B"/>
    <w:rsid w:val="00CB2BCD"/>
    <w:rsid w:val="00CB3650"/>
    <w:rsid w:val="00CB52B7"/>
    <w:rsid w:val="00CC1516"/>
    <w:rsid w:val="00CC1B39"/>
    <w:rsid w:val="00CC35AB"/>
    <w:rsid w:val="00CC42FF"/>
    <w:rsid w:val="00CC44A9"/>
    <w:rsid w:val="00CC4BB8"/>
    <w:rsid w:val="00CC66D9"/>
    <w:rsid w:val="00CC6FAD"/>
    <w:rsid w:val="00CD170F"/>
    <w:rsid w:val="00CD2991"/>
    <w:rsid w:val="00CD29C9"/>
    <w:rsid w:val="00CD383F"/>
    <w:rsid w:val="00CD6838"/>
    <w:rsid w:val="00CD711B"/>
    <w:rsid w:val="00CE2C29"/>
    <w:rsid w:val="00CE44F6"/>
    <w:rsid w:val="00CE5B98"/>
    <w:rsid w:val="00CE5F96"/>
    <w:rsid w:val="00CE601D"/>
    <w:rsid w:val="00CE62A6"/>
    <w:rsid w:val="00CE751C"/>
    <w:rsid w:val="00CE7AB1"/>
    <w:rsid w:val="00CF2F93"/>
    <w:rsid w:val="00CF3C29"/>
    <w:rsid w:val="00CF4E28"/>
    <w:rsid w:val="00CF5416"/>
    <w:rsid w:val="00CF6185"/>
    <w:rsid w:val="00CF6FA1"/>
    <w:rsid w:val="00CF70CE"/>
    <w:rsid w:val="00D05B53"/>
    <w:rsid w:val="00D07CF6"/>
    <w:rsid w:val="00D12949"/>
    <w:rsid w:val="00D134C8"/>
    <w:rsid w:val="00D13518"/>
    <w:rsid w:val="00D1454F"/>
    <w:rsid w:val="00D1510E"/>
    <w:rsid w:val="00D16E31"/>
    <w:rsid w:val="00D17298"/>
    <w:rsid w:val="00D20E66"/>
    <w:rsid w:val="00D211FA"/>
    <w:rsid w:val="00D2370B"/>
    <w:rsid w:val="00D253B3"/>
    <w:rsid w:val="00D33E8B"/>
    <w:rsid w:val="00D342C8"/>
    <w:rsid w:val="00D3687E"/>
    <w:rsid w:val="00D36C0C"/>
    <w:rsid w:val="00D406D6"/>
    <w:rsid w:val="00D40934"/>
    <w:rsid w:val="00D40FFB"/>
    <w:rsid w:val="00D4422E"/>
    <w:rsid w:val="00D44948"/>
    <w:rsid w:val="00D466C9"/>
    <w:rsid w:val="00D5036F"/>
    <w:rsid w:val="00D51D30"/>
    <w:rsid w:val="00D53AC5"/>
    <w:rsid w:val="00D54204"/>
    <w:rsid w:val="00D55C11"/>
    <w:rsid w:val="00D55CEA"/>
    <w:rsid w:val="00D56C80"/>
    <w:rsid w:val="00D57CBD"/>
    <w:rsid w:val="00D6188E"/>
    <w:rsid w:val="00D62CE9"/>
    <w:rsid w:val="00D63A06"/>
    <w:rsid w:val="00D643B1"/>
    <w:rsid w:val="00D6698E"/>
    <w:rsid w:val="00D66DEE"/>
    <w:rsid w:val="00D70680"/>
    <w:rsid w:val="00D70FE3"/>
    <w:rsid w:val="00D71615"/>
    <w:rsid w:val="00D748AF"/>
    <w:rsid w:val="00D74FEB"/>
    <w:rsid w:val="00D75562"/>
    <w:rsid w:val="00D7682B"/>
    <w:rsid w:val="00D769D1"/>
    <w:rsid w:val="00D85138"/>
    <w:rsid w:val="00D86456"/>
    <w:rsid w:val="00D87D21"/>
    <w:rsid w:val="00D90324"/>
    <w:rsid w:val="00D91DF4"/>
    <w:rsid w:val="00D9214A"/>
    <w:rsid w:val="00D928F3"/>
    <w:rsid w:val="00D92D11"/>
    <w:rsid w:val="00D933A0"/>
    <w:rsid w:val="00D93BC7"/>
    <w:rsid w:val="00D95A05"/>
    <w:rsid w:val="00D95C59"/>
    <w:rsid w:val="00D95E31"/>
    <w:rsid w:val="00D96A37"/>
    <w:rsid w:val="00D97703"/>
    <w:rsid w:val="00DA0413"/>
    <w:rsid w:val="00DA095E"/>
    <w:rsid w:val="00DA16C5"/>
    <w:rsid w:val="00DA20C5"/>
    <w:rsid w:val="00DA4169"/>
    <w:rsid w:val="00DA5DEA"/>
    <w:rsid w:val="00DA676C"/>
    <w:rsid w:val="00DA6C0E"/>
    <w:rsid w:val="00DA7606"/>
    <w:rsid w:val="00DA7916"/>
    <w:rsid w:val="00DA7C99"/>
    <w:rsid w:val="00DB0254"/>
    <w:rsid w:val="00DB07C1"/>
    <w:rsid w:val="00DB1057"/>
    <w:rsid w:val="00DB1640"/>
    <w:rsid w:val="00DB2DB8"/>
    <w:rsid w:val="00DB2F9E"/>
    <w:rsid w:val="00DC0EA2"/>
    <w:rsid w:val="00DC2B3C"/>
    <w:rsid w:val="00DC4147"/>
    <w:rsid w:val="00DC6151"/>
    <w:rsid w:val="00DC6889"/>
    <w:rsid w:val="00DC6AD8"/>
    <w:rsid w:val="00DC6FD5"/>
    <w:rsid w:val="00DD049F"/>
    <w:rsid w:val="00DD0C54"/>
    <w:rsid w:val="00DD40C4"/>
    <w:rsid w:val="00DD435B"/>
    <w:rsid w:val="00DD5ACA"/>
    <w:rsid w:val="00DD6B6E"/>
    <w:rsid w:val="00DE23CD"/>
    <w:rsid w:val="00DE2C1B"/>
    <w:rsid w:val="00DE342F"/>
    <w:rsid w:val="00DE45FC"/>
    <w:rsid w:val="00DE503B"/>
    <w:rsid w:val="00DE6330"/>
    <w:rsid w:val="00DE70D0"/>
    <w:rsid w:val="00DE75EA"/>
    <w:rsid w:val="00DF0923"/>
    <w:rsid w:val="00DF0C06"/>
    <w:rsid w:val="00DF4282"/>
    <w:rsid w:val="00DF47C5"/>
    <w:rsid w:val="00DF73D3"/>
    <w:rsid w:val="00DF76D2"/>
    <w:rsid w:val="00E0165E"/>
    <w:rsid w:val="00E05508"/>
    <w:rsid w:val="00E05D42"/>
    <w:rsid w:val="00E05E64"/>
    <w:rsid w:val="00E05F2F"/>
    <w:rsid w:val="00E06C38"/>
    <w:rsid w:val="00E078C4"/>
    <w:rsid w:val="00E07A9E"/>
    <w:rsid w:val="00E141AD"/>
    <w:rsid w:val="00E145E8"/>
    <w:rsid w:val="00E16F5F"/>
    <w:rsid w:val="00E1709A"/>
    <w:rsid w:val="00E1715F"/>
    <w:rsid w:val="00E2265A"/>
    <w:rsid w:val="00E244F3"/>
    <w:rsid w:val="00E30F6A"/>
    <w:rsid w:val="00E31145"/>
    <w:rsid w:val="00E3242B"/>
    <w:rsid w:val="00E334BB"/>
    <w:rsid w:val="00E3544A"/>
    <w:rsid w:val="00E40577"/>
    <w:rsid w:val="00E41EAD"/>
    <w:rsid w:val="00E4296C"/>
    <w:rsid w:val="00E42D21"/>
    <w:rsid w:val="00E451E6"/>
    <w:rsid w:val="00E46E59"/>
    <w:rsid w:val="00E478FE"/>
    <w:rsid w:val="00E5084E"/>
    <w:rsid w:val="00E51223"/>
    <w:rsid w:val="00E51D24"/>
    <w:rsid w:val="00E52F0A"/>
    <w:rsid w:val="00E5468C"/>
    <w:rsid w:val="00E55B2B"/>
    <w:rsid w:val="00E56DEE"/>
    <w:rsid w:val="00E57FFA"/>
    <w:rsid w:val="00E626CB"/>
    <w:rsid w:val="00E63825"/>
    <w:rsid w:val="00E640C7"/>
    <w:rsid w:val="00E67FFD"/>
    <w:rsid w:val="00E70F0C"/>
    <w:rsid w:val="00E72D9E"/>
    <w:rsid w:val="00E734F6"/>
    <w:rsid w:val="00E740FD"/>
    <w:rsid w:val="00E76A19"/>
    <w:rsid w:val="00E817CF"/>
    <w:rsid w:val="00E82962"/>
    <w:rsid w:val="00E83D5D"/>
    <w:rsid w:val="00E84921"/>
    <w:rsid w:val="00E86264"/>
    <w:rsid w:val="00E86F80"/>
    <w:rsid w:val="00E8769A"/>
    <w:rsid w:val="00E90132"/>
    <w:rsid w:val="00E906F6"/>
    <w:rsid w:val="00E90BAC"/>
    <w:rsid w:val="00E90DD1"/>
    <w:rsid w:val="00E913DE"/>
    <w:rsid w:val="00E9257C"/>
    <w:rsid w:val="00E93176"/>
    <w:rsid w:val="00E931FC"/>
    <w:rsid w:val="00E94B80"/>
    <w:rsid w:val="00E95313"/>
    <w:rsid w:val="00E95DB7"/>
    <w:rsid w:val="00E975D5"/>
    <w:rsid w:val="00EA3EBE"/>
    <w:rsid w:val="00EA50EC"/>
    <w:rsid w:val="00EA6637"/>
    <w:rsid w:val="00EA766E"/>
    <w:rsid w:val="00EB1767"/>
    <w:rsid w:val="00EB4CA5"/>
    <w:rsid w:val="00EB5409"/>
    <w:rsid w:val="00EB6225"/>
    <w:rsid w:val="00EB634F"/>
    <w:rsid w:val="00EB69D8"/>
    <w:rsid w:val="00EB710C"/>
    <w:rsid w:val="00EC087D"/>
    <w:rsid w:val="00EC1833"/>
    <w:rsid w:val="00EC19F6"/>
    <w:rsid w:val="00EC2609"/>
    <w:rsid w:val="00EC4D5E"/>
    <w:rsid w:val="00EC64C5"/>
    <w:rsid w:val="00EC6570"/>
    <w:rsid w:val="00EC7FAE"/>
    <w:rsid w:val="00ED13BF"/>
    <w:rsid w:val="00ED1FF4"/>
    <w:rsid w:val="00ED2534"/>
    <w:rsid w:val="00ED2E83"/>
    <w:rsid w:val="00ED5AA1"/>
    <w:rsid w:val="00ED78CA"/>
    <w:rsid w:val="00EE20DA"/>
    <w:rsid w:val="00EE58EF"/>
    <w:rsid w:val="00EE6450"/>
    <w:rsid w:val="00EE7B42"/>
    <w:rsid w:val="00EF076D"/>
    <w:rsid w:val="00EF0A8A"/>
    <w:rsid w:val="00EF20EC"/>
    <w:rsid w:val="00EF21F2"/>
    <w:rsid w:val="00EF2862"/>
    <w:rsid w:val="00EF45BC"/>
    <w:rsid w:val="00EF4758"/>
    <w:rsid w:val="00EF7423"/>
    <w:rsid w:val="00EF78D4"/>
    <w:rsid w:val="00EF7DEE"/>
    <w:rsid w:val="00F00829"/>
    <w:rsid w:val="00F0148B"/>
    <w:rsid w:val="00F072D9"/>
    <w:rsid w:val="00F10039"/>
    <w:rsid w:val="00F100A5"/>
    <w:rsid w:val="00F108DF"/>
    <w:rsid w:val="00F10FE0"/>
    <w:rsid w:val="00F13C26"/>
    <w:rsid w:val="00F203E4"/>
    <w:rsid w:val="00F2067D"/>
    <w:rsid w:val="00F2344D"/>
    <w:rsid w:val="00F25BD7"/>
    <w:rsid w:val="00F26A6D"/>
    <w:rsid w:val="00F316B1"/>
    <w:rsid w:val="00F321F7"/>
    <w:rsid w:val="00F32C55"/>
    <w:rsid w:val="00F3517C"/>
    <w:rsid w:val="00F35B01"/>
    <w:rsid w:val="00F37996"/>
    <w:rsid w:val="00F37D6F"/>
    <w:rsid w:val="00F4031F"/>
    <w:rsid w:val="00F40898"/>
    <w:rsid w:val="00F424FB"/>
    <w:rsid w:val="00F42A4C"/>
    <w:rsid w:val="00F42B8C"/>
    <w:rsid w:val="00F43134"/>
    <w:rsid w:val="00F43650"/>
    <w:rsid w:val="00F43D5D"/>
    <w:rsid w:val="00F44C52"/>
    <w:rsid w:val="00F45AFE"/>
    <w:rsid w:val="00F47370"/>
    <w:rsid w:val="00F47840"/>
    <w:rsid w:val="00F53B66"/>
    <w:rsid w:val="00F55219"/>
    <w:rsid w:val="00F5764D"/>
    <w:rsid w:val="00F6183A"/>
    <w:rsid w:val="00F6354B"/>
    <w:rsid w:val="00F637A4"/>
    <w:rsid w:val="00F6391A"/>
    <w:rsid w:val="00F64123"/>
    <w:rsid w:val="00F658D6"/>
    <w:rsid w:val="00F662AE"/>
    <w:rsid w:val="00F66CFB"/>
    <w:rsid w:val="00F67139"/>
    <w:rsid w:val="00F70883"/>
    <w:rsid w:val="00F7493F"/>
    <w:rsid w:val="00F7528B"/>
    <w:rsid w:val="00F77964"/>
    <w:rsid w:val="00F809A9"/>
    <w:rsid w:val="00F80E38"/>
    <w:rsid w:val="00F82765"/>
    <w:rsid w:val="00F83B98"/>
    <w:rsid w:val="00F87593"/>
    <w:rsid w:val="00F9035B"/>
    <w:rsid w:val="00F90EF9"/>
    <w:rsid w:val="00F9236E"/>
    <w:rsid w:val="00F9309C"/>
    <w:rsid w:val="00F95020"/>
    <w:rsid w:val="00F97364"/>
    <w:rsid w:val="00F9757A"/>
    <w:rsid w:val="00F97AB1"/>
    <w:rsid w:val="00FA0EE3"/>
    <w:rsid w:val="00FA10AD"/>
    <w:rsid w:val="00FA1B1F"/>
    <w:rsid w:val="00FA3415"/>
    <w:rsid w:val="00FA6A4A"/>
    <w:rsid w:val="00FB228C"/>
    <w:rsid w:val="00FB33FC"/>
    <w:rsid w:val="00FB4832"/>
    <w:rsid w:val="00FB496F"/>
    <w:rsid w:val="00FB64A6"/>
    <w:rsid w:val="00FC2C7F"/>
    <w:rsid w:val="00FC3038"/>
    <w:rsid w:val="00FC458B"/>
    <w:rsid w:val="00FC4D6E"/>
    <w:rsid w:val="00FD0773"/>
    <w:rsid w:val="00FD5206"/>
    <w:rsid w:val="00FD5B28"/>
    <w:rsid w:val="00FD5C61"/>
    <w:rsid w:val="00FD677F"/>
    <w:rsid w:val="00FE0505"/>
    <w:rsid w:val="00FE21D9"/>
    <w:rsid w:val="00FE2C69"/>
    <w:rsid w:val="00FE31C0"/>
    <w:rsid w:val="00FE4DD3"/>
    <w:rsid w:val="00FE5A68"/>
    <w:rsid w:val="00FE6DBB"/>
    <w:rsid w:val="00FE7C56"/>
    <w:rsid w:val="00FF004C"/>
    <w:rsid w:val="00FF0495"/>
    <w:rsid w:val="00FF2C40"/>
    <w:rsid w:val="00FF30EC"/>
    <w:rsid w:val="00FF354A"/>
    <w:rsid w:val="00FF777A"/>
    <w:rsid w:val="00FF7CDE"/>
    <w:rsid w:val="00FF7E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4242"/>
  <w15:chartTrackingRefBased/>
  <w15:docId w15:val="{FEF7CE1E-9E83-4BAA-95E2-DA65628C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C9B"/>
    <w:pPr>
      <w:spacing w:line="360" w:lineRule="auto"/>
    </w:pPr>
    <w:rPr>
      <w:rFonts w:ascii="Times New Roman" w:hAnsi="Times New Roman"/>
    </w:rPr>
  </w:style>
  <w:style w:type="paragraph" w:styleId="Heading1">
    <w:name w:val="heading 1"/>
    <w:basedOn w:val="Normal"/>
    <w:next w:val="Normal"/>
    <w:link w:val="Heading1Char"/>
    <w:uiPriority w:val="9"/>
    <w:qFormat/>
    <w:rsid w:val="006F3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3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3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F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3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F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23"/>
    <w:rPr>
      <w:rFonts w:eastAsiaTheme="majorEastAsia" w:cstheme="majorBidi"/>
      <w:color w:val="272727" w:themeColor="text1" w:themeTint="D8"/>
    </w:rPr>
  </w:style>
  <w:style w:type="paragraph" w:styleId="Title">
    <w:name w:val="Title"/>
    <w:basedOn w:val="Normal"/>
    <w:next w:val="Normal"/>
    <w:link w:val="TitleChar"/>
    <w:uiPriority w:val="10"/>
    <w:qFormat/>
    <w:rsid w:val="006F3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23"/>
    <w:pPr>
      <w:spacing w:before="160"/>
      <w:jc w:val="center"/>
    </w:pPr>
    <w:rPr>
      <w:i/>
      <w:iCs/>
      <w:color w:val="404040" w:themeColor="text1" w:themeTint="BF"/>
    </w:rPr>
  </w:style>
  <w:style w:type="character" w:customStyle="1" w:styleId="QuoteChar">
    <w:name w:val="Quote Char"/>
    <w:basedOn w:val="DefaultParagraphFont"/>
    <w:link w:val="Quote"/>
    <w:uiPriority w:val="29"/>
    <w:rsid w:val="006F3923"/>
    <w:rPr>
      <w:i/>
      <w:iCs/>
      <w:color w:val="404040" w:themeColor="text1" w:themeTint="BF"/>
    </w:rPr>
  </w:style>
  <w:style w:type="paragraph" w:styleId="ListParagraph">
    <w:name w:val="List Paragraph"/>
    <w:basedOn w:val="Normal"/>
    <w:uiPriority w:val="34"/>
    <w:qFormat/>
    <w:rsid w:val="006F3923"/>
    <w:pPr>
      <w:ind w:left="720"/>
      <w:contextualSpacing/>
    </w:pPr>
  </w:style>
  <w:style w:type="character" w:styleId="IntenseEmphasis">
    <w:name w:val="Intense Emphasis"/>
    <w:basedOn w:val="DefaultParagraphFont"/>
    <w:uiPriority w:val="21"/>
    <w:qFormat/>
    <w:rsid w:val="006F3923"/>
    <w:rPr>
      <w:i/>
      <w:iCs/>
      <w:color w:val="0F4761" w:themeColor="accent1" w:themeShade="BF"/>
    </w:rPr>
  </w:style>
  <w:style w:type="paragraph" w:styleId="IntenseQuote">
    <w:name w:val="Intense Quote"/>
    <w:basedOn w:val="Normal"/>
    <w:next w:val="Normal"/>
    <w:link w:val="IntenseQuoteChar"/>
    <w:uiPriority w:val="30"/>
    <w:qFormat/>
    <w:rsid w:val="006F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23"/>
    <w:rPr>
      <w:i/>
      <w:iCs/>
      <w:color w:val="0F4761" w:themeColor="accent1" w:themeShade="BF"/>
    </w:rPr>
  </w:style>
  <w:style w:type="character" w:styleId="IntenseReference">
    <w:name w:val="Intense Reference"/>
    <w:basedOn w:val="DefaultParagraphFont"/>
    <w:uiPriority w:val="32"/>
    <w:qFormat/>
    <w:rsid w:val="006F3923"/>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77CA1"/>
    <w:pPr>
      <w:spacing w:after="0"/>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777CA1"/>
    <w:rPr>
      <w:rFonts w:ascii="Times New Roman" w:hAnsi="Times New Roman" w:cs="Times New Roman"/>
      <w:noProof/>
      <w:lang w:val="en-US"/>
    </w:rPr>
  </w:style>
  <w:style w:type="paragraph" w:customStyle="1" w:styleId="EndNoteBibliography">
    <w:name w:val="EndNote Bibliography"/>
    <w:basedOn w:val="Normal"/>
    <w:link w:val="EndNoteBibliographyChar"/>
    <w:rsid w:val="00777CA1"/>
    <w:pPr>
      <w:spacing w:line="240" w:lineRule="auto"/>
    </w:pPr>
    <w:rPr>
      <w:rFonts w:cs="Times New Roman"/>
      <w:noProof/>
      <w:lang w:val="en-US"/>
    </w:rPr>
  </w:style>
  <w:style w:type="character" w:customStyle="1" w:styleId="EndNoteBibliographyChar">
    <w:name w:val="EndNote Bibliography Char"/>
    <w:basedOn w:val="DefaultParagraphFont"/>
    <w:link w:val="EndNoteBibliography"/>
    <w:rsid w:val="00777CA1"/>
    <w:rPr>
      <w:rFonts w:ascii="Times New Roman" w:hAnsi="Times New Roman" w:cs="Times New Roman"/>
      <w:noProof/>
      <w:lang w:val="en-US"/>
    </w:rPr>
  </w:style>
  <w:style w:type="character" w:styleId="Hyperlink">
    <w:name w:val="Hyperlink"/>
    <w:basedOn w:val="DefaultParagraphFont"/>
    <w:uiPriority w:val="99"/>
    <w:unhideWhenUsed/>
    <w:rsid w:val="00777CA1"/>
    <w:rPr>
      <w:color w:val="467886" w:themeColor="hyperlink"/>
      <w:u w:val="single"/>
    </w:rPr>
  </w:style>
  <w:style w:type="character" w:styleId="UnresolvedMention">
    <w:name w:val="Unresolved Mention"/>
    <w:basedOn w:val="DefaultParagraphFont"/>
    <w:uiPriority w:val="99"/>
    <w:semiHidden/>
    <w:unhideWhenUsed/>
    <w:rsid w:val="00777CA1"/>
    <w:rPr>
      <w:color w:val="605E5C"/>
      <w:shd w:val="clear" w:color="auto" w:fill="E1DFDD"/>
    </w:rPr>
  </w:style>
  <w:style w:type="character" w:styleId="PlaceholderText">
    <w:name w:val="Placeholder Text"/>
    <w:basedOn w:val="DefaultParagraphFont"/>
    <w:uiPriority w:val="99"/>
    <w:semiHidden/>
    <w:rsid w:val="00891915"/>
    <w:rPr>
      <w:color w:val="666666"/>
    </w:rPr>
  </w:style>
  <w:style w:type="character" w:styleId="CommentReference">
    <w:name w:val="annotation reference"/>
    <w:basedOn w:val="DefaultParagraphFont"/>
    <w:uiPriority w:val="99"/>
    <w:semiHidden/>
    <w:unhideWhenUsed/>
    <w:rsid w:val="00AC1909"/>
    <w:rPr>
      <w:sz w:val="16"/>
      <w:szCs w:val="16"/>
    </w:rPr>
  </w:style>
  <w:style w:type="paragraph" w:styleId="CommentText">
    <w:name w:val="annotation text"/>
    <w:basedOn w:val="Normal"/>
    <w:link w:val="CommentTextChar"/>
    <w:uiPriority w:val="99"/>
    <w:unhideWhenUsed/>
    <w:rsid w:val="00AC1909"/>
    <w:pPr>
      <w:spacing w:line="240" w:lineRule="auto"/>
    </w:pPr>
    <w:rPr>
      <w:sz w:val="20"/>
      <w:szCs w:val="20"/>
    </w:rPr>
  </w:style>
  <w:style w:type="character" w:customStyle="1" w:styleId="CommentTextChar">
    <w:name w:val="Comment Text Char"/>
    <w:basedOn w:val="DefaultParagraphFont"/>
    <w:link w:val="CommentText"/>
    <w:uiPriority w:val="99"/>
    <w:rsid w:val="00AC190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1909"/>
    <w:rPr>
      <w:b/>
      <w:bCs/>
    </w:rPr>
  </w:style>
  <w:style w:type="character" w:customStyle="1" w:styleId="CommentSubjectChar">
    <w:name w:val="Comment Subject Char"/>
    <w:basedOn w:val="CommentTextChar"/>
    <w:link w:val="CommentSubject"/>
    <w:uiPriority w:val="99"/>
    <w:semiHidden/>
    <w:rsid w:val="00AC1909"/>
    <w:rPr>
      <w:rFonts w:ascii="Times New Roman" w:hAnsi="Times New Roman"/>
      <w:b/>
      <w:bCs/>
      <w:sz w:val="20"/>
      <w:szCs w:val="20"/>
    </w:rPr>
  </w:style>
  <w:style w:type="paragraph" w:styleId="HTMLPreformatted">
    <w:name w:val="HTML Preformatted"/>
    <w:basedOn w:val="Normal"/>
    <w:link w:val="HTMLPreformattedChar"/>
    <w:uiPriority w:val="99"/>
    <w:semiHidden/>
    <w:unhideWhenUsed/>
    <w:rsid w:val="00F80E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0E38"/>
    <w:rPr>
      <w:rFonts w:ascii="Consolas" w:hAnsi="Consolas"/>
      <w:sz w:val="20"/>
      <w:szCs w:val="20"/>
    </w:rPr>
  </w:style>
  <w:style w:type="paragraph" w:styleId="Revision">
    <w:name w:val="Revision"/>
    <w:hidden/>
    <w:uiPriority w:val="99"/>
    <w:semiHidden/>
    <w:rsid w:val="00A72D09"/>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702">
      <w:bodyDiv w:val="1"/>
      <w:marLeft w:val="0"/>
      <w:marRight w:val="0"/>
      <w:marTop w:val="0"/>
      <w:marBottom w:val="0"/>
      <w:divBdr>
        <w:top w:val="none" w:sz="0" w:space="0" w:color="auto"/>
        <w:left w:val="none" w:sz="0" w:space="0" w:color="auto"/>
        <w:bottom w:val="none" w:sz="0" w:space="0" w:color="auto"/>
        <w:right w:val="none" w:sz="0" w:space="0" w:color="auto"/>
      </w:divBdr>
    </w:div>
    <w:div w:id="79521736">
      <w:bodyDiv w:val="1"/>
      <w:marLeft w:val="0"/>
      <w:marRight w:val="0"/>
      <w:marTop w:val="0"/>
      <w:marBottom w:val="0"/>
      <w:divBdr>
        <w:top w:val="none" w:sz="0" w:space="0" w:color="auto"/>
        <w:left w:val="none" w:sz="0" w:space="0" w:color="auto"/>
        <w:bottom w:val="none" w:sz="0" w:space="0" w:color="auto"/>
        <w:right w:val="none" w:sz="0" w:space="0" w:color="auto"/>
      </w:divBdr>
    </w:div>
    <w:div w:id="116654310">
      <w:bodyDiv w:val="1"/>
      <w:marLeft w:val="0"/>
      <w:marRight w:val="0"/>
      <w:marTop w:val="0"/>
      <w:marBottom w:val="0"/>
      <w:divBdr>
        <w:top w:val="none" w:sz="0" w:space="0" w:color="auto"/>
        <w:left w:val="none" w:sz="0" w:space="0" w:color="auto"/>
        <w:bottom w:val="none" w:sz="0" w:space="0" w:color="auto"/>
        <w:right w:val="none" w:sz="0" w:space="0" w:color="auto"/>
      </w:divBdr>
    </w:div>
    <w:div w:id="136339386">
      <w:bodyDiv w:val="1"/>
      <w:marLeft w:val="0"/>
      <w:marRight w:val="0"/>
      <w:marTop w:val="0"/>
      <w:marBottom w:val="0"/>
      <w:divBdr>
        <w:top w:val="none" w:sz="0" w:space="0" w:color="auto"/>
        <w:left w:val="none" w:sz="0" w:space="0" w:color="auto"/>
        <w:bottom w:val="none" w:sz="0" w:space="0" w:color="auto"/>
        <w:right w:val="none" w:sz="0" w:space="0" w:color="auto"/>
      </w:divBdr>
    </w:div>
    <w:div w:id="162862122">
      <w:bodyDiv w:val="1"/>
      <w:marLeft w:val="0"/>
      <w:marRight w:val="0"/>
      <w:marTop w:val="0"/>
      <w:marBottom w:val="0"/>
      <w:divBdr>
        <w:top w:val="none" w:sz="0" w:space="0" w:color="auto"/>
        <w:left w:val="none" w:sz="0" w:space="0" w:color="auto"/>
        <w:bottom w:val="none" w:sz="0" w:space="0" w:color="auto"/>
        <w:right w:val="none" w:sz="0" w:space="0" w:color="auto"/>
      </w:divBdr>
    </w:div>
    <w:div w:id="241570270">
      <w:bodyDiv w:val="1"/>
      <w:marLeft w:val="0"/>
      <w:marRight w:val="0"/>
      <w:marTop w:val="0"/>
      <w:marBottom w:val="0"/>
      <w:divBdr>
        <w:top w:val="none" w:sz="0" w:space="0" w:color="auto"/>
        <w:left w:val="none" w:sz="0" w:space="0" w:color="auto"/>
        <w:bottom w:val="none" w:sz="0" w:space="0" w:color="auto"/>
        <w:right w:val="none" w:sz="0" w:space="0" w:color="auto"/>
      </w:divBdr>
    </w:div>
    <w:div w:id="252279265">
      <w:bodyDiv w:val="1"/>
      <w:marLeft w:val="0"/>
      <w:marRight w:val="0"/>
      <w:marTop w:val="0"/>
      <w:marBottom w:val="0"/>
      <w:divBdr>
        <w:top w:val="none" w:sz="0" w:space="0" w:color="auto"/>
        <w:left w:val="none" w:sz="0" w:space="0" w:color="auto"/>
        <w:bottom w:val="none" w:sz="0" w:space="0" w:color="auto"/>
        <w:right w:val="none" w:sz="0" w:space="0" w:color="auto"/>
      </w:divBdr>
    </w:div>
    <w:div w:id="298069742">
      <w:bodyDiv w:val="1"/>
      <w:marLeft w:val="0"/>
      <w:marRight w:val="0"/>
      <w:marTop w:val="0"/>
      <w:marBottom w:val="0"/>
      <w:divBdr>
        <w:top w:val="none" w:sz="0" w:space="0" w:color="auto"/>
        <w:left w:val="none" w:sz="0" w:space="0" w:color="auto"/>
        <w:bottom w:val="none" w:sz="0" w:space="0" w:color="auto"/>
        <w:right w:val="none" w:sz="0" w:space="0" w:color="auto"/>
      </w:divBdr>
    </w:div>
    <w:div w:id="325519846">
      <w:bodyDiv w:val="1"/>
      <w:marLeft w:val="0"/>
      <w:marRight w:val="0"/>
      <w:marTop w:val="0"/>
      <w:marBottom w:val="0"/>
      <w:divBdr>
        <w:top w:val="none" w:sz="0" w:space="0" w:color="auto"/>
        <w:left w:val="none" w:sz="0" w:space="0" w:color="auto"/>
        <w:bottom w:val="none" w:sz="0" w:space="0" w:color="auto"/>
        <w:right w:val="none" w:sz="0" w:space="0" w:color="auto"/>
      </w:divBdr>
    </w:div>
    <w:div w:id="338779362">
      <w:bodyDiv w:val="1"/>
      <w:marLeft w:val="0"/>
      <w:marRight w:val="0"/>
      <w:marTop w:val="0"/>
      <w:marBottom w:val="0"/>
      <w:divBdr>
        <w:top w:val="none" w:sz="0" w:space="0" w:color="auto"/>
        <w:left w:val="none" w:sz="0" w:space="0" w:color="auto"/>
        <w:bottom w:val="none" w:sz="0" w:space="0" w:color="auto"/>
        <w:right w:val="none" w:sz="0" w:space="0" w:color="auto"/>
      </w:divBdr>
    </w:div>
    <w:div w:id="374742609">
      <w:bodyDiv w:val="1"/>
      <w:marLeft w:val="0"/>
      <w:marRight w:val="0"/>
      <w:marTop w:val="0"/>
      <w:marBottom w:val="0"/>
      <w:divBdr>
        <w:top w:val="none" w:sz="0" w:space="0" w:color="auto"/>
        <w:left w:val="none" w:sz="0" w:space="0" w:color="auto"/>
        <w:bottom w:val="none" w:sz="0" w:space="0" w:color="auto"/>
        <w:right w:val="none" w:sz="0" w:space="0" w:color="auto"/>
      </w:divBdr>
    </w:div>
    <w:div w:id="398091921">
      <w:bodyDiv w:val="1"/>
      <w:marLeft w:val="0"/>
      <w:marRight w:val="0"/>
      <w:marTop w:val="0"/>
      <w:marBottom w:val="0"/>
      <w:divBdr>
        <w:top w:val="none" w:sz="0" w:space="0" w:color="auto"/>
        <w:left w:val="none" w:sz="0" w:space="0" w:color="auto"/>
        <w:bottom w:val="none" w:sz="0" w:space="0" w:color="auto"/>
        <w:right w:val="none" w:sz="0" w:space="0" w:color="auto"/>
      </w:divBdr>
    </w:div>
    <w:div w:id="449396594">
      <w:bodyDiv w:val="1"/>
      <w:marLeft w:val="0"/>
      <w:marRight w:val="0"/>
      <w:marTop w:val="0"/>
      <w:marBottom w:val="0"/>
      <w:divBdr>
        <w:top w:val="none" w:sz="0" w:space="0" w:color="auto"/>
        <w:left w:val="none" w:sz="0" w:space="0" w:color="auto"/>
        <w:bottom w:val="none" w:sz="0" w:space="0" w:color="auto"/>
        <w:right w:val="none" w:sz="0" w:space="0" w:color="auto"/>
      </w:divBdr>
    </w:div>
    <w:div w:id="455300342">
      <w:bodyDiv w:val="1"/>
      <w:marLeft w:val="0"/>
      <w:marRight w:val="0"/>
      <w:marTop w:val="0"/>
      <w:marBottom w:val="0"/>
      <w:divBdr>
        <w:top w:val="none" w:sz="0" w:space="0" w:color="auto"/>
        <w:left w:val="none" w:sz="0" w:space="0" w:color="auto"/>
        <w:bottom w:val="none" w:sz="0" w:space="0" w:color="auto"/>
        <w:right w:val="none" w:sz="0" w:space="0" w:color="auto"/>
      </w:divBdr>
    </w:div>
    <w:div w:id="506406508">
      <w:bodyDiv w:val="1"/>
      <w:marLeft w:val="0"/>
      <w:marRight w:val="0"/>
      <w:marTop w:val="0"/>
      <w:marBottom w:val="0"/>
      <w:divBdr>
        <w:top w:val="none" w:sz="0" w:space="0" w:color="auto"/>
        <w:left w:val="none" w:sz="0" w:space="0" w:color="auto"/>
        <w:bottom w:val="none" w:sz="0" w:space="0" w:color="auto"/>
        <w:right w:val="none" w:sz="0" w:space="0" w:color="auto"/>
      </w:divBdr>
    </w:div>
    <w:div w:id="520557117">
      <w:bodyDiv w:val="1"/>
      <w:marLeft w:val="0"/>
      <w:marRight w:val="0"/>
      <w:marTop w:val="0"/>
      <w:marBottom w:val="0"/>
      <w:divBdr>
        <w:top w:val="none" w:sz="0" w:space="0" w:color="auto"/>
        <w:left w:val="none" w:sz="0" w:space="0" w:color="auto"/>
        <w:bottom w:val="none" w:sz="0" w:space="0" w:color="auto"/>
        <w:right w:val="none" w:sz="0" w:space="0" w:color="auto"/>
      </w:divBdr>
    </w:div>
    <w:div w:id="612135928">
      <w:bodyDiv w:val="1"/>
      <w:marLeft w:val="0"/>
      <w:marRight w:val="0"/>
      <w:marTop w:val="0"/>
      <w:marBottom w:val="0"/>
      <w:divBdr>
        <w:top w:val="none" w:sz="0" w:space="0" w:color="auto"/>
        <w:left w:val="none" w:sz="0" w:space="0" w:color="auto"/>
        <w:bottom w:val="none" w:sz="0" w:space="0" w:color="auto"/>
        <w:right w:val="none" w:sz="0" w:space="0" w:color="auto"/>
      </w:divBdr>
    </w:div>
    <w:div w:id="666057003">
      <w:bodyDiv w:val="1"/>
      <w:marLeft w:val="0"/>
      <w:marRight w:val="0"/>
      <w:marTop w:val="0"/>
      <w:marBottom w:val="0"/>
      <w:divBdr>
        <w:top w:val="none" w:sz="0" w:space="0" w:color="auto"/>
        <w:left w:val="none" w:sz="0" w:space="0" w:color="auto"/>
        <w:bottom w:val="none" w:sz="0" w:space="0" w:color="auto"/>
        <w:right w:val="none" w:sz="0" w:space="0" w:color="auto"/>
      </w:divBdr>
    </w:div>
    <w:div w:id="762536229">
      <w:bodyDiv w:val="1"/>
      <w:marLeft w:val="0"/>
      <w:marRight w:val="0"/>
      <w:marTop w:val="0"/>
      <w:marBottom w:val="0"/>
      <w:divBdr>
        <w:top w:val="none" w:sz="0" w:space="0" w:color="auto"/>
        <w:left w:val="none" w:sz="0" w:space="0" w:color="auto"/>
        <w:bottom w:val="none" w:sz="0" w:space="0" w:color="auto"/>
        <w:right w:val="none" w:sz="0" w:space="0" w:color="auto"/>
      </w:divBdr>
    </w:div>
    <w:div w:id="776752214">
      <w:bodyDiv w:val="1"/>
      <w:marLeft w:val="0"/>
      <w:marRight w:val="0"/>
      <w:marTop w:val="0"/>
      <w:marBottom w:val="0"/>
      <w:divBdr>
        <w:top w:val="none" w:sz="0" w:space="0" w:color="auto"/>
        <w:left w:val="none" w:sz="0" w:space="0" w:color="auto"/>
        <w:bottom w:val="none" w:sz="0" w:space="0" w:color="auto"/>
        <w:right w:val="none" w:sz="0" w:space="0" w:color="auto"/>
      </w:divBdr>
    </w:div>
    <w:div w:id="802774817">
      <w:bodyDiv w:val="1"/>
      <w:marLeft w:val="0"/>
      <w:marRight w:val="0"/>
      <w:marTop w:val="0"/>
      <w:marBottom w:val="0"/>
      <w:divBdr>
        <w:top w:val="none" w:sz="0" w:space="0" w:color="auto"/>
        <w:left w:val="none" w:sz="0" w:space="0" w:color="auto"/>
        <w:bottom w:val="none" w:sz="0" w:space="0" w:color="auto"/>
        <w:right w:val="none" w:sz="0" w:space="0" w:color="auto"/>
      </w:divBdr>
    </w:div>
    <w:div w:id="948391056">
      <w:bodyDiv w:val="1"/>
      <w:marLeft w:val="0"/>
      <w:marRight w:val="0"/>
      <w:marTop w:val="0"/>
      <w:marBottom w:val="0"/>
      <w:divBdr>
        <w:top w:val="none" w:sz="0" w:space="0" w:color="auto"/>
        <w:left w:val="none" w:sz="0" w:space="0" w:color="auto"/>
        <w:bottom w:val="none" w:sz="0" w:space="0" w:color="auto"/>
        <w:right w:val="none" w:sz="0" w:space="0" w:color="auto"/>
      </w:divBdr>
    </w:div>
    <w:div w:id="980498996">
      <w:bodyDiv w:val="1"/>
      <w:marLeft w:val="0"/>
      <w:marRight w:val="0"/>
      <w:marTop w:val="0"/>
      <w:marBottom w:val="0"/>
      <w:divBdr>
        <w:top w:val="none" w:sz="0" w:space="0" w:color="auto"/>
        <w:left w:val="none" w:sz="0" w:space="0" w:color="auto"/>
        <w:bottom w:val="none" w:sz="0" w:space="0" w:color="auto"/>
        <w:right w:val="none" w:sz="0" w:space="0" w:color="auto"/>
      </w:divBdr>
    </w:div>
    <w:div w:id="988484462">
      <w:bodyDiv w:val="1"/>
      <w:marLeft w:val="0"/>
      <w:marRight w:val="0"/>
      <w:marTop w:val="0"/>
      <w:marBottom w:val="0"/>
      <w:divBdr>
        <w:top w:val="none" w:sz="0" w:space="0" w:color="auto"/>
        <w:left w:val="none" w:sz="0" w:space="0" w:color="auto"/>
        <w:bottom w:val="none" w:sz="0" w:space="0" w:color="auto"/>
        <w:right w:val="none" w:sz="0" w:space="0" w:color="auto"/>
      </w:divBdr>
    </w:div>
    <w:div w:id="1066219466">
      <w:bodyDiv w:val="1"/>
      <w:marLeft w:val="0"/>
      <w:marRight w:val="0"/>
      <w:marTop w:val="0"/>
      <w:marBottom w:val="0"/>
      <w:divBdr>
        <w:top w:val="none" w:sz="0" w:space="0" w:color="auto"/>
        <w:left w:val="none" w:sz="0" w:space="0" w:color="auto"/>
        <w:bottom w:val="none" w:sz="0" w:space="0" w:color="auto"/>
        <w:right w:val="none" w:sz="0" w:space="0" w:color="auto"/>
      </w:divBdr>
    </w:div>
    <w:div w:id="1172062324">
      <w:bodyDiv w:val="1"/>
      <w:marLeft w:val="0"/>
      <w:marRight w:val="0"/>
      <w:marTop w:val="0"/>
      <w:marBottom w:val="0"/>
      <w:divBdr>
        <w:top w:val="none" w:sz="0" w:space="0" w:color="auto"/>
        <w:left w:val="none" w:sz="0" w:space="0" w:color="auto"/>
        <w:bottom w:val="none" w:sz="0" w:space="0" w:color="auto"/>
        <w:right w:val="none" w:sz="0" w:space="0" w:color="auto"/>
      </w:divBdr>
    </w:div>
    <w:div w:id="1173644478">
      <w:bodyDiv w:val="1"/>
      <w:marLeft w:val="0"/>
      <w:marRight w:val="0"/>
      <w:marTop w:val="0"/>
      <w:marBottom w:val="0"/>
      <w:divBdr>
        <w:top w:val="none" w:sz="0" w:space="0" w:color="auto"/>
        <w:left w:val="none" w:sz="0" w:space="0" w:color="auto"/>
        <w:bottom w:val="none" w:sz="0" w:space="0" w:color="auto"/>
        <w:right w:val="none" w:sz="0" w:space="0" w:color="auto"/>
      </w:divBdr>
    </w:div>
    <w:div w:id="1241058994">
      <w:bodyDiv w:val="1"/>
      <w:marLeft w:val="0"/>
      <w:marRight w:val="0"/>
      <w:marTop w:val="0"/>
      <w:marBottom w:val="0"/>
      <w:divBdr>
        <w:top w:val="none" w:sz="0" w:space="0" w:color="auto"/>
        <w:left w:val="none" w:sz="0" w:space="0" w:color="auto"/>
        <w:bottom w:val="none" w:sz="0" w:space="0" w:color="auto"/>
        <w:right w:val="none" w:sz="0" w:space="0" w:color="auto"/>
      </w:divBdr>
    </w:div>
    <w:div w:id="1344088298">
      <w:bodyDiv w:val="1"/>
      <w:marLeft w:val="0"/>
      <w:marRight w:val="0"/>
      <w:marTop w:val="0"/>
      <w:marBottom w:val="0"/>
      <w:divBdr>
        <w:top w:val="none" w:sz="0" w:space="0" w:color="auto"/>
        <w:left w:val="none" w:sz="0" w:space="0" w:color="auto"/>
        <w:bottom w:val="none" w:sz="0" w:space="0" w:color="auto"/>
        <w:right w:val="none" w:sz="0" w:space="0" w:color="auto"/>
      </w:divBdr>
    </w:div>
    <w:div w:id="1351487020">
      <w:bodyDiv w:val="1"/>
      <w:marLeft w:val="0"/>
      <w:marRight w:val="0"/>
      <w:marTop w:val="0"/>
      <w:marBottom w:val="0"/>
      <w:divBdr>
        <w:top w:val="none" w:sz="0" w:space="0" w:color="auto"/>
        <w:left w:val="none" w:sz="0" w:space="0" w:color="auto"/>
        <w:bottom w:val="none" w:sz="0" w:space="0" w:color="auto"/>
        <w:right w:val="none" w:sz="0" w:space="0" w:color="auto"/>
      </w:divBdr>
    </w:div>
    <w:div w:id="1363941622">
      <w:bodyDiv w:val="1"/>
      <w:marLeft w:val="0"/>
      <w:marRight w:val="0"/>
      <w:marTop w:val="0"/>
      <w:marBottom w:val="0"/>
      <w:divBdr>
        <w:top w:val="none" w:sz="0" w:space="0" w:color="auto"/>
        <w:left w:val="none" w:sz="0" w:space="0" w:color="auto"/>
        <w:bottom w:val="none" w:sz="0" w:space="0" w:color="auto"/>
        <w:right w:val="none" w:sz="0" w:space="0" w:color="auto"/>
      </w:divBdr>
    </w:div>
    <w:div w:id="1374382427">
      <w:bodyDiv w:val="1"/>
      <w:marLeft w:val="0"/>
      <w:marRight w:val="0"/>
      <w:marTop w:val="0"/>
      <w:marBottom w:val="0"/>
      <w:divBdr>
        <w:top w:val="none" w:sz="0" w:space="0" w:color="auto"/>
        <w:left w:val="none" w:sz="0" w:space="0" w:color="auto"/>
        <w:bottom w:val="none" w:sz="0" w:space="0" w:color="auto"/>
        <w:right w:val="none" w:sz="0" w:space="0" w:color="auto"/>
      </w:divBdr>
    </w:div>
    <w:div w:id="1426609441">
      <w:bodyDiv w:val="1"/>
      <w:marLeft w:val="0"/>
      <w:marRight w:val="0"/>
      <w:marTop w:val="0"/>
      <w:marBottom w:val="0"/>
      <w:divBdr>
        <w:top w:val="none" w:sz="0" w:space="0" w:color="auto"/>
        <w:left w:val="none" w:sz="0" w:space="0" w:color="auto"/>
        <w:bottom w:val="none" w:sz="0" w:space="0" w:color="auto"/>
        <w:right w:val="none" w:sz="0" w:space="0" w:color="auto"/>
      </w:divBdr>
    </w:div>
    <w:div w:id="1532914779">
      <w:bodyDiv w:val="1"/>
      <w:marLeft w:val="0"/>
      <w:marRight w:val="0"/>
      <w:marTop w:val="0"/>
      <w:marBottom w:val="0"/>
      <w:divBdr>
        <w:top w:val="none" w:sz="0" w:space="0" w:color="auto"/>
        <w:left w:val="none" w:sz="0" w:space="0" w:color="auto"/>
        <w:bottom w:val="none" w:sz="0" w:space="0" w:color="auto"/>
        <w:right w:val="none" w:sz="0" w:space="0" w:color="auto"/>
      </w:divBdr>
    </w:div>
    <w:div w:id="1541210273">
      <w:bodyDiv w:val="1"/>
      <w:marLeft w:val="0"/>
      <w:marRight w:val="0"/>
      <w:marTop w:val="0"/>
      <w:marBottom w:val="0"/>
      <w:divBdr>
        <w:top w:val="none" w:sz="0" w:space="0" w:color="auto"/>
        <w:left w:val="none" w:sz="0" w:space="0" w:color="auto"/>
        <w:bottom w:val="none" w:sz="0" w:space="0" w:color="auto"/>
        <w:right w:val="none" w:sz="0" w:space="0" w:color="auto"/>
      </w:divBdr>
    </w:div>
    <w:div w:id="1591617279">
      <w:bodyDiv w:val="1"/>
      <w:marLeft w:val="0"/>
      <w:marRight w:val="0"/>
      <w:marTop w:val="0"/>
      <w:marBottom w:val="0"/>
      <w:divBdr>
        <w:top w:val="none" w:sz="0" w:space="0" w:color="auto"/>
        <w:left w:val="none" w:sz="0" w:space="0" w:color="auto"/>
        <w:bottom w:val="none" w:sz="0" w:space="0" w:color="auto"/>
        <w:right w:val="none" w:sz="0" w:space="0" w:color="auto"/>
      </w:divBdr>
    </w:div>
    <w:div w:id="1654290069">
      <w:bodyDiv w:val="1"/>
      <w:marLeft w:val="0"/>
      <w:marRight w:val="0"/>
      <w:marTop w:val="0"/>
      <w:marBottom w:val="0"/>
      <w:divBdr>
        <w:top w:val="none" w:sz="0" w:space="0" w:color="auto"/>
        <w:left w:val="none" w:sz="0" w:space="0" w:color="auto"/>
        <w:bottom w:val="none" w:sz="0" w:space="0" w:color="auto"/>
        <w:right w:val="none" w:sz="0" w:space="0" w:color="auto"/>
      </w:divBdr>
    </w:div>
    <w:div w:id="1663243346">
      <w:bodyDiv w:val="1"/>
      <w:marLeft w:val="0"/>
      <w:marRight w:val="0"/>
      <w:marTop w:val="0"/>
      <w:marBottom w:val="0"/>
      <w:divBdr>
        <w:top w:val="none" w:sz="0" w:space="0" w:color="auto"/>
        <w:left w:val="none" w:sz="0" w:space="0" w:color="auto"/>
        <w:bottom w:val="none" w:sz="0" w:space="0" w:color="auto"/>
        <w:right w:val="none" w:sz="0" w:space="0" w:color="auto"/>
      </w:divBdr>
    </w:div>
    <w:div w:id="1664310680">
      <w:bodyDiv w:val="1"/>
      <w:marLeft w:val="0"/>
      <w:marRight w:val="0"/>
      <w:marTop w:val="0"/>
      <w:marBottom w:val="0"/>
      <w:divBdr>
        <w:top w:val="none" w:sz="0" w:space="0" w:color="auto"/>
        <w:left w:val="none" w:sz="0" w:space="0" w:color="auto"/>
        <w:bottom w:val="none" w:sz="0" w:space="0" w:color="auto"/>
        <w:right w:val="none" w:sz="0" w:space="0" w:color="auto"/>
      </w:divBdr>
    </w:div>
    <w:div w:id="1726444657">
      <w:bodyDiv w:val="1"/>
      <w:marLeft w:val="0"/>
      <w:marRight w:val="0"/>
      <w:marTop w:val="0"/>
      <w:marBottom w:val="0"/>
      <w:divBdr>
        <w:top w:val="none" w:sz="0" w:space="0" w:color="auto"/>
        <w:left w:val="none" w:sz="0" w:space="0" w:color="auto"/>
        <w:bottom w:val="none" w:sz="0" w:space="0" w:color="auto"/>
        <w:right w:val="none" w:sz="0" w:space="0" w:color="auto"/>
      </w:divBdr>
    </w:div>
    <w:div w:id="1736902035">
      <w:bodyDiv w:val="1"/>
      <w:marLeft w:val="0"/>
      <w:marRight w:val="0"/>
      <w:marTop w:val="0"/>
      <w:marBottom w:val="0"/>
      <w:divBdr>
        <w:top w:val="none" w:sz="0" w:space="0" w:color="auto"/>
        <w:left w:val="none" w:sz="0" w:space="0" w:color="auto"/>
        <w:bottom w:val="none" w:sz="0" w:space="0" w:color="auto"/>
        <w:right w:val="none" w:sz="0" w:space="0" w:color="auto"/>
      </w:divBdr>
    </w:div>
    <w:div w:id="1750731056">
      <w:bodyDiv w:val="1"/>
      <w:marLeft w:val="0"/>
      <w:marRight w:val="0"/>
      <w:marTop w:val="0"/>
      <w:marBottom w:val="0"/>
      <w:divBdr>
        <w:top w:val="none" w:sz="0" w:space="0" w:color="auto"/>
        <w:left w:val="none" w:sz="0" w:space="0" w:color="auto"/>
        <w:bottom w:val="none" w:sz="0" w:space="0" w:color="auto"/>
        <w:right w:val="none" w:sz="0" w:space="0" w:color="auto"/>
      </w:divBdr>
    </w:div>
    <w:div w:id="1781416568">
      <w:bodyDiv w:val="1"/>
      <w:marLeft w:val="0"/>
      <w:marRight w:val="0"/>
      <w:marTop w:val="0"/>
      <w:marBottom w:val="0"/>
      <w:divBdr>
        <w:top w:val="none" w:sz="0" w:space="0" w:color="auto"/>
        <w:left w:val="none" w:sz="0" w:space="0" w:color="auto"/>
        <w:bottom w:val="none" w:sz="0" w:space="0" w:color="auto"/>
        <w:right w:val="none" w:sz="0" w:space="0" w:color="auto"/>
      </w:divBdr>
    </w:div>
    <w:div w:id="1829325370">
      <w:bodyDiv w:val="1"/>
      <w:marLeft w:val="0"/>
      <w:marRight w:val="0"/>
      <w:marTop w:val="0"/>
      <w:marBottom w:val="0"/>
      <w:divBdr>
        <w:top w:val="none" w:sz="0" w:space="0" w:color="auto"/>
        <w:left w:val="none" w:sz="0" w:space="0" w:color="auto"/>
        <w:bottom w:val="none" w:sz="0" w:space="0" w:color="auto"/>
        <w:right w:val="none" w:sz="0" w:space="0" w:color="auto"/>
      </w:divBdr>
    </w:div>
    <w:div w:id="1830752039">
      <w:bodyDiv w:val="1"/>
      <w:marLeft w:val="0"/>
      <w:marRight w:val="0"/>
      <w:marTop w:val="0"/>
      <w:marBottom w:val="0"/>
      <w:divBdr>
        <w:top w:val="none" w:sz="0" w:space="0" w:color="auto"/>
        <w:left w:val="none" w:sz="0" w:space="0" w:color="auto"/>
        <w:bottom w:val="none" w:sz="0" w:space="0" w:color="auto"/>
        <w:right w:val="none" w:sz="0" w:space="0" w:color="auto"/>
      </w:divBdr>
    </w:div>
    <w:div w:id="1898125420">
      <w:bodyDiv w:val="1"/>
      <w:marLeft w:val="0"/>
      <w:marRight w:val="0"/>
      <w:marTop w:val="0"/>
      <w:marBottom w:val="0"/>
      <w:divBdr>
        <w:top w:val="none" w:sz="0" w:space="0" w:color="auto"/>
        <w:left w:val="none" w:sz="0" w:space="0" w:color="auto"/>
        <w:bottom w:val="none" w:sz="0" w:space="0" w:color="auto"/>
        <w:right w:val="none" w:sz="0" w:space="0" w:color="auto"/>
      </w:divBdr>
    </w:div>
    <w:div w:id="1901742770">
      <w:bodyDiv w:val="1"/>
      <w:marLeft w:val="0"/>
      <w:marRight w:val="0"/>
      <w:marTop w:val="0"/>
      <w:marBottom w:val="0"/>
      <w:divBdr>
        <w:top w:val="none" w:sz="0" w:space="0" w:color="auto"/>
        <w:left w:val="none" w:sz="0" w:space="0" w:color="auto"/>
        <w:bottom w:val="none" w:sz="0" w:space="0" w:color="auto"/>
        <w:right w:val="none" w:sz="0" w:space="0" w:color="auto"/>
      </w:divBdr>
    </w:div>
    <w:div w:id="1902708375">
      <w:bodyDiv w:val="1"/>
      <w:marLeft w:val="0"/>
      <w:marRight w:val="0"/>
      <w:marTop w:val="0"/>
      <w:marBottom w:val="0"/>
      <w:divBdr>
        <w:top w:val="none" w:sz="0" w:space="0" w:color="auto"/>
        <w:left w:val="none" w:sz="0" w:space="0" w:color="auto"/>
        <w:bottom w:val="none" w:sz="0" w:space="0" w:color="auto"/>
        <w:right w:val="none" w:sz="0" w:space="0" w:color="auto"/>
      </w:divBdr>
    </w:div>
    <w:div w:id="1904245862">
      <w:bodyDiv w:val="1"/>
      <w:marLeft w:val="0"/>
      <w:marRight w:val="0"/>
      <w:marTop w:val="0"/>
      <w:marBottom w:val="0"/>
      <w:divBdr>
        <w:top w:val="none" w:sz="0" w:space="0" w:color="auto"/>
        <w:left w:val="none" w:sz="0" w:space="0" w:color="auto"/>
        <w:bottom w:val="none" w:sz="0" w:space="0" w:color="auto"/>
        <w:right w:val="none" w:sz="0" w:space="0" w:color="auto"/>
      </w:divBdr>
    </w:div>
    <w:div w:id="1923224082">
      <w:bodyDiv w:val="1"/>
      <w:marLeft w:val="0"/>
      <w:marRight w:val="0"/>
      <w:marTop w:val="0"/>
      <w:marBottom w:val="0"/>
      <w:divBdr>
        <w:top w:val="none" w:sz="0" w:space="0" w:color="auto"/>
        <w:left w:val="none" w:sz="0" w:space="0" w:color="auto"/>
        <w:bottom w:val="none" w:sz="0" w:space="0" w:color="auto"/>
        <w:right w:val="none" w:sz="0" w:space="0" w:color="auto"/>
      </w:divBdr>
    </w:div>
    <w:div w:id="1957522262">
      <w:bodyDiv w:val="1"/>
      <w:marLeft w:val="0"/>
      <w:marRight w:val="0"/>
      <w:marTop w:val="0"/>
      <w:marBottom w:val="0"/>
      <w:divBdr>
        <w:top w:val="none" w:sz="0" w:space="0" w:color="auto"/>
        <w:left w:val="none" w:sz="0" w:space="0" w:color="auto"/>
        <w:bottom w:val="none" w:sz="0" w:space="0" w:color="auto"/>
        <w:right w:val="none" w:sz="0" w:space="0" w:color="auto"/>
      </w:divBdr>
    </w:div>
    <w:div w:id="1979534825">
      <w:bodyDiv w:val="1"/>
      <w:marLeft w:val="0"/>
      <w:marRight w:val="0"/>
      <w:marTop w:val="0"/>
      <w:marBottom w:val="0"/>
      <w:divBdr>
        <w:top w:val="none" w:sz="0" w:space="0" w:color="auto"/>
        <w:left w:val="none" w:sz="0" w:space="0" w:color="auto"/>
        <w:bottom w:val="none" w:sz="0" w:space="0" w:color="auto"/>
        <w:right w:val="none" w:sz="0" w:space="0" w:color="auto"/>
      </w:divBdr>
    </w:div>
    <w:div w:id="2005820308">
      <w:bodyDiv w:val="1"/>
      <w:marLeft w:val="0"/>
      <w:marRight w:val="0"/>
      <w:marTop w:val="0"/>
      <w:marBottom w:val="0"/>
      <w:divBdr>
        <w:top w:val="none" w:sz="0" w:space="0" w:color="auto"/>
        <w:left w:val="none" w:sz="0" w:space="0" w:color="auto"/>
        <w:bottom w:val="none" w:sz="0" w:space="0" w:color="auto"/>
        <w:right w:val="none" w:sz="0" w:space="0" w:color="auto"/>
      </w:divBdr>
    </w:div>
    <w:div w:id="2021613725">
      <w:bodyDiv w:val="1"/>
      <w:marLeft w:val="0"/>
      <w:marRight w:val="0"/>
      <w:marTop w:val="0"/>
      <w:marBottom w:val="0"/>
      <w:divBdr>
        <w:top w:val="none" w:sz="0" w:space="0" w:color="auto"/>
        <w:left w:val="none" w:sz="0" w:space="0" w:color="auto"/>
        <w:bottom w:val="none" w:sz="0" w:space="0" w:color="auto"/>
        <w:right w:val="none" w:sz="0" w:space="0" w:color="auto"/>
      </w:divBdr>
    </w:div>
    <w:div w:id="2025134465">
      <w:bodyDiv w:val="1"/>
      <w:marLeft w:val="0"/>
      <w:marRight w:val="0"/>
      <w:marTop w:val="0"/>
      <w:marBottom w:val="0"/>
      <w:divBdr>
        <w:top w:val="none" w:sz="0" w:space="0" w:color="auto"/>
        <w:left w:val="none" w:sz="0" w:space="0" w:color="auto"/>
        <w:bottom w:val="none" w:sz="0" w:space="0" w:color="auto"/>
        <w:right w:val="none" w:sz="0" w:space="0" w:color="auto"/>
      </w:divBdr>
    </w:div>
    <w:div w:id="2034260286">
      <w:bodyDiv w:val="1"/>
      <w:marLeft w:val="0"/>
      <w:marRight w:val="0"/>
      <w:marTop w:val="0"/>
      <w:marBottom w:val="0"/>
      <w:divBdr>
        <w:top w:val="none" w:sz="0" w:space="0" w:color="auto"/>
        <w:left w:val="none" w:sz="0" w:space="0" w:color="auto"/>
        <w:bottom w:val="none" w:sz="0" w:space="0" w:color="auto"/>
        <w:right w:val="none" w:sz="0" w:space="0" w:color="auto"/>
      </w:divBdr>
    </w:div>
    <w:div w:id="2042514353">
      <w:bodyDiv w:val="1"/>
      <w:marLeft w:val="0"/>
      <w:marRight w:val="0"/>
      <w:marTop w:val="0"/>
      <w:marBottom w:val="0"/>
      <w:divBdr>
        <w:top w:val="none" w:sz="0" w:space="0" w:color="auto"/>
        <w:left w:val="none" w:sz="0" w:space="0" w:color="auto"/>
        <w:bottom w:val="none" w:sz="0" w:space="0" w:color="auto"/>
        <w:right w:val="none" w:sz="0" w:space="0" w:color="auto"/>
      </w:divBdr>
    </w:div>
    <w:div w:id="2087266932">
      <w:bodyDiv w:val="1"/>
      <w:marLeft w:val="0"/>
      <w:marRight w:val="0"/>
      <w:marTop w:val="0"/>
      <w:marBottom w:val="0"/>
      <w:divBdr>
        <w:top w:val="none" w:sz="0" w:space="0" w:color="auto"/>
        <w:left w:val="none" w:sz="0" w:space="0" w:color="auto"/>
        <w:bottom w:val="none" w:sz="0" w:space="0" w:color="auto"/>
        <w:right w:val="none" w:sz="0" w:space="0" w:color="auto"/>
      </w:divBdr>
    </w:div>
    <w:div w:id="2097706656">
      <w:bodyDiv w:val="1"/>
      <w:marLeft w:val="0"/>
      <w:marRight w:val="0"/>
      <w:marTop w:val="0"/>
      <w:marBottom w:val="0"/>
      <w:divBdr>
        <w:top w:val="none" w:sz="0" w:space="0" w:color="auto"/>
        <w:left w:val="none" w:sz="0" w:space="0" w:color="auto"/>
        <w:bottom w:val="none" w:sz="0" w:space="0" w:color="auto"/>
        <w:right w:val="none" w:sz="0" w:space="0" w:color="auto"/>
      </w:divBdr>
    </w:div>
    <w:div w:id="213517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ezproxy.csu.edu.au/doi/full/10.1111/geb.13710" TargetMode="External"/><Relationship Id="rId3" Type="http://schemas.openxmlformats.org/officeDocument/2006/relationships/hyperlink" Target="https://link.springer.com/article/10.1007/s10980-021-01373-w" TargetMode="External"/><Relationship Id="rId7" Type="http://schemas.openxmlformats.org/officeDocument/2006/relationships/hyperlink" Target="https://www.science.org/doi/full/10.1126/science.aam9712" TargetMode="External"/><Relationship Id="rId2" Type="http://schemas.openxmlformats.org/officeDocument/2006/relationships/hyperlink" Target="https://www.science.org/doi/full/10.1126/science.abg1780" TargetMode="External"/><Relationship Id="rId1" Type="http://schemas.openxmlformats.org/officeDocument/2006/relationships/hyperlink" Target="https://besjournals.onlinelibrary.wiley.com/doi/full/10.1111/1365-2656.70040" TargetMode="External"/><Relationship Id="rId6" Type="http://schemas.openxmlformats.org/officeDocument/2006/relationships/hyperlink" Target="https://www.nature.com/articles/s43017-020-0085-3" TargetMode="External"/><Relationship Id="rId5" Type="http://schemas.openxmlformats.org/officeDocument/2006/relationships/hyperlink" Target="https://agupubs.onlinelibrary.wiley.com/doi/full/10.1029/2020RG000726" TargetMode="External"/><Relationship Id="rId4" Type="http://schemas.openxmlformats.org/officeDocument/2006/relationships/hyperlink" Target="https://www.nature.com/articles/s41559-024-02452-2"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43F8C-D32E-452C-8FC6-35FFBE31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23</Pages>
  <Words>18995</Words>
  <Characters>108275</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McAuley, Chloe</cp:lastModifiedBy>
  <cp:revision>2</cp:revision>
  <dcterms:created xsi:type="dcterms:W3CDTF">2025-08-30T02:23:00Z</dcterms:created>
  <dcterms:modified xsi:type="dcterms:W3CDTF">2025-08-30T02:23:00Z</dcterms:modified>
</cp:coreProperties>
</file>