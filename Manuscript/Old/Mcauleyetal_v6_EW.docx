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2A3482DE"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del w:id="1" w:author="Wooster, Eamonn" w:date="2025-10-07T10:09:00Z" w16du:dateUtc="2025-10-06T23:09:00Z">
        <w:r w:rsidR="00F67B51" w:rsidDel="00A718F5">
          <w:delText>\</w:delText>
        </w:r>
      </w:del>
    </w:p>
    <w:p w14:paraId="160E3412" w14:textId="77777777" w:rsidR="00F67B51" w:rsidRPr="00F67B51" w:rsidRDefault="00F67B51" w:rsidP="00EB2884"/>
    <w:p w14:paraId="02469F3E" w14:textId="632EDFB1" w:rsidR="002D7B1A" w:rsidRDefault="00F67B51" w:rsidP="00294A0A">
      <w:r>
        <w:t>C</w:t>
      </w:r>
      <w:commentRangeStart w:id="2"/>
      <w:commentRangeStart w:id="3"/>
      <w:r w:rsidR="00450825">
        <w:t>HLOE L. MCAULEY</w:t>
      </w:r>
      <w:r w:rsidR="00450825" w:rsidRPr="00450825">
        <w:rPr>
          <w:vertAlign w:val="superscript"/>
        </w:rPr>
        <w:t>1</w:t>
      </w:r>
      <w:commentRangeEnd w:id="2"/>
      <w:r w:rsidR="00772770">
        <w:rPr>
          <w:rStyle w:val="CommentReference"/>
        </w:rPr>
        <w:commentReference w:id="2"/>
      </w:r>
      <w:commentRangeEnd w:id="3"/>
      <w:r w:rsidR="00A718F5">
        <w:rPr>
          <w:rStyle w:val="CommentReference"/>
        </w:rPr>
        <w:commentReference w:id="3"/>
      </w:r>
      <w:ins w:id="4" w:author="Wooster, Eamonn" w:date="2025-10-07T10:09:00Z" w16du:dateUtc="2025-10-06T23:09:00Z">
        <w:r w:rsidR="00B35A8E">
          <w:rPr>
            <w:vertAlign w:val="superscript"/>
          </w:rPr>
          <w:t>*</w:t>
        </w:r>
      </w:ins>
      <w:r w:rsidR="00450825">
        <w:t>, EAMONN I.F. WOOSTER</w:t>
      </w:r>
      <w:r w:rsidR="00450825" w:rsidRPr="00450825">
        <w:rPr>
          <w:vertAlign w:val="superscript"/>
        </w:rPr>
        <w:t>1</w:t>
      </w:r>
      <w:r w:rsidR="00450825" w:rsidRPr="00675FA1">
        <w:t>, MITCH A. COWAN</w:t>
      </w:r>
      <w:r w:rsidR="00450825" w:rsidRPr="00450825">
        <w:rPr>
          <w:vertAlign w:val="superscript"/>
        </w:rPr>
        <w:t>1,</w:t>
      </w:r>
      <w:r w:rsidR="003D527B">
        <w:rPr>
          <w:vertAlign w:val="superscript"/>
        </w:rPr>
        <w:t>2</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TIM </w:t>
      </w:r>
      <w:r w:rsidR="0082469A">
        <w:t xml:space="preserve">S. </w:t>
      </w:r>
      <w:r w:rsidR="00450825">
        <w:t>DOHERTY</w:t>
      </w:r>
      <w:r w:rsidR="0077244B" w:rsidRPr="00EB2884">
        <w:rPr>
          <w:vertAlign w:val="superscript"/>
        </w:rPr>
        <w:t>5</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1 Gulbali Institute, School of Agricultural, Environmental and Veterinary Sciences, Charles</w:t>
      </w:r>
      <w:r w:rsidRPr="003D527B">
        <w:br/>
        <w:t>Sturt University, Albury, NSW,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2FC20FEC" w14:textId="0C672D46" w:rsidR="00CA5CA6" w:rsidRDefault="00344807" w:rsidP="00294A0A">
      <w:r>
        <w:t xml:space="preserve">5 </w:t>
      </w:r>
      <w:r w:rsidRPr="00344807">
        <w:t>Biodiversity and Conservation Science, WA Department of Biodiversity, Conservation and Attractions, Woodvale, Western Australia, Australia</w:t>
      </w:r>
    </w:p>
    <w:p w14:paraId="48E552B0" w14:textId="2DC4C571" w:rsidR="002B2E22" w:rsidRDefault="002B2E22" w:rsidP="00294A0A"/>
    <w:p w14:paraId="43807939" w14:textId="1172D561" w:rsidR="002B2E22" w:rsidRPr="002D7B1A" w:rsidRDefault="002B2E22" w:rsidP="00EB2884">
      <w:r>
        <w:t>* Corresponding author</w:t>
      </w:r>
    </w:p>
    <w:p w14:paraId="030B54C0" w14:textId="30B5AA05" w:rsidR="00206427" w:rsidRDefault="00B35A8E" w:rsidP="00EB2884">
      <w:ins w:id="5" w:author="Wooster, Eamonn" w:date="2025-10-07T10:10:00Z" w16du:dateUtc="2025-10-06T23:10:00Z">
        <w:r>
          <w:t>Chloes email here</w:t>
        </w:r>
      </w:ins>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commentRangeStart w:id="6"/>
      <w:commentRangeStart w:id="7"/>
      <w:r w:rsidRPr="00F26A6D">
        <w:t>Abstract</w:t>
      </w:r>
      <w:commentRangeEnd w:id="6"/>
      <w:commentRangeEnd w:id="7"/>
      <w:r w:rsidR="00D2370B">
        <w:rPr>
          <w:rStyle w:val="CommentReference"/>
          <w:rFonts w:eastAsiaTheme="minorHAnsi" w:cstheme="minorBidi"/>
        </w:rPr>
        <w:commentReference w:id="6"/>
      </w:r>
      <w:r w:rsidR="00FC3038">
        <w:rPr>
          <w:rStyle w:val="CommentReference"/>
          <w:rFonts w:eastAsiaTheme="minorHAnsi" w:cstheme="minorBidi"/>
        </w:rPr>
        <w:commentReference w:id="7"/>
      </w:r>
    </w:p>
    <w:p w14:paraId="0473BE09" w14:textId="7F117F7F" w:rsidR="00DA7916" w:rsidRDefault="00206427" w:rsidP="00294A0A">
      <w:pPr>
        <w:pStyle w:val="Heading1"/>
      </w:pPr>
      <w:r>
        <w:t>Main</w:t>
      </w:r>
    </w:p>
    <w:p w14:paraId="4E4199E8" w14:textId="26C01E37" w:rsidR="00AC5A64" w:rsidRDefault="00865DB6" w:rsidP="00294A0A">
      <w:commentRangeStart w:id="8"/>
      <w:r>
        <w:t xml:space="preserve">Fire </w:t>
      </w:r>
      <w:commentRangeEnd w:id="8"/>
      <w:r w:rsidR="00071E1E">
        <w:rPr>
          <w:rStyle w:val="CommentReference"/>
        </w:rPr>
        <w:commentReference w:id="8"/>
      </w:r>
      <w:r>
        <w:t xml:space="preserve">is </w:t>
      </w:r>
      <w:commentRangeStart w:id="9"/>
      <w:r>
        <w:t>a</w:t>
      </w:r>
      <w:commentRangeEnd w:id="9"/>
      <w:r w:rsidR="00FC3038">
        <w:rPr>
          <w:rStyle w:val="CommentReference"/>
        </w:rPr>
        <w:commentReference w:id="9"/>
      </w:r>
      <w:r>
        <w:t xml:space="preserve"> spatiotemporally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 </w:instrText>
      </w:r>
      <w:r w:rsidR="00E51D24">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EN.CITE.DATA </w:instrText>
      </w:r>
      <w:r w:rsidR="00E51D24">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r w:rsidR="00AE23BB">
        <w:t>ecological succession processe</w:t>
      </w:r>
      <w:r w:rsidR="001E11A0">
        <w:t>s</w:t>
      </w:r>
      <w:r w:rsidR="00FC3038">
        <w:t xml:space="preserve"> that shape landscape structure over space and time</w:t>
      </w:r>
      <w:r w:rsidR="00F90759">
        <w:t xml:space="preserve"> </w:t>
      </w:r>
      <w:r w:rsidR="00F90759">
        <w:fldChar w:fldCharType="begin"/>
      </w:r>
      <w:r w:rsidR="00F90759">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Ecology&lt;/secondary-title&gt;&lt;/titles&gt;&lt;periodical&gt;&lt;full-title&gt;Landscape Ecology&lt;/full-title&gt;&lt;/periodical&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r w:rsidR="00FC3038">
        <w:t>As such, fire alters the</w:t>
      </w:r>
      <w:r w:rsidR="00C167CA">
        <w:t xml:space="preserve"> spatiotemporal distribution and availability of </w:t>
      </w:r>
      <w:r w:rsidR="00FC3038">
        <w:t>a wide range of resources for fauna, including food</w:t>
      </w:r>
      <w:r w:rsidR="00094856">
        <w:t>, breeding</w:t>
      </w:r>
      <w:r w:rsidR="00FC3038">
        <w:t xml:space="preserve"> sites, and shelter </w:t>
      </w:r>
      <w:r w:rsidR="00C167CA">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 </w:instrText>
      </w:r>
      <w:r w:rsidR="00DC6FD5">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EN.CITE.DATA </w:instrText>
      </w:r>
      <w:r w:rsidR="00DC6FD5">
        <w:fldChar w:fldCharType="end"/>
      </w:r>
      <w:r w:rsidR="00C167CA">
        <w:fldChar w:fldCharType="separate"/>
      </w:r>
      <w:r w:rsidR="00C167CA">
        <w:rPr>
          <w:noProof/>
        </w:rPr>
        <w:t>(Doherty et al., 2022; Fordyce et al., 2016; He et al., 2019)</w:t>
      </w:r>
      <w:r w:rsidR="00C167CA">
        <w:fldChar w:fldCharType="end"/>
      </w:r>
      <w:r w:rsidR="00C167CA">
        <w:t xml:space="preserve">. </w:t>
      </w:r>
      <w:r w:rsidR="00CE5B98">
        <w:t>In response</w:t>
      </w:r>
      <w:ins w:id="10" w:author="Wooster, Eamonn" w:date="2025-10-13T13:44:00Z" w16du:dateUtc="2025-10-13T02:44:00Z">
        <w:r w:rsidR="009006B9">
          <w:t xml:space="preserve"> to changing resource </w:t>
        </w:r>
      </w:ins>
      <w:ins w:id="11" w:author="Wooster, Eamonn" w:date="2025-10-13T13:46:00Z" w16du:dateUtc="2025-10-13T02:46:00Z">
        <w:r w:rsidR="005B1C9E">
          <w:t>landscapes</w:t>
        </w:r>
      </w:ins>
      <w:r w:rsidR="00CE5B98">
        <w:t xml:space="preserve">, </w:t>
      </w:r>
      <w:r w:rsidR="0005554F">
        <w:t>animals</w:t>
      </w:r>
      <w:r w:rsidR="00FC3038">
        <w:t xml:space="preserve"> </w:t>
      </w:r>
      <w:del w:id="12" w:author="Wooster, Eamonn" w:date="2025-10-13T13:44:00Z" w16du:dateUtc="2025-10-13T02:44:00Z">
        <w:r w:rsidR="00FC3038" w:rsidDel="009006B9">
          <w:delText>can</w:delText>
        </w:r>
        <w:r w:rsidR="0005554F" w:rsidDel="009006B9">
          <w:delText xml:space="preserve"> </w:delText>
        </w:r>
      </w:del>
      <w:ins w:id="13" w:author="Wooster, Eamonn" w:date="2025-10-13T13:44:00Z" w16du:dateUtc="2025-10-13T02:44:00Z">
        <w:r w:rsidR="009006B9">
          <w:t>may</w:t>
        </w:r>
        <w:r w:rsidR="009006B9">
          <w:t xml:space="preserve"> </w:t>
        </w:r>
      </w:ins>
      <w:r w:rsidR="0005554F">
        <w:t xml:space="preserve">modify </w:t>
      </w:r>
      <w:del w:id="14" w:author="Wooster, Eamonn" w:date="2025-10-13T13:44:00Z" w16du:dateUtc="2025-10-13T02:44:00Z">
        <w:r w:rsidR="0005554F" w:rsidDel="009006B9">
          <w:delText>their</w:delText>
        </w:r>
        <w:r w:rsidR="00AE07F6" w:rsidDel="009006B9">
          <w:delText xml:space="preserve"> </w:delText>
        </w:r>
        <w:r w:rsidR="0005554F" w:rsidDel="009006B9">
          <w:delText>movement</w:delText>
        </w:r>
        <w:r w:rsidR="00AE07F6" w:rsidDel="009006B9">
          <w:delText xml:space="preserve"> patterns</w:delText>
        </w:r>
      </w:del>
      <w:ins w:id="15" w:author="Wooster, Eamonn" w:date="2025-10-13T13:44:00Z" w16du:dateUtc="2025-10-13T02:44:00Z">
        <w:r w:rsidR="009006B9">
          <w:t xml:space="preserve">alter their behaviour, such as movement, to </w:t>
        </w:r>
      </w:ins>
      <w:ins w:id="16" w:author="Wooster, Eamonn" w:date="2025-10-13T13:47:00Z" w16du:dateUtc="2025-10-13T02:47:00Z">
        <w:r w:rsidR="005B1C9E">
          <w:t xml:space="preserve">minimise risk and maximise </w:t>
        </w:r>
        <w:r w:rsidR="00B775DD">
          <w:t>access to resour</w:t>
        </w:r>
        <w:r w:rsidR="008F0419">
          <w:t>ces</w:t>
        </w:r>
      </w:ins>
      <w:r w:rsidR="00FC3038">
        <w:t xml:space="preserve"> (Nimmo et al</w:t>
      </w:r>
      <w:r w:rsidR="00AC5A64">
        <w:t xml:space="preserve">., </w:t>
      </w:r>
      <w:r w:rsidR="00FC3038">
        <w:t>2019)</w:t>
      </w:r>
      <w:r w:rsidR="00AC12D6">
        <w:t>.</w:t>
      </w:r>
      <w:r w:rsidR="00E478FE">
        <w:t xml:space="preserve"> </w:t>
      </w:r>
      <w:commentRangeStart w:id="17"/>
      <w:commentRangeStart w:id="18"/>
      <w:r w:rsidR="00AC5A64" w:rsidRPr="00AC5A64">
        <w:t>The way they do this depends on a complex interaction between animal traits (e.g., mobility), the spatial and temporal characteristics of fire regimes, and the consequent effects on key resource</w:t>
      </w:r>
      <w:r w:rsidR="00AC5A64">
        <w:t>s</w:t>
      </w:r>
      <w:r w:rsidR="00E916B6">
        <w:t xml:space="preserve"> </w:t>
      </w:r>
      <w:commentRangeEnd w:id="17"/>
      <w:r w:rsidR="00AE060F">
        <w:rPr>
          <w:rStyle w:val="CommentReference"/>
        </w:rPr>
        <w:commentReference w:id="17"/>
      </w:r>
      <w:commentRangeEnd w:id="18"/>
      <w:r w:rsidR="005B1C9E">
        <w:rPr>
          <w:rStyle w:val="CommentReference"/>
        </w:rPr>
        <w:commentReference w:id="18"/>
      </w:r>
      <w:r w:rsidR="0078153D">
        <w:fldChar w:fldCharType="begin">
          <w:fldData xml:space="preserve">PEVuZE5vdGU+PENpdGU+PEF1dGhvcj5CbGFrZXk8L0F1dGhvcj48WWVhcj4yMDIyPC9ZZWFyPjxS
ZWNOdW0+MTY1PC9SZWNOdW0+PERpc3BsYXlUZXh0PihCbGFrZXkgZXQgYWwuLCAyMDIyOyBDaGVy
cnkgZXQgYWwuLCAyMDE3OyBQYXNjaCAmYW1wOyBLb3Byb3dza2ksIDIwMTEpPC9EaXNwbGF5VGV4
dD48cmVjb3JkPjxyZWMtbnVtYmVyPjE2NTwvcmVjLW51bWJlcj48Zm9yZWlnbi1rZXlzPjxrZXkg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PC90aXRsZXM+PHBlcmlvZGljYWw+PGZ1bGwtdGl0bGU+Q3VycmVudCBCaW9sb2d5PC9mdWxsLXRp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</w:fldData>
        </w:fldChar>
      </w:r>
      <w:r w:rsidR="000C7A4E">
        <w:instrText xml:space="preserve"> ADDIN EN.CITE </w:instrText>
      </w:r>
      <w:r w:rsidR="000C7A4E">
        <w:fldChar w:fldCharType="begin">
          <w:fldData xml:space="preserve">PEVuZE5vdGU+PENpdGU+PEF1dGhvcj5CbGFrZXk8L0F1dGhvcj48WWVhcj4yMDIyPC9ZZWFyPjxS
ZWNOdW0+MTY1PC9SZWNOdW0+PERpc3BsYXlUZXh0PihCbGFrZXkgZXQgYWwuLCAyMDIyOyBDaGVy
cnkgZXQgYWwuLCAyMDE3OyBQYXNjaCAmYW1wOyBLb3Byb3dza2ksIDIwMTEpPC9EaXNwbGF5VGV4
dD48cmVjb3JkPjxyZWMtbnVtYmVyPjE2NTwvcmVjLW51bWJlcj48Zm9yZWlnbi1rZXlzPjxrZXkg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PC90aXRsZXM+PHBlcmlvZGljYWw+PGZ1bGwtdGl0bGU+Q3VycmVudCBCaW9sb2d5PC9mdWxsLXRp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</w:fldData>
        </w:fldChar>
      </w:r>
      <w:r w:rsidR="000C7A4E">
        <w:instrText xml:space="preserve"> ADDIN EN.CITE.DATA </w:instrText>
      </w:r>
      <w:r w:rsidR="000C7A4E">
        <w:fldChar w:fldCharType="end"/>
      </w:r>
      <w:r w:rsidR="0078153D">
        <w:fldChar w:fldCharType="separate"/>
      </w:r>
      <w:r w:rsidR="000C7A4E">
        <w:rPr>
          <w:noProof/>
        </w:rPr>
        <w:t>(Blakey et al., 2022; Cherry et al., 2017; Pasch &amp; Koprowski, 2011)</w:t>
      </w:r>
      <w:r w:rsidR="0078153D">
        <w:fldChar w:fldCharType="end"/>
      </w:r>
      <w:r w:rsidR="00FD4452">
        <w:t xml:space="preserve">. </w:t>
      </w:r>
    </w:p>
    <w:p w14:paraId="68555BFF" w14:textId="3092913A" w:rsidR="00060AE8" w:rsidRDefault="003C263F" w:rsidP="00294A0A">
      <w:commentRangeStart w:id="19"/>
      <w:r w:rsidRPr="003C263F">
        <w:t xml:space="preserve">Fire </w:t>
      </w:r>
      <w:commentRangeEnd w:id="19"/>
      <w:r w:rsidR="00AB7361">
        <w:rPr>
          <w:rStyle w:val="CommentReference"/>
        </w:rPr>
        <w:commentReference w:id="19"/>
      </w:r>
      <w:r w:rsidRPr="003C263F">
        <w:t xml:space="preserve">triggers a variety of animal movements across different spatial and temporal scales (Nimmo et al., 2019). In the short term—ranging from the hours during a fire to the days immediately after—animals may move to escape </w:t>
      </w:r>
      <w:commentRangeStart w:id="20"/>
      <w:commentRangeStart w:id="21"/>
      <w:ins w:id="22" w:author="Wooster, Eamonn" w:date="2025-10-13T13:48:00Z" w16du:dateUtc="2025-10-13T02:48:00Z">
        <w:r w:rsidR="006E0B8D">
          <w:t xml:space="preserve">an ongoing fire </w:t>
        </w:r>
        <w:commentRangeEnd w:id="20"/>
        <w:r w:rsidR="006E0B8D">
          <w:rPr>
            <w:rStyle w:val="CommentReference"/>
          </w:rPr>
          <w:commentReference w:id="20"/>
        </w:r>
      </w:ins>
      <w:commentRangeEnd w:id="21"/>
      <w:ins w:id="23" w:author="Wooster, Eamonn" w:date="2025-10-13T13:49:00Z" w16du:dateUtc="2025-10-13T02:49:00Z">
        <w:r w:rsidR="006E0B8D">
          <w:rPr>
            <w:rStyle w:val="CommentReference"/>
          </w:rPr>
          <w:commentReference w:id="21"/>
        </w:r>
      </w:ins>
      <w:del w:id="24" w:author="Wooster, Eamonn" w:date="2025-10-13T13:48:00Z" w16du:dateUtc="2025-10-13T02:48:00Z">
        <w:r w:rsidRPr="003C263F" w:rsidDel="006E0B8D">
          <w:delText xml:space="preserve">the event </w:delText>
        </w:r>
      </w:del>
      <w:r w:rsidR="00242868">
        <w:fldChar w:fldCharType="begin"/>
      </w:r>
      <w:r w:rsidR="00242868">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Biology&lt;/secondary-title&gt;&lt;/titles&gt;&lt;periodical&gt;&lt;full-title&gt;Global Change Biology&lt;/full-title&gt;&lt;/periodical&gt;&lt;pages&gt;5684-5693&lt;/pages&gt;&lt;volume&gt;27&lt;/volume&gt;&lt;number&gt;22&lt;/number&gt;&lt;keywords&gt;&lt;keyword&gt;animal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242868">
        <w:t xml:space="preserve"> </w:t>
      </w:r>
      <w:r w:rsidRPr="003C263F">
        <w:t xml:space="preserve">or to quickly exploit new opportunities </w:t>
      </w:r>
      <w:del w:id="25" w:author="Wooster, Eamonn" w:date="2025-10-13T13:49:00Z" w16du:dateUtc="2025-10-13T02:49:00Z">
        <w:r w:rsidRPr="003C263F" w:rsidDel="006E0B8D">
          <w:delText>created by it</w:delText>
        </w:r>
      </w:del>
      <w:ins w:id="26" w:author="Wooster, Eamonn" w:date="2025-10-13T13:49:00Z" w16du:dateUtc="2025-10-13T02:49:00Z">
        <w:r w:rsidR="006E0B8D">
          <w:t>in the wake of a fire</w:t>
        </w:r>
      </w:ins>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PjxwZXJpb2RpY2FsPjxmdWxsLXRpdGxlPlNDSUVOVElGSUMgUkVQT1JUUzwvZnVsbC10aXRsZT48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</w:fldData>
        </w:fldChar>
      </w:r>
      <w:r w:rsidR="00C66B48">
        <w:instrText xml:space="preserve"> ADDIN EN.CITE </w:instrText>
      </w:r>
      <w:r w:rsidR="00C66B4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PjxwZXJpb2RpY2FsPjxmdWxsLXRpdGxlPlNDSUVOVElGSUMgUkVQT1JUUzwvZnVsbC10aXRsZT48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</w:fldData>
        </w:fldChar>
      </w:r>
      <w:r w:rsidR="00C66B48">
        <w:instrText xml:space="preserve"> ADDIN EN.CITE.DATA </w:instrText>
      </w:r>
      <w:r w:rsidR="00C66B48">
        <w:fldChar w:fldCharType="end"/>
      </w:r>
      <w:r w:rsidR="00242868">
        <w:fldChar w:fldCharType="separate"/>
      </w:r>
      <w:r w:rsidR="00C66B48">
        <w:rPr>
          <w:noProof/>
        </w:rPr>
        <w:t>(Hovick et al., 2017; McGregor et al., 2016b)</w:t>
      </w:r>
      <w:r w:rsidR="00242868">
        <w:fldChar w:fldCharType="end"/>
      </w:r>
      <w:r w:rsidRPr="003C263F">
        <w:t xml:space="preserve">. </w:t>
      </w:r>
      <w:r>
        <w:t xml:space="preserve">When the availability of resources is reduced after fire, movements (e.g., distance travelled, home range size) can increase, as animals traverse further to meet their 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0C7A4E">
        <w:instrText xml:space="preserve"> ADDIN EN.CITE </w:instrText>
      </w:r>
      <w:r w:rsidR="000C7A4E">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0C7A4E">
        <w:instrText xml:space="preserve"> ADDIN EN.CITE.DATA </w:instrText>
      </w:r>
      <w:r w:rsidR="000C7A4E">
        <w:fldChar w:fldCharType="end"/>
      </w:r>
      <w:r>
        <w:fldChar w:fldCharType="separate"/>
      </w:r>
      <w:r w:rsidR="000C7A4E">
        <w:rPr>
          <w:noProof/>
        </w:rPr>
        <w:t>(Blakey et al., 2022; Cherry et al., 2018)</w:t>
      </w:r>
      <w:r>
        <w:fldChar w:fldCharType="end"/>
      </w:r>
      <w:r>
        <w:t xml:space="preserve">. </w:t>
      </w:r>
      <w:r w:rsidRPr="003C263F">
        <w:t>Over longer periods, from months to decades, individuals adjust their movements to track resources that emerge as vegetation passes through successive stages of recovery</w:t>
      </w:r>
      <w:r>
        <w:t xml:space="preserve"> </w:t>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ZWFyY2g8L3NlY29uZGFyeS10aXRsZT48L3RpdGxlcz48cGVyaW9kaWNhbD48ZnVsbC10aXRsZT5X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</w:fldData>
        </w:fldChar>
      </w:r>
      <w:r w:rsidR="00C66B48">
        <w:instrText xml:space="preserve"> ADDIN EN.CITE </w:instrText>
      </w:r>
      <w:r w:rsidR="00C66B48">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ZWFyY2g8L3NlY29uZGFyeS10aXRsZT48L3RpdGxlcz48cGVyaW9kaWNhbD48ZnVsbC10aXRsZT5X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</w:fldData>
        </w:fldChar>
      </w:r>
      <w:r w:rsidR="00C66B48">
        <w:instrText xml:space="preserve"> ADDIN EN.CITE.DATA </w:instrText>
      </w:r>
      <w:r w:rsidR="00C66B48">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9B4DAE" w:rsidRPr="004F2DCC">
        <w:t>In cases where fire results in the direct mortality of animals</w:t>
      </w:r>
      <w:r w:rsidR="000B1175">
        <w:t xml:space="preserve"> </w:t>
      </w:r>
      <w:r w:rsidR="000B1175">
        <w:fldChar w:fldCharType="begin"/>
      </w:r>
      <w:r w:rsidR="000B1175">
        <w:instrText xml:space="preserve"> ADDIN EN.CITE &lt;EndNote&gt;&lt;Cite&gt;&lt;Author&gt;Jolly&lt;/Author&gt;&lt;Year&gt;2022&lt;/Year&gt;&lt;RecNum&gt;99&lt;/RecNum&gt;&lt;DisplayText&gt;(Jolly et al., 2022)&lt;/DisplayText&gt;&lt;record&gt;&lt;rec-number&gt;99&lt;/rec-number&gt;&lt;foreign-keys&gt;&lt;key app="EN" db-id="axpffp0eards98ew20rvpa0tdf0f0svatvst" timestamp="1723529321"&gt;99&lt;/key&gt;&lt;/foreign-keys&gt;&lt;ref-type name="Journal Article"&gt;17&lt;/ref-type&gt;&lt;contributors&gt;&lt;authors&gt;&lt;author&gt;Jolly, Chris J.&lt;/author&gt;&lt;author&gt;Dickman, Chris R.&lt;/author&gt;&lt;author&gt;Doherty, Tim S.&lt;/author&gt;&lt;author&gt;van Eeden, Lily M.&lt;/author&gt;&lt;author&gt;Geary, William L.&lt;/author&gt;&lt;author&gt;Legge, Sarah M.&lt;/author&gt;&lt;author&gt;Woinarski, John C. Z.&lt;/author&gt;&lt;author&gt;Nimmo, Dale G.&lt;/author&gt;&lt;/authors&gt;&lt;/contributors&gt;&lt;titles&gt;&lt;title&gt;Animal mortality during fire&lt;/title&gt;&lt;secondary-title&gt;Global Change Biology&lt;/secondary-title&gt;&lt;/titles&gt;&lt;periodical&gt;&lt;full-title&gt;Global Change Biology&lt;/full-title&gt;&lt;/periodical&gt;&lt;pages&gt;2053-2065&lt;/pages&gt;&lt;volume&gt;28&lt;/volume&gt;&lt;number&gt;6&lt;/number&gt;&lt;keywords&gt;&lt;keyword&gt;death&lt;/keyword&gt;&lt;keyword&gt;disturbance&lt;/keyword&gt;&lt;keyword&gt;megafire&lt;/keyword&gt;&lt;keyword&gt;Pyrocene&lt;/keyword&gt;&lt;keyword&gt;survival&lt;/keyword&gt;&lt;keyword&gt;systematic review&lt;/keyword&gt;&lt;keyword&gt;tracking&lt;/keyword&gt;&lt;keyword&gt;wildfire&lt;/keyword&gt;&lt;/keywords&gt;&lt;dates&gt;&lt;year&gt;2022&lt;/year&gt;&lt;pub-dates&gt;&lt;date&gt;2022/03/01&lt;/date&gt;&lt;/pub-dates&gt;&lt;/dates&gt;&lt;publisher&gt;John Wiley &amp;amp; Sons, Ltd&lt;/publisher&gt;&lt;isbn&gt;1354-1013&lt;/isbn&gt;&lt;urls&gt;&lt;related-urls&gt;&lt;url&gt;https://doi.org/10.1111/gcb.16044&lt;/url&gt;&lt;/related-urls&gt;&lt;/urls&gt;&lt;electronic-resource-num&gt;10.1111/gcb.16044&lt;/electronic-resource-num&gt;&lt;access-date&gt;2024/08/12&lt;/access-date&gt;&lt;/record&gt;&lt;/Cite&gt;&lt;/EndNote&gt;</w:instrText>
      </w:r>
      <w:r w:rsidR="000B1175">
        <w:fldChar w:fldCharType="separate"/>
      </w:r>
      <w:r w:rsidR="000B1175">
        <w:rPr>
          <w:noProof/>
        </w:rPr>
        <w:t>(Jolly et al., 2022)</w:t>
      </w:r>
      <w:r w:rsidR="000B1175">
        <w:fldChar w:fldCharType="end"/>
      </w:r>
      <w:r w:rsidR="009B4DAE" w:rsidRPr="004F2DCC">
        <w:t xml:space="preserve">, post-fire population recovery may dependent on dispersal and recruitment </w:t>
      </w:r>
      <w:r w:rsidR="009B4DAE" w:rsidRPr="004F2DCC">
        <w:fldChar w:fldCharType="begin"/>
      </w:r>
      <w:r w:rsidR="000B1175">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Ecology&lt;/secondary-title&gt;&lt;/titles&gt;&lt;periodical&gt;&lt;full-title&gt;JOURNAL OF APPLIED ECOLOGY&lt;/full-title&gt;&lt;/periodical&gt;&lt;pages&gt;1325-1335&lt;/pages&gt;&lt;volume&gt;58&lt;/volume&gt;&lt;number&gt;6&lt;/number&gt;&lt;keywords&gt;&lt;keyword&gt;fire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9B4DAE" w:rsidRPr="004F2DCC">
        <w:fldChar w:fldCharType="separate"/>
      </w:r>
      <w:r w:rsidR="009B4DAE">
        <w:rPr>
          <w:noProof/>
        </w:rPr>
        <w:t>(Shaw et al., 2021)</w:t>
      </w:r>
      <w:r w:rsidR="009B4DAE" w:rsidRPr="004F2DCC">
        <w:fldChar w:fldCharType="end"/>
      </w:r>
      <w:r w:rsidR="009B4DAE" w:rsidRPr="004F2DCC">
        <w:t>. If</w:t>
      </w:r>
      <w:r w:rsidR="009B4DAE">
        <w:t xml:space="preserve"> post-fire seral stages create dispersal barriers, unfavoured habitat or increase predation pressure, populations may become extirpated </w:t>
      </w:r>
      <w:r w:rsidR="009B4DAE">
        <w:fldChar w:fldCharType="begin"/>
      </w:r>
      <w:r w:rsidR="009B4DAE">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commentRangeStart w:id="27"/>
      <w:r w:rsidR="007570FD">
        <w:t>These m</w:t>
      </w:r>
      <w:r w:rsidR="00E078C4" w:rsidRPr="00DC6FD5">
        <w:t xml:space="preserve">ovement </w:t>
      </w:r>
      <w:commentRangeEnd w:id="27"/>
      <w:r w:rsidR="00AB7361">
        <w:rPr>
          <w:rStyle w:val="CommentReference"/>
        </w:rPr>
        <w:commentReference w:id="27"/>
      </w:r>
      <w:r w:rsidR="00E078C4" w:rsidRPr="00DC6FD5">
        <w:t xml:space="preserve">responses </w:t>
      </w:r>
      <w:r w:rsidR="007570FD">
        <w:t>are central among a</w:t>
      </w:r>
      <w:r w:rsidR="001379B8" w:rsidRPr="00DC6FD5">
        <w:t xml:space="preserve"> suite of </w:t>
      </w:r>
      <w:r w:rsidR="009C3EB4">
        <w:t xml:space="preserve">adaptive traits and behavioural </w:t>
      </w:r>
      <w:r w:rsidR="00041E88">
        <w:t>strategies t</w:t>
      </w:r>
      <w:r w:rsidR="001379B8" w:rsidRPr="00DC6FD5">
        <w:t>hat</w:t>
      </w:r>
      <w:r w:rsidR="00A902C6" w:rsidRPr="00DC6FD5">
        <w:t xml:space="preserve"> facilitate animal survival and persistence </w:t>
      </w:r>
      <w:r w:rsidR="00733DC9" w:rsidRPr="00DC6FD5">
        <w:t>in fire-prone landscapes</w:t>
      </w:r>
      <w:r w:rsidR="00DC6FD5" w:rsidRPr="00DC6FD5">
        <w:t xml:space="preserve"> </w:t>
      </w:r>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 </w:instrText>
      </w:r>
      <w:r w:rsidR="009C3EB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EN.CITE.DATA </w:instrText>
      </w:r>
      <w:r w:rsidR="009C3EB4">
        <w:fldChar w:fldCharType="end"/>
      </w:r>
      <w:r w:rsidR="00DC6FD5" w:rsidRPr="00DC6FD5">
        <w:fldChar w:fldCharType="separate"/>
      </w:r>
      <w:r w:rsidR="009C3EB4">
        <w:rPr>
          <w:noProof/>
        </w:rPr>
        <w:t>(He et al., 2019; Nimmo et al., 2021; Pausas &amp; Parr, 2018)</w:t>
      </w:r>
      <w:r w:rsidR="00DC6FD5" w:rsidRPr="00DC6FD5">
        <w:fldChar w:fldCharType="end"/>
      </w:r>
      <w:r w:rsidR="00A902C6" w:rsidRPr="00DC6FD5">
        <w:t>.</w:t>
      </w:r>
      <w:r w:rsidR="009B4DAE" w:rsidRPr="009B4DAE">
        <w:t xml:space="preserve"> </w:t>
      </w:r>
    </w:p>
    <w:p w14:paraId="420C0BB1" w14:textId="44E1300F" w:rsidR="005C2B47" w:rsidRDefault="007570FD" w:rsidP="00294A0A">
      <w:r>
        <w:lastRenderedPageBreak/>
        <w:t>M</w:t>
      </w:r>
      <w:r w:rsidR="00055F12">
        <w:t xml:space="preserve">ovement </w:t>
      </w:r>
      <w:commentRangeStart w:id="28"/>
      <w:r w:rsidR="00055F12">
        <w:t>decisions</w:t>
      </w:r>
      <w:commentRangeEnd w:id="28"/>
      <w:r>
        <w:rPr>
          <w:rStyle w:val="CommentReference"/>
        </w:rPr>
        <w:commentReference w:id="28"/>
      </w:r>
      <w:r w:rsidR="00055F12">
        <w:t xml:space="preserve"> </w:t>
      </w:r>
      <w:r w:rsidR="005A2EE5">
        <w:t xml:space="preserve">can have </w:t>
      </w:r>
      <w:r w:rsidR="0005196E">
        <w:t>significant implications for</w:t>
      </w:r>
      <w:r w:rsidR="005A2EE5">
        <w:t xml:space="preserve"> </w:t>
      </w:r>
      <w:r>
        <w:t xml:space="preserve">animal </w:t>
      </w:r>
      <w:commentRangeStart w:id="29"/>
      <w:r w:rsidR="00DC6889">
        <w:t>fitness</w:t>
      </w:r>
      <w:commentRangeEnd w:id="29"/>
      <w:r>
        <w:rPr>
          <w:rStyle w:val="CommentReference"/>
        </w:rPr>
        <w:commentReference w:id="29"/>
      </w:r>
      <w:r w:rsidR="0084716E">
        <w:t xml:space="preserve"> and</w:t>
      </w:r>
      <w:r w:rsidR="005A2EE5">
        <w:t xml:space="preserve"> population</w:t>
      </w:r>
      <w:r w:rsidR="004F2DCC">
        <w:t xml:space="preserve"> persistence</w:t>
      </w:r>
      <w:r w:rsidR="0084716E">
        <w:t xml:space="preserve"> </w:t>
      </w:r>
      <w:r w:rsidR="005A2EE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dHJpYnV0aW9uczwvc2Vjb25kYXJ5LXRpdGxlPjwvdGl0bGVzPjxwZXJpb2RpY2FsPjxmdWxsLXRp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</w:fldData>
        </w:fldChar>
      </w:r>
      <w:r w:rsidR="000B1175">
        <w:instrText xml:space="preserve"> ADDIN EN.CITE </w:instrText>
      </w:r>
      <w:r w:rsidR="000B117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dHJpYnV0aW9uczwvc2Vjb25kYXJ5LXRpdGxlPjwvdGl0bGVzPjxwZXJpb2RpY2FsPjxmdWxsLXRp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</w:fldData>
        </w:fldChar>
      </w:r>
      <w:r w:rsidR="000B1175">
        <w:instrText xml:space="preserve"> ADDIN EN.CITE.DATA </w:instrText>
      </w:r>
      <w:r w:rsidR="000B1175">
        <w:fldChar w:fldCharType="end"/>
      </w:r>
      <w:r w:rsidR="005A2EE5">
        <w:fldChar w:fldCharType="separate"/>
      </w:r>
      <w:r w:rsidR="00DC6889">
        <w:rPr>
          <w:noProof/>
        </w:rPr>
        <w:t>(Cosgrove et al., 2018; Hinam &amp; St. Clair, 2008; Templeton et al., 2011)</w:t>
      </w:r>
      <w:r w:rsidR="005A2EE5">
        <w:fldChar w:fldCharType="end"/>
      </w:r>
      <w:r w:rsidR="005A2EE5">
        <w:t xml:space="preserve">. </w:t>
      </w:r>
      <w:r w:rsidR="006F0467">
        <w:t xml:space="preserve">These </w:t>
      </w:r>
      <w:r w:rsidR="00E76259">
        <w:t xml:space="preserve">decisions </w:t>
      </w:r>
      <w:r w:rsidR="00EB647C">
        <w:t>eme</w:t>
      </w:r>
      <w:r w:rsidR="004A4760">
        <w:t>rge from</w:t>
      </w:r>
      <w:r w:rsidR="00C85161">
        <w:t xml:space="preserve"> </w:t>
      </w:r>
      <w:r w:rsidR="00B5319D">
        <w:t xml:space="preserve">complex and </w:t>
      </w:r>
      <w:r w:rsidR="00391BF3">
        <w:t xml:space="preserve">dynamic </w:t>
      </w:r>
      <w:r w:rsidR="00601731">
        <w:t>interactions</w:t>
      </w:r>
      <w:r w:rsidR="000D5111">
        <w:t xml:space="preserve"> </w:t>
      </w:r>
      <w:r w:rsidR="00601731">
        <w:t>between</w:t>
      </w:r>
      <w:r w:rsidR="004A4760">
        <w:t xml:space="preserve"> </w:t>
      </w:r>
      <w:commentRangeStart w:id="30"/>
      <w:del w:id="31" w:author="Wooster, Eamonn" w:date="2025-10-13T13:51:00Z" w16du:dateUtc="2025-10-13T02:51:00Z">
        <w:r w:rsidR="00B5319D" w:rsidDel="00AB7361">
          <w:delText xml:space="preserve">intrinsic </w:delText>
        </w:r>
      </w:del>
      <w:ins w:id="32" w:author="Wooster, Eamonn" w:date="2025-10-13T13:51:00Z" w16du:dateUtc="2025-10-13T02:51:00Z">
        <w:r w:rsidR="00AB7361">
          <w:t>internal</w:t>
        </w:r>
        <w:r w:rsidR="00AB7361">
          <w:t xml:space="preserve"> </w:t>
        </w:r>
      </w:ins>
      <w:r w:rsidR="00B5319D">
        <w:t>processes</w:t>
      </w:r>
      <w:r w:rsidR="00454796">
        <w:t xml:space="preserve"> </w:t>
      </w:r>
      <w:commentRangeEnd w:id="30"/>
      <w:r w:rsidR="00AB7361">
        <w:rPr>
          <w:rStyle w:val="CommentReference"/>
        </w:rPr>
        <w:commentReference w:id="30"/>
      </w:r>
      <w:r w:rsidR="007174A9">
        <w:t xml:space="preserve">and </w:t>
      </w:r>
      <w:r w:rsidR="00E836EA">
        <w:t xml:space="preserve">external </w:t>
      </w:r>
      <w:r w:rsidR="007174A9">
        <w:t>e</w:t>
      </w:r>
      <w:r w:rsidR="00A638FA">
        <w:t>nvironmental</w:t>
      </w:r>
      <w:r w:rsidR="007174A9">
        <w:t xml:space="preserve"> </w:t>
      </w:r>
      <w:r w:rsidR="00E836EA">
        <w:t>conditions</w:t>
      </w:r>
      <w:r w:rsidR="0080081A">
        <w:t xml:space="preserve"> </w:t>
      </w:r>
      <w:r w:rsidR="00DB43AD">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ZGVteSBvZiBTY2llbmNlczwvc2Vjb25kYXJ5LXRpdGxlPjwvdGl0bGVzPjxwZXJpb2RpY2FsPjxm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</w:fldData>
        </w:fldChar>
      </w:r>
      <w:r w:rsidR="0038677B">
        <w:instrText xml:space="preserve"> ADDIN EN.CITE </w:instrText>
      </w:r>
      <w:r w:rsidR="0038677B">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ZGVteSBvZiBTY2llbmNlczwvc2Vjb25kYXJ5LXRpdGxlPjwvdGl0bGVzPjxwZXJpb2RpY2FsPjxm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</w:fldData>
        </w:fldChar>
      </w:r>
      <w:r w:rsidR="0038677B">
        <w:instrText xml:space="preserve"> ADDIN EN.CITE.DATA </w:instrText>
      </w:r>
      <w:r w:rsidR="0038677B">
        <w:fldChar w:fldCharType="end"/>
      </w:r>
      <w:r w:rsidR="00DB43AD">
        <w:fldChar w:fldCharType="separate"/>
      </w:r>
      <w:r w:rsidR="0038677B">
        <w:rPr>
          <w:noProof/>
        </w:rPr>
        <w:t>(Nathan et al., 2008; Nathan et al., 2022)</w:t>
      </w:r>
      <w:r w:rsidR="00DB43AD">
        <w:fldChar w:fldCharType="end"/>
      </w:r>
      <w:r w:rsidR="007174A9">
        <w:t>.</w:t>
      </w:r>
      <w:r w:rsidR="00035966">
        <w:t xml:space="preserve"> </w:t>
      </w:r>
      <w:r w:rsidR="005C2B47">
        <w:t xml:space="preserve">The competing demands of nutrition, reproduction and </w:t>
      </w:r>
      <w:r w:rsidR="0068712A">
        <w:t>predator avoidance influence how, where and when animals mov</w:t>
      </w:r>
      <w:commentRangeStart w:id="33"/>
      <w:r w:rsidR="0068712A">
        <w:t xml:space="preserve">e </w:t>
      </w:r>
      <w:r w:rsidR="0068712A">
        <w:fldChar w:fldCharType="begin">
          <w:fldData xml:space="preserve">PEVuZE5vdGU+PENpdGU+PEF1dGhvcj5Ccm93bjwvQXV0aG9yPjxZZWFyPjIwMDQ8L1llYXI+PFJl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</w:fldData>
        </w:fldChar>
      </w:r>
      <w:r w:rsidR="00D073C8">
        <w:instrText xml:space="preserve"> ADDIN EN.CITE </w:instrText>
      </w:r>
      <w:r w:rsidR="00D073C8">
        <w:fldChar w:fldCharType="begin">
          <w:fldData xml:space="preserve">PEVuZE5vdGU+PENpdGU+PEF1dGhvcj5Ccm93bjwvQXV0aG9yPjxZZWFyPjIwMDQ8L1llYXI+PFJl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</w:fldData>
        </w:fldChar>
      </w:r>
      <w:r w:rsidR="00D073C8">
        <w:instrText xml:space="preserve"> ADDIN EN.CITE.DATA </w:instrText>
      </w:r>
      <w:r w:rsidR="00D073C8">
        <w:fldChar w:fldCharType="end"/>
      </w:r>
      <w:r w:rsidR="0068712A">
        <w:fldChar w:fldCharType="separate"/>
      </w:r>
      <w:r w:rsidR="00D073C8">
        <w:rPr>
          <w:noProof/>
        </w:rPr>
        <w:t>(Brown &amp; Kotler, 2004; Doherty et al., 2019; Nathan et al., 2008)</w:t>
      </w:r>
      <w:r w:rsidR="0068712A">
        <w:fldChar w:fldCharType="end"/>
      </w:r>
      <w:commentRangeEnd w:id="33"/>
      <w:r w:rsidR="00AB7361">
        <w:rPr>
          <w:rStyle w:val="CommentReference"/>
        </w:rPr>
        <w:commentReference w:id="33"/>
      </w:r>
      <w:r w:rsidR="0068712A">
        <w:t xml:space="preserve">. </w:t>
      </w:r>
      <w:r w:rsidR="003808A0">
        <w:t>Likewise</w:t>
      </w:r>
      <w:r w:rsidR="00B21B42">
        <w:t>,</w:t>
      </w:r>
      <w:r w:rsidR="005C6D4F">
        <w:t xml:space="preserve"> external </w:t>
      </w:r>
      <w:r w:rsidR="00B21B42">
        <w:t>factors</w:t>
      </w:r>
      <w:r w:rsidR="00E62123">
        <w:t xml:space="preserve">, </w:t>
      </w:r>
      <w:r w:rsidR="00B21B42">
        <w:t>including</w:t>
      </w:r>
      <w:r w:rsidR="00D11A6E">
        <w:t xml:space="preserve"> </w:t>
      </w:r>
      <w:r w:rsidR="0082701E">
        <w:t xml:space="preserve">inherent </w:t>
      </w:r>
      <w:r w:rsidR="00882994">
        <w:t>environmental</w:t>
      </w:r>
      <w:r w:rsidR="00D11A6E">
        <w:t xml:space="preserve"> heterogeneity </w:t>
      </w:r>
      <w:r w:rsidR="00D11A6E">
        <w:fldChar w:fldCharType="begin"/>
      </w:r>
      <w:r w:rsidR="00D11A6E">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Sciences&lt;/secondary-title&gt;&lt;/titles&gt;&lt;periodical&gt;&lt;full-title&gt;Proceedings of the National Academy of Sciences&lt;/full-title&gt;&lt;/periodical&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D11A6E">
        <w:fldChar w:fldCharType="separate"/>
      </w:r>
      <w:r w:rsidR="00D11A6E">
        <w:rPr>
          <w:noProof/>
        </w:rPr>
        <w:t>(Nathan et al., 2008)</w:t>
      </w:r>
      <w:r w:rsidR="00D11A6E">
        <w:fldChar w:fldCharType="end"/>
      </w:r>
      <w:r w:rsidR="00D11A6E">
        <w:t xml:space="preserve">, </w:t>
      </w:r>
      <w:r w:rsidR="000A7558">
        <w:t xml:space="preserve">and </w:t>
      </w:r>
      <w:r w:rsidR="00B21B42">
        <w:t>fragmentation</w:t>
      </w:r>
      <w:r w:rsidR="000A7558">
        <w:t xml:space="preserve"> or</w:t>
      </w:r>
      <w:r w:rsidR="00235937">
        <w:t xml:space="preserve"> </w:t>
      </w:r>
      <w:r w:rsidR="00B21B42">
        <w:t>dist</w:t>
      </w:r>
      <w:r w:rsidR="00783BED">
        <w:t xml:space="preserve">urbance </w:t>
      </w:r>
      <w:r w:rsidR="00A34D7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bmRhcnktdGl0bGU+U2NpZW5jZTwvc2Vjb25kYXJ5LXRpdGxlPjwvdGl0bGVzPjxwZXJpb2RpY2Fs
PjxmdWxsLXRpdGxlPlNjaWVuY2U8L2Z1bGwtdGl0bGU+PC9wZXJpb2RpY2FsPjxwYWdlcz40NjYt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YmFzZS1uYW1lPjxsYW5ndWFnZT5FbmdsaXNoPC9sYW5ndWFnZT48L3JlY29yZD48L0NpdGU+PENp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</w:fldData>
        </w:fldChar>
      </w:r>
      <w:r w:rsidR="00235937">
        <w:instrText xml:space="preserve"> ADDIN EN.CITE </w:instrText>
      </w:r>
      <w:r w:rsidR="00235937">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bmRhcnktdGl0bGU+U2NpZW5jZTwvc2Vjb25kYXJ5LXRpdGxlPjwvdGl0bGVzPjxwZXJpb2RpY2Fs
PjxmdWxsLXRpdGxlPlNjaWVuY2U8L2Z1bGwtdGl0bGU+PC9wZXJpb2RpY2FsPjxwYWdlcz40NjYt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YmFzZS1uYW1lPjxsYW5ndWFnZT5FbmdsaXNoPC9sYW5ndWFnZT48L3JlY29yZD48L0NpdGU+PENp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</w:fldData>
        </w:fldChar>
      </w:r>
      <w:r w:rsidR="00235937">
        <w:instrText xml:space="preserve"> ADDIN EN.CITE.DATA </w:instrText>
      </w:r>
      <w:r w:rsidR="00235937">
        <w:fldChar w:fldCharType="end"/>
      </w:r>
      <w:r w:rsidR="00A34D78">
        <w:fldChar w:fldCharType="separate"/>
      </w:r>
      <w:r w:rsidR="00235937">
        <w:rPr>
          <w:noProof/>
        </w:rPr>
        <w:t>(Doherty et al., 2021; Gomez et al., 2025; Tucker et al., 2018)</w:t>
      </w:r>
      <w:r w:rsidR="00A34D78">
        <w:fldChar w:fldCharType="end"/>
      </w:r>
      <w:r w:rsidR="001A5EC3">
        <w:t>,</w:t>
      </w:r>
      <w:r w:rsidR="00A34D78">
        <w:t xml:space="preserve"> </w:t>
      </w:r>
      <w:r w:rsidR="00E836EA">
        <w:t>exert</w:t>
      </w:r>
      <w:r w:rsidR="00F17311">
        <w:t xml:space="preserve"> dramatic</w:t>
      </w:r>
      <w:r w:rsidR="00E836EA">
        <w:t xml:space="preserve"> influence</w:t>
      </w:r>
      <w:r w:rsidR="00F17311">
        <w:t xml:space="preserve"> on movement behaviours</w:t>
      </w:r>
      <w:r w:rsidR="00395D9A">
        <w:t xml:space="preserve">, and modulate </w:t>
      </w:r>
      <w:r w:rsidR="00443B41">
        <w:t>intrinsic factors</w:t>
      </w:r>
      <w:r w:rsidR="0044228F">
        <w:t xml:space="preserve"> </w:t>
      </w:r>
      <w:r w:rsidR="0044228F">
        <w:fldChar w:fldCharType="begin"/>
      </w:r>
      <w:r w:rsidR="0044228F">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Sciences&lt;/secondary-title&gt;&lt;/titles&gt;&lt;periodical&gt;&lt;full-title&gt;Proceedings of the National Academy of Sciences&lt;/full-title&gt;&lt;/periodical&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44228F">
        <w:fldChar w:fldCharType="separate"/>
      </w:r>
      <w:r w:rsidR="0044228F">
        <w:rPr>
          <w:noProof/>
        </w:rPr>
        <w:t>(Nathan et al., 2008)</w:t>
      </w:r>
      <w:r w:rsidR="0044228F">
        <w:fldChar w:fldCharType="end"/>
      </w:r>
      <w:r w:rsidR="000D5111">
        <w:t>.</w:t>
      </w:r>
      <w:r w:rsidR="00D073C8">
        <w:t xml:space="preserve"> </w:t>
      </w:r>
      <w:r w:rsidR="0063521D">
        <w:t>Movement</w:t>
      </w:r>
      <w:r w:rsidR="00EA0F18">
        <w:t xml:space="preserve"> </w:t>
      </w:r>
      <w:r w:rsidR="007A534C">
        <w:t xml:space="preserve">can have profound </w:t>
      </w:r>
      <w:r w:rsidR="00070100">
        <w:t xml:space="preserve">consequences for </w:t>
      </w:r>
      <w:del w:id="34" w:author="Wooster, Eamonn" w:date="2025-10-13T13:54:00Z" w16du:dateUtc="2025-10-13T02:54:00Z">
        <w:r w:rsidR="001A5EC3" w:rsidDel="00AB7361">
          <w:delText>competitive interactions</w:delText>
        </w:r>
      </w:del>
      <w:ins w:id="35" w:author="Wooster, Eamonn" w:date="2025-10-13T13:54:00Z" w16du:dateUtc="2025-10-13T02:54:00Z">
        <w:r w:rsidR="00AB7361">
          <w:t>compet</w:t>
        </w:r>
      </w:ins>
      <w:ins w:id="36" w:author="Wooster, Eamonn" w:date="2025-10-13T13:55:00Z" w16du:dateUtc="2025-10-13T02:55:00Z">
        <w:r w:rsidR="00AB7361">
          <w:t>ition</w:t>
        </w:r>
      </w:ins>
      <w:r w:rsidR="00A94BC6">
        <w:t xml:space="preserve"> </w:t>
      </w:r>
      <w:r w:rsidR="00EE2CE8">
        <w:fldChar w:fldCharType="begin"/>
      </w:r>
      <w:r w:rsidR="000C7A4E">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Biology&lt;/secondary-title&gt;&lt;/titles&gt;&lt;periodical&gt;&lt;full-title&gt;Current Biology&lt;/full-title&gt;&lt;/periodical&gt;&lt;pages&gt;4762-4768.e5&lt;/pages&gt;&lt;volume&gt;32&lt;/volume&gt;&lt;number&gt;21&lt;/number&gt;&lt;keywords&gt;&lt;keyword&gt;carnivore&lt;/keyword&gt;&lt;keyword&gt;high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E2CE8">
        <w:fldChar w:fldCharType="separate"/>
      </w:r>
      <w:r w:rsidR="000C7A4E">
        <w:rPr>
          <w:noProof/>
        </w:rPr>
        <w:t>(Blakey et al., 2022)</w:t>
      </w:r>
      <w:r w:rsidR="00EE2CE8">
        <w:fldChar w:fldCharType="end"/>
      </w:r>
      <w:r w:rsidR="00A94BC6">
        <w:t xml:space="preserve">, </w:t>
      </w:r>
      <w:r w:rsidR="00070100">
        <w:t xml:space="preserve">energy </w:t>
      </w:r>
      <w:r w:rsidR="00EE2CE8">
        <w:t xml:space="preserve">expenditure </w:t>
      </w:r>
      <w:r w:rsidR="00EE2CE8">
        <w:fldChar w:fldCharType="begin"/>
      </w:r>
      <w:r w:rsidR="00EE2CE8">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Biology&lt;/secondary-title&gt;&lt;/titles&gt;&lt;periodical&gt;&lt;full-title&gt;Journal of Experimental Biology&lt;/full-title&gt;&lt;/periodical&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E2CE8">
        <w:fldChar w:fldCharType="separate"/>
      </w:r>
      <w:r w:rsidR="00EE2CE8">
        <w:rPr>
          <w:noProof/>
        </w:rPr>
        <w:t>(Pettett et al., 2017)</w:t>
      </w:r>
      <w:r w:rsidR="00EE2CE8">
        <w:fldChar w:fldCharType="end"/>
      </w:r>
      <w:r w:rsidR="0063714F">
        <w:t xml:space="preserve"> and </w:t>
      </w:r>
      <w:r w:rsidR="002E78BE">
        <w:t xml:space="preserve">foraging intake </w:t>
      </w:r>
      <w:r w:rsidR="00EE2CE8">
        <w:fldChar w:fldCharType="begin"/>
      </w:r>
      <w:r w:rsidR="00EE2CE8">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instrText>
      </w:r>
      <w:r w:rsidR="00EE2CE8">
        <w:fldChar w:fldCharType="separate"/>
      </w:r>
      <w:r w:rsidR="00EE2CE8">
        <w:rPr>
          <w:noProof/>
        </w:rPr>
        <w:t>(Hinam &amp; St. Clair, 2008)</w:t>
      </w:r>
      <w:r w:rsidR="00EE2CE8">
        <w:fldChar w:fldCharType="end"/>
      </w:r>
      <w:r w:rsidR="0063521D">
        <w:t xml:space="preserve">. </w:t>
      </w:r>
      <w:r w:rsidR="00735923">
        <w:t xml:space="preserve">The consequences of movement </w:t>
      </w:r>
      <w:r w:rsidR="00686BC6">
        <w:t xml:space="preserve">decisions </w:t>
      </w:r>
      <w:r w:rsidR="00735923">
        <w:t xml:space="preserve">on </w:t>
      </w:r>
      <w:r w:rsidR="009D3741">
        <w:t xml:space="preserve">these physiological and ecological processes </w:t>
      </w:r>
      <w:r w:rsidR="000546EE">
        <w:t xml:space="preserve">impact </w:t>
      </w:r>
      <w:r w:rsidR="003140C1">
        <w:t>individual fitness</w:t>
      </w:r>
      <w:r w:rsidR="000546EE">
        <w:t xml:space="preserve"> </w:t>
      </w:r>
      <w:r w:rsidR="000546EE">
        <w:fldChar w:fldCharType="begin"/>
      </w:r>
      <w:r w:rsidR="000546EE">
        <w:instrText xml:space="preserve"> ADDIN EN.CITE &lt;EndNote&gt;&lt;Cite&gt;&lt;Author&gt;Cosgrove&lt;/Author&gt;&lt;Year&gt;2018&lt;/Year&gt;&lt;RecNum&gt;5&lt;/RecNum&gt;&lt;DisplayText&gt;(Cosgrove et al., 2018)&lt;/DisplayText&gt;&lt;record&gt;&lt;rec-number&gt;5&lt;/rec-number&gt;&lt;foreign-keys&gt;&lt;key app="EN" db-id="axpffp0eards98ew20rvpa0tdf0f0svatvst" timestamp="1714912564"&gt;5&lt;/key&gt;&lt;/foreign-keys&gt;&lt;ref-type name="Journal Article"&gt;17&lt;/ref-type&gt;&lt;contributors&gt;&lt;authors&gt;&lt;author&gt;Cosgrove, Anita J.&lt;/author&gt;&lt;author&gt;McWhorter, Todd J.&lt;/author&gt;&lt;author&gt;Maron, Martine&lt;/author&gt;&lt;/authors&gt;&lt;/contributors&gt;&lt;titles&gt;&lt;title&gt;Consequences of impediments to animal movements at different scales: A conceptual framework and review&lt;/title&gt;&lt;secondary-title&gt;Diversity and Distributions&lt;/secondary-title&gt;&lt;/titles&gt;&lt;periodical&gt;&lt;full-title&gt;DIVERSITY AND DISTRIBUTIONS&lt;/full-title&gt;&lt;/periodical&gt;&lt;pages&gt;448-459&lt;/pages&gt;&lt;volume&gt;24&lt;/volume&gt;&lt;number&gt;4&lt;/number&gt;&lt;keywords&gt;&lt;keyword&gt;demographic rescue&lt;/keyword&gt;&lt;keyword&gt;food availability&lt;/keyword&gt;&lt;keyword&gt;genetic diversity&lt;/keyword&gt;&lt;keyword&gt;habitat fragmentation&lt;/keyword&gt;&lt;keyword&gt;habitat loss&lt;/keyword&gt;&lt;keyword&gt;literature review&lt;/keyword&gt;&lt;keyword&gt;matrix&lt;/keyword&gt;&lt;keyword&gt;spatial scale&lt;/keyword&gt;&lt;keyword&gt;structural connectivity&lt;/keyword&gt;&lt;/keywords&gt;&lt;dates&gt;&lt;year&gt;2018&lt;/year&gt;&lt;pub-dates&gt;&lt;date&gt;2018/04/01&lt;/date&gt;&lt;/pub-dates&gt;&lt;/dates&gt;&lt;publisher&gt;John Wiley &amp;amp; Sons, Ltd&lt;/publisher&gt;&lt;isbn&gt;1366-9516&lt;/isbn&gt;&lt;urls&gt;&lt;related-urls&gt;&lt;url&gt;https://doi.org/10.1111/ddi.12699&lt;/url&gt;&lt;/related-urls&gt;&lt;/urls&gt;&lt;electronic-resource-num&gt;10.1111/ddi.12699&lt;/electronic-resource-num&gt;&lt;access-date&gt;2024/05/05&lt;/access-date&gt;&lt;/record&gt;&lt;/Cite&gt;&lt;/EndNote&gt;</w:instrText>
      </w:r>
      <w:r w:rsidR="000546EE">
        <w:fldChar w:fldCharType="separate"/>
      </w:r>
      <w:r w:rsidR="000546EE">
        <w:rPr>
          <w:noProof/>
        </w:rPr>
        <w:t>(Cosgrove et al., 2018)</w:t>
      </w:r>
      <w:r w:rsidR="000546EE">
        <w:fldChar w:fldCharType="end"/>
      </w:r>
      <w:r w:rsidR="00EE2CE8">
        <w:t>.</w:t>
      </w:r>
      <w:r w:rsidR="00A94BC6">
        <w:t xml:space="preserve"> </w:t>
      </w:r>
      <w:r w:rsidR="00157AE8">
        <w:t xml:space="preserve">Unmet nutritional or </w:t>
      </w:r>
      <w:r w:rsidR="007C4297">
        <w:t>energetic need</w:t>
      </w:r>
      <w:r w:rsidR="00A315D2">
        <w:t>s</w:t>
      </w:r>
      <w:r w:rsidR="003D6266">
        <w:t xml:space="preserve"> </w:t>
      </w:r>
      <w:r w:rsidR="00157AE8">
        <w:t xml:space="preserve">can impact reproductive success </w:t>
      </w:r>
      <w:r w:rsidR="007C4297">
        <w:fldChar w:fldCharType="begin"/>
      </w:r>
      <w:r w:rsidR="007C4297">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instrText>
      </w:r>
      <w:r w:rsidR="007C4297">
        <w:fldChar w:fldCharType="separate"/>
      </w:r>
      <w:r w:rsidR="007C4297">
        <w:rPr>
          <w:noProof/>
        </w:rPr>
        <w:t>(Hinam &amp; St. Clair, 2008)</w:t>
      </w:r>
      <w:r w:rsidR="007C4297">
        <w:fldChar w:fldCharType="end"/>
      </w:r>
      <w:r w:rsidR="007C4297">
        <w:t xml:space="preserve">, predation risk </w:t>
      </w:r>
      <w:r w:rsidR="007C4297">
        <w:fldChar w:fldCharType="begin"/>
      </w:r>
      <w:r w:rsidR="0085644E">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Research&lt;/secondary-title&gt;&lt;/titles&gt;&lt;periodical&gt;&lt;full-title&gt;Wildlife Research&lt;/full-title&gt;&lt;/periodical&gt;&lt;pages&gt;705-716&lt;/pages&gt;&lt;volume&gt;42&lt;/volume&gt;&lt;number&gt;8&lt;/number&gt;&lt;dates&gt;&lt;year&gt;2016&lt;/year&gt;&lt;/dates&gt;&lt;urls&gt;&lt;related-urls&gt;&lt;url&gt;https://doi.org/10.1071/WR15011&lt;/url&gt;&lt;/related-urls&gt;&lt;/urls&gt;&lt;/record&gt;&lt;/Cite&gt;&lt;/EndNote&gt;</w:instrText>
      </w:r>
      <w:r w:rsidR="007C4297">
        <w:fldChar w:fldCharType="separate"/>
      </w:r>
      <w:r w:rsidR="0085644E">
        <w:rPr>
          <w:noProof/>
        </w:rPr>
        <w:t>(Leahy et al., 2016)</w:t>
      </w:r>
      <w:r w:rsidR="007C4297">
        <w:fldChar w:fldCharType="end"/>
      </w:r>
      <w:r w:rsidR="007C4297">
        <w:t xml:space="preserve">, and </w:t>
      </w:r>
      <w:r w:rsidR="006827E1">
        <w:t xml:space="preserve">increase </w:t>
      </w:r>
      <w:del w:id="37" w:author="Wooster, Eamonn" w:date="2025-10-13T13:56:00Z" w16du:dateUtc="2025-10-13T02:56:00Z">
        <w:r w:rsidR="007C4297" w:rsidDel="006434C5">
          <w:delText xml:space="preserve">propensity </w:delText>
        </w:r>
      </w:del>
      <w:ins w:id="38" w:author="Wooster, Eamonn" w:date="2025-10-13T13:56:00Z" w16du:dateUtc="2025-10-13T02:56:00Z">
        <w:r w:rsidR="006434C5">
          <w:t>likelihood</w:t>
        </w:r>
        <w:r w:rsidR="006434C5">
          <w:t xml:space="preserve"> </w:t>
        </w:r>
        <w:r w:rsidR="006434C5">
          <w:t>of</w:t>
        </w:r>
      </w:ins>
      <w:del w:id="39" w:author="Wooster, Eamonn" w:date="2025-10-13T13:56:00Z" w16du:dateUtc="2025-10-13T02:56:00Z">
        <w:r w:rsidR="007C4297" w:rsidDel="006434C5">
          <w:delText>to</w:delText>
        </w:r>
      </w:del>
      <w:r w:rsidR="007C4297">
        <w:t xml:space="preserve"> undertak</w:t>
      </w:r>
      <w:ins w:id="40" w:author="Wooster, Eamonn" w:date="2025-10-13T13:56:00Z" w16du:dateUtc="2025-10-13T02:56:00Z">
        <w:r w:rsidR="006434C5">
          <w:t>ing</w:t>
        </w:r>
      </w:ins>
      <w:del w:id="41" w:author="Wooster, Eamonn" w:date="2025-10-13T13:56:00Z" w16du:dateUtc="2025-10-13T02:56:00Z">
        <w:r w:rsidR="007C4297" w:rsidDel="006434C5">
          <w:delText>e</w:delText>
        </w:r>
      </w:del>
      <w:r w:rsidR="00A315D2">
        <w:t xml:space="preserve"> risky behaviours </w:t>
      </w:r>
      <w:r w:rsidR="00A315D2">
        <w:fldChar w:fldCharType="begin">
          <w:fldData xml:space="preserve">PEVuZE5vdGU+PENpdGU+PEF1dGhvcj5Nb3JhbjwvQXV0aG9yPjxZZWFyPjIwMjE8L1llYXI+PFJl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PC90aXRsZXM+PHBlcmlvZGljYWw+PGZ1bGwtdGl0bGU+Q3VycmVudCBCaW9sb2d5PC9mdWxsLXRp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</w:fldData>
        </w:fldChar>
      </w:r>
      <w:r w:rsidR="000C7A4E">
        <w:instrText xml:space="preserve"> ADDIN EN.CITE </w:instrText>
      </w:r>
      <w:r w:rsidR="000C7A4E">
        <w:fldChar w:fldCharType="begin">
          <w:fldData xml:space="preserve">PEVuZE5vdGU+PENpdGU+PEF1dGhvcj5Nb3JhbjwvQXV0aG9yPjxZZWFyPjIwMjE8L1llYXI+PFJl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PC90aXRsZXM+PHBlcmlvZGljYWw+PGZ1bGwtdGl0bGU+Q3VycmVudCBCaW9sb2d5PC9mdWxsLXRp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</w:fldData>
        </w:fldChar>
      </w:r>
      <w:r w:rsidR="000C7A4E">
        <w:instrText xml:space="preserve"> ADDIN EN.CITE.DATA </w:instrText>
      </w:r>
      <w:r w:rsidR="000C7A4E">
        <w:fldChar w:fldCharType="end"/>
      </w:r>
      <w:r w:rsidR="00A315D2">
        <w:fldChar w:fldCharType="separate"/>
      </w:r>
      <w:r w:rsidR="000C7A4E">
        <w:rPr>
          <w:noProof/>
        </w:rPr>
        <w:t>(Blakey et al., 2022; Moran et al., 2021)</w:t>
      </w:r>
      <w:r w:rsidR="00A315D2">
        <w:fldChar w:fldCharType="end"/>
      </w:r>
      <w:r w:rsidR="00A315D2">
        <w:t xml:space="preserve">. </w:t>
      </w:r>
      <w:r w:rsidR="00C1072E">
        <w:t>Individual level and localised effects of movement on fitness</w:t>
      </w:r>
      <w:r w:rsidR="0085644E">
        <w:t xml:space="preserve"> and survival</w:t>
      </w:r>
      <w:r w:rsidR="00C1072E">
        <w:t xml:space="preserve"> can scale up through space and time, ultimately affecting multiple generations </w:t>
      </w:r>
      <w:r w:rsidR="00B903D9">
        <w:t>and species</w:t>
      </w:r>
      <w:r w:rsidR="00125941">
        <w:t>-level</w:t>
      </w:r>
      <w:r w:rsidR="00B903D9">
        <w:t xml:space="preserve"> distribution</w:t>
      </w:r>
      <w:r w:rsidR="00125941">
        <w:t>s</w:t>
      </w:r>
      <w:r w:rsidR="00B903D9">
        <w:t xml:space="preserve"> </w:t>
      </w:r>
      <w:r w:rsidR="00686BC6">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czwvc2Vjb25kYXJ5LXRpdGxlPjwvdGl0bGVzPjxwZXJpb2RpY2FsPjxmdWxsLXRpdGxlPkRJVkVS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</w:fldData>
        </w:fldChar>
      </w:r>
      <w:r w:rsidR="00125941">
        <w:instrText xml:space="preserve"> ADDIN EN.CITE </w:instrText>
      </w:r>
      <w:r w:rsidR="00125941">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czwvc2Vjb25kYXJ5LXRpdGxlPjwvdGl0bGVzPjxwZXJpb2RpY2FsPjxmdWxsLXRpdGxlPkRJVkVS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</w:fldData>
        </w:fldChar>
      </w:r>
      <w:r w:rsidR="00125941">
        <w:instrText xml:space="preserve"> ADDIN EN.CITE.DATA </w:instrText>
      </w:r>
      <w:r w:rsidR="00125941">
        <w:fldChar w:fldCharType="end"/>
      </w:r>
      <w:r w:rsidR="00686BC6">
        <w:fldChar w:fldCharType="separate"/>
      </w:r>
      <w:r w:rsidR="00125941">
        <w:rPr>
          <w:noProof/>
        </w:rPr>
        <w:t>(Cosgrove et al., 2018; Gomez et al., 2025; Templeton et al., 2007)</w:t>
      </w:r>
      <w:r w:rsidR="00686BC6">
        <w:fldChar w:fldCharType="end"/>
      </w:r>
      <w:r w:rsidR="00C1072E">
        <w:t>.</w:t>
      </w:r>
    </w:p>
    <w:p w14:paraId="3A800B71" w14:textId="0632F5B9" w:rsidR="00B72E60" w:rsidRDefault="009B4DAE" w:rsidP="00294A0A">
      <w:r>
        <w:t>F</w:t>
      </w:r>
      <w:r w:rsidR="00DA7916">
        <w:t xml:space="preserve">ire regimes are </w:t>
      </w:r>
      <w:commentRangeStart w:id="42"/>
      <w:r w:rsidR="00DA7916">
        <w:t>changing</w:t>
      </w:r>
      <w:commentRangeEnd w:id="42"/>
      <w:r>
        <w:rPr>
          <w:rStyle w:val="CommentReference"/>
        </w:rPr>
        <w:commentReference w:id="42"/>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b2d5ICZhbXA7IEV2b2x1dGlvbjwvc2Vjb25kYXJ5LXRpdGxlPjwvdGl0bGVzPjxwZXJpb2RpY2Fs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</w:fldData>
        </w:fldChar>
      </w:r>
      <w:r w:rsidR="009D6BBA">
        <w:instrText xml:space="preserve"> ADDIN EN.CITE </w:instrText>
      </w:r>
      <w:r w:rsidR="009D6BBA">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b2d5ICZhbXA7IEV2b2x1dGlvbjwvc2Vjb25kYXJ5LXRpdGxlPjwvdGl0bGVzPjxwZXJpb2RpY2Fs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</w:fldData>
        </w:fldChar>
      </w:r>
      <w:r w:rsidR="009D6BBA">
        <w:instrText xml:space="preserve"> ADDIN EN.CITE.DATA </w:instrText>
      </w:r>
      <w:r w:rsidR="009D6BBA">
        <w:fldChar w:fldCharType="end"/>
      </w:r>
      <w:r w:rsidR="00BF60E1">
        <w:fldChar w:fldCharType="separate"/>
      </w:r>
      <w:r w:rsidR="009D6BBA">
        <w:rPr>
          <w:noProof/>
        </w:rPr>
        <w:t>(Bowman et al., 2020; Cunningham et al., 2024)</w:t>
      </w:r>
      <w:r w:rsidR="00BF60E1">
        <w:fldChar w:fldCharType="end"/>
      </w:r>
      <w:r w:rsidR="00DA7916">
        <w:t>. Driven by</w:t>
      </w:r>
      <w:r w:rsidR="00353693">
        <w:t xml:space="preserve"> land use changes, disruption of Indigenous fire </w:t>
      </w:r>
      <w:commentRangeStart w:id="43"/>
      <w:r w:rsidR="00353693">
        <w:t>regimes</w:t>
      </w:r>
      <w:commentRangeEnd w:id="43"/>
      <w:r w:rsidR="0043177D">
        <w:rPr>
          <w:rStyle w:val="CommentReference"/>
        </w:rPr>
        <w:commentReference w:id="43"/>
      </w:r>
      <w:r w:rsidR="00353693">
        <w:t>,</w:t>
      </w:r>
      <w:r w:rsidR="00DA7916">
        <w:t xml:space="preserve"> </w:t>
      </w:r>
      <w:r w:rsidR="00EA03CE">
        <w:t xml:space="preserve">anthropogenic </w:t>
      </w:r>
      <w:commentRangeStart w:id="44"/>
      <w:r w:rsidR="00DA7916">
        <w:t>climate</w:t>
      </w:r>
      <w:commentRangeEnd w:id="44"/>
      <w:r>
        <w:rPr>
          <w:rStyle w:val="CommentReference"/>
        </w:rPr>
        <w:commentReference w:id="44"/>
      </w:r>
      <w:r w:rsidR="00DA7916">
        <w:t xml:space="preserve"> change</w:t>
      </w:r>
      <w:r w:rsidR="002D2101">
        <w:t>,</w:t>
      </w:r>
      <w:r w:rsidR="00AC2D5D">
        <w:t xml:space="preserve"> </w:t>
      </w:r>
      <w:r w:rsidR="009534EF">
        <w:t xml:space="preserve">and </w:t>
      </w:r>
      <w:r w:rsidR="00A015AB">
        <w:t>deca</w:t>
      </w:r>
      <w:r w:rsidR="009C1739">
        <w:t>des of fire suppression</w:t>
      </w:r>
      <w:r w:rsidR="002D2101">
        <w:t>,</w:t>
      </w:r>
      <w:r w:rsidR="00041E88">
        <w:t xml:space="preserve"> </w:t>
      </w:r>
      <w:r w:rsidR="00A015AB">
        <w:t>fire</w:t>
      </w:r>
      <w:r w:rsidR="002342FA">
        <w:t xml:space="preserve"> </w:t>
      </w:r>
      <w:r w:rsidR="00B91D34">
        <w:t xml:space="preserve">severity and extent </w:t>
      </w:r>
      <w:r w:rsidR="00A015AB">
        <w:t>has</w:t>
      </w:r>
      <w:r w:rsidR="00B91D34">
        <w:t xml:space="preserve"> increased </w:t>
      </w:r>
      <w:r w:rsidR="00A015AB">
        <w:t>across multiple</w:t>
      </w:r>
      <w:r w:rsidR="00093EF7">
        <w:t xml:space="preserve"> </w:t>
      </w:r>
      <w:r w:rsidR="00A22934">
        <w:t xml:space="preserve">biogeographic </w:t>
      </w:r>
      <w:commentRangeStart w:id="45"/>
      <w:r w:rsidR="00A22934">
        <w:t>regions</w:t>
      </w:r>
      <w:commentRangeEnd w:id="45"/>
      <w:r>
        <w:rPr>
          <w:rStyle w:val="CommentReference"/>
        </w:rPr>
        <w:commentReference w:id="45"/>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L2FsdC10aXRsZT48L3RpdGxlcz48cGVyaW9kaWNhbD48ZnVsbC10aXRsZT5OYXR1cmUgQ29tbXVu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</w:fldData>
        </w:fldChar>
      </w:r>
      <w:r w:rsidR="002666F6">
        <w:instrText xml:space="preserve"> ADDIN EN.CITE </w:instrText>
      </w:r>
      <w:r w:rsidR="002666F6">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L2FsdC10aXRsZT48L3RpdGxlcz48cGVyaW9kaWNhbD48ZnVsbC10aXRsZT5OYXR1cmUgQ29tbXVu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</w:fldData>
        </w:fldChar>
      </w:r>
      <w:r w:rsidR="002666F6">
        <w:instrText xml:space="preserve"> ADDIN EN.CITE.DATA </w:instrText>
      </w:r>
      <w:r w:rsidR="002666F6">
        <w:fldChar w:fldCharType="end"/>
      </w:r>
      <w:r w:rsidR="00093EF7">
        <w:fldChar w:fldCharType="separate"/>
      </w:r>
      <w:r w:rsidR="002666F6">
        <w:rPr>
          <w:noProof/>
        </w:rPr>
        <w:t>(Abatzoglou et al., 2025; Burton et al., 2024; Kreider et al., 2024)</w:t>
      </w:r>
      <w:r w:rsidR="00093EF7">
        <w:fldChar w:fldCharType="end"/>
      </w:r>
      <w:r w:rsidR="00A015AB">
        <w:t xml:space="preserve">. </w:t>
      </w:r>
      <w:r w:rsidR="000B4240">
        <w:t xml:space="preserve">Fire </w:t>
      </w:r>
      <w:r w:rsidR="000B712C">
        <w:t>has and</w:t>
      </w:r>
      <w:r w:rsidR="00AE4AE3">
        <w:t xml:space="preserve"> continues to</w:t>
      </w:r>
      <w:r w:rsidR="000B4240">
        <w:t xml:space="preserve"> </w:t>
      </w:r>
      <w:r w:rsidR="000B712C">
        <w:t>be fundamental driver of</w:t>
      </w:r>
      <w:r w:rsidR="00417FDB">
        <w:t xml:space="preserve"> </w:t>
      </w:r>
      <w:r w:rsidR="009E0DAB">
        <w:t>ecological and</w:t>
      </w:r>
      <w:r w:rsidR="00417FDB">
        <w:t xml:space="preserve"> evolutionary processes</w:t>
      </w:r>
      <w:r w:rsidR="009E0DAB">
        <w:t>, and biodiversity</w:t>
      </w:r>
      <w:r w:rsidR="00417FDB">
        <w:t xml:space="preserve"> </w:t>
      </w:r>
      <w:r w:rsidR="00AE4AE3">
        <w:fldChar w:fldCharType="begin">
          <w:fldData xml:space="preserve">PEVuZE5vdGU+PENpdGU+PEF1dGhvcj5LZWxseTwvQXV0aG9yPjxZZWFyPjIwMjA8L1llYXI+PFJl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Y29uZGFyeS10aXRsZT48L3RpdGxlcz48cGVyaW9kaWNhbD48ZnVsbC10aXRsZT5CaW9sb2dpY2Fs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</w:fldData>
        </w:fldChar>
      </w:r>
      <w:r w:rsidR="00A315D2">
        <w:instrText xml:space="preserve"> ADDIN EN.CITE </w:instrText>
      </w:r>
      <w:r w:rsidR="00A315D2">
        <w:fldChar w:fldCharType="begin">
          <w:fldData xml:space="preserve">PEVuZE5vdGU+PENpdGU+PEF1dGhvcj5LZWxseTwvQXV0aG9yPjxZZWFyPjIwMjA8L1llYXI+PFJl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Y29uZGFyeS10aXRsZT48L3RpdGxlcz48cGVyaW9kaWNhbD48ZnVsbC10aXRsZT5CaW9sb2dpY2Fs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</w:fldData>
        </w:fldChar>
      </w:r>
      <w:r w:rsidR="00A315D2">
        <w:instrText xml:space="preserve"> ADDIN EN.CITE.DATA </w:instrText>
      </w:r>
      <w:r w:rsidR="00A315D2">
        <w:fldChar w:fldCharType="end"/>
      </w:r>
      <w:r w:rsidR="00AE4AE3">
        <w:fldChar w:fldCharType="separate"/>
      </w:r>
      <w:r w:rsidR="001532BC">
        <w:rPr>
          <w:noProof/>
        </w:rPr>
        <w:t>(He et al., 2019; Kelly et al., 2020; McLauchlan et al., 2020)</w:t>
      </w:r>
      <w:r w:rsidR="00AE4AE3">
        <w:fldChar w:fldCharType="end"/>
      </w:r>
      <w:r w:rsidR="003F2D00">
        <w:t>.</w:t>
      </w:r>
      <w:r w:rsidR="00330774">
        <w:t xml:space="preserve"> </w:t>
      </w:r>
      <w:r w:rsidR="003960F9">
        <w:t>Whilst f</w:t>
      </w:r>
      <w:r w:rsidR="00AA1591">
        <w:t>ire can promote biodiversity</w:t>
      </w:r>
      <w:r w:rsidR="00A73CA9">
        <w:t xml:space="preserve"> </w:t>
      </w:r>
      <w:r w:rsidR="00A73CA9">
        <w:fldChar w:fldCharType="begin">
          <w:fldData xml:space="preserve">PEVuZE5vdGU+PENpdGU+PEF1dGhvcj5NY0xhdWNobGFuPC9BdXRob3I+PFllYXI+MjAyMDwvWWVh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</w:fldData>
        </w:fldChar>
      </w:r>
      <w:r w:rsidR="00A73CA9">
        <w:instrText xml:space="preserve"> ADDIN EN.CITE </w:instrText>
      </w:r>
      <w:r w:rsidR="00A73CA9">
        <w:fldChar w:fldCharType="begin">
          <w:fldData xml:space="preserve">PEVuZE5vdGU+PENpdGU+PEF1dGhvcj5NY0xhdWNobGFuPC9BdXRob3I+PFllYXI+MjAyMDwvWWVh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</w:fldData>
        </w:fldChar>
      </w:r>
      <w:r w:rsidR="00A73CA9">
        <w:instrText xml:space="preserve"> ADDIN EN.CITE.DATA </w:instrText>
      </w:r>
      <w:r w:rsidR="00A73CA9">
        <w:fldChar w:fldCharType="end"/>
      </w:r>
      <w:r w:rsidR="00A73CA9">
        <w:fldChar w:fldCharType="separate"/>
      </w:r>
      <w:r w:rsidR="00A73CA9">
        <w:rPr>
          <w:noProof/>
        </w:rPr>
        <w:t>(McLauchlan et al., 2020)</w:t>
      </w:r>
      <w:r w:rsidR="00A73CA9">
        <w:fldChar w:fldCharType="end"/>
      </w:r>
      <w:r w:rsidR="00765C66">
        <w:t xml:space="preserve">, </w:t>
      </w:r>
      <w:r w:rsidR="00AE4AE3">
        <w:t>r</w:t>
      </w:r>
      <w:r w:rsidR="00AD0862">
        <w:t>apidly changing and novel</w:t>
      </w:r>
      <w:r w:rsidR="00085E6A">
        <w:t xml:space="preserve"> fire regimes </w:t>
      </w:r>
      <w:r w:rsidR="00B57034">
        <w:t>adversely affect</w:t>
      </w:r>
      <w:r w:rsidR="00D223BD">
        <w:t xml:space="preserve"> </w:t>
      </w:r>
      <w:r w:rsidR="0082701E">
        <w:t xml:space="preserve">many species </w:t>
      </w:r>
      <w:r w:rsidR="00D223BD">
        <w:fldChar w:fldCharType="begin">
          <w:fldData xml:space="preserve">PEVuZE5vdGU+PENpdGU+PEF1dGhvcj5Eb2hlcnR5PC9BdXRob3I+PFllYXI+MjAyNDwvWWVhcj48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</w:fldData>
        </w:fldChar>
      </w:r>
      <w:r w:rsidR="00346541">
        <w:instrText xml:space="preserve"> ADDIN EN.CITE </w:instrText>
      </w:r>
      <w:r w:rsidR="00346541">
        <w:fldChar w:fldCharType="begin">
          <w:fldData xml:space="preserve">PEVuZE5vdGU+PENpdGU+PEF1dGhvcj5Eb2hlcnR5PC9BdXRob3I+PFllYXI+MjAyNDwvWWVhcj48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</w:fldData>
        </w:fldChar>
      </w:r>
      <w:r w:rsidR="00346541">
        <w:instrText xml:space="preserve"> ADDIN EN.CITE.DATA </w:instrText>
      </w:r>
      <w:r w:rsidR="00346541">
        <w:fldChar w:fldCharType="end"/>
      </w:r>
      <w:r w:rsidR="00D223BD">
        <w:fldChar w:fldCharType="separate"/>
      </w:r>
      <w:r w:rsidR="00346541">
        <w:rPr>
          <w:noProof/>
        </w:rPr>
        <w:t>(Doherty et al., 2024; Driscoll et al., 2024; Kelly et al., 2020)</w:t>
      </w:r>
      <w:r w:rsidR="00D223BD">
        <w:fldChar w:fldCharType="end"/>
      </w:r>
      <w:r w:rsidR="00D223BD">
        <w:t>.</w:t>
      </w:r>
      <w:r w:rsidR="005F7578">
        <w:t xml:space="preserve"> </w:t>
      </w:r>
      <w:r w:rsidR="001D320F">
        <w:t xml:space="preserve">Altered fire regimes </w:t>
      </w:r>
      <w:r w:rsidR="00AF136E">
        <w:t>threat</w:t>
      </w:r>
      <w:r w:rsidR="001D320F">
        <w:t>en</w:t>
      </w:r>
      <w:r w:rsidR="00AF136E">
        <w:t xml:space="preserve"> entire ecosystems </w:t>
      </w:r>
      <w:r w:rsidR="00AF136E">
        <w:fldChar w:fldCharType="begin"/>
      </w:r>
      <w:r w:rsidR="00AF136E">
        <w:instrText xml:space="preserve"> ADDIN EN.CITE &lt;EndNote&gt;&lt;Cite&gt;&lt;Author&gt;Kelly&lt;/Author&gt;&lt;Year&gt;2020&lt;/Year&gt;&lt;RecNum&gt;95&lt;/RecNum&gt;&lt;DisplayText&gt;(Kelly et al., 2020)&lt;/DisplayText&gt;&lt;record&gt;&lt;rec-number&gt;95&lt;/rec-number&gt;&lt;foreign-keys&gt;&lt;key app="EN" db-id="axpffp0eards98ew20rvpa0tdf0f0svatvst" timestamp="1723527716"&gt;95&lt;/key&gt;&lt;/foreign-keys&gt;&lt;ref-type name="Journal Article"&gt;17&lt;/ref-type&gt;&lt;contributors&gt;&lt;authors&gt;&lt;author&gt;Kelly, Luke T.&lt;/author&gt;&lt;author&gt;Giljohann, Katherine M.&lt;/author&gt;&lt;author&gt;Duane, Andrea&lt;/author&gt;&lt;author&gt;Aquilué, Núria&lt;/author&gt;&lt;author&gt;Archibald, Sally&lt;/author&gt;&lt;author&gt;Batllori, Enric&lt;/author&gt;&lt;author&gt;Bennett, Andrew F.&lt;/author&gt;&lt;author&gt;Buckland, Stephen T.&lt;/author&gt;&lt;author&gt;Canelles, Quim&lt;/author&gt;&lt;author&gt;Clarke, Michael F.&lt;/author&gt;&lt;author&gt;Fortin, Marie-Josée&lt;/author&gt;&lt;author&gt;Hermoso, Virgilio&lt;/author&gt;&lt;author&gt;Herrando, Sergi&lt;/author&gt;&lt;author&gt;Keane, Robert E.&lt;/author&gt;&lt;author&gt;Lake, Frank K.&lt;/author&gt;&lt;author&gt;McCarthy, Michael A.&lt;/author&gt;&lt;author&gt;Morán-Ordóñez, Alejandra&lt;/author&gt;&lt;author&gt;Parr, Catherine L.&lt;/author&gt;&lt;author&gt;Pausas, Juli G.&lt;/author&gt;&lt;author&gt;Penman, Trent D.&lt;/author&gt;&lt;author&gt;Regos, Adrián&lt;/author&gt;&lt;author&gt;Rumpff, Libby&lt;/author&gt;&lt;author&gt;Santos, Julianna L.&lt;/author&gt;&lt;author&gt;Smith, Annabel L.&lt;/author&gt;&lt;author&gt;Syphard, Alexandra D.&lt;/author&gt;&lt;author&gt;Tingley, Morgan W.&lt;/author&gt;&lt;author&gt;Brotons, Lluís&lt;/author&gt;&lt;/authors&gt;&lt;/contributors&gt;&lt;titles&gt;&lt;title&gt;Fire and biodiversity in the Anthropocene&lt;/title&gt;&lt;secondary-title&gt;Science&lt;/secondary-title&gt;&lt;/titles&gt;&lt;periodical&gt;&lt;full-title&gt;Science&lt;/full-title&gt;&lt;/periodical&gt;&lt;pages&gt;eabb0355&lt;/pages&gt;&lt;volume&gt;370&lt;/volume&gt;&lt;number&gt;6519&lt;/number&gt;&lt;dates&gt;&lt;year&gt;2020&lt;/year&gt;&lt;pub-dates&gt;&lt;date&gt;2020/11/20&lt;/date&gt;&lt;/pub-dates&gt;&lt;/dates&gt;&lt;publisher&gt;American Association for the Advancement of Science&lt;/publisher&gt;&lt;urls&gt;&lt;related-urls&gt;&lt;url&gt;https://doi.org/10.1126/science.abb0355&lt;/url&gt;&lt;/related-urls&gt;&lt;/urls&gt;&lt;electronic-resource-num&gt;10.1126/science.abb0355&lt;/electronic-resource-num&gt;&lt;access-date&gt;2024/08/12&lt;/access-date&gt;&lt;/record&gt;&lt;/Cite&gt;&lt;/EndNote&gt;</w:instrText>
      </w:r>
      <w:r w:rsidR="00AF136E">
        <w:fldChar w:fldCharType="separate"/>
      </w:r>
      <w:r w:rsidR="00AF136E">
        <w:rPr>
          <w:noProof/>
        </w:rPr>
        <w:t>(Kelly et al., 2020)</w:t>
      </w:r>
      <w:r w:rsidR="00AF136E">
        <w:fldChar w:fldCharType="end"/>
      </w:r>
      <w:r w:rsidR="00AF136E">
        <w:t xml:space="preserve"> and contribut</w:t>
      </w:r>
      <w:r w:rsidR="007438C8">
        <w:t>e</w:t>
      </w:r>
      <w:r w:rsidR="001D320F">
        <w:t xml:space="preserve"> </w:t>
      </w:r>
      <w:r w:rsidR="00AF136E">
        <w:t xml:space="preserve">to long-term shifts in the composition and structure of vegetation communities </w:t>
      </w:r>
      <w:r w:rsidR="00AF136E">
        <w:fldChar w:fldCharType="begin">
          <w:fldData xml:space="preserve">PEVuZE5vdGU+PENpdGU+PEF1dGhvcj5IYXJyaXNvbjwvQXV0aG9yPjxZZWFyPjIwMjQ8L1llYXI+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</w:fldData>
        </w:fldChar>
      </w:r>
      <w:r w:rsidR="00AF136E">
        <w:instrText xml:space="preserve"> ADDIN EN.CITE </w:instrText>
      </w:r>
      <w:r w:rsidR="00AF136E">
        <w:fldChar w:fldCharType="begin">
          <w:fldData xml:space="preserve">PEVuZE5vdGU+PENpdGU+PEF1dGhvcj5IYXJyaXNvbjwvQXV0aG9yPjxZZWFyPjIwMjQ8L1llYXI+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</w:fldData>
        </w:fldChar>
      </w:r>
      <w:r w:rsidR="00AF136E">
        <w:instrText xml:space="preserve"> ADDIN EN.CITE.DATA </w:instrText>
      </w:r>
      <w:r w:rsidR="00AF136E">
        <w:fldChar w:fldCharType="end"/>
      </w:r>
      <w:r w:rsidR="00AF136E">
        <w:fldChar w:fldCharType="separate"/>
      </w:r>
      <w:r w:rsidR="00AF136E">
        <w:rPr>
          <w:noProof/>
        </w:rPr>
        <w:t>(Harrison et al., 2024)</w:t>
      </w:r>
      <w:r w:rsidR="00AF136E">
        <w:fldChar w:fldCharType="end"/>
      </w:r>
      <w:r w:rsidR="00AF136E">
        <w:t xml:space="preserve">. </w:t>
      </w:r>
      <w:del w:id="46" w:author="Wooster, Eamonn" w:date="2025-10-13T13:57:00Z" w16du:dateUtc="2025-10-13T02:57:00Z">
        <w:r w:rsidR="008430D6" w:rsidDel="00C9534F">
          <w:delText xml:space="preserve">As </w:delText>
        </w:r>
        <w:r w:rsidR="007036C0" w:rsidDel="00C9534F">
          <w:delText xml:space="preserve">at </w:delText>
        </w:r>
        <w:r w:rsidR="008430D6" w:rsidDel="00C9534F">
          <w:delText>2020, m</w:delText>
        </w:r>
        <w:r w:rsidR="00257941" w:rsidDel="00C9534F">
          <w:delText>odified</w:delText>
        </w:r>
      </w:del>
      <w:ins w:id="47" w:author="Wooster, Eamonn" w:date="2025-10-13T13:58:00Z" w16du:dateUtc="2025-10-13T02:58:00Z">
        <w:r w:rsidR="0083539F">
          <w:t>A recent study found that m</w:t>
        </w:r>
      </w:ins>
      <w:ins w:id="48" w:author="Wooster, Eamonn" w:date="2025-10-13T13:57:00Z" w16du:dateUtc="2025-10-13T02:57:00Z">
        <w:r w:rsidR="00C9534F">
          <w:t>odified</w:t>
        </w:r>
      </w:ins>
      <w:r w:rsidR="00710C7F">
        <w:t xml:space="preserve"> </w:t>
      </w:r>
      <w:r w:rsidR="00D9660E">
        <w:t>fire</w:t>
      </w:r>
      <w:r w:rsidR="00710C7F">
        <w:t xml:space="preserve"> regime</w:t>
      </w:r>
      <w:r w:rsidR="00257941">
        <w:t>s</w:t>
      </w:r>
      <w:r w:rsidR="008430D6">
        <w:t xml:space="preserve"> </w:t>
      </w:r>
      <w:r w:rsidR="007036C0">
        <w:t xml:space="preserve">were </w:t>
      </w:r>
      <w:r w:rsidR="002C6EEB">
        <w:t xml:space="preserve">identified as a threat to </w:t>
      </w:r>
      <w:r w:rsidR="003F4158">
        <w:t xml:space="preserve">15% of </w:t>
      </w:r>
      <w:r w:rsidR="002C6EEB">
        <w:t xml:space="preserve">all threatened </w:t>
      </w:r>
      <w:r w:rsidR="003F4158">
        <w:t xml:space="preserve">terrestrial and </w:t>
      </w:r>
      <w:r w:rsidR="008430D6">
        <w:t>freshwater species</w:t>
      </w:r>
      <w:r w:rsidR="00C9693E">
        <w:t xml:space="preserve"> </w:t>
      </w:r>
      <w:del w:id="49" w:author="Wooster, Eamonn" w:date="2025-10-13T13:58:00Z" w16du:dateUtc="2025-10-13T02:58:00Z">
        <w:r w:rsidR="00C9693E" w:rsidDel="0083539F">
          <w:delText>by the International Union for the Conservation of Nature</w:delText>
        </w:r>
        <w:r w:rsidR="003F4158" w:rsidDel="0083539F">
          <w:delText xml:space="preserve"> </w:delText>
        </w:r>
      </w:del>
      <w:r w:rsidR="006F3393">
        <w:fldChar w:fldCharType="begin"/>
      </w:r>
      <w:r w:rsidR="006F3393">
        <w:instrText xml:space="preserve"> ADDIN EN.CITE &lt;EndNote&gt;&lt;Cite&gt;&lt;Author&gt;Kelly&lt;/Author&gt;&lt;Year&gt;2020&lt;/Year&gt;&lt;RecNum&gt;95&lt;/RecNum&gt;&lt;DisplayText&gt;(Kelly et al., 2020)&lt;/DisplayText&gt;&lt;record&gt;&lt;rec-number&gt;95&lt;/rec-number&gt;&lt;foreign-keys&gt;&lt;key app="EN" db-id="axpffp0eards98ew20rvpa0tdf0f0svatvst" timestamp="1723527716"&gt;95&lt;/key&gt;&lt;/foreign-keys&gt;&lt;ref-type name="Journal Article"&gt;17&lt;/ref-type&gt;&lt;contributors&gt;&lt;authors&gt;&lt;author&gt;Kelly, Luke T.&lt;/author&gt;&lt;author&gt;Giljohann, Katherine M.&lt;/author&gt;&lt;author&gt;Duane, Andrea&lt;/author&gt;&lt;author&gt;Aquilué, Núria&lt;/author&gt;&lt;author&gt;Archibald, Sally&lt;/author&gt;&lt;author&gt;Batllori, Enric&lt;/author&gt;&lt;author&gt;Bennett, Andrew F.&lt;/author&gt;&lt;author&gt;Buckland, Stephen T.&lt;/author&gt;&lt;author&gt;Canelles, Quim&lt;/author&gt;&lt;author&gt;Clarke, Michael F.&lt;/author&gt;&lt;author&gt;Fortin, Marie-Josée&lt;/author&gt;&lt;author&gt;Hermoso, Virgilio&lt;/author&gt;&lt;author&gt;Herrando, Sergi&lt;/author&gt;&lt;author&gt;Keane, Robert E.&lt;/author&gt;&lt;author&gt;Lake, Frank K.&lt;/author&gt;&lt;author&gt;McCarthy, Michael A.&lt;/author&gt;&lt;author&gt;Morán-Ordóñez, Alejandra&lt;/author&gt;&lt;author&gt;Parr, Catherine L.&lt;/author&gt;&lt;author&gt;Pausas, Juli G.&lt;/author&gt;&lt;author&gt;Penman, Trent D.&lt;/author&gt;&lt;author&gt;Regos, Adrián&lt;/author&gt;&lt;author&gt;Rumpff, Libby&lt;/author&gt;&lt;author&gt;Santos, Julianna L.&lt;/author&gt;&lt;author&gt;Smith, Annabel L.&lt;/author&gt;&lt;author&gt;Syphard, Alexandra D.&lt;/author&gt;&lt;author&gt;Tingley, Morgan W.&lt;/author&gt;&lt;author&gt;Brotons, Lluís&lt;/author&gt;&lt;/authors&gt;&lt;/contributors&gt;&lt;titles&gt;&lt;title&gt;Fire and biodiversity in the Anthropocene&lt;/title&gt;&lt;secondary-title&gt;Science&lt;/secondary-title&gt;&lt;/titles&gt;&lt;periodical&gt;&lt;full-title&gt;Science&lt;/full-title&gt;&lt;/periodical&gt;&lt;pages&gt;eabb0355&lt;/pages&gt;&lt;volume&gt;370&lt;/volume&gt;&lt;number&gt;6519&lt;/number&gt;&lt;dates&gt;&lt;year&gt;2020&lt;/year&gt;&lt;pub-dates&gt;&lt;date&gt;2020/11/20&lt;/date&gt;&lt;/pub-dates&gt;&lt;/dates&gt;&lt;publisher&gt;American Association for the Advancement of Science&lt;/publisher&gt;&lt;urls&gt;&lt;related-urls&gt;&lt;url&gt;https://doi.org/10.1126/science.abb0355&lt;/url&gt;&lt;/related-urls&gt;&lt;/urls&gt;&lt;electronic-resource-num&gt;10.1126/science.abb0355&lt;/electronic-resource-num&gt;&lt;access-date&gt;2024/08/12&lt;/access-date&gt;&lt;/record&gt;&lt;/Cite&gt;&lt;/EndNote&gt;</w:instrText>
      </w:r>
      <w:r w:rsidR="006F3393">
        <w:fldChar w:fldCharType="separate"/>
      </w:r>
      <w:r w:rsidR="006F3393">
        <w:rPr>
          <w:noProof/>
        </w:rPr>
        <w:t>(Kelly et al., 2020)</w:t>
      </w:r>
      <w:r w:rsidR="006F3393">
        <w:fldChar w:fldCharType="end"/>
      </w:r>
      <w:r w:rsidR="00C8609B">
        <w:t>.</w:t>
      </w:r>
      <w:r w:rsidR="002C6EEB">
        <w:t xml:space="preserve"> </w:t>
      </w:r>
      <w:commentRangeStart w:id="50"/>
      <w:r w:rsidR="00A8222E" w:rsidRPr="00990986">
        <w:rPr>
          <w:strike/>
          <w:rPrChange w:id="51" w:author="Wooster, Eamonn" w:date="2025-10-13T13:58:00Z" w16du:dateUtc="2025-10-13T02:58:00Z">
            <w:rPr/>
          </w:rPrChange>
        </w:rPr>
        <w:t xml:space="preserve">Movement </w:t>
      </w:r>
      <w:r w:rsidR="00D86FF3" w:rsidRPr="00990986">
        <w:rPr>
          <w:strike/>
          <w:rPrChange w:id="52" w:author="Wooster, Eamonn" w:date="2025-10-13T13:58:00Z" w16du:dateUtc="2025-10-13T02:58:00Z">
            <w:rPr/>
          </w:rPrChange>
        </w:rPr>
        <w:t xml:space="preserve">is a fundamental </w:t>
      </w:r>
      <w:r w:rsidR="00541F63" w:rsidRPr="00990986">
        <w:rPr>
          <w:strike/>
          <w:rPrChange w:id="53" w:author="Wooster, Eamonn" w:date="2025-10-13T13:58:00Z" w16du:dateUtc="2025-10-13T02:58:00Z">
            <w:rPr/>
          </w:rPrChange>
        </w:rPr>
        <w:t xml:space="preserve">component of biodiversity, </w:t>
      </w:r>
      <w:r w:rsidR="0060777C" w:rsidRPr="00990986">
        <w:rPr>
          <w:strike/>
          <w:rPrChange w:id="54" w:author="Wooster, Eamonn" w:date="2025-10-13T13:58:00Z" w16du:dateUtc="2025-10-13T02:58:00Z">
            <w:rPr/>
          </w:rPrChange>
        </w:rPr>
        <w:t xml:space="preserve">contributing to </w:t>
      </w:r>
      <w:r w:rsidR="006B3F94" w:rsidRPr="00990986">
        <w:rPr>
          <w:strike/>
          <w:rPrChange w:id="55" w:author="Wooster, Eamonn" w:date="2025-10-13T13:58:00Z" w16du:dateUtc="2025-10-13T02:58:00Z">
            <w:rPr/>
          </w:rPrChange>
        </w:rPr>
        <w:t xml:space="preserve">demographic processes, </w:t>
      </w:r>
      <w:r w:rsidR="00C23ADC" w:rsidRPr="00990986">
        <w:rPr>
          <w:strike/>
          <w:rPrChange w:id="56" w:author="Wooster, Eamonn" w:date="2025-10-13T13:58:00Z" w16du:dateUtc="2025-10-13T02:58:00Z">
            <w:rPr/>
          </w:rPrChange>
        </w:rPr>
        <w:t xml:space="preserve">community interactions, </w:t>
      </w:r>
      <w:r w:rsidR="006B3F94" w:rsidRPr="00990986">
        <w:rPr>
          <w:strike/>
          <w:rPrChange w:id="57" w:author="Wooster, Eamonn" w:date="2025-10-13T13:58:00Z" w16du:dateUtc="2025-10-13T02:58:00Z">
            <w:rPr/>
          </w:rPrChange>
        </w:rPr>
        <w:t>ecosystem functioning</w:t>
      </w:r>
      <w:r w:rsidR="00F52385" w:rsidRPr="00990986">
        <w:rPr>
          <w:strike/>
          <w:rPrChange w:id="58" w:author="Wooster, Eamonn" w:date="2025-10-13T13:58:00Z" w16du:dateUtc="2025-10-13T02:58:00Z">
            <w:rPr/>
          </w:rPrChange>
        </w:rPr>
        <w:t xml:space="preserve">, </w:t>
      </w:r>
      <w:r w:rsidR="0082701E" w:rsidRPr="00990986">
        <w:rPr>
          <w:strike/>
          <w:rPrChange w:id="59" w:author="Wooster, Eamonn" w:date="2025-10-13T13:58:00Z" w16du:dateUtc="2025-10-13T02:58:00Z">
            <w:rPr/>
          </w:rPrChange>
        </w:rPr>
        <w:t xml:space="preserve">as well as </w:t>
      </w:r>
      <w:r w:rsidR="003B65E8" w:rsidRPr="00990986">
        <w:rPr>
          <w:strike/>
          <w:rPrChange w:id="60" w:author="Wooster, Eamonn" w:date="2025-10-13T13:58:00Z" w16du:dateUtc="2025-10-13T02:58:00Z">
            <w:rPr/>
          </w:rPrChange>
        </w:rPr>
        <w:t xml:space="preserve">animal </w:t>
      </w:r>
      <w:r w:rsidR="00C23ADC" w:rsidRPr="00990986">
        <w:rPr>
          <w:strike/>
          <w:rPrChange w:id="61" w:author="Wooster, Eamonn" w:date="2025-10-13T13:58:00Z" w16du:dateUtc="2025-10-13T02:58:00Z">
            <w:rPr/>
          </w:rPrChange>
        </w:rPr>
        <w:t>responses to environmental change</w:t>
      </w:r>
      <w:r w:rsidR="00721392" w:rsidRPr="00990986">
        <w:rPr>
          <w:strike/>
          <w:rPrChange w:id="62" w:author="Wooster, Eamonn" w:date="2025-10-13T13:58:00Z" w16du:dateUtc="2025-10-13T02:58:00Z">
            <w:rPr/>
          </w:rPrChange>
        </w:rPr>
        <w:t xml:space="preserve"> </w:t>
      </w:r>
      <w:r w:rsidR="00721392" w:rsidRPr="00990986">
        <w:rPr>
          <w:strike/>
          <w:rPrChange w:id="63" w:author="Wooster, Eamonn" w:date="2025-10-13T13:58:00Z" w16du:dateUtc="2025-10-13T02:58:00Z">
            <w:rPr/>
          </w:rPrChange>
        </w:rPr>
        <w:fldChar w:fldCharType="begin">
          <w:fldData xml:space="preserve">PEVuZE5vdGU+PENpdGU+PEF1dGhvcj5OYXRoYW48L0F1dGhvcj48WWVhcj4yMDA4PC9ZZWFyPjxS
ZWNOdW0+NzwvUmVjTnVtPjxEaXNwbGF5VGV4dD4oSmVsdHNjaCBldCBhbC4sIDIwMTM7IE5hdGhh
biBldCBhbC4sIDIwMDgpPC9EaXNwbGF5VGV4dD48cmVjb3JkPjxyZWMtbnVtYmVyPjc8L3JlYy1u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YWRlbXkgb2YgU2NpZW5jZXM8L3NlY29uZGFyeS10aXRsZT48L3RpdGxlcz48cGVyaW9kaWNhbD48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</w:fldData>
        </w:fldChar>
      </w:r>
      <w:r w:rsidR="00FB290A" w:rsidRPr="00990986">
        <w:rPr>
          <w:strike/>
          <w:rPrChange w:id="64" w:author="Wooster, Eamonn" w:date="2025-10-13T13:58:00Z" w16du:dateUtc="2025-10-13T02:58:00Z">
            <w:rPr/>
          </w:rPrChange>
        </w:rPr>
        <w:instrText xml:space="preserve"> ADDIN EN.CITE </w:instrText>
      </w:r>
      <w:r w:rsidR="00FB290A" w:rsidRPr="00990986">
        <w:rPr>
          <w:strike/>
          <w:rPrChange w:id="65" w:author="Wooster, Eamonn" w:date="2025-10-13T13:58:00Z" w16du:dateUtc="2025-10-13T02:58:00Z">
            <w:rPr/>
          </w:rPrChange>
        </w:rPr>
        <w:fldChar w:fldCharType="begin">
          <w:fldData xml:space="preserve">PEVuZE5vdGU+PENpdGU+PEF1dGhvcj5OYXRoYW48L0F1dGhvcj48WWVhcj4yMDA4PC9ZZWFyPjxS
ZWNOdW0+NzwvUmVjTnVtPjxEaXNwbGF5VGV4dD4oSmVsdHNjaCBldCBhbC4sIDIwMTM7IE5hdGhh
biBldCBhbC4sIDIwMDgpPC9EaXNwbGF5VGV4dD48cmVjb3JkPjxyZWMtbnVtYmVyPjc8L3JlYy1u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YWRlbXkgb2YgU2NpZW5jZXM8L3NlY29uZGFyeS10aXRsZT48L3RpdGxlcz48cGVyaW9kaWNhbD48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</w:fldData>
        </w:fldChar>
      </w:r>
      <w:r w:rsidR="00FB290A" w:rsidRPr="00990986">
        <w:rPr>
          <w:strike/>
          <w:rPrChange w:id="66" w:author="Wooster, Eamonn" w:date="2025-10-13T13:58:00Z" w16du:dateUtc="2025-10-13T02:58:00Z">
            <w:rPr/>
          </w:rPrChange>
        </w:rPr>
        <w:instrText xml:space="preserve"> ADDIN EN.CITE.DATA </w:instrText>
      </w:r>
      <w:r w:rsidR="00FB290A" w:rsidRPr="00990986">
        <w:rPr>
          <w:strike/>
          <w:rPrChange w:id="67" w:author="Wooster, Eamonn" w:date="2025-10-13T13:58:00Z" w16du:dateUtc="2025-10-13T02:58:00Z">
            <w:rPr/>
          </w:rPrChange>
        </w:rPr>
      </w:r>
      <w:r w:rsidR="00FB290A" w:rsidRPr="00990986">
        <w:rPr>
          <w:strike/>
          <w:rPrChange w:id="68" w:author="Wooster, Eamonn" w:date="2025-10-13T13:58:00Z" w16du:dateUtc="2025-10-13T02:58:00Z">
            <w:rPr/>
          </w:rPrChange>
        </w:rPr>
        <w:fldChar w:fldCharType="end"/>
      </w:r>
      <w:r w:rsidR="00721392" w:rsidRPr="00990986">
        <w:rPr>
          <w:strike/>
          <w:rPrChange w:id="69" w:author="Wooster, Eamonn" w:date="2025-10-13T13:58:00Z" w16du:dateUtc="2025-10-13T02:58:00Z">
            <w:rPr/>
          </w:rPrChange>
        </w:rPr>
      </w:r>
      <w:r w:rsidR="00721392" w:rsidRPr="00990986">
        <w:rPr>
          <w:strike/>
          <w:rPrChange w:id="70" w:author="Wooster, Eamonn" w:date="2025-10-13T13:58:00Z" w16du:dateUtc="2025-10-13T02:58:00Z">
            <w:rPr/>
          </w:rPrChange>
        </w:rPr>
        <w:fldChar w:fldCharType="separate"/>
      </w:r>
      <w:r w:rsidR="00FB290A" w:rsidRPr="00990986">
        <w:rPr>
          <w:strike/>
          <w:noProof/>
          <w:rPrChange w:id="71" w:author="Wooster, Eamonn" w:date="2025-10-13T13:58:00Z" w16du:dateUtc="2025-10-13T02:58:00Z">
            <w:rPr>
              <w:noProof/>
            </w:rPr>
          </w:rPrChange>
        </w:rPr>
        <w:t>(Jeltsch et al., 2013; Nathan et al., 2008)</w:t>
      </w:r>
      <w:r w:rsidR="00721392" w:rsidRPr="00990986">
        <w:rPr>
          <w:strike/>
          <w:rPrChange w:id="72" w:author="Wooster, Eamonn" w:date="2025-10-13T13:58:00Z" w16du:dateUtc="2025-10-13T02:58:00Z">
            <w:rPr/>
          </w:rPrChange>
        </w:rPr>
        <w:fldChar w:fldCharType="end"/>
      </w:r>
      <w:r w:rsidR="00C23ADC" w:rsidRPr="00990986">
        <w:rPr>
          <w:strike/>
          <w:rPrChange w:id="73" w:author="Wooster, Eamonn" w:date="2025-10-13T13:58:00Z" w16du:dateUtc="2025-10-13T02:58:00Z">
            <w:rPr/>
          </w:rPrChange>
        </w:rPr>
        <w:t>.</w:t>
      </w:r>
      <w:r w:rsidR="00F52385">
        <w:t xml:space="preserve"> </w:t>
      </w:r>
      <w:commentRangeStart w:id="74"/>
      <w:commentRangeEnd w:id="74"/>
      <w:r>
        <w:rPr>
          <w:rStyle w:val="CommentReference"/>
        </w:rPr>
        <w:commentReference w:id="74"/>
      </w:r>
      <w:commentRangeEnd w:id="50"/>
      <w:r w:rsidR="00990986">
        <w:rPr>
          <w:rStyle w:val="CommentReference"/>
        </w:rPr>
        <w:commentReference w:id="50"/>
      </w:r>
    </w:p>
    <w:p w14:paraId="17EEA8A8" w14:textId="372AEB03" w:rsidR="008831A3" w:rsidRDefault="00A84D74" w:rsidP="00294A0A">
      <w:r>
        <w:lastRenderedPageBreak/>
        <w:t xml:space="preserve">Despite the </w:t>
      </w:r>
      <w:r w:rsidR="00C33F07">
        <w:t xml:space="preserve">ecological and evolutionary </w:t>
      </w:r>
      <w:r w:rsidR="00596DDB">
        <w:t>significance</w:t>
      </w:r>
      <w:r w:rsidR="005023AB">
        <w:t xml:space="preserve"> </w:t>
      </w:r>
      <w:r w:rsidR="007F361D">
        <w:t xml:space="preserve">of movement </w:t>
      </w:r>
      <w:r w:rsidR="00C33F07">
        <w:t xml:space="preserve">responses to fire, </w:t>
      </w:r>
      <w:r w:rsidR="005614D0">
        <w:t xml:space="preserve">a global, cross-taxa quantitative synthesis </w:t>
      </w:r>
      <w:r w:rsidR="00D211F3">
        <w:t xml:space="preserve">is yet to be conducted. </w:t>
      </w:r>
      <w:commentRangeStart w:id="75"/>
      <w:r w:rsidR="005546A8">
        <w:t>N</w:t>
      </w:r>
      <w:r w:rsidR="00DA7916">
        <w:t xml:space="preserve">umerous studies have been </w:t>
      </w:r>
      <w:commentRangeStart w:id="76"/>
      <w:r w:rsidR="00DA7916">
        <w:t xml:space="preserve">published exploring the effects of fire on </w:t>
      </w:r>
      <w:r w:rsidR="0015607D">
        <w:t xml:space="preserve">animal </w:t>
      </w:r>
      <w:r w:rsidR="00DA7916">
        <w:t>movement</w:t>
      </w:r>
      <w:commentRangeEnd w:id="76"/>
      <w:r w:rsidR="007275CA">
        <w:rPr>
          <w:rStyle w:val="CommentReference"/>
        </w:rPr>
        <w:commentReference w:id="76"/>
      </w:r>
      <w:r w:rsidR="00895630">
        <w:t xml:space="preserve"> at the individual or population scale </w:t>
      </w:r>
      <w:r w:rsidR="00D35520">
        <w:fldChar w:fldCharType="begin">
          <w:fldData xml:space="preserve">PEVuZE5vdGU+PENpdGU+PEF1dGhvcj5DaGVycnk8L0F1dGhvcj48WWVhcj4yMDE4PC9ZZWFyPjxS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</w:fldData>
        </w:fldChar>
      </w:r>
      <w:r w:rsidR="00445C0E">
        <w:instrText xml:space="preserve"> ADDIN EN.CITE </w:instrText>
      </w:r>
      <w:r w:rsidR="00445C0E">
        <w:fldChar w:fldCharType="begin">
          <w:fldData xml:space="preserve">PEVuZE5vdGU+PENpdGU+PEF1dGhvcj5DaGVycnk8L0F1dGhvcj48WWVhcj4yMDE4PC9ZZWFyPjxS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</w:fldData>
        </w:fldChar>
      </w:r>
      <w:r w:rsidR="00445C0E">
        <w:instrText xml:space="preserve"> ADDIN EN.CITE.DATA </w:instrText>
      </w:r>
      <w:r w:rsidR="00445C0E">
        <w:fldChar w:fldCharType="end"/>
      </w:r>
      <w:r w:rsidR="00D35520">
        <w:fldChar w:fldCharType="separate"/>
      </w:r>
      <w:r w:rsidR="00445C0E">
        <w:rPr>
          <w:noProof/>
        </w:rPr>
        <w:t>(e.g. Cherry et al., 2018; Crabb et al., 2022; McGregor et al., 2016b)</w:t>
      </w:r>
      <w:r w:rsidR="00D35520">
        <w:fldChar w:fldCharType="end"/>
      </w:r>
      <w:r w:rsidR="00D35520">
        <w:t>.</w:t>
      </w:r>
      <w:del w:id="77" w:author="Wooster, Eamonn" w:date="2025-10-13T13:59:00Z" w16du:dateUtc="2025-10-13T02:59:00Z">
        <w:r w:rsidR="00DA7916" w:rsidDel="00990986">
          <w:delText xml:space="preserve"> </w:delText>
        </w:r>
        <w:r w:rsidR="005546A8" w:rsidDel="00990986">
          <w:fldChar w:fldCharType="begin">
            <w:fldData xml:space="preserve">PEVuZE5vdGU+PENpdGUgQXV0aG9yWWVhcj0iMSI+PEF1dGhvcj5OaW1tbzwvQXV0aG9yPjxZZWFy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</w:fldData>
          </w:fldChar>
        </w:r>
        <w:r w:rsidR="005546A8" w:rsidDel="00990986">
          <w:delInstrText xml:space="preserve"> ADDIN EN.CITE </w:delInstrText>
        </w:r>
        <w:r w:rsidR="005546A8" w:rsidDel="00990986">
          <w:fldChar w:fldCharType="begin">
            <w:fldData xml:space="preserve">PEVuZE5vdGU+PENpdGUgQXV0aG9yWWVhcj0iMSI+PEF1dGhvcj5OaW1tbzwvQXV0aG9yPjxZZWFy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</w:fldData>
          </w:fldChar>
        </w:r>
        <w:r w:rsidR="005546A8" w:rsidDel="00990986">
          <w:delInstrText xml:space="preserve"> ADDIN EN.CITE.DATA </w:delInstrText>
        </w:r>
        <w:r w:rsidR="005546A8" w:rsidDel="00990986">
          <w:fldChar w:fldCharType="end"/>
        </w:r>
        <w:r w:rsidR="005546A8" w:rsidDel="00990986">
          <w:fldChar w:fldCharType="separate"/>
        </w:r>
        <w:r w:rsidR="005546A8" w:rsidDel="00990986">
          <w:rPr>
            <w:noProof/>
          </w:rPr>
          <w:delText>Nimmo et al. (2019)</w:delText>
        </w:r>
        <w:r w:rsidR="005546A8" w:rsidDel="00990986">
          <w:fldChar w:fldCharType="end"/>
        </w:r>
        <w:r w:rsidR="005546A8" w:rsidDel="00990986">
          <w:delText xml:space="preserve"> </w:delText>
        </w:r>
        <w:r w:rsidR="00524C22" w:rsidDel="00990986">
          <w:delText xml:space="preserve">provided a </w:delText>
        </w:r>
        <w:r w:rsidR="005546A8" w:rsidDel="00990986">
          <w:delText>synthesi</w:delText>
        </w:r>
        <w:r w:rsidR="00524C22" w:rsidDel="00990986">
          <w:delText>s of</w:delText>
        </w:r>
        <w:r w:rsidR="005546A8" w:rsidDel="00990986">
          <w:delText xml:space="preserve"> potential movement responses to fire</w:delText>
        </w:r>
        <w:r w:rsidR="00524C22" w:rsidDel="00990986">
          <w:delText xml:space="preserve"> across </w:delText>
        </w:r>
        <w:r w:rsidR="00AD53D4" w:rsidDel="00990986">
          <w:delText>various spatial and temporal scales</w:delText>
        </w:r>
        <w:r w:rsidR="005546A8" w:rsidDel="00990986">
          <w:delText>.</w:delText>
        </w:r>
        <w:r w:rsidR="00AD53D4" w:rsidDel="00990986">
          <w:delText xml:space="preserve"> Similarly, </w:delText>
        </w:r>
        <w:r w:rsidR="00AD53D4" w:rsidDel="00990986">
          <w:fldChar w:fldCharType="begin"/>
        </w:r>
        <w:r w:rsidR="00AD53D4" w:rsidDel="00990986">
          <w:delInstrText xml:space="preserve"> ADDIN EN.CITE &lt;EndNote&gt;&lt;Cite AuthorYear="1"&gt;&lt;Author&gt;Doherty&lt;/Author&gt;&lt;Year&gt;2022&lt;/Year&gt;&lt;RecNum&gt;60&lt;/RecNum&gt;&lt;DisplayText&gt;Doherty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Reviews&lt;/secondary-title&gt;&lt;/titles&gt;&lt;periodical&gt;&lt;full-title&gt;Biological Reviews&lt;/full-title&gt;&lt;/periodical&gt;&lt;pages&gt;1539-1558&lt;/pages&gt;&lt;volume&gt;97&lt;/volume&gt;&lt;number&gt;4&lt;/number&gt;&lt;keywords&gt;&lt;keyword&gt;carnivore&lt;/keyword&gt;&lt;keyword&gt;foraging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delInstrText>
        </w:r>
        <w:r w:rsidR="00AD53D4" w:rsidDel="00990986">
          <w:fldChar w:fldCharType="separate"/>
        </w:r>
        <w:r w:rsidR="00AD53D4" w:rsidDel="00990986">
          <w:rPr>
            <w:noProof/>
          </w:rPr>
          <w:delText>Doherty et al. (2022)</w:delText>
        </w:r>
        <w:r w:rsidR="00AD53D4" w:rsidDel="00990986">
          <w:fldChar w:fldCharType="end"/>
        </w:r>
        <w:r w:rsidR="00AD53D4" w:rsidDel="00990986">
          <w:delText xml:space="preserve"> </w:delText>
        </w:r>
        <w:r w:rsidR="00C8352C" w:rsidDel="00990986">
          <w:delText xml:space="preserve">developed a conceptual framework for understanding </w:delText>
        </w:r>
        <w:r w:rsidR="006C178A" w:rsidDel="00990986">
          <w:delText xml:space="preserve">the influence of fire on </w:delText>
        </w:r>
        <w:r w:rsidR="00C8352C" w:rsidDel="00990986">
          <w:delText>preda</w:delText>
        </w:r>
        <w:r w:rsidR="006C178A" w:rsidDel="00990986">
          <w:delText xml:space="preserve">tor-prey interactions, </w:delText>
        </w:r>
        <w:r w:rsidR="00567BB3" w:rsidDel="00990986">
          <w:delText xml:space="preserve">discussing at length </w:delText>
        </w:r>
        <w:r w:rsidR="004E68EF" w:rsidDel="00990986">
          <w:delText>movement and behavioural responses.</w:delText>
        </w:r>
        <w:r w:rsidR="005546A8" w:rsidDel="00990986">
          <w:delText xml:space="preserve"> </w:delText>
        </w:r>
        <w:r w:rsidR="00C0337C" w:rsidDel="00990986">
          <w:fldChar w:fldCharType="begin"/>
        </w:r>
        <w:r w:rsidR="00C0337C" w:rsidDel="00990986">
          <w:delInstrText xml:space="preserve"> ADDIN EN.CITE &lt;EndNote&gt;&lt;Cite AuthorYear="1"&gt;&lt;Author&gt;Volkmann&lt;/Author&gt;&lt;Year&gt;2020&lt;/Year&gt;&lt;RecNum&gt;686&lt;/RecNum&gt;&lt;DisplayText&gt;Volkmann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Management&lt;/secondary-title&gt;&lt;/titles&gt;&lt;periodical&gt;&lt;full-title&gt;Forest Ecology and Management&lt;/full-title&gt;&lt;/periodical&gt;&lt;pages&gt;117691&lt;/pages&gt;&lt;volume&gt;458&lt;/volume&gt;&lt;keywords&gt;&lt;keyword&gt;Boreal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delInstrText>
        </w:r>
        <w:r w:rsidR="00C0337C" w:rsidDel="00990986">
          <w:fldChar w:fldCharType="separate"/>
        </w:r>
        <w:r w:rsidR="00C0337C" w:rsidDel="00990986">
          <w:rPr>
            <w:noProof/>
          </w:rPr>
          <w:delText>Volkmann et al. (2020)</w:delText>
        </w:r>
        <w:r w:rsidR="00C0337C" w:rsidDel="00990986">
          <w:fldChar w:fldCharType="end"/>
        </w:r>
        <w:r w:rsidR="00C0337C" w:rsidDel="00990986">
          <w:delText xml:space="preserve"> </w:delText>
        </w:r>
        <w:r w:rsidR="00A06B96" w:rsidDel="00990986">
          <w:delText>synthesised</w:delText>
        </w:r>
        <w:r w:rsidR="00B72E60" w:rsidDel="00990986">
          <w:delText xml:space="preserve"> </w:delText>
        </w:r>
        <w:r w:rsidR="00FB1730" w:rsidDel="00990986">
          <w:delText xml:space="preserve">carnivore and ungulate </w:delText>
        </w:r>
        <w:r w:rsidR="00A06B96" w:rsidDel="00990986">
          <w:delText>responses to fire in North America</w:delText>
        </w:r>
        <w:r w:rsidR="00FB1730" w:rsidDel="00990986">
          <w:delText xml:space="preserve">, including movement </w:delText>
        </w:r>
        <w:r w:rsidR="006B4925" w:rsidDel="00990986">
          <w:delText>responses</w:delText>
        </w:r>
      </w:del>
      <w:del w:id="78" w:author="Wooster, Eamonn" w:date="2025-10-13T14:06:00Z" w16du:dateUtc="2025-10-13T03:06:00Z">
        <w:r w:rsidR="00DA7916" w:rsidDel="00990986">
          <w:delText>.</w:delText>
        </w:r>
      </w:del>
      <w:r w:rsidR="00DA7916">
        <w:t xml:space="preserve"> </w:t>
      </w:r>
      <w:commentRangeEnd w:id="75"/>
      <w:r w:rsidR="00071E1E">
        <w:rPr>
          <w:rStyle w:val="CommentReference"/>
        </w:rPr>
        <w:commentReference w:id="75"/>
      </w:r>
      <w:del w:id="79" w:author="Wooster, Eamonn" w:date="2025-10-13T14:06:00Z" w16du:dateUtc="2025-10-13T03:06:00Z">
        <w:r w:rsidR="00D86456" w:rsidDel="00990986">
          <w:delText>U</w:delText>
        </w:r>
        <w:r w:rsidR="00672A4F" w:rsidDel="00990986">
          <w:delText xml:space="preserve">nderstanding </w:delText>
        </w:r>
      </w:del>
      <w:ins w:id="80" w:author="Wooster, Eamonn" w:date="2025-10-13T14:06:00Z" w16du:dateUtc="2025-10-13T03:06:00Z">
        <w:r w:rsidR="00990986">
          <w:t>However, we lack knowledge of w</w:t>
        </w:r>
      </w:ins>
      <w:ins w:id="81" w:author="Wooster, Eamonn" w:date="2025-10-13T14:07:00Z" w16du:dateUtc="2025-10-13T03:07:00Z">
        <w:r w:rsidR="00990986">
          <w:t>hether there is generality in</w:t>
        </w:r>
      </w:ins>
      <w:ins w:id="82" w:author="Wooster, Eamonn" w:date="2025-10-13T14:06:00Z" w16du:dateUtc="2025-10-13T03:06:00Z">
        <w:r w:rsidR="00990986">
          <w:t xml:space="preserve"> </w:t>
        </w:r>
      </w:ins>
      <w:r w:rsidR="00F43134">
        <w:t>animal movement responses to fire</w:t>
      </w:r>
      <w:r w:rsidR="00CF3C29">
        <w:t>,</w:t>
      </w:r>
      <w:r w:rsidR="00D86456">
        <w:t xml:space="preserve"> and </w:t>
      </w:r>
      <w:r w:rsidR="00CF3C29">
        <w:t xml:space="preserve">the </w:t>
      </w:r>
      <w:r w:rsidR="0016639F">
        <w:t xml:space="preserve">distal </w:t>
      </w:r>
      <w:r w:rsidR="00D86456">
        <w:t xml:space="preserve">and </w:t>
      </w:r>
      <w:r w:rsidR="0016639F">
        <w:t xml:space="preserve">proximate </w:t>
      </w:r>
      <w:r w:rsidR="00D86456">
        <w:t xml:space="preserve">factors </w:t>
      </w:r>
      <w:r w:rsidR="00E640C7">
        <w:t>driving</w:t>
      </w:r>
      <w:r w:rsidR="00D86456">
        <w:t xml:space="preserve"> these responses</w:t>
      </w:r>
      <w:del w:id="83" w:author="Wooster, Eamonn" w:date="2025-10-13T14:06:00Z" w16du:dateUtc="2025-10-13T03:06:00Z">
        <w:r w:rsidR="00CF3C29" w:rsidDel="00990986">
          <w:delText>,</w:delText>
        </w:r>
        <w:r w:rsidR="00D86456" w:rsidDel="00990986">
          <w:delText xml:space="preserve"> is </w:delText>
        </w:r>
        <w:commentRangeStart w:id="84"/>
        <w:r w:rsidR="00D86456" w:rsidDel="00990986">
          <w:delText>crucial</w:delText>
        </w:r>
        <w:commentRangeEnd w:id="84"/>
        <w:r w:rsidR="009B4DAE" w:rsidDel="00990986">
          <w:rPr>
            <w:rStyle w:val="CommentReference"/>
          </w:rPr>
          <w:commentReference w:id="84"/>
        </w:r>
      </w:del>
      <w:r w:rsidR="00396D78">
        <w:t xml:space="preserve">. </w:t>
      </w:r>
      <w:commentRangeStart w:id="85"/>
      <w:del w:id="86" w:author="Wooster, Eamonn" w:date="2025-10-13T14:07:00Z" w16du:dateUtc="2025-10-13T03:07:00Z">
        <w:r w:rsidR="00145C69" w:rsidDel="00DF461A">
          <w:delText>This knowledge</w:delText>
        </w:r>
      </w:del>
      <w:ins w:id="87" w:author="Wooster, Eamonn" w:date="2025-10-13T14:07:00Z" w16du:dateUtc="2025-10-13T03:07:00Z">
        <w:r w:rsidR="00DF461A">
          <w:t xml:space="preserve">Understanding how fire alters animal </w:t>
        </w:r>
        <w:commentRangeEnd w:id="85"/>
        <w:r w:rsidR="00DF461A">
          <w:rPr>
            <w:rStyle w:val="CommentReference"/>
          </w:rPr>
          <w:commentReference w:id="85"/>
        </w:r>
        <w:r w:rsidR="00DF461A">
          <w:t>movement</w:t>
        </w:r>
      </w:ins>
      <w:r w:rsidR="00145C69">
        <w:t xml:space="preserve"> is essential for </w:t>
      </w:r>
      <w:r w:rsidR="00D86456">
        <w:t xml:space="preserve">informing conservation efforts and land management </w:t>
      </w:r>
      <w:r w:rsidR="008831A3">
        <w:t xml:space="preserve">in the face of </w:t>
      </w:r>
      <w:r w:rsidR="00762F96">
        <w:t xml:space="preserve">novel </w:t>
      </w:r>
      <w:r w:rsidR="00C104EB">
        <w:t xml:space="preserve">fire regimes, </w:t>
      </w:r>
      <w:r w:rsidR="00145C69">
        <w:t>climate change</w:t>
      </w:r>
      <w:r w:rsidR="00C104EB">
        <w:t xml:space="preserve"> and </w:t>
      </w:r>
      <w:r w:rsidR="00145C69">
        <w:t>synergistic</w:t>
      </w:r>
      <w:r w:rsidR="006E11DA">
        <w:t xml:space="preserve"> </w:t>
      </w:r>
      <w:r w:rsidR="00ED023A">
        <w:t>threats to biodiversity</w:t>
      </w:r>
      <w:r w:rsidR="006E11DA">
        <w:t xml:space="preserve"> </w:t>
      </w:r>
      <w:r w:rsidR="00CF3C29">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 </w:instrText>
      </w:r>
      <w:r w:rsidR="007275CA">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EN.CITE.DATA </w:instrText>
      </w:r>
      <w:r w:rsidR="007275CA">
        <w:fldChar w:fldCharType="end"/>
      </w:r>
      <w:r w:rsidR="00CF3C29">
        <w:fldChar w:fldCharType="separate"/>
      </w:r>
      <w:r w:rsidR="007275CA">
        <w:rPr>
          <w:noProof/>
        </w:rPr>
        <w:t>(Doherty et al., 2024; Nimmo et al., 2021; Pausas &amp; Parr, 2018)</w:t>
      </w:r>
      <w:r w:rsidR="00CF3C29">
        <w:fldChar w:fldCharType="end"/>
      </w:r>
      <w:r w:rsidR="00C104EB">
        <w:t>.</w:t>
      </w:r>
    </w:p>
    <w:p w14:paraId="3F9B5079" w14:textId="220BA453" w:rsidR="00F26A6D" w:rsidRPr="00F26A6D" w:rsidRDefault="00F26A6D" w:rsidP="00294A0A">
      <w:commentRangeStart w:id="88"/>
      <w:commentRangeStart w:id="89"/>
      <w:r w:rsidRPr="00F26A6D">
        <w:t>Here</w:t>
      </w:r>
      <w:commentRangeEnd w:id="88"/>
      <w:r w:rsidR="009B4DAE">
        <w:rPr>
          <w:rStyle w:val="CommentReference"/>
        </w:rPr>
        <w:commentReference w:id="88"/>
      </w:r>
      <w:commentRangeEnd w:id="89"/>
      <w:r w:rsidR="00EB2884">
        <w:rPr>
          <w:rStyle w:val="CommentReference"/>
        </w:rPr>
        <w:commentReference w:id="89"/>
      </w:r>
      <w:r w:rsidRPr="00F26A6D">
        <w:t xml:space="preserve">, we conduct a global systematic review and </w:t>
      </w:r>
      <w:r w:rsidR="00DA4169" w:rsidRPr="00F26A6D">
        <w:t>meta-analysis</w:t>
      </w:r>
      <w:r w:rsidRPr="00F26A6D">
        <w:t xml:space="preserve"> of the influence of fire on the movement of </w:t>
      </w:r>
      <w:ins w:id="90" w:author="Wooster, Eamonn" w:date="2025-10-13T14:08:00Z" w16du:dateUtc="2025-10-13T03:08:00Z">
        <w:r w:rsidR="00DF461A">
          <w:t xml:space="preserve">those most </w:t>
        </w:r>
        <w:proofErr w:type="spellStart"/>
        <w:r w:rsidR="00DF461A">
          <w:t>effected</w:t>
        </w:r>
        <w:proofErr w:type="spellEnd"/>
        <w:r w:rsidR="00DF461A">
          <w:t xml:space="preserve"> by it, </w:t>
        </w:r>
      </w:ins>
      <w:r w:rsidRPr="00F26A6D">
        <w:t>terrestrial vertebrates. Our objectives are to: (</w:t>
      </w:r>
      <w:proofErr w:type="spellStart"/>
      <w:r w:rsidRPr="00F26A6D">
        <w:t>i</w:t>
      </w:r>
      <w:proofErr w:type="spellEnd"/>
      <w:r w:rsidRPr="00F26A6D">
        <w:t xml:space="preserve">) </w:t>
      </w:r>
      <w:del w:id="91" w:author="Wooster, Eamonn" w:date="2025-10-13T14:08:00Z" w16du:dateUtc="2025-10-13T03:08:00Z">
        <w:r w:rsidRPr="00F26A6D" w:rsidDel="00E86B25">
          <w:delText>synthesise the literature regarding movement responses to fire</w:delText>
        </w:r>
      </w:del>
      <w:ins w:id="92" w:author="Wooster, Eamonn" w:date="2025-10-13T14:08:00Z" w16du:dateUtc="2025-10-13T03:08:00Z">
        <w:r w:rsidR="00E86B25">
          <w:t>provide the first meta-analy</w:t>
        </w:r>
      </w:ins>
      <w:ins w:id="93" w:author="Wooster, Eamonn" w:date="2025-10-13T14:09:00Z" w16du:dateUtc="2025-10-13T03:09:00Z">
        <w:r w:rsidR="00E86B25">
          <w:t>tic</w:t>
        </w:r>
      </w:ins>
      <w:ins w:id="94" w:author="Wooster, Eamonn" w:date="2025-10-13T14:08:00Z" w16du:dateUtc="2025-10-13T03:08:00Z">
        <w:r w:rsidR="00E86B25">
          <w:t xml:space="preserve"> synthesis </w:t>
        </w:r>
      </w:ins>
      <w:ins w:id="95" w:author="Wooster, Eamonn" w:date="2025-10-13T14:09:00Z" w16du:dateUtc="2025-10-13T03:09:00Z">
        <w:r w:rsidR="00E86B25">
          <w:t>exploring the generality of animal movement responses to fire</w:t>
        </w:r>
      </w:ins>
      <w:ins w:id="96" w:author="Wooster, Eamonn" w:date="2025-10-13T14:08:00Z" w16du:dateUtc="2025-10-13T03:08:00Z">
        <w:r w:rsidR="00E86B25">
          <w:t xml:space="preserve"> </w:t>
        </w:r>
      </w:ins>
      <w:r w:rsidRPr="00F26A6D">
        <w:t xml:space="preserve">, and (ii) analyse the importance of </w:t>
      </w:r>
      <w:del w:id="97" w:author="Wooster, Eamonn" w:date="2025-10-13T14:09:00Z" w16du:dateUtc="2025-10-13T03:09:00Z">
        <w:r w:rsidRPr="00F26A6D" w:rsidDel="00B00BDE">
          <w:delText>potential predictor variables, including</w:delText>
        </w:r>
        <w:r w:rsidR="006E5F44" w:rsidDel="00B00BDE">
          <w:delText xml:space="preserve"> </w:delText>
        </w:r>
      </w:del>
      <w:r w:rsidR="006E5F44">
        <w:t>fire attributes,</w:t>
      </w:r>
      <w:r w:rsidRPr="00F26A6D">
        <w:t xml:space="preserve"> </w:t>
      </w:r>
      <w:r w:rsidR="006E5F44" w:rsidRPr="00F26A6D">
        <w:t>taxonom</w:t>
      </w:r>
      <w:r w:rsidR="006E5F44">
        <w:t>y</w:t>
      </w:r>
      <w:r w:rsidRPr="00F26A6D">
        <w:t xml:space="preserve">, </w:t>
      </w:r>
      <w:r w:rsidR="006E5F44">
        <w:t xml:space="preserve">and </w:t>
      </w:r>
      <w:r w:rsidR="002474E2">
        <w:t>bio</w:t>
      </w:r>
      <w:r w:rsidRPr="00F26A6D">
        <w:t>geograph</w:t>
      </w:r>
      <w:ins w:id="98" w:author="Wooster, Eamonn" w:date="2025-10-13T14:09:00Z" w16du:dateUtc="2025-10-13T03:09:00Z">
        <w:r w:rsidR="00B00BDE">
          <w:t>y</w:t>
        </w:r>
      </w:ins>
      <w:del w:id="99" w:author="Wooster, Eamonn" w:date="2025-10-13T14:09:00Z" w16du:dateUtc="2025-10-13T03:09:00Z">
        <w:r w:rsidRPr="00F26A6D" w:rsidDel="00B00BDE">
          <w:delText>ic factors,</w:delText>
        </w:r>
      </w:del>
      <w:r w:rsidRPr="00F26A6D">
        <w:t xml:space="preserve"> in explaining movement responses to fire. </w:t>
      </w:r>
      <w:r w:rsidR="006060DE">
        <w:t xml:space="preserve">We </w:t>
      </w:r>
      <w:del w:id="100" w:author="Wooster, Eamonn" w:date="2025-10-13T14:08:00Z" w16du:dateUtc="2025-10-13T03:08:00Z">
        <w:r w:rsidR="006060DE" w:rsidDel="008A3E94">
          <w:delText xml:space="preserve">predict </w:delText>
        </w:r>
      </w:del>
      <w:ins w:id="101" w:author="Wooster, Eamonn" w:date="2025-10-13T14:08:00Z" w16du:dateUtc="2025-10-13T03:08:00Z">
        <w:r w:rsidR="008A3E94">
          <w:t>hypothesised</w:t>
        </w:r>
        <w:r w:rsidR="008A3E94">
          <w:t xml:space="preserve"> </w:t>
        </w:r>
      </w:ins>
      <w:r w:rsidR="00D2291E">
        <w:t>that</w:t>
      </w:r>
      <w:r w:rsidR="00655FCB">
        <w:t xml:space="preserve"> overall, </w:t>
      </w:r>
      <w:ins w:id="102" w:author="Wooster, Eamonn" w:date="2025-10-13T14:09:00Z" w16du:dateUtc="2025-10-13T03:09:00Z">
        <w:r w:rsidR="009712C7">
          <w:t xml:space="preserve">fire would increase animal movement, </w:t>
        </w:r>
      </w:ins>
      <w:del w:id="103" w:author="Wooster, Eamonn" w:date="2025-10-13T14:09:00Z" w16du:dateUtc="2025-10-13T03:09:00Z">
        <w:r w:rsidR="00655FCB" w:rsidDel="009712C7">
          <w:delText>the effect of fire on movement will be positive (</w:delText>
        </w:r>
        <w:r w:rsidR="00A34AE5" w:rsidDel="009712C7">
          <w:delText>i</w:delText>
        </w:r>
        <w:r w:rsidR="004115E8" w:rsidDel="009712C7">
          <w:delText>.</w:delText>
        </w:r>
        <w:r w:rsidR="00A34AE5" w:rsidDel="009712C7">
          <w:delText>e</w:delText>
        </w:r>
        <w:r w:rsidR="004115E8" w:rsidDel="009712C7">
          <w:delText>. movement will increase)</w:delText>
        </w:r>
        <w:r w:rsidR="00726CEA" w:rsidDel="009712C7">
          <w:delText xml:space="preserve">, </w:delText>
        </w:r>
      </w:del>
      <w:r w:rsidR="00621CC8">
        <w:t>as animals respond to</w:t>
      </w:r>
      <w:r w:rsidR="00761E26">
        <w:t xml:space="preserve"> </w:t>
      </w:r>
      <w:r w:rsidR="00411F3A">
        <w:t xml:space="preserve">changes in resource availability and distribution </w:t>
      </w:r>
      <w:r w:rsidR="00973DD4">
        <w:t>post</w:t>
      </w:r>
      <w:r w:rsidR="00621CC8">
        <w:t>-</w:t>
      </w:r>
      <w:r w:rsidR="00973DD4">
        <w:t xml:space="preserve">fire </w:t>
      </w:r>
      <w:r w:rsidR="00973DD4">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b25kYXJ5LXRpdGxlPjwvdGl0bGVzPjxwYWdlcz45ODEtOTk4PC9wYWdlcz48dm9sdW1lPjk0PC92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DA0815">
        <w:instrText xml:space="preserve"> ADDIN EN.CITE </w:instrText>
      </w:r>
      <w:r w:rsidR="00DA0815">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b25kYXJ5LXRpdGxlPjwvdGl0bGVzPjxwYWdlcz45ODEtOTk4PC9wYWdlcz48dm9sdW1lPjk0PC92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DA0815">
        <w:instrText xml:space="preserve"> ADDIN EN.CITE.DATA </w:instrText>
      </w:r>
      <w:r w:rsidR="00DA0815">
        <w:fldChar w:fldCharType="end"/>
      </w:r>
      <w:r w:rsidR="00973DD4">
        <w:fldChar w:fldCharType="separate"/>
      </w:r>
      <w:r w:rsidR="00DA0815">
        <w:rPr>
          <w:noProof/>
        </w:rPr>
        <w:t>(Doherty et al., 2021; Nimmo et al., 2019)</w:t>
      </w:r>
      <w:r w:rsidR="00973DD4">
        <w:fldChar w:fldCharType="end"/>
      </w:r>
      <w:r w:rsidR="00973DD4">
        <w:t xml:space="preserve">. </w:t>
      </w:r>
      <w:commentRangeStart w:id="104"/>
      <w:commentRangeStart w:id="105"/>
      <w:r w:rsidR="002C5DB6">
        <w:t>We expect</w:t>
      </w:r>
      <w:r w:rsidR="00CF4D56">
        <w:t xml:space="preserve"> positive effects for both home range size and lin</w:t>
      </w:r>
      <w:r w:rsidR="0046007D">
        <w:t>ear distances</w:t>
      </w:r>
      <w:r w:rsidR="000C7A4E">
        <w:t xml:space="preserve"> in burnt habitats</w:t>
      </w:r>
      <w:r w:rsidR="0046007D">
        <w:t xml:space="preserve">, with animals </w:t>
      </w:r>
      <w:r w:rsidR="00CB4C79">
        <w:t>increasing these</w:t>
      </w:r>
      <w:r w:rsidR="000C7A4E">
        <w:t xml:space="preserve"> </w:t>
      </w:r>
      <w:r w:rsidR="00915A81">
        <w:t xml:space="preserve">types of </w:t>
      </w:r>
      <w:r w:rsidR="00CB4C79">
        <w:t>movement</w:t>
      </w:r>
      <w:r w:rsidR="00915A81">
        <w:t xml:space="preserve"> responses</w:t>
      </w:r>
      <w:r w:rsidR="00CB4C79">
        <w:t xml:space="preserve"> to fulfil </w:t>
      </w:r>
      <w:r w:rsidR="00915A81">
        <w:t xml:space="preserve">energetic or other </w:t>
      </w:r>
      <w:r w:rsidR="000C7A4E">
        <w:t xml:space="preserve">demands </w:t>
      </w:r>
      <w:r w:rsidR="000C7A4E">
        <w:fldChar w:fldCharType="begin">
          <w:fldData xml:space="preserve">PEVuZE5vdGU+PENpdGU+PEF1dGhvcj5OYXRoYW48L0F1dGhvcj48WWVhcj4yMDA4PC9ZZWFyPjxS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</w:fldData>
        </w:fldChar>
      </w:r>
      <w:r w:rsidR="00CA5308">
        <w:instrText xml:space="preserve"> ADDIN EN.CITE </w:instrText>
      </w:r>
      <w:r w:rsidR="00CA5308">
        <w:fldChar w:fldCharType="begin">
          <w:fldData xml:space="preserve">PEVuZE5vdGU+PENpdGU+PEF1dGhvcj5OYXRoYW48L0F1dGhvcj48WWVhcj4yMDA4PC9ZZWFyPjxS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</w:fldData>
        </w:fldChar>
      </w:r>
      <w:r w:rsidR="00CA5308">
        <w:instrText xml:space="preserve"> ADDIN EN.CITE.DATA </w:instrText>
      </w:r>
      <w:r w:rsidR="00CA5308">
        <w:fldChar w:fldCharType="end"/>
      </w:r>
      <w:r w:rsidR="000C7A4E">
        <w:fldChar w:fldCharType="separate"/>
      </w:r>
      <w:r w:rsidR="00CA5308">
        <w:rPr>
          <w:noProof/>
        </w:rPr>
        <w:t>(Nathan et al., 2008; Nimmo et al., 2019; Stobo‐Wilson et al., 2021)</w:t>
      </w:r>
      <w:r w:rsidR="000C7A4E">
        <w:fldChar w:fldCharType="end"/>
      </w:r>
      <w:r w:rsidR="000C7A4E">
        <w:t>.</w:t>
      </w:r>
      <w:r w:rsidR="00CB4C79">
        <w:t xml:space="preserve"> </w:t>
      </w:r>
      <w:commentRangeEnd w:id="104"/>
      <w:r w:rsidR="007F4830">
        <w:rPr>
          <w:rStyle w:val="CommentReference"/>
        </w:rPr>
        <w:commentReference w:id="104"/>
      </w:r>
      <w:del w:id="106" w:author="Wooster, Eamonn" w:date="2025-10-13T14:10:00Z" w16du:dateUtc="2025-10-13T03:10:00Z">
        <w:r w:rsidR="002474E2" w:rsidDel="007F4830">
          <w:delText>In regard to</w:delText>
        </w:r>
        <w:r w:rsidR="008843CF" w:rsidDel="007F4830">
          <w:delText xml:space="preserve"> fire</w:delText>
        </w:r>
        <w:r w:rsidR="002474E2" w:rsidDel="007F4830">
          <w:delText xml:space="preserve"> attributes, </w:delText>
        </w:r>
        <w:r w:rsidR="00B62DD0" w:rsidDel="007F4830">
          <w:delText>we</w:delText>
        </w:r>
      </w:del>
      <w:ins w:id="107" w:author="Wooster, Eamonn" w:date="2025-10-13T14:10:00Z" w16du:dateUtc="2025-10-13T03:10:00Z">
        <w:r w:rsidR="007F4830">
          <w:t>Further, we</w:t>
        </w:r>
      </w:ins>
      <w:r w:rsidR="00B62DD0">
        <w:t xml:space="preserve"> predict</w:t>
      </w:r>
      <w:ins w:id="108" w:author="Wooster, Eamonn" w:date="2025-10-13T14:10:00Z" w16du:dateUtc="2025-10-13T03:10:00Z">
        <w:r w:rsidR="007F4830">
          <w:t>ed</w:t>
        </w:r>
      </w:ins>
      <w:r w:rsidR="00B62DD0">
        <w:t xml:space="preserve"> </w:t>
      </w:r>
      <w:r w:rsidR="00992887">
        <w:t xml:space="preserve">a </w:t>
      </w:r>
      <w:commentRangeStart w:id="109"/>
      <w:r w:rsidR="00992887">
        <w:t xml:space="preserve">positive relationship between the spatial extent of </w:t>
      </w:r>
      <w:r w:rsidR="00F54692">
        <w:t>burnt area</w:t>
      </w:r>
      <w:r w:rsidR="00992887">
        <w:t xml:space="preserve"> and </w:t>
      </w:r>
      <w:r w:rsidR="00366213">
        <w:t xml:space="preserve">movement responses, </w:t>
      </w:r>
      <w:r w:rsidR="00F54692">
        <w:t xml:space="preserve">as a result of </w:t>
      </w:r>
      <w:r w:rsidR="00080F94">
        <w:t xml:space="preserve">the increased spatial extent of </w:t>
      </w:r>
      <w:r w:rsidR="005D7B8F">
        <w:t xml:space="preserve">resource </w:t>
      </w:r>
      <w:r w:rsidR="00285074">
        <w:t>alteration</w:t>
      </w:r>
      <w:r w:rsidR="005D7B8F">
        <w:t xml:space="preserve"> </w:t>
      </w:r>
      <w:r w:rsidR="005D7B8F">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b25kYXJ5LXRpdGxlPjwvdGl0bGVzPjxwYWdlcz45ODEtOTk4PC9wYWdlcz48dm9sdW1lPjk0PC92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285074">
        <w:instrText xml:space="preserve"> ADDIN EN.CITE </w:instrText>
      </w:r>
      <w:r w:rsidR="00285074">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b25kYXJ5LXRpdGxlPjwvdGl0bGVzPjxwYWdlcz45ODEtOTk4PC9wYWdlcz48dm9sdW1lPjk0PC92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ZXJpb2RpY2FsPjxmdWxsLXRpdGxlPk5hdHVyZSBFY29sb2d5ICZhbXA7IEV2b2x1dGlvbjwvZnVs
bC10aXRsZT48L3BlcmlvZGljYWw+PHBhZ2VzPjUxMy01MTk8L3BhZ2VzPjx2b2x1bWU+NTwvdm9s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285074">
        <w:instrText xml:space="preserve"> ADDIN EN.CITE.DATA </w:instrText>
      </w:r>
      <w:r w:rsidR="00285074">
        <w:fldChar w:fldCharType="end"/>
      </w:r>
      <w:r w:rsidR="005D7B8F">
        <w:fldChar w:fldCharType="separate"/>
      </w:r>
      <w:r w:rsidR="00285074">
        <w:rPr>
          <w:noProof/>
        </w:rPr>
        <w:t>(Doherty et al., 2021; Nimmo et al., 2019)</w:t>
      </w:r>
      <w:r w:rsidR="005D7B8F">
        <w:fldChar w:fldCharType="end"/>
      </w:r>
      <w:r w:rsidR="00080F94">
        <w:t xml:space="preserve">. </w:t>
      </w:r>
      <w:commentRangeEnd w:id="109"/>
      <w:r w:rsidR="008666F5">
        <w:rPr>
          <w:rStyle w:val="CommentReference"/>
        </w:rPr>
        <w:commentReference w:id="109"/>
      </w:r>
      <w:r w:rsidR="00A73984">
        <w:t xml:space="preserve">Furthermore, we expect that </w:t>
      </w:r>
      <w:r w:rsidR="00EF1DEE">
        <w:t xml:space="preserve">relative to planned burns, wildfire will </w:t>
      </w:r>
      <w:r w:rsidR="004844EB">
        <w:t>a greater positive effect on animal movement, due</w:t>
      </w:r>
      <w:r w:rsidR="003801FC">
        <w:t xml:space="preserve"> to</w:t>
      </w:r>
      <w:r w:rsidR="004844EB">
        <w:t xml:space="preserve"> </w:t>
      </w:r>
      <w:r w:rsidR="003801FC">
        <w:t>differential seasonality, severity and extent</w:t>
      </w:r>
      <w:r w:rsidR="004E17A7">
        <w:t xml:space="preserve"> </w:t>
      </w:r>
      <w:r w:rsidR="004E17A7">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ZXJpb2RpY2FsPjxmdWxsLXRpdGxlPkZpcmUgRWNvbG9neTwvZnVsbC10aXRsZT48L3BlcmlvZGlj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</w:fldData>
        </w:fldChar>
      </w:r>
      <w:r w:rsidR="00CA5308">
        <w:instrText xml:space="preserve"> ADDIN EN.CITE </w:instrText>
      </w:r>
      <w:r w:rsidR="00CA5308">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ZXJpb2RpY2FsPjxmdWxsLXRpdGxlPkZpcmUgRWNvbG9neTwvZnVsbC10aXRsZT48L3BlcmlvZGlj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</w:fldData>
        </w:fldChar>
      </w:r>
      <w:r w:rsidR="00CA5308">
        <w:instrText xml:space="preserve"> ADDIN EN.CITE.DATA </w:instrText>
      </w:r>
      <w:r w:rsidR="00CA5308">
        <w:fldChar w:fldCharType="end"/>
      </w:r>
      <w:r w:rsidR="004E17A7">
        <w:fldChar w:fldCharType="separate"/>
      </w:r>
      <w:r w:rsidR="00CA5308">
        <w:rPr>
          <w:noProof/>
        </w:rPr>
        <w:t>(Ezzy, 2022; van Wagtendonk &amp; Lutz, 2007)</w:t>
      </w:r>
      <w:r w:rsidR="004E17A7">
        <w:fldChar w:fldCharType="end"/>
      </w:r>
      <w:r w:rsidR="003801FC">
        <w:t xml:space="preserve">. </w:t>
      </w:r>
      <w:r w:rsidR="005C36A3">
        <w:t xml:space="preserve">We </w:t>
      </w:r>
      <w:r w:rsidR="00F024D4">
        <w:t xml:space="preserve">further predict a positive relationship between </w:t>
      </w:r>
      <w:r w:rsidR="00F64C1D">
        <w:t xml:space="preserve">effect size and body mass, given </w:t>
      </w:r>
      <w:r w:rsidR="006329D3">
        <w:t xml:space="preserve">that </w:t>
      </w:r>
      <w:r w:rsidR="002D2050">
        <w:t>space use increases with body size</w:t>
      </w:r>
      <w:r w:rsidR="00C9148D">
        <w:t>,</w:t>
      </w:r>
      <w:r w:rsidR="002A21A4">
        <w:t xml:space="preserve"> </w:t>
      </w:r>
      <w:r w:rsidR="00C9148D">
        <w:t xml:space="preserve">and these larger animals are likely to have greater movement capacity </w:t>
      </w:r>
      <w:r w:rsidR="002A21A4">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LXRpdGxlPjwvdGl0bGVzPjxwZXJpb2RpY2FsPjxmdWxsLXRpdGxlPlNjaWVuY2U8L2Z1bGwtdGl0
bGU+PC9wZXJpb2RpY2FsPjxwYWdlcz4yNjYtMjY4PC9wYWdlcz48dm9sdW1lPjMwNjwvdm9sdW1l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IE5hdHVyYWxpc3Q8L3NlY29uZGFyeS10aXRsZT48L3RpdGxlcz48cGVyaW9kaWNhbD48ZnVsbC10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</w:fldData>
        </w:fldChar>
      </w:r>
      <w:r w:rsidR="00C9148D">
        <w:instrText xml:space="preserve"> ADDIN EN.CITE </w:instrText>
      </w:r>
      <w:r w:rsidR="00C9148D">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LXRpdGxlPjwvdGl0bGVzPjxwZXJpb2RpY2FsPjxmdWxsLXRpdGxlPlNjaWVuY2U8L2Z1bGwtdGl0
bGU+PC9wZXJpb2RpY2FsPjxwYWdlcz4yNjYtMjY4PC9wYWdlcz48dm9sdW1lPjMwNjwvdm9sdW1l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IE5hdHVyYWxpc3Q8L3NlY29uZGFyeS10aXRsZT48L3RpdGxlcz48cGVyaW9kaWNhbD48ZnVsbC10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</w:fldData>
        </w:fldChar>
      </w:r>
      <w:r w:rsidR="00C9148D">
        <w:instrText xml:space="preserve"> ADDIN EN.CITE.DATA </w:instrText>
      </w:r>
      <w:r w:rsidR="00C9148D">
        <w:fldChar w:fldCharType="end"/>
      </w:r>
      <w:r w:rsidR="002A21A4">
        <w:fldChar w:fldCharType="separate"/>
      </w:r>
      <w:r w:rsidR="00C9148D">
        <w:rPr>
          <w:noProof/>
        </w:rPr>
        <w:t>(Jetz et al., 2004; Straus et al., 2024; Tamburello et al., 2015)</w:t>
      </w:r>
      <w:r w:rsidR="002A21A4">
        <w:fldChar w:fldCharType="end"/>
      </w:r>
      <w:r w:rsidR="008F751B">
        <w:t>.</w:t>
      </w:r>
      <w:commentRangeEnd w:id="105"/>
      <w:r w:rsidR="008666F5">
        <w:rPr>
          <w:rStyle w:val="CommentReference"/>
        </w:rPr>
        <w:commentReference w:id="105"/>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1DAAE88A" w:rsidR="009F31D5" w:rsidRDefault="009F31D5" w:rsidP="00294A0A">
      <w:r>
        <w:t xml:space="preserve">We aimed to capture literature investigating four categories of quantitative movement responses, home range, linear distance,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8C3E70">
        <w:instrText xml:space="preserve"> ADDIN EN.CITE </w:instrTex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8C3E70">
        <w:instrText xml:space="preserve"> ADDIN EN.CITE.DATA </w:instrText>
      </w:r>
      <w:r w:rsidR="008C3E70">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mean area-based measurements, such as home range size and nest area size. Linear distance responses </w:t>
      </w:r>
      <w:r>
        <w:lastRenderedPageBreak/>
        <w:t xml:space="preserve">included metrics that measured mean straight-line distances between relocations, such as daily distance travelled, as well as movement rates measured as distance travelled within a given unit of time. Tortuosity provides a measure of how a movement path deviates from a straight-line and was captured by straightness indices and turning angles. Other space use included metrics that quantified other aspects of animal movement decisions and behaviours not captured by the other categories, such as mean residency time, time to return, and proportion of fixes within burnt and unburnt habitats. </w:t>
      </w:r>
    </w:p>
    <w:p w14:paraId="06785FA7" w14:textId="28920D51"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110"/>
      <w:commentRangeStart w:id="111"/>
      <w:commentRangeStart w:id="112"/>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110"/>
      <w:r w:rsidR="00B520A0">
        <w:rPr>
          <w:rStyle w:val="CommentReference"/>
        </w:rPr>
        <w:commentReference w:id="110"/>
      </w:r>
      <w:commentRangeEnd w:id="111"/>
      <w:r w:rsidR="00C44FCA">
        <w:rPr>
          <w:rStyle w:val="CommentReference"/>
        </w:rPr>
        <w:commentReference w:id="111"/>
      </w:r>
      <w:commentRangeEnd w:id="112"/>
      <w:r w:rsidR="00F86038">
        <w:rPr>
          <w:rStyle w:val="CommentReference"/>
        </w:rPr>
        <w:commentReference w:id="112"/>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w:t>
      </w:r>
      <w:ins w:id="113" w:author="Wooster, Eamonn" w:date="2025-10-13T14:13:00Z" w16du:dateUtc="2025-10-13T03:13:00Z">
        <w:r w:rsidR="008666F5">
          <w:t xml:space="preserve"> terrestrial</w:t>
        </w:r>
      </w:ins>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del w:id="114" w:author="Wooster, Eamonn" w:date="2025-10-13T14:14:00Z" w16du:dateUtc="2025-10-13T03:14:00Z">
        <w:r w:rsidR="007D78B1" w:rsidDel="00620859">
          <w:delText xml:space="preserve">No date limit was applied. </w:delText>
        </w:r>
      </w:del>
      <w:commentRangeStart w:id="115"/>
      <w:r w:rsidR="007D78B1">
        <w:t xml:space="preserve">Additional studies were identified by snowball searches of reference lists from </w:t>
      </w:r>
      <w:r w:rsidR="005001DE">
        <w:t xml:space="preserve">2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ZGFyeS10aXRsZT48L3RpdGxlcz48cGFnZXM+OTgxLTk5ODwvcGFnZXM+PHZvbHVtZT45NDwvdm9s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=
</w:fldData>
        </w:fldChar>
      </w:r>
      <w:r w:rsidR="00E963F3">
        <w:instrText xml:space="preserve"> ADDIN EN.CITE </w:instrTex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ZGFyeS10aXRsZT48L3RpdGxlcz48cGFnZXM+OTgxLTk5ODwvcGFnZXM+PHZvbHVtZT45NDwvdm9s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=
</w:fldData>
        </w:fldChar>
      </w:r>
      <w:r w:rsidR="00E963F3">
        <w:instrText xml:space="preserve"> ADDIN EN.CITE.DATA </w:instrText>
      </w:r>
      <w:r w:rsidR="00E963F3">
        <w:fldChar w:fldCharType="end"/>
      </w:r>
      <w:r w:rsidR="00E963F3">
        <w:fldChar w:fldCharType="separate"/>
      </w:r>
      <w:r w:rsidR="00E963F3">
        <w:rPr>
          <w:noProof/>
        </w:rPr>
        <w:t>(Nimmo et al., 2019; Nimmo et al., 2021)</w:t>
      </w:r>
      <w:r w:rsidR="00E963F3">
        <w:fldChar w:fldCharType="end"/>
      </w:r>
      <w:r w:rsidR="007D78B1">
        <w:t xml:space="preserve">, and </w:t>
      </w:r>
      <w:r w:rsidR="005001DE">
        <w:t xml:space="preserve">1 </w:t>
      </w:r>
      <w:r w:rsidR="007D78B1">
        <w:t>review paper known to the authors</w:t>
      </w:r>
      <w:r w:rsidR="00CE1C43">
        <w:t xml:space="preserve"> </w:t>
      </w:r>
      <w:r w:rsidR="0060349D">
        <w:fldChar w:fldCharType="begin"/>
      </w:r>
      <w:r w:rsidR="0060349D">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Management&lt;/secondary-title&gt;&lt;/titles&gt;&lt;periodical&gt;&lt;full-title&gt;Forest Ecology and Management&lt;/full-title&gt;&lt;/periodical&gt;&lt;pages&gt;117691&lt;/pages&gt;&lt;volume&gt;458&lt;/volume&gt;&lt;keywords&gt;&lt;keyword&gt;Boreal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115"/>
      <w:r w:rsidR="007D78B1">
        <w:rPr>
          <w:rStyle w:val="CommentReference"/>
        </w:rPr>
        <w:commentReference w:id="115"/>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CM. Full text screening was performed by CM,</w:t>
      </w:r>
      <w:r w:rsidR="00FE5A88">
        <w:t xml:space="preserve"> BW, DW, </w:t>
      </w:r>
      <w:r w:rsidR="00957993">
        <w:t xml:space="preserve">CJ, </w:t>
      </w:r>
      <w:r w:rsidR="00FE5A88">
        <w:t>MC,</w:t>
      </w:r>
      <w:r w:rsidR="00FA2B9B">
        <w:t xml:space="preserve"> </w:t>
      </w:r>
      <w:commentRangeStart w:id="116"/>
      <w:r w:rsidR="00FA2B9B">
        <w:t>E</w:t>
      </w:r>
      <w:ins w:id="117" w:author="Wooster, Eamonn" w:date="2025-10-13T14:23:00Z" w16du:dateUtc="2025-10-13T03:23:00Z">
        <w:r w:rsidR="006C31BA">
          <w:t>.I.F.</w:t>
        </w:r>
      </w:ins>
      <w:r w:rsidR="00FA2B9B">
        <w:t>W</w:t>
      </w:r>
      <w:r w:rsidR="00957993">
        <w:t xml:space="preserve"> </w:t>
      </w:r>
      <w:commentRangeEnd w:id="116"/>
      <w:r w:rsidR="006C31BA">
        <w:rPr>
          <w:rStyle w:val="CommentReference"/>
        </w:rPr>
        <w:commentReference w:id="116"/>
      </w:r>
      <w:r w:rsidR="00957993">
        <w:t>and</w:t>
      </w:r>
      <w:r w:rsidR="00FE5A88">
        <w:t xml:space="preserve"> GL</w:t>
      </w:r>
      <w:r w:rsidR="007D78B1">
        <w:t>.</w:t>
      </w:r>
    </w:p>
    <w:p w14:paraId="58BA7006" w14:textId="77777777" w:rsidR="00F26A6D" w:rsidRDefault="00F26A6D" w:rsidP="00294A0A">
      <w:pPr>
        <w:pStyle w:val="Heading2"/>
      </w:pPr>
      <w:r w:rsidRPr="00220911">
        <w:t>Data extraction</w:t>
      </w:r>
    </w:p>
    <w:p w14:paraId="07777DDB" w14:textId="4577EE5A" w:rsidR="002B4531" w:rsidRPr="002B4531" w:rsidRDefault="002B4531" w:rsidP="00294A0A">
      <w:commentRangeStart w:id="118"/>
      <w:r>
        <w:t xml:space="preserve">To </w:t>
      </w:r>
      <w:commentRangeEnd w:id="118"/>
      <w:r w:rsidR="00EB634F">
        <w:rPr>
          <w:rStyle w:val="CommentReference"/>
        </w:rPr>
        <w:commentReference w:id="118"/>
      </w:r>
      <w:r>
        <w:t xml:space="preserve">qualify for data-extraction, studies must have met the following criteria: studies must have provided adequate information to calculate sample sizes, means and standard deviations (SDs) for each treatment group, and sample sizes for each treatment group </w:t>
      </w:r>
      <w:r>
        <w:rPr>
          <w:rFonts w:cs="Times New Roman"/>
        </w:rPr>
        <w:t xml:space="preserve">≥ </w:t>
      </w:r>
      <w:r>
        <w:t xml:space="preserve">5; studies must have used standardised methods across treatment groups, and the confounding effects of other environmental variables </w:t>
      </w:r>
      <w:commentRangeStart w:id="119"/>
      <w:r>
        <w:t xml:space="preserve">considered to be low. </w:t>
      </w:r>
      <w:commentRangeEnd w:id="119"/>
      <w:r w:rsidR="00620859">
        <w:rPr>
          <w:rStyle w:val="CommentReference"/>
        </w:rPr>
        <w:commentReference w:id="119"/>
      </w:r>
      <w:r>
        <w:t>Additionally, to minimise seasonal confounding in before-after studies, only studies where data was collected during the same or adjacent seasons were included</w:t>
      </w:r>
      <w:r w:rsidR="008401EE">
        <w:t xml:space="preserve"> in subsequent analyses</w:t>
      </w:r>
      <w:r>
        <w:t>.</w:t>
      </w:r>
    </w:p>
    <w:p w14:paraId="63F4F592" w14:textId="054DA1C9" w:rsidR="0096024C" w:rsidRDefault="00F42A4C" w:rsidP="00294A0A">
      <w:r w:rsidRPr="00220911">
        <w:lastRenderedPageBreak/>
        <w:t xml:space="preserve">We </w:t>
      </w:r>
      <w:r w:rsidR="00661270">
        <w:t>extracted meta-data from each study on</w:t>
      </w:r>
      <w:r w:rsidRPr="00220911">
        <w:t xml:space="preserve"> </w:t>
      </w:r>
      <w:r w:rsidR="00220911">
        <w:t>fire type</w:t>
      </w:r>
      <w:r w:rsidR="00661270">
        <w:t xml:space="preserve"> (</w:t>
      </w:r>
      <w:r w:rsidR="0037752D">
        <w:t>wildfire or planned</w:t>
      </w:r>
      <w:r w:rsidR="00661270">
        <w:t>)</w:t>
      </w:r>
      <w:r w:rsidRPr="00220911">
        <w:t xml:space="preserve">, </w:t>
      </w:r>
      <w:r w:rsidR="00B56838" w:rsidRPr="00220911">
        <w:t>study design</w:t>
      </w:r>
      <w:r w:rsidR="0037752D">
        <w:t xml:space="preserve"> </w:t>
      </w:r>
      <w:r w:rsidR="00661270">
        <w:t>(</w:t>
      </w:r>
      <w:r w:rsidR="0037752D">
        <w:t xml:space="preserve">before-after, control-impact, and before-after control-impact), latitude and longitude, </w:t>
      </w:r>
      <w:r w:rsidR="006421A6">
        <w:t>country</w:t>
      </w:r>
      <w:r w:rsidR="00B56838" w:rsidRPr="00220911">
        <w:t xml:space="preserve"> and movement responses</w:t>
      </w:r>
      <w:r w:rsidR="0037752D">
        <w:t xml:space="preserve"> </w:t>
      </w:r>
      <w:r w:rsidR="00661270">
        <w:t>(</w:t>
      </w:r>
      <w:r w:rsidR="0037752D">
        <w:t xml:space="preserve">home range, linear distance, </w:t>
      </w:r>
      <w:r w:rsidR="0079614C">
        <w:t>tortuosity, and other space use</w:t>
      </w:r>
      <w:r w:rsidR="00661270">
        <w:t>)</w:t>
      </w:r>
      <w:r w:rsidR="00B56838" w:rsidRPr="00220911">
        <w:t>.</w:t>
      </w:r>
      <w:r w:rsidRPr="00220911">
        <w:t xml:space="preserve"> </w:t>
      </w:r>
      <w:r w:rsidR="00B56838" w:rsidRPr="00220911">
        <w:t>Fire was defined as</w:t>
      </w:r>
      <w:r w:rsidR="00D93BC7">
        <w:t xml:space="preserve"> either</w:t>
      </w:r>
      <w:r w:rsidR="001E0E03" w:rsidRPr="00220911">
        <w:t xml:space="preserve"> planned, </w:t>
      </w:r>
      <w:r w:rsidRPr="00220911">
        <w:t xml:space="preserve">fires </w:t>
      </w:r>
      <w:r w:rsidR="001E0E03" w:rsidRPr="00220911">
        <w:t>intentionally lit from anthropogenic sources, or wildfire, fire</w:t>
      </w:r>
      <w:r w:rsidRPr="00220911">
        <w:t>s</w:t>
      </w:r>
      <w:r w:rsidR="001E0E03" w:rsidRPr="00220911">
        <w:t xml:space="preserve"> </w:t>
      </w:r>
      <w:r w:rsidRPr="00220911">
        <w:t>ignited</w:t>
      </w:r>
      <w:r w:rsidR="001E0E03" w:rsidRPr="00220911">
        <w:t xml:space="preserve"> by natural sources an</w:t>
      </w:r>
      <w:r w:rsidRPr="00220911">
        <w:t>d accidentally lit from anthropogenic sources</w:t>
      </w:r>
      <w:r w:rsidR="00D93BC7">
        <w:t>. Fire type</w:t>
      </w:r>
      <w:r w:rsidR="00B56838" w:rsidRPr="00220911">
        <w:t xml:space="preserve"> was recorded </w:t>
      </w:r>
      <w:r w:rsidR="00220911" w:rsidRPr="00220911">
        <w:t>based on the authors description of the fire event</w:t>
      </w:r>
      <w:r w:rsidR="001E0E03" w:rsidRPr="00220911">
        <w:t xml:space="preserve">. </w:t>
      </w:r>
      <w:r w:rsidR="00B56838" w:rsidRPr="00220911">
        <w:t xml:space="preserve">Sample sizes, means, and variance </w:t>
      </w:r>
      <w:ins w:id="120" w:author="Wooster, Eamonn" w:date="2025-10-13T14:16:00Z" w16du:dateUtc="2025-10-13T03:16:00Z">
        <w:r w:rsidR="00620859">
          <w:t xml:space="preserve">(e.g., types of variance you collected SD,SE and 95% CI’s I imagine) </w:t>
        </w:r>
      </w:ins>
      <w:r w:rsidR="00B56838" w:rsidRPr="00220911">
        <w:t>values were extracted from text, supplementary materials or figures of articles and theses</w:t>
      </w:r>
      <w:r w:rsidR="00487F23">
        <w:t xml:space="preserve">. </w:t>
      </w:r>
      <w:r w:rsidR="00E2265A" w:rsidRPr="00620859">
        <w:rPr>
          <w:highlight w:val="red"/>
          <w:rPrChange w:id="121" w:author="Wooster, Eamonn" w:date="2025-10-13T14:16:00Z" w16du:dateUtc="2025-10-13T03:16:00Z">
            <w:rPr/>
          </w:rPrChange>
        </w:rPr>
        <w:t>Information about what was used as sample size.</w:t>
      </w:r>
      <w:r w:rsidR="00E2265A">
        <w:t xml:space="preserve"> </w:t>
      </w:r>
      <w:r w:rsidR="00B56838" w:rsidRPr="00220911">
        <w:t xml:space="preserve">Data </w:t>
      </w:r>
      <w:r w:rsidR="00E2265A">
        <w:t xml:space="preserve">was </w:t>
      </w:r>
      <w:r w:rsidR="00B56838" w:rsidRPr="00220911">
        <w:t xml:space="preserve">extracted using </w:t>
      </w:r>
      <w:proofErr w:type="spellStart"/>
      <w:r w:rsidR="00B56838" w:rsidRPr="00220911">
        <w:t>WebPlotDigitiser</w:t>
      </w:r>
      <w:proofErr w:type="spellEnd"/>
      <w:r w:rsidR="00B96403">
        <w:t xml:space="preserve"> </w:t>
      </w:r>
      <w:r w:rsidR="00B96403">
        <w:fldChar w:fldCharType="begin"/>
      </w:r>
      <w:r w:rsidR="00B96403">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B96403">
        <w:fldChar w:fldCharType="separate"/>
      </w:r>
      <w:r w:rsidR="00B96403">
        <w:rPr>
          <w:noProof/>
        </w:rPr>
        <w:t>(Ankit, 2025)</w:t>
      </w:r>
      <w:r w:rsidR="00B96403">
        <w:fldChar w:fldCharType="end"/>
      </w:r>
      <w:r w:rsidR="00B75768">
        <w:t>.</w:t>
      </w:r>
      <w:r w:rsidR="00220911" w:rsidRPr="00220911">
        <w:t xml:space="preserve"> </w:t>
      </w:r>
      <w:r w:rsidR="008B6753" w:rsidRPr="00220911">
        <w:t>To minimise the potential of</w:t>
      </w:r>
      <w:r w:rsidR="008F72C8">
        <w:t xml:space="preserve"> the </w:t>
      </w:r>
      <w:r w:rsidR="00BD519B">
        <w:t xml:space="preserve">time of year </w:t>
      </w:r>
      <w:r w:rsidR="00112B13">
        <w:t>data was</w:t>
      </w:r>
      <w:r w:rsidR="008B6753" w:rsidRPr="00220911">
        <w:t xml:space="preserve"> collect</w:t>
      </w:r>
      <w:r w:rsidR="00112B13">
        <w:t>ed</w:t>
      </w:r>
      <w:r w:rsidR="008B6753" w:rsidRPr="00220911">
        <w:t xml:space="preserve"> confounding before-after studies, the seasonality of data collection was recorded, as were any other potentially confounding aspects of the study</w:t>
      </w:r>
      <w:r w:rsidR="00613F8A">
        <w:t xml:space="preserve"> </w:t>
      </w:r>
      <w:r w:rsidR="0052356D">
        <w:t>(</w:t>
      </w:r>
      <w:r w:rsidR="00613F8A">
        <w:t>eg</w:t>
      </w:r>
      <w:r w:rsidR="00B500B7">
        <w:t xml:space="preserve">. </w:t>
      </w:r>
      <w:r w:rsidR="00B96403">
        <w:t>combining fire with l</w:t>
      </w:r>
      <w:r w:rsidR="00B500B7">
        <w:t>ogging, mechanical thinning treatments</w:t>
      </w:r>
      <w:r w:rsidR="00B96403">
        <w:t xml:space="preserve"> or</w:t>
      </w:r>
      <w:r w:rsidR="00B500B7">
        <w:t xml:space="preserve"> livestock grazing</w:t>
      </w:r>
      <w:r w:rsidR="0052356D">
        <w:t>)</w:t>
      </w:r>
      <w:r w:rsidR="008B6753" w:rsidRPr="00220911">
        <w:t xml:space="preserve">. </w:t>
      </w:r>
      <w:r w:rsidR="00BE7964">
        <w:t xml:space="preserve">Classification of burned or unburned </w:t>
      </w:r>
      <w:r w:rsidR="00B96403">
        <w:t xml:space="preserve">animal </w:t>
      </w:r>
      <w:r w:rsidR="005F493C">
        <w:t>populations followed the authors cate</w:t>
      </w:r>
      <w:r w:rsidR="00BC7949">
        <w:t>gorisation.</w:t>
      </w:r>
      <w:r w:rsidR="0096024C">
        <w:t xml:space="preserve"> Where </w:t>
      </w:r>
      <w:r w:rsidR="00C311AB">
        <w:t xml:space="preserve">time series </w:t>
      </w:r>
      <w:r w:rsidR="009B6541">
        <w:t>data</w:t>
      </w:r>
      <w:r w:rsidR="00BA55DE">
        <w:t xml:space="preserve"> </w:t>
      </w:r>
      <w:r w:rsidR="007910B5">
        <w:t xml:space="preserve">or multiple treatment and reference groups </w:t>
      </w:r>
      <w:r w:rsidR="004964F4">
        <w:t>were</w:t>
      </w:r>
      <w:r w:rsidR="00BA55DE">
        <w:t xml:space="preserve"> provided</w:t>
      </w:r>
      <w:r w:rsidR="004964F4">
        <w:t xml:space="preserve"> </w:t>
      </w:r>
      <w:r w:rsidR="00BA55DE">
        <w:t xml:space="preserve">in </w:t>
      </w:r>
      <w:r w:rsidR="00C311AB">
        <w:t xml:space="preserve">a </w:t>
      </w:r>
      <w:r w:rsidR="00BA55DE">
        <w:t>study,</w:t>
      </w:r>
      <w:r w:rsidR="007910B5">
        <w:t xml:space="preserve"> </w:t>
      </w:r>
      <w:r w:rsidR="00E0165E">
        <w:t xml:space="preserve">we </w:t>
      </w:r>
      <w:r w:rsidR="000F1DA5">
        <w:t xml:space="preserve">extracted data for groups </w:t>
      </w:r>
      <w:r w:rsidR="00957F17">
        <w:t>closest to the fire event, or the in the case of before-after studies, the groups that minimise</w:t>
      </w:r>
      <w:r w:rsidR="004A341C">
        <w:t>d</w:t>
      </w:r>
      <w:r w:rsidR="00957F17">
        <w:t xml:space="preserve"> seasonal confounding</w:t>
      </w:r>
      <w:r w:rsidR="004A341C">
        <w:t xml:space="preserve"> of data collection timing. </w:t>
      </w:r>
      <w:r w:rsidR="007E147E">
        <w:t xml:space="preserve">Where </w:t>
      </w:r>
      <w:r w:rsidR="008B115F">
        <w:t xml:space="preserve">the </w:t>
      </w:r>
      <w:r w:rsidR="007E147E">
        <w:t>authors provided demographic subgroups of animals</w:t>
      </w:r>
      <w:r w:rsidR="008B115F">
        <w:t xml:space="preserve"> (eg. males and females</w:t>
      </w:r>
      <w:r w:rsidR="003C56A4">
        <w:t xml:space="preserve"> or adults and juveniles</w:t>
      </w:r>
      <w:r w:rsidR="008B115F">
        <w:t>)</w:t>
      </w:r>
      <w:r w:rsidR="007E147E">
        <w:t xml:space="preserve">, </w:t>
      </w:r>
      <w:r w:rsidR="00953240">
        <w:t xml:space="preserve">we treated each </w:t>
      </w:r>
      <w:r w:rsidR="007E147E">
        <w:t>subgroup</w:t>
      </w:r>
      <w:r w:rsidR="003C56A4">
        <w:t xml:space="preserve"> </w:t>
      </w:r>
      <w:r w:rsidR="00953240">
        <w:t>as a single case</w:t>
      </w:r>
      <w:r w:rsidR="007E147E">
        <w:t xml:space="preserve"> unless the sample size </w:t>
      </w:r>
      <w:r w:rsidR="008B6753">
        <w:t>was</w:t>
      </w:r>
      <w:r w:rsidR="0036514D">
        <w:t xml:space="preserve"> below the sample size </w:t>
      </w:r>
      <w:r w:rsidR="00B5259B">
        <w:t>criteria for inclusion</w:t>
      </w:r>
      <w:r w:rsidR="00B96403">
        <w:t>.</w:t>
      </w:r>
      <w:r w:rsidR="00953240">
        <w:t xml:space="preserve"> </w:t>
      </w:r>
      <w:r w:rsidR="00952C11">
        <w:t xml:space="preserve">In these cases, </w:t>
      </w:r>
      <w:r w:rsidR="00953240">
        <w:t xml:space="preserve">we pooled </w:t>
      </w:r>
      <w:r w:rsidR="00143AE9">
        <w:t xml:space="preserve">subgroups </w:t>
      </w:r>
      <w:r w:rsidR="006F1FCC">
        <w:t xml:space="preserve">if the </w:t>
      </w:r>
      <w:r w:rsidR="00265E49">
        <w:t xml:space="preserve">study results </w:t>
      </w:r>
      <w:r w:rsidR="006F1FCC">
        <w:t xml:space="preserve">indicated </w:t>
      </w:r>
      <w:r w:rsidR="00AF2386">
        <w:t>movement responses were similar in magnitude and direction.</w:t>
      </w:r>
      <w:r w:rsidR="00423282">
        <w:t xml:space="preserve"> </w:t>
      </w:r>
      <w:r w:rsidR="00B96403">
        <w:t xml:space="preserve">Data extraction </w:t>
      </w:r>
      <w:r w:rsidR="00423282">
        <w:t>was done by C.M.</w:t>
      </w:r>
    </w:p>
    <w:p w14:paraId="6E3E15C2" w14:textId="22EFAA03" w:rsidR="00E14814" w:rsidRDefault="00F26A6D" w:rsidP="008C3E70">
      <w:pPr>
        <w:pStyle w:val="Heading2"/>
      </w:pPr>
      <w:r w:rsidRPr="00F26A6D">
        <w:t>Meta</w:t>
      </w:r>
      <w:r w:rsidR="00350E30">
        <w:t>-a</w:t>
      </w:r>
      <w:r w:rsidRPr="00F26A6D">
        <w:t>nalysis</w:t>
      </w:r>
    </w:p>
    <w:p w14:paraId="3A28DBEA" w14:textId="14CD6C5A" w:rsidR="00D571CC" w:rsidRDefault="001922E3" w:rsidP="00294A0A">
      <w:r>
        <w:t xml:space="preserve">We used the </w:t>
      </w:r>
      <w:r w:rsidR="00AB1BDB">
        <w:t xml:space="preserve">following formula </w:t>
      </w:r>
      <w:r w:rsidR="00CC1482">
        <w:t xml:space="preserve">from </w:t>
      </w:r>
      <w:r w:rsidR="00CC1482">
        <w:fldChar w:fldCharType="begin"/>
      </w:r>
      <w:r w:rsidR="00CC1482">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122"/>
      <w:r w:rsidR="003A587F">
        <w:t>efore</w:t>
      </w:r>
      <w:commentRangeEnd w:id="122"/>
      <w:r w:rsidR="003C0BF5">
        <w:rPr>
          <w:rStyle w:val="CommentReference"/>
        </w:rPr>
        <w:commentReference w:id="122"/>
      </w:r>
      <w:r w:rsidR="003A587F">
        <w:t>-after-control-impact studies to control-impact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31ED8E94" w:rsidR="00E9257C" w:rsidRPr="00AA2F6F" w:rsidRDefault="00546EE3" w:rsidP="00294A0A">
      <w:pPr>
        <w:rPr>
          <w:highlight w:val="cyan"/>
        </w:rPr>
      </w:pPr>
      <w:r>
        <w:t xml:space="preserve">Following </w:t>
      </w:r>
      <w:r>
        <w:fldChar w:fldCharType="begin"/>
      </w:r>
      <w:r>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estimates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D1454F">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DB1640">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 xml:space="preserve">of multiple </w:t>
      </w:r>
      <w:r w:rsidR="0003049A">
        <w:lastRenderedPageBreak/>
        <w:t>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3D5648">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Reviews&lt;/secondary-title&gt;&lt;/titles&gt;&lt;periodical&gt;&lt;full-title&gt;Biological Reviews&lt;/full-title&gt;&lt;/periodical&gt;&lt;pages&gt;591-605&lt;/pages&gt;&lt;volume&gt;82&lt;/volume&gt;&lt;number&gt;4&lt;/number&gt;&lt;keywords&gt;&lt;keyword&gt;Bonferroni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ins w:id="123" w:author="Wooster, Eamonn" w:date="2025-10-13T14:24:00Z" w16du:dateUtc="2025-10-13T03:24:00Z">
        <w:r w:rsidR="00C507FF">
          <w:t xml:space="preserve">Effect size calculation was done by </w:t>
        </w:r>
        <w:r w:rsidR="00C507FF">
          <w:t>C.M</w:t>
        </w:r>
      </w:ins>
      <w:ins w:id="124" w:author="Wooster, Eamonn" w:date="2025-10-13T14:28:00Z" w16du:dateUtc="2025-10-13T03:28:00Z">
        <w:r w:rsidR="00E777DF">
          <w:t xml:space="preserve">, </w:t>
        </w:r>
      </w:ins>
      <w:ins w:id="125" w:author="Wooster, Eamonn" w:date="2025-10-13T14:24:00Z" w16du:dateUtc="2025-10-13T03:24:00Z">
        <w:r w:rsidR="00C507FF">
          <w:t>E.I.F.W</w:t>
        </w:r>
      </w:ins>
      <w:ins w:id="126" w:author="Wooster, Eamonn" w:date="2025-10-13T14:28:00Z" w16du:dateUtc="2025-10-13T03:28:00Z">
        <w:r w:rsidR="00E777DF">
          <w:t xml:space="preserve"> and T.</w:t>
        </w:r>
      </w:ins>
      <w:ins w:id="127" w:author="Wooster, Eamonn" w:date="2025-10-13T14:29:00Z" w16du:dateUtc="2025-10-13T03:29:00Z">
        <w:r w:rsidR="001729D4">
          <w:t>S.</w:t>
        </w:r>
      </w:ins>
      <w:ins w:id="128" w:author="Wooster, Eamonn" w:date="2025-10-13T14:28:00Z" w16du:dateUtc="2025-10-13T03:28:00Z">
        <w:r w:rsidR="00E777DF">
          <w:t>D</w:t>
        </w:r>
      </w:ins>
      <w:ins w:id="129" w:author="Wooster, Eamonn" w:date="2025-10-13T14:24:00Z" w16du:dateUtc="2025-10-13T03:24:00Z">
        <w:r w:rsidR="00C507FF">
          <w:t>.</w:t>
        </w:r>
      </w:ins>
    </w:p>
    <w:p w14:paraId="120EBE67" w14:textId="26C2FE4C"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del w:id="130" w:author="Wooster, Eamonn" w:date="2025-10-13T14:22:00Z" w16du:dateUtc="2025-10-13T03:22:00Z">
        <w:r w:rsidR="004E0D2E" w:rsidDel="00620859">
          <w:delText>mixed effects</w:delText>
        </w:r>
      </w:del>
      <w:ins w:id="131" w:author="Wooster, Eamonn" w:date="2025-10-13T14:22:00Z" w16du:dateUtc="2025-10-13T03:22:00Z">
        <w:r w:rsidR="00620859">
          <w:t>multi-level meta analytic</w:t>
        </w:r>
      </w:ins>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E3114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These models weigh each effect size by the inverse of the sampling variance, allowing the models to account for data quality. This results in larger sample sizes having higher weight in the models.</w:t>
      </w:r>
      <w:r w:rsidR="006221C7">
        <w:t xml:space="preserve"> </w:t>
      </w:r>
      <w:r w:rsidR="00E82962">
        <w:t xml:space="preserve">To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 rotl package </w:t>
      </w:r>
      <w:r w:rsidR="003D5648">
        <w:fldChar w:fldCharType="begin"/>
      </w:r>
      <w:r w:rsidR="003D5648">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Evolution&lt;/secondary-title&gt;&lt;/titles&gt;&lt;periodical&gt;&lt;full-title&gt;Methods in Ecology and Evolution&lt;/full-title&gt;&lt;/periodical&gt;&lt;pages&gt;1476-1481&lt;/pages&gt;&lt;volume&gt;7&lt;/volume&gt;&lt;number&gt;12&lt;/number&gt;&lt;keywords&gt;&lt;keyword&gt;comparative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p>
    <w:p w14:paraId="3B3BD5DA" w14:textId="7DD996F3" w:rsidR="005B5C26" w:rsidRPr="00B45D96" w:rsidRDefault="002A32B2" w:rsidP="00294A0A">
      <w:r>
        <w:t>F</w:t>
      </w:r>
      <w:r w:rsidR="00EC19F6">
        <w:t>irst</w:t>
      </w:r>
      <w:r>
        <w:t>, we</w:t>
      </w:r>
      <w:r w:rsidR="00EC19F6">
        <w:t xml:space="preserve"> model</w:t>
      </w:r>
      <w:r>
        <w:t>led</w:t>
      </w:r>
      <w:r w:rsidR="00EC19F6">
        <w:t xml:space="preserve"> the </w:t>
      </w:r>
      <w:r w:rsidR="003C0BF5">
        <w:t>overall effect of fire on animal movement</w:t>
      </w:r>
      <w:r w:rsidR="00CC42FF">
        <w:t xml:space="preserve">. </w:t>
      </w:r>
      <w:r w:rsidR="00EC19F6">
        <w:rPr>
          <w:iCs/>
          <w:color w:val="000000"/>
        </w:rPr>
        <w:t xml:space="preserve">We then asked in subsequent models how movement response category, </w:t>
      </w:r>
      <w:r w:rsidR="00EC19F6">
        <w:t>fire type, fire size, maximum burn age, biome, body mass, taxonomic class</w:t>
      </w:r>
      <w:r w:rsidR="00A452E1">
        <w:t xml:space="preserve"> and</w:t>
      </w:r>
      <w:r w:rsidR="00EC19F6">
        <w:t xml:space="preserve"> specie</w:t>
      </w:r>
      <w:r w:rsidR="00A452E1">
        <w:t xml:space="preserve">s. </w:t>
      </w:r>
      <w:r w:rsidR="00EC19F6">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901B30">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Evolution&lt;/secondary-title&gt;&lt;/titles&gt;&lt;periodical&gt;&lt;full-title&gt;Methods in Ecology and Evolution&lt;/full-title&gt;&lt;/periodical&gt;&lt;pages&gt;2003-2010&lt;/pages&gt;&lt;volume&gt;14&lt;/volume&gt;&lt;number&gt;8&lt;/number&gt;&lt;keywords&gt;&lt;keyword&gt;caterpillar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013DB7">
        <w:t xml:space="preserve">Body mass data was extracted from </w:t>
      </w:r>
      <w:proofErr w:type="spellStart"/>
      <w:r w:rsidR="00013DB7">
        <w:t>AvoNet</w:t>
      </w:r>
      <w:proofErr w:type="spellEnd"/>
      <w:r w:rsidR="00BA2A75">
        <w:t xml:space="preserve"> </w: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 </w:instrTex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EN.CITE.DATA </w:instrText>
      </w:r>
      <w:r w:rsidR="001E5286">
        <w:fldChar w:fldCharType="end"/>
      </w:r>
      <w:r w:rsidR="001E5286">
        <w:fldChar w:fldCharType="separate"/>
      </w:r>
      <w:r w:rsidR="001E5286">
        <w:rPr>
          <w:noProof/>
        </w:rPr>
        <w:t>(Tobias et al., 2022)</w:t>
      </w:r>
      <w:r w:rsidR="001E5286">
        <w:fldChar w:fldCharType="end"/>
      </w:r>
      <w:r w:rsidR="00013DB7">
        <w:t xml:space="preserve">, </w:t>
      </w:r>
      <w:proofErr w:type="spellStart"/>
      <w:r w:rsidR="00013DB7">
        <w:t>ReptTraits</w:t>
      </w:r>
      <w:proofErr w:type="spellEnd"/>
      <w:r w:rsidR="00013DB7">
        <w:t xml:space="preserve"> </w:t>
      </w:r>
      <w:r w:rsidR="00226CD5">
        <w:fldChar w:fldCharType="begin"/>
      </w:r>
      <w:r w:rsidR="00226CD5">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226CD5">
        <w:fldChar w:fldCharType="separate"/>
      </w:r>
      <w:r w:rsidR="00226CD5">
        <w:rPr>
          <w:noProof/>
        </w:rPr>
        <w:t>(Oskyrko, 2024)</w:t>
      </w:r>
      <w:r w:rsidR="00226CD5">
        <w:fldChar w:fldCharType="end"/>
      </w:r>
      <w:r w:rsidR="00226CD5">
        <w:t xml:space="preserve"> </w:t>
      </w:r>
      <w:r w:rsidR="00013DB7">
        <w:t xml:space="preserve">and </w:t>
      </w:r>
      <w:proofErr w:type="spellStart"/>
      <w:r w:rsidR="00013DB7">
        <w:t>Phylacine</w:t>
      </w:r>
      <w:proofErr w:type="spellEnd"/>
      <w:r w:rsidR="009D1EC0">
        <w:t xml:space="preserve"> </w:t>
      </w:r>
      <w:r w:rsidR="0094049F">
        <w:fldChar w:fldCharType="begin"/>
      </w:r>
      <w:r w:rsidR="0094049F">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94049F">
        <w:fldChar w:fldCharType="separate"/>
      </w:r>
      <w:r w:rsidR="0094049F">
        <w:rPr>
          <w:noProof/>
        </w:rPr>
        <w:t>(Faurby et al., 2018)</w:t>
      </w:r>
      <w:r w:rsidR="0094049F">
        <w:fldChar w:fldCharType="end"/>
      </w:r>
      <w:r w:rsidR="00D3687E">
        <w:t xml:space="preserve">, and supplemented with </w:t>
      </w:r>
      <w:r w:rsidR="003041D8">
        <w:t>values from the literature when body mass values were not available in the databases</w:t>
      </w:r>
      <w:r w:rsidR="006700C7">
        <w:t xml:space="preserve">. </w:t>
      </w:r>
      <w:r w:rsidR="00013DB7">
        <w:t>Terrestrial biomes</w:t>
      </w:r>
      <w:r w:rsidR="00E63825">
        <w:t xml:space="preserve"> </w:t>
      </w:r>
      <w:r w:rsidR="009106EA">
        <w:fldChar w:fldCharType="begin"/>
      </w:r>
      <w:r w:rsidR="009106EA">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9106EA">
        <w:fldChar w:fldCharType="separate"/>
      </w:r>
      <w:r w:rsidR="009106EA">
        <w:rPr>
          <w:noProof/>
        </w:rPr>
        <w:t>(Olson et al., 2001)</w:t>
      </w:r>
      <w:r w:rsidR="009106EA">
        <w:fldChar w:fldCharType="end"/>
      </w:r>
      <w:r w:rsidR="00013DB7">
        <w:t xml:space="preserve"> were extracted using the </w:t>
      </w:r>
      <w:proofErr w:type="spellStart"/>
      <w:r w:rsidR="00013DB7">
        <w:t>geodat</w:t>
      </w:r>
      <w:proofErr w:type="spellEnd"/>
      <w:r w:rsidR="00013DB7">
        <w:t xml:space="preserve"> package</w:t>
      </w:r>
      <w:r w:rsidR="009E38A9">
        <w:t xml:space="preserve"> </w:t>
      </w:r>
      <w:r w:rsidR="00F43650">
        <w:fldChar w:fldCharType="begin"/>
      </w:r>
      <w:r w:rsidR="00F43650">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F43650">
        <w:fldChar w:fldCharType="separate"/>
      </w:r>
      <w:r w:rsidR="00F43650">
        <w:rPr>
          <w:noProof/>
        </w:rPr>
        <w:t>(Hijmans et al., 2025)</w:t>
      </w:r>
      <w:r w:rsidR="00F43650">
        <w:fldChar w:fldCharType="end"/>
      </w:r>
      <w:r w:rsidR="00F43650">
        <w:t xml:space="preserve">. </w:t>
      </w:r>
      <w:r w:rsidR="00013DB7">
        <w:t>Where exact locations were not provided by authors, coordinates of the approximate study location were estimated using Google Earth and used to extract biome</w:t>
      </w:r>
      <w:r w:rsidR="00E41EAD">
        <w:t>s</w:t>
      </w:r>
      <w:r w:rsidR="00013DB7">
        <w:t xml:space="preserve">. </w:t>
      </w:r>
      <w:ins w:id="132" w:author="Wooster, Eamonn" w:date="2025-10-13T14:23:00Z" w16du:dateUtc="2025-10-13T03:23:00Z">
        <w:r w:rsidR="00C34230">
          <w:t xml:space="preserve">Meta-analysis was performed by </w:t>
        </w:r>
        <w:commentRangeStart w:id="133"/>
        <w:r w:rsidR="00C34230">
          <w:t>C.M and E.I.F.W</w:t>
        </w:r>
        <w:r w:rsidR="006C31BA">
          <w:t>.</w:t>
        </w:r>
      </w:ins>
      <w:commentRangeEnd w:id="133"/>
      <w:ins w:id="134" w:author="Wooster, Eamonn" w:date="2025-10-13T14:29:00Z" w16du:dateUtc="2025-10-13T03:29:00Z">
        <w:r w:rsidR="001729D4">
          <w:rPr>
            <w:rStyle w:val="CommentReference"/>
          </w:rPr>
          <w:commentReference w:id="133"/>
        </w:r>
      </w:ins>
    </w:p>
    <w:p w14:paraId="5864C413" w14:textId="612DC7E5" w:rsidR="00F26A6D" w:rsidRDefault="00F26A6D" w:rsidP="00294A0A">
      <w:pPr>
        <w:pStyle w:val="Heading2"/>
      </w:pPr>
      <w:r w:rsidRPr="00F26A6D">
        <w:lastRenderedPageBreak/>
        <w:t>Study heterogeneity</w:t>
      </w:r>
      <w:r w:rsidR="00F97364">
        <w:t>,</w:t>
      </w:r>
      <w:r w:rsidRPr="00F26A6D">
        <w:t xml:space="preserve"> publication bias</w:t>
      </w:r>
      <w:r w:rsidR="00F97364">
        <w:t xml:space="preserve"> and </w:t>
      </w:r>
      <w:r w:rsidR="00F97364" w:rsidRPr="00F26A6D">
        <w:t>sensitivity analysis</w:t>
      </w:r>
    </w:p>
    <w:p w14:paraId="43EE519E" w14:textId="73F6B013" w:rsidR="00E0531D" w:rsidRDefault="00526E00" w:rsidP="00294A0A">
      <w:pPr>
        <w:rPr>
          <w:iCs/>
          <w:color w:val="000000"/>
        </w:rPr>
      </w:pPr>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 </w:instrText>
      </w:r>
      <w:r w:rsidR="00731F4A">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EN.CITE.DATA </w:instrText>
      </w:r>
      <w:r w:rsidR="00731F4A">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B33048" w:rsidRPr="00A33032">
        <w:t xml:space="preserve">For overall </w:t>
      </w:r>
      <w:r w:rsidR="00B33048">
        <w:t>effect of fire on animal movement</w:t>
      </w:r>
      <w:r w:rsidR="00B33048" w:rsidRPr="00A33032">
        <w:t>,</w:t>
      </w:r>
      <w:r w:rsidR="00B33048" w:rsidRPr="00A33032">
        <w:rPr>
          <w:iCs/>
          <w:color w:val="000000"/>
        </w:rPr>
        <w:t xml:space="preserve"> total heterogeneity was</w:t>
      </w:r>
      <w:r w:rsidR="00B33048">
        <w:rPr>
          <w:iCs/>
          <w:color w:val="000000"/>
        </w:rPr>
        <w:t xml:space="preserve"> </w:t>
      </w:r>
      <w:r w:rsidR="00A306E3">
        <w:rPr>
          <w:iCs/>
          <w:color w:val="000000"/>
        </w:rPr>
        <w:t>61.</w:t>
      </w:r>
      <w:r w:rsidR="0059262A">
        <w:rPr>
          <w:iCs/>
          <w:color w:val="000000"/>
        </w:rPr>
        <w:t>59</w:t>
      </w:r>
      <w:r w:rsidR="00A306E3">
        <w:rPr>
          <w:iCs/>
          <w:color w:val="000000"/>
        </w:rPr>
        <w:t>%</w:t>
      </w:r>
      <w:r w:rsidR="00B33048">
        <w:rPr>
          <w:iCs/>
          <w:color w:val="000000"/>
        </w:rPr>
        <w:t xml:space="preserve"> (I</w:t>
      </w:r>
      <w:r w:rsidR="00B33048" w:rsidRPr="008C3E70">
        <w:rPr>
          <w:iCs/>
          <w:color w:val="000000"/>
          <w:vertAlign w:val="superscript"/>
        </w:rPr>
        <w:t>2</w:t>
      </w:r>
      <w:r w:rsidR="00B33048">
        <w:rPr>
          <w:iCs/>
          <w:color w:val="000000"/>
          <w:vertAlign w:val="subscript"/>
        </w:rPr>
        <w:t>[total]</w:t>
      </w:r>
      <w:r w:rsidR="00B33048">
        <w:rPr>
          <w:iCs/>
          <w:color w:val="000000"/>
        </w:rPr>
        <w:t>=</w:t>
      </w:r>
      <w:r w:rsidR="00477F67">
        <w:rPr>
          <w:iCs/>
          <w:color w:val="000000"/>
        </w:rPr>
        <w:t>61.59</w:t>
      </w:r>
      <w:r w:rsidR="00B33048">
        <w:rPr>
          <w:iCs/>
          <w:color w:val="000000"/>
        </w:rPr>
        <w:t xml:space="preserve">), with </w:t>
      </w:r>
      <w:r w:rsidR="008E2E91">
        <w:rPr>
          <w:iCs/>
          <w:color w:val="000000"/>
        </w:rPr>
        <w:t>33.26</w:t>
      </w:r>
      <w:r w:rsidR="001F384B">
        <w:rPr>
          <w:iCs/>
          <w:color w:val="000000"/>
        </w:rPr>
        <w:t xml:space="preserve">% </w:t>
      </w:r>
      <w:r w:rsidR="00B33048">
        <w:rPr>
          <w:iCs/>
          <w:color w:val="000000"/>
        </w:rPr>
        <w:t>of variation remaining unexplained I</w:t>
      </w:r>
      <w:r w:rsidR="00B33048" w:rsidRPr="00CE6133">
        <w:rPr>
          <w:iCs/>
          <w:color w:val="000000"/>
          <w:vertAlign w:val="superscript"/>
        </w:rPr>
        <w:t>2</w:t>
      </w:r>
      <w:r w:rsidR="00B33048">
        <w:rPr>
          <w:iCs/>
          <w:color w:val="000000"/>
          <w:vertAlign w:val="subscript"/>
        </w:rPr>
        <w:t>[residuals]</w:t>
      </w:r>
      <w:r w:rsidR="00B33048">
        <w:rPr>
          <w:iCs/>
          <w:color w:val="000000"/>
        </w:rPr>
        <w:t>=</w:t>
      </w:r>
      <w:r w:rsidR="00E77B37">
        <w:rPr>
          <w:iCs/>
          <w:color w:val="000000"/>
        </w:rPr>
        <w:t>3</w:t>
      </w:r>
      <w:r w:rsidR="008E2E91">
        <w:rPr>
          <w:iCs/>
          <w:color w:val="000000"/>
        </w:rPr>
        <w:t>3.26</w:t>
      </w:r>
      <w:r w:rsidR="00B33048">
        <w:rPr>
          <w:iCs/>
          <w:color w:val="000000"/>
        </w:rPr>
        <w:t>)</w:t>
      </w:r>
      <w:r w:rsidR="001F384B">
        <w:rPr>
          <w:iCs/>
          <w:color w:val="000000"/>
        </w:rPr>
        <w:t xml:space="preserve">, indicating a moderate to high </w:t>
      </w:r>
      <w:r w:rsidR="008E5D8F">
        <w:rPr>
          <w:iCs/>
          <w:color w:val="000000"/>
        </w:rPr>
        <w:t xml:space="preserve">level of true heterogeneity in the full dataset. </w:t>
      </w:r>
      <w:r w:rsidR="00A02C71" w:rsidRPr="00A02C71">
        <w:rPr>
          <w:iCs/>
          <w:color w:val="000000"/>
        </w:rPr>
        <w:t>Across study variation accounted for 28.32% of the estimated heterogeneity</w:t>
      </w:r>
      <w:r w:rsidR="00037E3F">
        <w:rPr>
          <w:iCs/>
          <w:color w:val="000000"/>
        </w:rPr>
        <w:t xml:space="preserve"> </w:t>
      </w:r>
      <w:r w:rsidR="00A02C71" w:rsidRPr="00A02C71">
        <w:rPr>
          <w:iCs/>
          <w:color w:val="000000"/>
        </w:rPr>
        <w:t>(I2</w:t>
      </w:r>
      <w:r w:rsidR="00A02C71" w:rsidRPr="008C3E70">
        <w:rPr>
          <w:iCs/>
          <w:color w:val="000000"/>
          <w:vertAlign w:val="subscript"/>
        </w:rPr>
        <w:t>[</w:t>
      </w:r>
      <w:proofErr w:type="spellStart"/>
      <w:r w:rsidR="00A02C71" w:rsidRPr="008C3E70">
        <w:rPr>
          <w:iCs/>
          <w:color w:val="000000"/>
          <w:vertAlign w:val="subscript"/>
        </w:rPr>
        <w:t>study_ID</w:t>
      </w:r>
      <w:proofErr w:type="spellEnd"/>
      <w:r w:rsidR="00A02C71" w:rsidRPr="008C3E70">
        <w:rPr>
          <w:iCs/>
          <w:color w:val="000000"/>
          <w:vertAlign w:val="subscript"/>
        </w:rPr>
        <w:t>]</w:t>
      </w:r>
      <w:r w:rsidR="00A02C71" w:rsidRPr="00A02C71">
        <w:rPr>
          <w:iCs/>
          <w:color w:val="000000"/>
        </w:rPr>
        <w:t>=28.32)</w:t>
      </w:r>
      <w:r w:rsidR="008E2E91">
        <w:rPr>
          <w:iCs/>
          <w:color w:val="000000"/>
        </w:rPr>
        <w:t xml:space="preserve">. </w:t>
      </w:r>
      <w:r w:rsidR="00A02C71" w:rsidRPr="00A02C71">
        <w:rPr>
          <w:iCs/>
          <w:color w:val="000000"/>
        </w:rPr>
        <w:t xml:space="preserve">Neither phylogenetic relatedness or species identity accounted for any additional heterogeneity in the random effects only model, suggesting </w:t>
      </w:r>
      <w:r w:rsidR="00037E3F">
        <w:rPr>
          <w:iCs/>
          <w:color w:val="000000"/>
        </w:rPr>
        <w:t xml:space="preserve">both </w:t>
      </w:r>
      <w:r w:rsidR="00A02C71">
        <w:t>residual variation unexplained by the random effects</w:t>
      </w:r>
      <w:r w:rsidR="00037E3F">
        <w:t>,</w:t>
      </w:r>
      <w:r w:rsidR="00A02C71">
        <w:t xml:space="preserve"> and</w:t>
      </w:r>
      <w:r w:rsidR="00A02C71" w:rsidRPr="00A02C71">
        <w:rPr>
          <w:iCs/>
          <w:color w:val="000000"/>
        </w:rPr>
        <w:t xml:space="preserve"> limited evolutionary or intraspecific structuring in effect sizes.</w:t>
      </w:r>
    </w:p>
    <w:p w14:paraId="3E288DC1" w14:textId="6024F8F4" w:rsidR="0031615A" w:rsidRPr="008C3E70" w:rsidRDefault="00FA6A4A" w:rsidP="00294A0A">
      <w:r>
        <w:t xml:space="preserve">To </w:t>
      </w:r>
      <w:r w:rsidR="000822C3">
        <w:t>test</w:t>
      </w:r>
      <w:r>
        <w:t xml:space="preserve"> </w:t>
      </w:r>
      <w:r w:rsidR="007A4DC4">
        <w:t xml:space="preserve">for </w:t>
      </w:r>
      <w:r>
        <w:t>publication bias</w:t>
      </w:r>
      <w:r w:rsidR="00FF7E7F">
        <w:t xml:space="preserve"> resulting from </w:t>
      </w:r>
      <w:r w:rsidR="00920404">
        <w:t xml:space="preserve">biases in </w:t>
      </w:r>
      <w:r w:rsidR="001B7CB2">
        <w:t>outcome reporting</w:t>
      </w:r>
      <w:r>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B508EC">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Evolution&lt;/secondary-title&gt;&lt;/titles&gt;&lt;periodical&gt;&lt;full-title&gt;Methods in Ecology and Evolution&lt;/full-title&gt;&lt;/periodical&gt;&lt;pages&gt;4-21&lt;/pages&gt;&lt;volume&gt;13&lt;/volume&gt;&lt;number&gt;1&lt;/number&gt;&lt;keywords&gt;&lt;keyword&gt;decline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390563">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Methods&lt;/secondary-title&gt;&lt;/titles&gt;&lt;periodical&gt;&lt;full-title&gt;Research Synthesis Methods&lt;/full-title&gt;&lt;/periodical&gt;&lt;pages&gt;112-125&lt;/pages&gt;&lt;volume&gt;1&lt;/volume&gt;&lt;number&gt;2&lt;/number&gt;&lt;keywords&gt;&lt;keyword&gt;meta-analysis&lt;/keyword&gt;&lt;keyword&gt;outliers&lt;/keyword&gt;&lt;keyword&gt;influence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p>
    <w:p w14:paraId="6D8CC181" w14:textId="533E11E5" w:rsidR="00DF6786" w:rsidRDefault="00DF6786" w:rsidP="00294A0A">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w:t>
      </w:r>
      <w:commentRangeStart w:id="135"/>
      <w:r w:rsidRPr="00E913DE">
        <w:t>0778</w:t>
      </w:r>
      <w:commentRangeEnd w:id="135"/>
      <w:r w:rsidR="00721F34">
        <w:rPr>
          <w:rStyle w:val="CommentReference"/>
        </w:rPr>
        <w:commentReference w:id="135"/>
      </w:r>
      <w:r>
        <w:t>,</w:t>
      </w:r>
      <w:r w:rsidRPr="00E913DE">
        <w:t xml:space="preserve"> </w:t>
      </w:r>
      <w:r>
        <w:t>[</w:t>
      </w:r>
      <w:r w:rsidRPr="00E913DE">
        <w:t>-0.2204, 0.0648</w:t>
      </w:r>
      <w:r>
        <w:t>], p =</w:t>
      </w:r>
      <w:r w:rsidRPr="000222CC">
        <w:t xml:space="preserve"> 0.282</w:t>
      </w:r>
      <w:r>
        <w:t>). We found a significant decline effect in the dataset (</w:t>
      </w:r>
      <w:r w:rsidRPr="00570391">
        <w:t xml:space="preserve">β </w:t>
      </w:r>
      <w:r>
        <w:t xml:space="preserve">= -0.0227, [-0.0433, -0.002], p = </w:t>
      </w:r>
      <w:r w:rsidRPr="00D51D30">
        <w:t>0.0317</w:t>
      </w:r>
      <w:r>
        <w:t xml:space="preserve">), with the magnitude of effect sizes declining over time </w:t>
      </w:r>
      <w:r w:rsidRPr="00996C69">
        <w:rPr>
          <w:highlight w:val="yellow"/>
        </w:rPr>
        <w:t>(</w:t>
      </w:r>
      <w:commentRangeStart w:id="136"/>
      <w:commentRangeStart w:id="137"/>
      <w:r w:rsidR="003644F7">
        <w:rPr>
          <w:highlight w:val="yellow"/>
        </w:rPr>
        <w:t xml:space="preserve">Figure </w:t>
      </w:r>
      <w:commentRangeEnd w:id="136"/>
      <w:r w:rsidR="00721F34">
        <w:rPr>
          <w:rStyle w:val="CommentReference"/>
        </w:rPr>
        <w:commentReference w:id="136"/>
      </w:r>
      <w:commentRangeEnd w:id="137"/>
      <w:r w:rsidR="0037141A">
        <w:rPr>
          <w:rStyle w:val="CommentReference"/>
        </w:rPr>
        <w:commentReference w:id="137"/>
      </w:r>
      <w:r w:rsidR="003644F7">
        <w:rPr>
          <w:highlight w:val="yellow"/>
        </w:rPr>
        <w:t>1</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w:t>
      </w:r>
      <w:r w:rsidR="009922B0" w:rsidRPr="008C3E70">
        <w:t>Supplementary</w:t>
      </w:r>
      <w:r w:rsidR="001F2D72" w:rsidRPr="008C3E70">
        <w:t xml:space="preserve"> Information 2, Figure S2.3</w:t>
      </w:r>
      <w:r w:rsidRPr="008C3E70">
        <w:t>).</w:t>
      </w:r>
      <w:ins w:id="138" w:author="Wooster, Eamonn" w:date="2025-10-13T14:29:00Z" w16du:dateUtc="2025-10-13T03:29:00Z">
        <w:r w:rsidR="001729D4">
          <w:t xml:space="preserve"> Publication bias testing was d</w:t>
        </w:r>
      </w:ins>
      <w:ins w:id="139" w:author="Wooster, Eamonn" w:date="2025-10-13T14:30:00Z" w16du:dateUtc="2025-10-13T03:30:00Z">
        <w:r w:rsidR="001729D4">
          <w:t xml:space="preserve">one by </w:t>
        </w:r>
        <w:r w:rsidR="001729D4">
          <w:t>C.M</w:t>
        </w:r>
        <w:r w:rsidR="001729D4">
          <w:t xml:space="preserve"> and</w:t>
        </w:r>
        <w:r w:rsidR="001729D4">
          <w:t xml:space="preserve"> E.I.F.W</w:t>
        </w:r>
        <w:r w:rsidR="001729D4">
          <w:t>.</w:t>
        </w:r>
      </w:ins>
    </w:p>
    <w:p w14:paraId="4512C9E6" w14:textId="07C51DDE" w:rsidR="00B44E59" w:rsidRDefault="00DF6786" w:rsidP="00294A0A">
      <w:r w:rsidRPr="003A66C6">
        <w:rPr>
          <w:noProof/>
        </w:rPr>
        <w:lastRenderedPageBreak/>
        <w:drawing>
          <wp:inline distT="0" distB="0" distL="0" distR="0" wp14:anchorId="2B05FA9F" wp14:editId="1F6C63F4">
            <wp:extent cx="5731510" cy="2819400"/>
            <wp:effectExtent l="0" t="0" r="2540" b="0"/>
            <wp:docPr id="202463417"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10"/>
                    <a:stretch>
                      <a:fillRect/>
                    </a:stretch>
                  </pic:blipFill>
                  <pic:spPr>
                    <a:xfrm>
                      <a:off x="0" y="0"/>
                      <a:ext cx="5731510" cy="2819400"/>
                    </a:xfrm>
                    <a:prstGeom prst="rect">
                      <a:avLst/>
                    </a:prstGeom>
                  </pic:spPr>
                </pic:pic>
              </a:graphicData>
            </a:graphic>
          </wp:inline>
        </w:drawing>
      </w:r>
    </w:p>
    <w:p w14:paraId="7F47D1EC" w14:textId="0CEFE209" w:rsidR="00493CB9" w:rsidRPr="008E2E91" w:rsidRDefault="00493CB9" w:rsidP="008C3E70">
      <w:pPr>
        <w:pStyle w:val="MSCaption"/>
      </w:pPr>
      <w:r w:rsidRPr="008C3E70">
        <w:rPr>
          <w:b/>
          <w:highlight w:val="yellow"/>
        </w:rPr>
        <w:t xml:space="preserve">Figure </w:t>
      </w:r>
      <w:r w:rsidR="003644F7">
        <w:rPr>
          <w:b/>
        </w:rPr>
        <w:t>1</w:t>
      </w:r>
      <w:r w:rsidRPr="008E2E91">
        <w:rPr>
          <w:b/>
        </w:rPr>
        <w:t>:</w:t>
      </w:r>
      <w:r w:rsidRPr="008C3E70">
        <w:t xml:space="preserve"> Meta-regression of effect sizes against publication year. </w:t>
      </w:r>
      <w:r w:rsidRPr="008E2E91">
        <w:t xml:space="preserve">Each point represents an induvial effect size (k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Systematic review</w:t>
      </w:r>
    </w:p>
    <w:p w14:paraId="4578B7B7" w14:textId="25D3BF24" w:rsidR="0096279E" w:rsidRDefault="00C2768E" w:rsidP="00294A0A">
      <w:pPr>
        <w:rPr>
          <w:lang w:val="en-US"/>
        </w:rPr>
      </w:pPr>
      <w:r>
        <w:t xml:space="preserve">Our systematic review returned </w:t>
      </w:r>
      <w:r w:rsidR="005F2B8A" w:rsidRPr="005F2B8A">
        <w:rPr>
          <w:lang w:val="en-US"/>
        </w:rPr>
        <w:t>52</w:t>
      </w:r>
      <w:r w:rsidR="00F37D6F">
        <w:rPr>
          <w:lang w:val="en-US"/>
        </w:rPr>
        <w:t>3</w:t>
      </w:r>
      <w:r w:rsidR="005F2B8A" w:rsidRPr="005F2B8A">
        <w:rPr>
          <w:lang w:val="en-US"/>
        </w:rPr>
        <w:t>1 records after duplicate removal</w:t>
      </w:r>
      <w:r w:rsidR="001919F5">
        <w:rPr>
          <w:lang w:val="en-US"/>
        </w:rPr>
        <w:t>. Following screening</w:t>
      </w:r>
      <w:r w:rsidR="003B6CFA">
        <w:rPr>
          <w:lang w:val="en-US"/>
        </w:rPr>
        <w:t xml:space="preserve">, 84 studies met the </w:t>
      </w:r>
      <w:r w:rsidR="00022D11">
        <w:rPr>
          <w:lang w:val="en-US"/>
        </w:rPr>
        <w:t>review eligibility</w:t>
      </w:r>
      <w:r w:rsidR="003B6CFA">
        <w:rPr>
          <w:lang w:val="en-US"/>
        </w:rPr>
        <w:t xml:space="preserve"> criteria.</w:t>
      </w:r>
      <w:r w:rsidR="00B45AD3">
        <w:rPr>
          <w:lang w:val="en-US"/>
        </w:rPr>
        <w:t xml:space="preserve"> The</w:t>
      </w:r>
      <w:r w:rsidR="009A0735">
        <w:rPr>
          <w:lang w:val="en-US"/>
        </w:rPr>
        <w:t>se</w:t>
      </w:r>
      <w:r w:rsidR="00B45AD3">
        <w:rPr>
          <w:lang w:val="en-US"/>
        </w:rPr>
        <w:t xml:space="preserve"> studies were conducted in 12 countries</w:t>
      </w:r>
      <w:r w:rsidR="00DF73D3">
        <w:rPr>
          <w:lang w:val="en-US"/>
        </w:rPr>
        <w:t xml:space="preserve">, across </w:t>
      </w:r>
      <w:r w:rsidR="00F82765">
        <w:rPr>
          <w:lang w:val="en-US"/>
        </w:rPr>
        <w:t>six</w:t>
      </w:r>
      <w:r w:rsidR="00DF73D3">
        <w:rPr>
          <w:lang w:val="en-US"/>
        </w:rPr>
        <w:t xml:space="preserve"> continents</w:t>
      </w:r>
      <w:r w:rsidR="00285A77">
        <w:rPr>
          <w:lang w:val="en-US"/>
        </w:rPr>
        <w:t xml:space="preserve"> </w:t>
      </w:r>
      <w:r w:rsidR="00285A77" w:rsidRPr="00777766">
        <w:rPr>
          <w:highlight w:val="yellow"/>
          <w:lang w:val="en-US"/>
        </w:rPr>
        <w:t>(</w:t>
      </w:r>
      <w:r w:rsidR="00A830D9">
        <w:rPr>
          <w:highlight w:val="yellow"/>
          <w:lang w:val="en-US"/>
        </w:rPr>
        <w:t xml:space="preserve">Figure </w:t>
      </w:r>
      <w:r w:rsidR="00295B15">
        <w:rPr>
          <w:highlight w:val="yellow"/>
          <w:lang w:val="en-US"/>
        </w:rPr>
        <w:t>2</w:t>
      </w:r>
      <w:r w:rsidR="00285A77" w:rsidRPr="00777766">
        <w:rPr>
          <w:highlight w:val="yellow"/>
          <w:lang w:val="en-US"/>
        </w:rPr>
        <w:t>)</w:t>
      </w:r>
      <w:r w:rsidR="004D3772" w:rsidRPr="00777766">
        <w:rPr>
          <w:highlight w:val="yellow"/>
          <w:lang w:val="en-US"/>
        </w:rPr>
        <w:t>.</w:t>
      </w:r>
      <w:r w:rsidR="004D3772">
        <w:rPr>
          <w:lang w:val="en-US"/>
        </w:rPr>
        <w:t xml:space="preserve"> M</w:t>
      </w:r>
      <w:r w:rsidR="00B23B64">
        <w:rPr>
          <w:lang w:val="en-US"/>
        </w:rPr>
        <w:t xml:space="preserve">ost studies </w:t>
      </w:r>
      <w:r w:rsidR="00285A77">
        <w:rPr>
          <w:lang w:val="en-US"/>
        </w:rPr>
        <w:t xml:space="preserve">occurred </w:t>
      </w:r>
      <w:r w:rsidR="00B23B64">
        <w:rPr>
          <w:lang w:val="en-US"/>
        </w:rPr>
        <w:t xml:space="preserve">in North </w:t>
      </w:r>
      <w:r w:rsidR="00FB228C">
        <w:rPr>
          <w:lang w:val="en-US"/>
        </w:rPr>
        <w:t>America</w:t>
      </w:r>
      <w:r w:rsidR="00B23B64">
        <w:rPr>
          <w:lang w:val="en-US"/>
        </w:rPr>
        <w:t xml:space="preserve"> </w:t>
      </w:r>
      <w:r w:rsidR="00BD1264">
        <w:rPr>
          <w:lang w:val="en-US"/>
        </w:rPr>
        <w:t>(</w:t>
      </w:r>
      <w:r w:rsidR="00794486">
        <w:rPr>
          <w:lang w:val="en-US"/>
        </w:rPr>
        <w:t>60.7 %)</w:t>
      </w:r>
      <w:r w:rsidR="00285A77">
        <w:rPr>
          <w:lang w:val="en-US"/>
        </w:rPr>
        <w:t xml:space="preserve">, followed by </w:t>
      </w:r>
      <w:r w:rsidR="00DF73D3">
        <w:rPr>
          <w:lang w:val="en-US"/>
        </w:rPr>
        <w:t>Oceania</w:t>
      </w:r>
      <w:r w:rsidR="00794486">
        <w:rPr>
          <w:lang w:val="en-US"/>
        </w:rPr>
        <w:t xml:space="preserve"> (20.2%)</w:t>
      </w:r>
      <w:r w:rsidR="00FB228C">
        <w:rPr>
          <w:lang w:val="en-US"/>
        </w:rPr>
        <w:t>.</w:t>
      </w:r>
      <w:r w:rsidR="00EC2609">
        <w:rPr>
          <w:lang w:val="en-US"/>
        </w:rPr>
        <w:t xml:space="preserve"> </w:t>
      </w:r>
      <w:r w:rsidR="00285A77">
        <w:rPr>
          <w:lang w:val="en-US"/>
        </w:rPr>
        <w:t>The</w:t>
      </w:r>
      <w:r w:rsidR="009A0735">
        <w:rPr>
          <w:lang w:val="en-US"/>
        </w:rPr>
        <w:t xml:space="preserve"> </w:t>
      </w:r>
      <w:r w:rsidR="00285A77">
        <w:rPr>
          <w:lang w:val="en-US"/>
        </w:rPr>
        <w:t xml:space="preserve">United States of America accounted for </w:t>
      </w:r>
      <w:r w:rsidR="00E72D9E">
        <w:rPr>
          <w:lang w:val="en-US"/>
        </w:rPr>
        <w:t>90.2% of studies in North America, with the remaining studies from Canada.</w:t>
      </w:r>
      <w:r w:rsidR="002C63AE">
        <w:rPr>
          <w:lang w:val="en-US"/>
        </w:rPr>
        <w:t xml:space="preserve"> In Africa, 71.4% of studies </w:t>
      </w:r>
      <w:r w:rsidR="00FE0505">
        <w:rPr>
          <w:lang w:val="en-US"/>
        </w:rPr>
        <w:t>were conducted in South Africa, with a single study from</w:t>
      </w:r>
      <w:r w:rsidR="00777766">
        <w:rPr>
          <w:lang w:val="en-US"/>
        </w:rPr>
        <w:t xml:space="preserve"> each</w:t>
      </w:r>
      <w:r w:rsidR="00FE0505">
        <w:rPr>
          <w:lang w:val="en-US"/>
        </w:rPr>
        <w:t xml:space="preserve"> </w:t>
      </w:r>
      <w:r w:rsidR="00EC2609">
        <w:rPr>
          <w:lang w:val="en-US"/>
        </w:rPr>
        <w:t xml:space="preserve">Kenya and Uganda. </w:t>
      </w:r>
      <w:r w:rsidR="005C4170">
        <w:rPr>
          <w:lang w:val="en-US"/>
        </w:rPr>
        <w:t>The South American continent was represented by a single study conducted in Para</w:t>
      </w:r>
      <w:r w:rsidR="00156743">
        <w:rPr>
          <w:lang w:val="en-US"/>
        </w:rPr>
        <w:t xml:space="preserve">guay. Sixty percent of studies in Asia were attributed to studies in Indonesia. </w:t>
      </w:r>
      <w:r w:rsidR="009A0735">
        <w:rPr>
          <w:lang w:val="en-US"/>
        </w:rPr>
        <w:t xml:space="preserve">Three studies were from Europe, </w:t>
      </w:r>
      <w:r w:rsidR="00777766">
        <w:rPr>
          <w:lang w:val="en-US"/>
        </w:rPr>
        <w:t>two</w:t>
      </w:r>
      <w:r w:rsidR="009A0735">
        <w:rPr>
          <w:lang w:val="en-US"/>
        </w:rPr>
        <w:t xml:space="preserve"> from Spain and </w:t>
      </w:r>
      <w:r w:rsidR="00777766">
        <w:rPr>
          <w:lang w:val="en-US"/>
        </w:rPr>
        <w:t>one</w:t>
      </w:r>
      <w:r w:rsidR="009A0735">
        <w:rPr>
          <w:lang w:val="en-US"/>
        </w:rPr>
        <w:t xml:space="preserve"> from </w:t>
      </w:r>
      <w:r w:rsidR="002C1142">
        <w:rPr>
          <w:lang w:val="en-US"/>
        </w:rPr>
        <w:t>Portugal</w:t>
      </w:r>
      <w:r w:rsidR="009A0735">
        <w:rPr>
          <w:lang w:val="en-US"/>
        </w:rPr>
        <w:t xml:space="preserve">. </w:t>
      </w:r>
      <w:r w:rsidR="002E3A9A">
        <w:rPr>
          <w:lang w:val="en-US"/>
        </w:rPr>
        <w:t xml:space="preserve">There was a trend of research effort increasing with time, with only </w:t>
      </w:r>
      <w:r w:rsidR="00F82765">
        <w:rPr>
          <w:lang w:val="en-US"/>
        </w:rPr>
        <w:t>nine</w:t>
      </w:r>
      <w:r w:rsidR="002E3A9A">
        <w:rPr>
          <w:lang w:val="en-US"/>
        </w:rPr>
        <w:t xml:space="preserve"> of the 84 studies published prior to 2000 (</w:t>
      </w:r>
      <w:r w:rsidR="00355E88">
        <w:rPr>
          <w:lang w:val="en-US"/>
        </w:rPr>
        <w:t>Supplementary Information</w:t>
      </w:r>
      <w:r w:rsidR="00310CEE">
        <w:rPr>
          <w:lang w:val="en-US"/>
        </w:rPr>
        <w:t xml:space="preserve"> 3</w:t>
      </w:r>
      <w:r w:rsidR="00355E88">
        <w:rPr>
          <w:lang w:val="en-US"/>
        </w:rPr>
        <w:t>, Figure S3.1</w:t>
      </w:r>
      <w:r w:rsidR="002E3A9A">
        <w:rPr>
          <w:lang w:val="en-US"/>
        </w:rPr>
        <w:t xml:space="preserve">). </w:t>
      </w:r>
      <w:proofErr w:type="gramStart"/>
      <w:r w:rsidR="002E3A9A">
        <w:rPr>
          <w:lang w:val="en-US"/>
        </w:rPr>
        <w:t>The majority of</w:t>
      </w:r>
      <w:proofErr w:type="gramEnd"/>
      <w:r w:rsidR="002E3A9A">
        <w:rPr>
          <w:lang w:val="en-US"/>
        </w:rPr>
        <w:t xml:space="preserve"> studies (48.8%) were published between 2010 and 2019. </w:t>
      </w:r>
    </w:p>
    <w:p w14:paraId="62358331" w14:textId="56AD590A" w:rsidR="00900C02" w:rsidRDefault="006E0860" w:rsidP="00294A0A">
      <w:pPr>
        <w:rPr>
          <w:lang w:val="en-US"/>
        </w:rPr>
      </w:pPr>
      <w:commentRangeStart w:id="140"/>
      <w:commentRangeStart w:id="141"/>
      <w:commentRangeEnd w:id="140"/>
      <w:r>
        <w:rPr>
          <w:rStyle w:val="CommentReference"/>
        </w:rPr>
        <w:lastRenderedPageBreak/>
        <w:commentReference w:id="140"/>
      </w:r>
      <w:commentRangeEnd w:id="141"/>
      <w:r w:rsidR="00DD4C66">
        <w:rPr>
          <w:rStyle w:val="CommentReference"/>
        </w:rPr>
        <w:commentReference w:id="141"/>
      </w:r>
      <w:r w:rsidR="00CE1C58" w:rsidRPr="00CE1C58">
        <w:rPr>
          <w:noProof/>
          <w:lang w:val="en-US"/>
        </w:rPr>
        <w:drawing>
          <wp:inline distT="0" distB="0" distL="0" distR="0" wp14:anchorId="533DBDE8" wp14:editId="4E916C94">
            <wp:extent cx="5731510" cy="2789555"/>
            <wp:effectExtent l="0" t="0" r="2540" b="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
                    <pic:cNvPicPr/>
                  </pic:nvPicPr>
                  <pic:blipFill>
                    <a:blip r:embed="rId11"/>
                    <a:stretch>
                      <a:fillRect/>
                    </a:stretch>
                  </pic:blipFill>
                  <pic:spPr>
                    <a:xfrm>
                      <a:off x="0" y="0"/>
                      <a:ext cx="5731510" cy="2789555"/>
                    </a:xfrm>
                    <a:prstGeom prst="rect">
                      <a:avLst/>
                    </a:prstGeom>
                  </pic:spPr>
                </pic:pic>
              </a:graphicData>
            </a:graphic>
          </wp:inline>
        </w:drawing>
      </w:r>
    </w:p>
    <w:p w14:paraId="10C08EAB" w14:textId="4D4B8BC0" w:rsidR="00F42D1F" w:rsidRPr="00F42D1F" w:rsidRDefault="00F42D1F" w:rsidP="008C3E70">
      <w:pPr>
        <w:pStyle w:val="MSCaption"/>
        <w:rPr>
          <w:lang w:val="en-US"/>
        </w:rPr>
      </w:pPr>
      <w:commentRangeStart w:id="142"/>
      <w:r w:rsidRPr="008C3E70">
        <w:rPr>
          <w:b/>
          <w:bCs w:val="0"/>
          <w:lang w:val="en-US"/>
        </w:rPr>
        <w:t xml:space="preserve">Figure </w:t>
      </w:r>
      <w:commentRangeEnd w:id="142"/>
      <w:r w:rsidR="00543EA8">
        <w:rPr>
          <w:rStyle w:val="CommentReference"/>
          <w:bCs w:val="0"/>
        </w:rPr>
        <w:commentReference w:id="142"/>
      </w:r>
      <w:r w:rsidR="00295B15">
        <w:rPr>
          <w:b/>
          <w:bCs w:val="0"/>
          <w:lang w:val="en-US"/>
        </w:rPr>
        <w:t>2</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26E563E1"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143"/>
      <w:r>
        <w:rPr>
          <w:lang w:val="en-US"/>
        </w:rPr>
        <w:t xml:space="preserve">185 </w:t>
      </w:r>
      <w:commentRangeEnd w:id="143"/>
      <w:r w:rsidR="0043008D">
        <w:rPr>
          <w:rStyle w:val="CommentReference"/>
        </w:rPr>
        <w:commentReference w:id="143"/>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52A81">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Ecology&lt;/secondary-title&gt;&lt;/titles&gt;&lt;periodical&gt;&lt;full-title&gt;Fire Ecology&lt;/full-title&gt;&lt;/periodical&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52A81">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3D381017" w14:textId="53870480" w:rsidR="00FD5B28" w:rsidRDefault="008D6AA9" w:rsidP="00294A0A">
      <w:r>
        <w:rPr>
          <w:lang w:val="en-US"/>
        </w:rPr>
        <w:t xml:space="preserve">Twelve </w:t>
      </w:r>
      <w:r w:rsidR="00AD6572">
        <w:rPr>
          <w:lang w:val="en-US"/>
        </w:rPr>
        <w:t xml:space="preserve">biomes were represented in the 185 cases </w:t>
      </w:r>
      <w:r w:rsidR="00AD6572" w:rsidRPr="008C3E70">
        <w:rPr>
          <w:lang w:val="en-US"/>
        </w:rPr>
        <w:t>(</w:t>
      </w:r>
      <w:r w:rsidR="00534D81" w:rsidRPr="008C3E70">
        <w:rPr>
          <w:lang w:val="en-US"/>
        </w:rPr>
        <w:t>Supplementary Information</w:t>
      </w:r>
      <w:r w:rsidR="00355E88" w:rsidRPr="008C3E70">
        <w:rPr>
          <w:lang w:val="en-US"/>
        </w:rPr>
        <w:t xml:space="preserve"> 3</w:t>
      </w:r>
      <w:r w:rsidR="00534D81" w:rsidRPr="008C3E70">
        <w:rPr>
          <w:lang w:val="en-US"/>
        </w:rPr>
        <w:t xml:space="preserve">, Figure </w:t>
      </w:r>
      <w:r w:rsidR="00355E88" w:rsidRPr="008C3E70">
        <w:rPr>
          <w:lang w:val="en-US"/>
        </w:rPr>
        <w:t>S3.2</w:t>
      </w:r>
      <w:r w:rsidR="00AD6572" w:rsidRPr="008C3E70">
        <w:rPr>
          <w:lang w:val="en-US"/>
        </w:rPr>
        <w:t>).</w:t>
      </w:r>
      <w:r w:rsidR="00AD6572">
        <w:rPr>
          <w:lang w:val="en-US"/>
        </w:rPr>
        <w:t xml:space="preserve"> </w:t>
      </w:r>
      <w:r w:rsidR="00304D2F">
        <w:rPr>
          <w:lang w:val="en-US"/>
        </w:rPr>
        <w:t xml:space="preserve">Most research occurred in temperate biomes, with 20% </w:t>
      </w:r>
      <w:r w:rsidR="00792F76">
        <w:rPr>
          <w:lang w:val="en-US"/>
        </w:rPr>
        <w:t xml:space="preserve">of cases </w:t>
      </w:r>
      <w:r w:rsidR="00E42D21">
        <w:rPr>
          <w:lang w:val="en-US"/>
        </w:rPr>
        <w:t xml:space="preserve">in </w:t>
      </w:r>
      <w:r w:rsidR="00AD6572">
        <w:rPr>
          <w:lang w:val="en-US"/>
        </w:rPr>
        <w:t>Tem</w:t>
      </w:r>
      <w:r w:rsidR="00891A84">
        <w:rPr>
          <w:lang w:val="en-US"/>
        </w:rPr>
        <w:t xml:space="preserve">perate broadleaf and mixed </w:t>
      </w:r>
      <w:r w:rsidR="00E42D21">
        <w:rPr>
          <w:lang w:val="en-US"/>
        </w:rPr>
        <w:t>forests,</w:t>
      </w:r>
      <w:r w:rsidR="00042F96">
        <w:rPr>
          <w:lang w:val="en-US"/>
        </w:rPr>
        <w:t xml:space="preserve"> 26% in </w:t>
      </w:r>
      <w:r w:rsidR="00E734F6" w:rsidRPr="00E734F6">
        <w:t xml:space="preserve">Mediterranean forests, </w:t>
      </w:r>
      <w:r w:rsidR="00ED6E51" w:rsidRPr="00E734F6">
        <w:t>woodlands,</w:t>
      </w:r>
      <w:r w:rsidR="00ED6E51">
        <w:t xml:space="preserve"> and</w:t>
      </w:r>
      <w:r w:rsidR="00E734F6" w:rsidRPr="00E734F6">
        <w:t xml:space="preserve"> scrub</w:t>
      </w:r>
      <w:r w:rsidR="00ED6E51">
        <w:t>,</w:t>
      </w:r>
      <w:r w:rsidR="00E734F6" w:rsidRPr="00E734F6">
        <w:t xml:space="preserve"> or sclerophyll forests</w:t>
      </w:r>
      <w:r w:rsidR="00A951F4">
        <w:t>,</w:t>
      </w:r>
      <w:r w:rsidR="00E734F6">
        <w:t xml:space="preserve"> and 25% in </w:t>
      </w:r>
      <w:r w:rsidR="00A951F4" w:rsidRPr="00A951F4">
        <w:t>Temperate coniferous forests</w:t>
      </w:r>
      <w:r w:rsidR="00A951F4">
        <w:t>.</w:t>
      </w:r>
      <w:r w:rsidR="00110C72" w:rsidRPr="00110C72">
        <w:rPr>
          <w:lang w:val="en-US"/>
        </w:rPr>
        <w:t xml:space="preserve"> </w:t>
      </w:r>
      <w:r w:rsidR="00422066">
        <w:rPr>
          <w:lang w:val="en-US"/>
        </w:rPr>
        <w:t xml:space="preserve">Approximately half (49.7%) of cases examined the effect of wildfire on movement, while 34.1% assessed the effect of planned burns. The type of fire evaluated was unclear for 9.2% of observations, and 7% considered the combined effect of wildfire and planned burns. </w:t>
      </w:r>
      <w:r w:rsidR="00110C72">
        <w:rPr>
          <w:lang w:val="en-US"/>
        </w:rPr>
        <w:t xml:space="preserve">Within the Temperate broadleaf and mixed forests biome, </w:t>
      </w:r>
      <w:r w:rsidR="00BC7F4C">
        <w:rPr>
          <w:lang w:val="en-US"/>
        </w:rPr>
        <w:t>over half of cases</w:t>
      </w:r>
      <w:r w:rsidR="00422066">
        <w:rPr>
          <w:lang w:val="en-US"/>
        </w:rPr>
        <w:t xml:space="preserve"> examined the effect of planned fire.</w:t>
      </w:r>
      <w:r w:rsidR="00BC7F4C">
        <w:rPr>
          <w:lang w:val="en-US"/>
        </w:rPr>
        <w:t xml:space="preserve"> </w:t>
      </w:r>
      <w:r w:rsidR="00422066">
        <w:rPr>
          <w:lang w:val="en-US"/>
        </w:rPr>
        <w:lastRenderedPageBreak/>
        <w:t xml:space="preserve">Conversely, over half of all cases in </w:t>
      </w:r>
      <w:r w:rsidR="00422066" w:rsidRPr="00E734F6">
        <w:t>Mediterranean forests, woodlands, and scrub or sclerophyll forests</w:t>
      </w:r>
      <w:r w:rsidR="00422066">
        <w:t xml:space="preserve"> investigated how wildfire affected movement.</w:t>
      </w:r>
      <w:commentRangeStart w:id="144"/>
      <w:commentRangeEnd w:id="144"/>
      <w:r w:rsidR="006E0860">
        <w:rPr>
          <w:rStyle w:val="CommentReference"/>
        </w:rPr>
        <w:commentReference w:id="144"/>
      </w:r>
    </w:p>
    <w:p w14:paraId="55E95D5B" w14:textId="1EED74F7" w:rsidR="00B44051" w:rsidRDefault="00D05B53" w:rsidP="00294A0A">
      <w:r>
        <w:t xml:space="preserve">The movement response of 73 taxa across </w:t>
      </w:r>
      <w:r w:rsidR="00884DEC">
        <w:t xml:space="preserve">23 orders and </w:t>
      </w:r>
      <w:r w:rsidR="00F82765">
        <w:t>four</w:t>
      </w:r>
      <w:r w:rsidR="00884DEC">
        <w:t xml:space="preserve"> classes were examined</w:t>
      </w:r>
      <w:r w:rsidR="002A5518">
        <w:t>.</w:t>
      </w:r>
      <w:r w:rsidR="0082034C">
        <w:t xml:space="preserve"> </w:t>
      </w:r>
      <w:r w:rsidR="00884DEC">
        <w:t>Most taxa were within the Mammalia class</w:t>
      </w:r>
      <w:r w:rsidR="009630E2">
        <w:t xml:space="preserve"> (65.9%), followed by Aves (18.9%), Reptilia (13%) and Amp</w:t>
      </w:r>
      <w:r w:rsidR="0082034C">
        <w:t>hibia (2.2%).</w:t>
      </w:r>
      <w:r w:rsidR="009630E2">
        <w:t xml:space="preserve"> </w:t>
      </w:r>
      <w:r w:rsidR="002A5518">
        <w:t xml:space="preserve">When considering cases by order, </w:t>
      </w:r>
      <w:r w:rsidR="00D96A37">
        <w:t>Artiodactyla</w:t>
      </w:r>
      <w:r w:rsidR="002424BC">
        <w:t xml:space="preserve"> (even toed undulates, 23.8%) </w:t>
      </w:r>
      <w:r w:rsidR="00D96A37">
        <w:t xml:space="preserve">and Rodentia </w:t>
      </w:r>
      <w:r w:rsidR="002424BC">
        <w:t>(14.1%)</w:t>
      </w:r>
      <w:r w:rsidR="002A5518">
        <w:t xml:space="preserve"> were the most frequently studied </w:t>
      </w:r>
      <w:r w:rsidR="002A5518" w:rsidRPr="008C3E70">
        <w:t>(</w:t>
      </w:r>
      <w:r w:rsidR="00310CEE" w:rsidRPr="008C3E70">
        <w:t>Supplementary Information 3, Figure S</w:t>
      </w:r>
      <w:r w:rsidR="00A960B8" w:rsidRPr="008C3E70">
        <w:t>3.3</w:t>
      </w:r>
      <w:r w:rsidR="002A5518" w:rsidRPr="008C3E70">
        <w:t>)</w:t>
      </w:r>
      <w:r w:rsidR="002A5518" w:rsidRPr="00A960B8">
        <w:t>.</w:t>
      </w:r>
      <w:r w:rsidR="00613BF9">
        <w:t xml:space="preserve"> </w:t>
      </w:r>
      <w:r w:rsidR="000A01B0">
        <w:t xml:space="preserve">The orders </w:t>
      </w:r>
      <w:r w:rsidR="00613BF9" w:rsidRPr="00613BF9">
        <w:t>Accipitriformes</w:t>
      </w:r>
      <w:r w:rsidR="00613BF9">
        <w:t xml:space="preserve">, </w:t>
      </w:r>
      <w:r w:rsidR="008B6A69" w:rsidRPr="008B6A69">
        <w:t>Caprimulgiformes</w:t>
      </w:r>
      <w:r w:rsidR="008B6A69">
        <w:t xml:space="preserve">, Piciformes and </w:t>
      </w:r>
      <w:proofErr w:type="spellStart"/>
      <w:r w:rsidR="008B6A69">
        <w:t>Dasyur</w:t>
      </w:r>
      <w:r w:rsidR="000A01B0">
        <w:t>omorphia</w:t>
      </w:r>
      <w:proofErr w:type="spellEnd"/>
      <w:r w:rsidR="000A01B0">
        <w:t xml:space="preserve"> were all represented by a single case. </w:t>
      </w:r>
      <w:r w:rsidR="00655559">
        <w:t xml:space="preserve">Within </w:t>
      </w:r>
      <w:r w:rsidR="003560A6">
        <w:t>Aves, Galliformes w</w:t>
      </w:r>
      <w:r w:rsidR="00CF2F93">
        <w:t xml:space="preserve">as </w:t>
      </w:r>
      <w:r w:rsidR="003560A6">
        <w:t>the most frequently studied</w:t>
      </w:r>
      <w:r w:rsidR="00CF2F93">
        <w:t xml:space="preserve"> order. Testudines was the most frequently studied order within Reptilia. The most frequently studie</w:t>
      </w:r>
      <w:r w:rsidR="00732AD5">
        <w:t xml:space="preserve">d species was </w:t>
      </w:r>
      <w:r w:rsidR="00FD5B28">
        <w:t>w</w:t>
      </w:r>
      <w:r w:rsidR="00B82504" w:rsidRPr="00B82504">
        <w:t>hite-tailed deer</w:t>
      </w:r>
      <w:r w:rsidR="00B82504" w:rsidRPr="00B82504">
        <w:rPr>
          <w:i/>
          <w:iCs/>
        </w:rPr>
        <w:t xml:space="preserve"> </w:t>
      </w:r>
      <w:r w:rsidR="00B82504" w:rsidRPr="00B82504">
        <w:t>(</w:t>
      </w:r>
      <w:r w:rsidR="00732AD5" w:rsidRPr="00732AD5">
        <w:rPr>
          <w:i/>
          <w:iCs/>
        </w:rPr>
        <w:t>Odocoileus virginianus</w:t>
      </w:r>
      <w:r w:rsidR="00B82504">
        <w:t xml:space="preserve">), with 12 cases, followed by </w:t>
      </w:r>
      <w:r w:rsidR="00FD5B28">
        <w:t>moose (</w:t>
      </w:r>
      <w:r w:rsidR="00FD5B28" w:rsidRPr="00FD5B28">
        <w:rPr>
          <w:i/>
          <w:iCs/>
        </w:rPr>
        <w:t xml:space="preserve">Alces </w:t>
      </w:r>
      <w:proofErr w:type="spellStart"/>
      <w:r w:rsidR="00FD5B28" w:rsidRPr="00FD5B28">
        <w:rPr>
          <w:i/>
          <w:iCs/>
        </w:rPr>
        <w:t>alces</w:t>
      </w:r>
      <w:proofErr w:type="spellEnd"/>
      <w:r w:rsidR="00FD5B28">
        <w:t>) with 10.</w:t>
      </w:r>
    </w:p>
    <w:p w14:paraId="5759D2BD" w14:textId="30DFECE1" w:rsidR="0034536B" w:rsidRDefault="002B2E22" w:rsidP="00294A0A">
      <w:pPr>
        <w:pStyle w:val="Heading2"/>
      </w:pPr>
      <w:r>
        <w:t>M</w:t>
      </w:r>
      <w:r w:rsidR="0034536B">
        <w:t>e</w:t>
      </w:r>
      <w:r>
        <w:t>ta-</w:t>
      </w:r>
      <w:r w:rsidR="0034536B">
        <w:t>analysis</w:t>
      </w:r>
    </w:p>
    <w:p w14:paraId="13339D93" w14:textId="79087D65" w:rsidR="005C2B03" w:rsidRDefault="00371D4C" w:rsidP="00294A0A">
      <w:r>
        <w:t>The p</w:t>
      </w:r>
      <w:r w:rsidRPr="00502C22">
        <w:t xml:space="preserve">hylogenetic multilevel meta-analytic model </w:t>
      </w:r>
      <w:r>
        <w:t xml:space="preserve">found </w:t>
      </w:r>
      <w:r w:rsidR="004E0562">
        <w:t xml:space="preserve">fire </w:t>
      </w:r>
      <w:r w:rsidR="00F9035B">
        <w:t>had an overall significant</w:t>
      </w:r>
      <w:r w:rsidR="00DD40C4">
        <w:t xml:space="preserve"> </w:t>
      </w:r>
      <w:r w:rsidR="00986F09">
        <w:t>positive</w:t>
      </w:r>
      <w:r w:rsidR="00F9035B">
        <w:t xml:space="preserve"> effect on </w:t>
      </w:r>
      <w:r w:rsidR="002759EF">
        <w:t>animal movement</w:t>
      </w:r>
      <w:r w:rsidR="00D67E7F">
        <w:t xml:space="preserve"> </w:t>
      </w:r>
      <w:commentRangeStart w:id="145"/>
      <w:commentRangeStart w:id="146"/>
      <w:r w:rsidR="00D67E7F">
        <w:t xml:space="preserve">(Hedge’s g = </w:t>
      </w:r>
      <w:r w:rsidR="00D67E7F" w:rsidRPr="00F80E38">
        <w:t>0.2147</w:t>
      </w:r>
      <w:r w:rsidR="004E1D72">
        <w:t xml:space="preserve"> [</w:t>
      </w:r>
      <w:r w:rsidR="00D67E7F">
        <w:t>95% CI</w:t>
      </w:r>
      <w:r w:rsidR="000E5BF5">
        <w:t xml:space="preserve"> =</w:t>
      </w:r>
      <w:r w:rsidR="00D67E7F">
        <w:t xml:space="preserve"> </w:t>
      </w:r>
      <w:r w:rsidR="00D67E7F" w:rsidRPr="00F80E38">
        <w:t>0.0244</w:t>
      </w:r>
      <w:r w:rsidR="004C2454">
        <w:t xml:space="preserve">, </w:t>
      </w:r>
      <w:r w:rsidR="00D67E7F" w:rsidRPr="00F80E38">
        <w:t>0.4051</w:t>
      </w:r>
      <w:r w:rsidR="00D67E7F">
        <w:t xml:space="preserve">], p = </w:t>
      </w:r>
      <w:r w:rsidR="00D67E7F" w:rsidRPr="00FF777A">
        <w:t>0.0244</w:t>
      </w:r>
      <w:commentRangeEnd w:id="145"/>
      <w:r w:rsidR="00526387">
        <w:rPr>
          <w:rStyle w:val="CommentReference"/>
        </w:rPr>
        <w:commentReference w:id="145"/>
      </w:r>
      <w:commentRangeEnd w:id="146"/>
      <w:r w:rsidR="0037141A">
        <w:rPr>
          <w:rStyle w:val="CommentReference"/>
        </w:rPr>
        <w:commentReference w:id="146"/>
      </w:r>
      <w:r w:rsidR="004C2454">
        <w:t xml:space="preserve">; </w:t>
      </w:r>
      <w:r w:rsidR="004C2454" w:rsidRPr="008C3E70">
        <w:rPr>
          <w:highlight w:val="yellow"/>
        </w:rPr>
        <w:t xml:space="preserve">Figure </w:t>
      </w:r>
      <w:r w:rsidR="00295B15" w:rsidRPr="008C3E70">
        <w:rPr>
          <w:highlight w:val="yellow"/>
        </w:rPr>
        <w:t>3</w:t>
      </w:r>
      <w:r w:rsidR="00D67E7F">
        <w:t>)</w:t>
      </w:r>
      <w:ins w:id="147" w:author="Wooster, Eamonn" w:date="2025-10-07T11:01:00Z" w16du:dateUtc="2025-10-07T00:01:00Z">
        <w:r w:rsidR="00916C70">
          <w:t xml:space="preserve">. </w:t>
        </w:r>
      </w:ins>
      <w:commentRangeStart w:id="148"/>
      <w:del w:id="149" w:author="Wooster, Eamonn" w:date="2025-10-07T11:01:00Z" w16du:dateUtc="2025-10-07T00:01:00Z">
        <w:r w:rsidR="00FB1052" w:rsidDel="00916C70">
          <w:delText xml:space="preserve">. </w:delText>
        </w:r>
      </w:del>
      <w:ins w:id="150" w:author="Wooster, Eamonn" w:date="2025-10-07T11:03:00Z" w16du:dateUtc="2025-10-07T00:03:00Z">
        <w:r w:rsidR="00916C70">
          <w:t xml:space="preserve">Put simply, </w:t>
        </w:r>
      </w:ins>
      <w:del w:id="151" w:author="Wooster, Eamonn" w:date="2025-10-07T11:03:00Z" w16du:dateUtc="2025-10-07T00:03:00Z">
        <w:r w:rsidR="00FB1052" w:rsidDel="00916C70">
          <w:delText>W</w:delText>
        </w:r>
      </w:del>
      <w:ins w:id="152" w:author="Wooster, Eamonn" w:date="2025-10-07T11:03:00Z" w16du:dateUtc="2025-10-07T00:03:00Z">
        <w:r w:rsidR="00916C70">
          <w:t>we found that</w:t>
        </w:r>
      </w:ins>
      <w:del w:id="153" w:author="Wooster, Eamonn" w:date="2025-10-07T11:03:00Z" w16du:dateUtc="2025-10-07T00:03:00Z">
        <w:r w:rsidR="00FB1052" w:rsidDel="00916C70">
          <w:delText>hen</w:delText>
        </w:r>
      </w:del>
      <w:r w:rsidR="0026749E">
        <w:t xml:space="preserve"> compared to animals occupying unburnt habitat, </w:t>
      </w:r>
      <w:del w:id="154" w:author="Wooster, Eamonn" w:date="2025-10-07T11:07:00Z" w16du:dateUtc="2025-10-07T00:07:00Z">
        <w:r w:rsidR="00FB1052" w:rsidDel="00916C70">
          <w:delText xml:space="preserve">the home range size and linear movements of </w:delText>
        </w:r>
      </w:del>
      <w:r w:rsidR="0026749E">
        <w:t xml:space="preserve">animals </w:t>
      </w:r>
      <w:r w:rsidR="00B11CC7">
        <w:t>in</w:t>
      </w:r>
      <w:r w:rsidR="00FB1052">
        <w:t>creased</w:t>
      </w:r>
      <w:ins w:id="155" w:author="Wooster, Eamonn" w:date="2025-10-07T11:07:00Z" w16du:dateUtc="2025-10-07T00:07:00Z">
        <w:r w:rsidR="00916C70">
          <w:t xml:space="preserve"> their movement</w:t>
        </w:r>
      </w:ins>
      <w:r w:rsidR="00FB1052">
        <w:t xml:space="preserve"> in</w:t>
      </w:r>
      <w:r w:rsidR="00B11CC7">
        <w:t xml:space="preserve"> fire-affected habitats</w:t>
      </w:r>
      <w:r w:rsidR="0042382B">
        <w:t xml:space="preserve">. </w:t>
      </w:r>
      <w:commentRangeEnd w:id="148"/>
      <w:r w:rsidR="00916C70">
        <w:rPr>
          <w:rStyle w:val="CommentReference"/>
        </w:rPr>
        <w:commentReference w:id="148"/>
      </w:r>
      <w:ins w:id="156" w:author="Wooster, Eamonn" w:date="2025-10-07T11:10:00Z" w16du:dateUtc="2025-10-07T00:10:00Z">
        <w:r w:rsidR="00916C70">
          <w:t>However, when looking at the species level we found highly variable responses (</w:t>
        </w:r>
        <w:r w:rsidR="000043AF" w:rsidRPr="000043AF">
          <w:rPr>
            <w:rPrChange w:id="157" w:author="Wooster, Eamonn" w:date="2025-10-07T11:10:00Z" w16du:dateUtc="2025-10-07T00:10:00Z">
              <w:rPr>
                <w:strike/>
              </w:rPr>
            </w:rPrChange>
          </w:rPr>
          <w:t>Supplementary Information 4,</w:t>
        </w:r>
        <w:r w:rsidR="000043AF">
          <w:rPr>
            <w:strike/>
          </w:rPr>
          <w:t xml:space="preserve"> </w:t>
        </w:r>
        <w:r w:rsidR="00916C70">
          <w:t>Figure S4.1).</w:t>
        </w:r>
      </w:ins>
      <w:del w:id="158" w:author="Wooster, Eamonn" w:date="2025-10-07T11:07:00Z" w16du:dateUtc="2025-10-07T00:07:00Z">
        <w:r w:rsidR="0042382B" w:rsidDel="00916C70">
          <w:delText>Other measures of space use</w:delText>
        </w:r>
        <w:r w:rsidR="003010E4" w:rsidDel="00916C70">
          <w:delText xml:space="preserve">, such as </w:delText>
        </w:r>
        <w:r w:rsidR="00F21F4E" w:rsidDel="00916C70">
          <w:delText>proportion of fixes within the burn area</w:delText>
        </w:r>
        <w:r w:rsidR="00222308" w:rsidDel="00916C70">
          <w:delText xml:space="preserve"> and residence time</w:delText>
        </w:r>
        <w:r w:rsidR="002D327C" w:rsidDel="00916C70">
          <w:delText>,</w:delText>
        </w:r>
        <w:r w:rsidR="0042382B" w:rsidDel="00916C70">
          <w:delText xml:space="preserve"> </w:delText>
        </w:r>
        <w:r w:rsidR="00226522" w:rsidDel="00916C70">
          <w:delText xml:space="preserve">also </w:delText>
        </w:r>
        <w:r w:rsidR="0042382B" w:rsidDel="00916C70">
          <w:delText>increased</w:delText>
        </w:r>
        <w:r w:rsidR="00E90CBF" w:rsidDel="00916C70">
          <w:delText xml:space="preserve">. </w:delText>
        </w:r>
        <w:r w:rsidR="007A4E64" w:rsidDel="00916C70">
          <w:delText>Indices of m</w:delText>
        </w:r>
        <w:r w:rsidR="0065091C" w:rsidDel="00916C70">
          <w:delText>ovement t</w:delText>
        </w:r>
        <w:r w:rsidR="00390C37" w:rsidDel="00916C70">
          <w:delText>ortuosity</w:delText>
        </w:r>
        <w:r w:rsidR="00DB757F" w:rsidDel="00916C70">
          <w:delText xml:space="preserve"> increased, indicating anima</w:delText>
        </w:r>
        <w:r w:rsidR="00834F69" w:rsidDel="00916C70">
          <w:delText xml:space="preserve">ls were making straighter, more direct movements </w:delText>
        </w:r>
        <w:r w:rsidR="00226522" w:rsidDel="00916C70">
          <w:delText>following fire.</w:delText>
        </w:r>
      </w:del>
    </w:p>
    <w:p w14:paraId="4A4329D4" w14:textId="1851F52B" w:rsidR="00FF0E51" w:rsidRPr="00916C70" w:rsidRDefault="00B84D49" w:rsidP="00294A0A">
      <w:pPr>
        <w:rPr>
          <w:strike/>
          <w:rPrChange w:id="159" w:author="Wooster, Eamonn" w:date="2025-10-07T11:10:00Z" w16du:dateUtc="2025-10-07T00:10:00Z">
            <w:rPr/>
          </w:rPrChange>
        </w:rPr>
      </w:pPr>
      <w:commentRangeStart w:id="160"/>
      <w:r w:rsidRPr="00916C70">
        <w:rPr>
          <w:strike/>
          <w:rPrChange w:id="161" w:author="Wooster, Eamonn" w:date="2025-10-07T11:10:00Z" w16du:dateUtc="2025-10-07T00:10:00Z">
            <w:rPr/>
          </w:rPrChange>
        </w:rPr>
        <w:t xml:space="preserve">We </w:t>
      </w:r>
      <w:commentRangeEnd w:id="160"/>
      <w:r w:rsidR="00916C70">
        <w:rPr>
          <w:rStyle w:val="CommentReference"/>
        </w:rPr>
        <w:commentReference w:id="160"/>
      </w:r>
      <w:r w:rsidR="00F461CF" w:rsidRPr="00916C70">
        <w:rPr>
          <w:strike/>
          <w:rPrChange w:id="162" w:author="Wooster, Eamonn" w:date="2025-10-07T11:10:00Z" w16du:dateUtc="2025-10-07T00:10:00Z">
            <w:rPr/>
          </w:rPrChange>
        </w:rPr>
        <w:t xml:space="preserve">modelled </w:t>
      </w:r>
      <w:r w:rsidRPr="00916C70">
        <w:rPr>
          <w:strike/>
          <w:rPrChange w:id="163" w:author="Wooster, Eamonn" w:date="2025-10-07T11:10:00Z" w16du:dateUtc="2025-10-07T00:10:00Z">
            <w:rPr/>
          </w:rPrChange>
        </w:rPr>
        <w:t xml:space="preserve">mean effect sizes for </w:t>
      </w:r>
      <w:r w:rsidR="00670EFE" w:rsidRPr="00916C70">
        <w:rPr>
          <w:strike/>
          <w:rPrChange w:id="164" w:author="Wooster, Eamonn" w:date="2025-10-07T11:10:00Z" w16du:dateUtc="2025-10-07T00:10:00Z">
            <w:rPr/>
          </w:rPrChange>
        </w:rPr>
        <w:t>22 species</w:t>
      </w:r>
      <w:r w:rsidR="005A7DFB" w:rsidRPr="00916C70">
        <w:rPr>
          <w:strike/>
          <w:rPrChange w:id="165" w:author="Wooster, Eamonn" w:date="2025-10-07T11:10:00Z" w16du:dateUtc="2025-10-07T00:10:00Z">
            <w:rPr/>
          </w:rPrChange>
        </w:rPr>
        <w:t xml:space="preserve"> with at least two effect </w:t>
      </w:r>
      <w:r w:rsidR="006F7264" w:rsidRPr="00916C70">
        <w:rPr>
          <w:strike/>
          <w:rPrChange w:id="166" w:author="Wooster, Eamonn" w:date="2025-10-07T11:10:00Z" w16du:dateUtc="2025-10-07T00:10:00Z">
            <w:rPr/>
          </w:rPrChange>
        </w:rPr>
        <w:t>sizes</w:t>
      </w:r>
      <w:r w:rsidR="004E0562" w:rsidRPr="00916C70">
        <w:rPr>
          <w:strike/>
          <w:rPrChange w:id="167" w:author="Wooster, Eamonn" w:date="2025-10-07T11:10:00Z" w16du:dateUtc="2025-10-07T00:10:00Z">
            <w:rPr/>
          </w:rPrChange>
        </w:rPr>
        <w:t>,</w:t>
      </w:r>
      <w:r w:rsidR="006F7264" w:rsidRPr="00916C70">
        <w:rPr>
          <w:strike/>
          <w:rPrChange w:id="168" w:author="Wooster, Eamonn" w:date="2025-10-07T11:10:00Z" w16du:dateUtc="2025-10-07T00:10:00Z">
            <w:rPr/>
          </w:rPrChange>
        </w:rPr>
        <w:t xml:space="preserve"> </w:t>
      </w:r>
      <w:r w:rsidR="004E0562" w:rsidRPr="00916C70">
        <w:rPr>
          <w:strike/>
          <w:rPrChange w:id="169" w:author="Wooster, Eamonn" w:date="2025-10-07T11:10:00Z" w16du:dateUtc="2025-10-07T00:10:00Z">
            <w:rPr/>
          </w:rPrChange>
        </w:rPr>
        <w:t>h</w:t>
      </w:r>
      <w:r w:rsidR="005A7DFB" w:rsidRPr="00916C70">
        <w:rPr>
          <w:strike/>
          <w:rPrChange w:id="170" w:author="Wooster, Eamonn" w:date="2025-10-07T11:10:00Z" w16du:dateUtc="2025-10-07T00:10:00Z">
            <w:rPr/>
          </w:rPrChange>
        </w:rPr>
        <w:t>owever</w:t>
      </w:r>
      <w:r w:rsidR="00EF2A6D" w:rsidRPr="00916C70">
        <w:rPr>
          <w:strike/>
          <w:rPrChange w:id="171" w:author="Wooster, Eamonn" w:date="2025-10-07T11:10:00Z" w16du:dateUtc="2025-10-07T00:10:00Z">
            <w:rPr/>
          </w:rPrChange>
        </w:rPr>
        <w:t xml:space="preserve"> for most species</w:t>
      </w:r>
      <w:r w:rsidR="005A7DFB" w:rsidRPr="00916C70">
        <w:rPr>
          <w:strike/>
          <w:rPrChange w:id="172" w:author="Wooster, Eamonn" w:date="2025-10-07T11:10:00Z" w16du:dateUtc="2025-10-07T00:10:00Z">
            <w:rPr/>
          </w:rPrChange>
        </w:rPr>
        <w:t xml:space="preserve"> effect sizes were drawn from a single study</w:t>
      </w:r>
      <w:r w:rsidR="004E0562" w:rsidRPr="00916C70">
        <w:rPr>
          <w:strike/>
          <w:rPrChange w:id="173" w:author="Wooster, Eamonn" w:date="2025-10-07T11:10:00Z" w16du:dateUtc="2025-10-07T00:10:00Z">
            <w:rPr/>
          </w:rPrChange>
        </w:rPr>
        <w:t xml:space="preserve"> (Supplementary Information 4,</w:t>
      </w:r>
      <w:del w:id="174" w:author="Wooster, Eamonn" w:date="2025-10-07T11:10:00Z" w16du:dateUtc="2025-10-07T00:10:00Z">
        <w:r w:rsidR="004E0562" w:rsidRPr="00916C70" w:rsidDel="00916C70">
          <w:rPr>
            <w:strike/>
            <w:rPrChange w:id="175" w:author="Wooster, Eamonn" w:date="2025-10-07T11:10:00Z" w16du:dateUtc="2025-10-07T00:10:00Z">
              <w:rPr/>
            </w:rPrChange>
          </w:rPr>
          <w:delText xml:space="preserve"> Figure S4.1</w:delText>
        </w:r>
      </w:del>
      <w:r w:rsidR="004E0562" w:rsidRPr="00916C70">
        <w:rPr>
          <w:strike/>
          <w:rPrChange w:id="176" w:author="Wooster, Eamonn" w:date="2025-10-07T11:10:00Z" w16du:dateUtc="2025-10-07T00:10:00Z">
            <w:rPr/>
          </w:rPrChange>
        </w:rPr>
        <w:t>)</w:t>
      </w:r>
      <w:r w:rsidR="00A076A8" w:rsidRPr="00916C70">
        <w:rPr>
          <w:strike/>
          <w:rPrChange w:id="177" w:author="Wooster, Eamonn" w:date="2025-10-07T11:10:00Z" w16du:dateUtc="2025-10-07T00:10:00Z">
            <w:rPr/>
          </w:rPrChange>
        </w:rPr>
        <w:t xml:space="preserve">. </w:t>
      </w:r>
      <w:r w:rsidR="005A7DFB" w:rsidRPr="00916C70">
        <w:rPr>
          <w:strike/>
          <w:rPrChange w:id="178" w:author="Wooster, Eamonn" w:date="2025-10-07T11:10:00Z" w16du:dateUtc="2025-10-07T00:10:00Z">
            <w:rPr/>
          </w:rPrChange>
        </w:rPr>
        <w:t>A</w:t>
      </w:r>
      <w:r w:rsidR="00A076A8" w:rsidRPr="00916C70">
        <w:rPr>
          <w:strike/>
          <w:rPrChange w:id="179" w:author="Wooster, Eamonn" w:date="2025-10-07T11:10:00Z" w16du:dateUtc="2025-10-07T00:10:00Z">
            <w:rPr/>
          </w:rPrChange>
        </w:rPr>
        <w:t xml:space="preserve"> single species demo</w:t>
      </w:r>
      <w:r w:rsidR="009E25FA" w:rsidRPr="00916C70">
        <w:rPr>
          <w:strike/>
          <w:rPrChange w:id="180" w:author="Wooster, Eamonn" w:date="2025-10-07T11:10:00Z" w16du:dateUtc="2025-10-07T00:10:00Z">
            <w:rPr/>
          </w:rPrChange>
        </w:rPr>
        <w:t>nstrated a significant</w:t>
      </w:r>
      <w:r w:rsidR="005B1EE9" w:rsidRPr="00916C70">
        <w:rPr>
          <w:strike/>
          <w:rPrChange w:id="181" w:author="Wooster, Eamonn" w:date="2025-10-07T11:10:00Z" w16du:dateUtc="2025-10-07T00:10:00Z">
            <w:rPr/>
          </w:rPrChange>
        </w:rPr>
        <w:t xml:space="preserve"> positive</w:t>
      </w:r>
      <w:r w:rsidR="00DE2D11" w:rsidRPr="00916C70">
        <w:rPr>
          <w:strike/>
          <w:rPrChange w:id="182" w:author="Wooster, Eamonn" w:date="2025-10-07T11:10:00Z" w16du:dateUtc="2025-10-07T00:10:00Z">
            <w:rPr/>
          </w:rPrChange>
        </w:rPr>
        <w:t xml:space="preserve"> mean </w:t>
      </w:r>
      <w:r w:rsidR="009E25FA" w:rsidRPr="00916C70">
        <w:rPr>
          <w:strike/>
          <w:rPrChange w:id="183" w:author="Wooster, Eamonn" w:date="2025-10-07T11:10:00Z" w16du:dateUtc="2025-10-07T00:10:00Z">
            <w:rPr/>
          </w:rPrChange>
        </w:rPr>
        <w:t xml:space="preserve">effect size. </w:t>
      </w:r>
      <w:r w:rsidR="005B1EE9" w:rsidRPr="00916C70">
        <w:rPr>
          <w:strike/>
          <w:rPrChange w:id="184" w:author="Wooster, Eamonn" w:date="2025-10-07T11:10:00Z" w16du:dateUtc="2025-10-07T00:10:00Z">
            <w:rPr/>
          </w:rPrChange>
        </w:rPr>
        <w:t xml:space="preserve">All other mean effect sizes were non-significant. </w:t>
      </w:r>
      <w:r w:rsidR="008409C6" w:rsidRPr="00916C70">
        <w:rPr>
          <w:strike/>
          <w:rPrChange w:id="185" w:author="Wooster, Eamonn" w:date="2025-10-07T11:10:00Z" w16du:dateUtc="2025-10-07T00:10:00Z">
            <w:rPr/>
          </w:rPrChange>
        </w:rPr>
        <w:t>Individual e</w:t>
      </w:r>
      <w:r w:rsidR="001559A4" w:rsidRPr="00916C70">
        <w:rPr>
          <w:strike/>
          <w:rPrChange w:id="186" w:author="Wooster, Eamonn" w:date="2025-10-07T11:10:00Z" w16du:dateUtc="2025-10-07T00:10:00Z">
            <w:rPr/>
          </w:rPrChange>
        </w:rPr>
        <w:t xml:space="preserve">ffect sizes </w:t>
      </w:r>
      <w:r w:rsidR="008409C6" w:rsidRPr="00916C70">
        <w:rPr>
          <w:strike/>
          <w:rPrChange w:id="187" w:author="Wooster, Eamonn" w:date="2025-10-07T11:10:00Z" w16du:dateUtc="2025-10-07T00:10:00Z">
            <w:rPr/>
          </w:rPrChange>
        </w:rPr>
        <w:t xml:space="preserve">for </w:t>
      </w:r>
      <w:r w:rsidR="00430B77" w:rsidRPr="00916C70">
        <w:rPr>
          <w:strike/>
          <w:rPrChange w:id="188" w:author="Wooster, Eamonn" w:date="2025-10-07T11:10:00Z" w16du:dateUtc="2025-10-07T00:10:00Z">
            <w:rPr/>
          </w:rPrChange>
        </w:rPr>
        <w:t xml:space="preserve">all but one </w:t>
      </w:r>
      <w:r w:rsidR="008409C6" w:rsidRPr="00916C70">
        <w:rPr>
          <w:strike/>
          <w:rPrChange w:id="189" w:author="Wooster, Eamonn" w:date="2025-10-07T11:10:00Z" w16du:dateUtc="2025-10-07T00:10:00Z">
            <w:rPr/>
          </w:rPrChange>
        </w:rPr>
        <w:t>species were also non-sig</w:t>
      </w:r>
      <w:r w:rsidR="008A41F8" w:rsidRPr="00916C70">
        <w:rPr>
          <w:strike/>
          <w:rPrChange w:id="190" w:author="Wooster, Eamonn" w:date="2025-10-07T11:10:00Z" w16du:dateUtc="2025-10-07T00:10:00Z">
            <w:rPr/>
          </w:rPrChange>
        </w:rPr>
        <w:t>nificant</w:t>
      </w:r>
      <w:r w:rsidR="008974AE" w:rsidRPr="00916C70">
        <w:rPr>
          <w:strike/>
          <w:rPrChange w:id="191" w:author="Wooster, Eamonn" w:date="2025-10-07T11:10:00Z" w16du:dateUtc="2025-10-07T00:10:00Z">
            <w:rPr/>
          </w:rPrChange>
        </w:rPr>
        <w:t>, indicating</w:t>
      </w:r>
      <w:r w:rsidR="00162FBC" w:rsidRPr="00916C70">
        <w:rPr>
          <w:strike/>
          <w:rPrChange w:id="192" w:author="Wooster, Eamonn" w:date="2025-10-07T11:10:00Z" w16du:dateUtc="2025-10-07T00:10:00Z">
            <w:rPr/>
          </w:rPrChange>
        </w:rPr>
        <w:t xml:space="preserve"> intraspecific</w:t>
      </w:r>
      <w:r w:rsidR="008974AE" w:rsidRPr="00916C70">
        <w:rPr>
          <w:strike/>
          <w:rPrChange w:id="193" w:author="Wooster, Eamonn" w:date="2025-10-07T11:10:00Z" w16du:dateUtc="2025-10-07T00:10:00Z">
            <w:rPr/>
          </w:rPrChange>
        </w:rPr>
        <w:t xml:space="preserve"> variability</w:t>
      </w:r>
      <w:r w:rsidR="00882AD6" w:rsidRPr="00916C70">
        <w:rPr>
          <w:strike/>
          <w:rPrChange w:id="194" w:author="Wooster, Eamonn" w:date="2025-10-07T11:10:00Z" w16du:dateUtc="2025-10-07T00:10:00Z">
            <w:rPr/>
          </w:rPrChange>
        </w:rPr>
        <w:t xml:space="preserve"> as well as uncertainty </w:t>
      </w:r>
      <w:r w:rsidR="00162FBC" w:rsidRPr="00916C70">
        <w:rPr>
          <w:strike/>
          <w:rPrChange w:id="195" w:author="Wooster, Eamonn" w:date="2025-10-07T11:10:00Z" w16du:dateUtc="2025-10-07T00:10:00Z">
            <w:rPr/>
          </w:rPrChange>
        </w:rPr>
        <w:t xml:space="preserve">in the </w:t>
      </w:r>
      <w:r w:rsidR="00882AD6" w:rsidRPr="00916C70">
        <w:rPr>
          <w:strike/>
          <w:rPrChange w:id="196" w:author="Wooster, Eamonn" w:date="2025-10-07T11:10:00Z" w16du:dateUtc="2025-10-07T00:10:00Z">
            <w:rPr/>
          </w:rPrChange>
        </w:rPr>
        <w:t xml:space="preserve">effects </w:t>
      </w:r>
      <w:r w:rsidR="00162FBC" w:rsidRPr="00916C70">
        <w:rPr>
          <w:strike/>
          <w:rPrChange w:id="197" w:author="Wooster, Eamonn" w:date="2025-10-07T11:10:00Z" w16du:dateUtc="2025-10-07T00:10:00Z">
            <w:rPr/>
          </w:rPrChange>
        </w:rPr>
        <w:t>of fire on</w:t>
      </w:r>
      <w:r w:rsidR="00A3293B" w:rsidRPr="00916C70">
        <w:rPr>
          <w:strike/>
          <w:rPrChange w:id="198" w:author="Wooster, Eamonn" w:date="2025-10-07T11:10:00Z" w16du:dateUtc="2025-10-07T00:10:00Z">
            <w:rPr/>
          </w:rPrChange>
        </w:rPr>
        <w:t xml:space="preserve"> animal</w:t>
      </w:r>
      <w:r w:rsidR="00162FBC" w:rsidRPr="00916C70">
        <w:rPr>
          <w:strike/>
          <w:rPrChange w:id="199" w:author="Wooster, Eamonn" w:date="2025-10-07T11:10:00Z" w16du:dateUtc="2025-10-07T00:10:00Z">
            <w:rPr/>
          </w:rPrChange>
        </w:rPr>
        <w:t xml:space="preserve"> movement</w:t>
      </w:r>
      <w:r w:rsidR="00882AD6" w:rsidRPr="00916C70">
        <w:rPr>
          <w:strike/>
          <w:rPrChange w:id="200" w:author="Wooster, Eamonn" w:date="2025-10-07T11:10:00Z" w16du:dateUtc="2025-10-07T00:10:00Z">
            <w:rPr/>
          </w:rPrChange>
        </w:rPr>
        <w:t xml:space="preserve"> on individual species</w:t>
      </w:r>
      <w:r w:rsidR="00162FBC" w:rsidRPr="00916C70">
        <w:rPr>
          <w:strike/>
          <w:rPrChange w:id="201" w:author="Wooster, Eamonn" w:date="2025-10-07T11:10:00Z" w16du:dateUtc="2025-10-07T00:10:00Z">
            <w:rPr/>
          </w:rPrChange>
        </w:rPr>
        <w:t>.</w:t>
      </w:r>
      <w:ins w:id="202" w:author="Wooster, Eamonn" w:date="2025-10-07T11:03:00Z" w16du:dateUtc="2025-10-07T00:03:00Z">
        <w:r w:rsidR="00916C70" w:rsidRPr="00916C70">
          <w:rPr>
            <w:strike/>
            <w:rPrChange w:id="203" w:author="Wooster, Eamonn" w:date="2025-10-07T11:10:00Z" w16du:dateUtc="2025-10-07T00:10:00Z">
              <w:rPr/>
            </w:rPrChange>
          </w:rPr>
          <w:t xml:space="preserve"> </w:t>
        </w:r>
      </w:ins>
      <w:del w:id="204" w:author="Wooster, Eamonn" w:date="2025-10-07T11:03:00Z" w16du:dateUtc="2025-10-07T00:03:00Z">
        <w:r w:rsidR="00916C70" w:rsidRPr="00916C70" w:rsidDel="00916C70">
          <w:rPr>
            <w:rFonts w:ascii="Helvetica" w:hAnsi="Helvetica" w:cs="Helvetica"/>
            <w:strike/>
            <w:kern w:val="0"/>
            <w:szCs w:val="24"/>
            <w:lang w:val="en-GB"/>
            <w:rPrChange w:id="205" w:author="Wooster, Eamonn" w:date="2025-10-07T11:10:00Z" w16du:dateUtc="2025-10-07T00:10:00Z">
              <w:rPr>
                <w:rFonts w:ascii="Helvetica" w:hAnsi="Helvetica" w:cs="Helvetica"/>
                <w:kern w:val="0"/>
                <w:szCs w:val="24"/>
                <w:lang w:val="en-GB"/>
              </w:rPr>
            </w:rPrChange>
          </w:rPr>
          <w:delText>sentence</w:delText>
        </w:r>
      </w:del>
    </w:p>
    <w:p w14:paraId="130B8204" w14:textId="4E9354EC" w:rsidR="00BF6BA1" w:rsidRDefault="00B20FCD" w:rsidP="00294A0A">
      <w:r w:rsidRPr="00B20FCD">
        <w:rPr>
          <w:noProof/>
        </w:rPr>
        <w:lastRenderedPageBreak/>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2"/>
                    <a:stretch>
                      <a:fillRect/>
                    </a:stretch>
                  </pic:blipFill>
                  <pic:spPr>
                    <a:xfrm>
                      <a:off x="0" y="0"/>
                      <a:ext cx="5731510" cy="4262120"/>
                    </a:xfrm>
                    <a:prstGeom prst="rect">
                      <a:avLst/>
                    </a:prstGeom>
                  </pic:spPr>
                </pic:pic>
              </a:graphicData>
            </a:graphic>
          </wp:inline>
        </w:drawing>
      </w:r>
    </w:p>
    <w:p w14:paraId="6B283354" w14:textId="2D4E89C1" w:rsidR="00A960B8" w:rsidRPr="00591A10" w:rsidRDefault="00A960B8" w:rsidP="008C3E70">
      <w:pPr>
        <w:pStyle w:val="MSCaption"/>
      </w:pPr>
      <w:commentRangeStart w:id="206"/>
      <w:commentRangeStart w:id="207"/>
      <w:r w:rsidRPr="008C3E70">
        <w:rPr>
          <w:b/>
          <w:highlight w:val="yellow"/>
        </w:rPr>
        <w:t xml:space="preserve">Figure </w:t>
      </w:r>
      <w:commentRangeEnd w:id="206"/>
      <w:r w:rsidR="007A7C14">
        <w:rPr>
          <w:rStyle w:val="CommentReference"/>
          <w:bCs w:val="0"/>
        </w:rPr>
        <w:commentReference w:id="206"/>
      </w:r>
      <w:commentRangeEnd w:id="207"/>
      <w:r w:rsidR="007A7C14">
        <w:rPr>
          <w:rStyle w:val="CommentReference"/>
          <w:bCs w:val="0"/>
        </w:rPr>
        <w:commentReference w:id="207"/>
      </w:r>
      <w:r w:rsidR="00295B15">
        <w:rPr>
          <w:b/>
          <w:highlight w:val="yellow"/>
        </w:rPr>
        <w:t>3</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591A10" w:rsidRPr="008C3E70">
        <w:rPr>
          <w:rStyle w:val="MSCaptionChar"/>
        </w:rPr>
        <w:t>The meta-analytic mean of the random effects model is represented by the outlined point, with the thick horizontal bars showing 95% confidence interval and the whiskers the 95% prediction intervals</w:t>
      </w:r>
      <w:r w:rsidR="00D66FD7" w:rsidRPr="008C3E70">
        <w:rPr>
          <w:rStyle w:val="MSCaptionChar"/>
        </w:rPr>
        <w:t>.</w:t>
      </w:r>
      <w:r w:rsidR="00591A10" w:rsidRPr="008C3E70">
        <w:rPr>
          <w:rStyle w:val="MSCaptionChar"/>
        </w:rPr>
        <w:t xml:space="preserve"> </w:t>
      </w:r>
      <w:r w:rsidR="00632508" w:rsidRPr="008C3E70">
        <w:rPr>
          <w:rStyle w:val="MSCaptionChar"/>
        </w:rPr>
        <w:t xml:space="preserve">Each </w:t>
      </w:r>
      <w:r w:rsidR="00294C00" w:rsidRPr="008C3E70">
        <w:rPr>
          <w:rStyle w:val="MSCaptionChar"/>
        </w:rPr>
        <w:t>shaded point represents</w:t>
      </w:r>
      <w:r w:rsidR="00DA4FC0" w:rsidRPr="008C3E70">
        <w:rPr>
          <w:rStyle w:val="MSCaptionChar"/>
        </w:rPr>
        <w:t xml:space="preserve"> an </w:t>
      </w:r>
      <w:r w:rsidR="00294C00" w:rsidRPr="008C3E70">
        <w:rPr>
          <w:rStyle w:val="MSCaptionChar"/>
        </w:rPr>
        <w:t>effect size (</w:t>
      </w:r>
      <w:del w:id="208" w:author="Wooster, Eamonn" w:date="2025-10-07T11:14:00Z" w16du:dateUtc="2025-10-07T00:14:00Z">
        <w:r w:rsidR="00371816" w:rsidRPr="008C3E70" w:rsidDel="007A7C14">
          <w:rPr>
            <w:rStyle w:val="MSCaptionChar"/>
          </w:rPr>
          <w:delText xml:space="preserve">Hedge’s g, </w:delText>
        </w:r>
      </w:del>
      <w:r w:rsidR="00294C00" w:rsidRPr="008C3E70">
        <w:rPr>
          <w:rStyle w:val="MSCaptionChar"/>
        </w:rPr>
        <w:t>n = 113)</w:t>
      </w:r>
      <w:r w:rsidR="00371816" w:rsidRPr="008C3E70">
        <w:rPr>
          <w:rStyle w:val="MSCaptionChar"/>
        </w:rPr>
        <w:t xml:space="preserve">, </w:t>
      </w:r>
      <w:r w:rsidR="007533D7" w:rsidRPr="008C3E70">
        <w:rPr>
          <w:rStyle w:val="MSCaptionChar"/>
        </w:rPr>
        <w:t>with the size of the point scaled to show precision</w:t>
      </w:r>
      <w:r w:rsidR="003B350C" w:rsidRPr="008C3E70">
        <w:rPr>
          <w:rStyle w:val="MSCaptionChar"/>
        </w:rPr>
        <w:t xml:space="preserve"> </w:t>
      </w:r>
      <w:r w:rsidR="00805D79" w:rsidRPr="008C3E70">
        <w:rPr>
          <w:rStyle w:val="MSCaptionChar"/>
        </w:rPr>
        <w:t>within the model (</w:t>
      </w:r>
      <w:r w:rsidR="003B350C" w:rsidRPr="008C3E70">
        <w:rPr>
          <w:rStyle w:val="MSCaptionChar"/>
        </w:rPr>
        <w:t>1/SE</w:t>
      </w:r>
      <w:r w:rsidR="00805D79" w:rsidRPr="008C3E70">
        <w:rPr>
          <w:rStyle w:val="MSCaptionChar"/>
        </w:rPr>
        <w:t>)</w:t>
      </w:r>
      <w:r w:rsidR="00A41177" w:rsidRPr="008C3E70">
        <w:rPr>
          <w:rStyle w:val="MSCaptionChar"/>
        </w:rPr>
        <w:t xml:space="preserve"> and l</w:t>
      </w:r>
      <w:r w:rsidR="00805D79" w:rsidRPr="008C3E70">
        <w:rPr>
          <w:rStyle w:val="MSCaptionChar"/>
        </w:rPr>
        <w:t>arger points</w:t>
      </w:r>
      <w:r w:rsidR="00F434E1" w:rsidRPr="008C3E70">
        <w:rPr>
          <w:rStyle w:val="MSCaptionChar"/>
        </w:rPr>
        <w:t xml:space="preserve"> </w:t>
      </w:r>
      <w:r w:rsidR="00C909FA" w:rsidRPr="008C3E70">
        <w:rPr>
          <w:rStyle w:val="MSCaptionChar"/>
        </w:rPr>
        <w:t>having a greater influence</w:t>
      </w:r>
      <w:r w:rsidR="00F434E1" w:rsidRPr="008C3E70">
        <w:rPr>
          <w:rStyle w:val="MSCaptionChar"/>
        </w:rPr>
        <w:t xml:space="preserve"> </w:t>
      </w:r>
      <w:r w:rsidR="00C909FA" w:rsidRPr="008C3E70">
        <w:rPr>
          <w:rStyle w:val="MSCaptionChar"/>
        </w:rPr>
        <w:t>on</w:t>
      </w:r>
      <w:r w:rsidR="00F434E1" w:rsidRPr="008C3E70">
        <w:rPr>
          <w:rStyle w:val="MSCaptionChar"/>
        </w:rPr>
        <w:t xml:space="preserve"> the model.</w:t>
      </w:r>
      <w:r w:rsidR="007A0ABA" w:rsidRPr="008C3E70">
        <w:rPr>
          <w:rStyle w:val="MSCaptionChar"/>
        </w:rPr>
        <w:t xml:space="preserve"> Effect size is shown on the x axis, and points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Default="004317C5" w:rsidP="008C3E70">
      <w:pPr>
        <w:pStyle w:val="Heading3"/>
      </w:pPr>
      <w:r>
        <w:t xml:space="preserve">Movement </w:t>
      </w:r>
      <w:r w:rsidR="0089245E">
        <w:t>Category</w:t>
      </w:r>
    </w:p>
    <w:p w14:paraId="0171A639" w14:textId="20E89BE8" w:rsidR="00294A0A" w:rsidRDefault="0049739B" w:rsidP="00294A0A">
      <w:r w:rsidRPr="00294A0A">
        <w:t xml:space="preserve">When modelling </w:t>
      </w:r>
      <w:r w:rsidR="00253EE4" w:rsidRPr="00294A0A">
        <w:t>movement category as a moderator, we found f</w:t>
      </w:r>
      <w:r w:rsidR="008F1EA4" w:rsidRPr="00294A0A">
        <w:t xml:space="preserve">ire </w:t>
      </w:r>
      <w:r w:rsidR="00711FED" w:rsidRPr="00294A0A">
        <w:t xml:space="preserve">had a </w:t>
      </w:r>
      <w:r w:rsidR="00C06AE4" w:rsidRPr="00294A0A">
        <w:t>significant</w:t>
      </w:r>
      <w:r w:rsidR="00536C1F" w:rsidRPr="00294A0A">
        <w:t xml:space="preserve"> yet small</w:t>
      </w:r>
      <w:r w:rsidR="00711FED" w:rsidRPr="00294A0A">
        <w:t xml:space="preserve"> positive effect on linear distance</w:t>
      </w:r>
      <w:r w:rsidR="005F0120" w:rsidRPr="00294A0A">
        <w:t xml:space="preserve"> movements</w:t>
      </w:r>
      <w:r w:rsidR="0026619B" w:rsidRPr="00294A0A">
        <w:t xml:space="preserve"> (</w:t>
      </w:r>
      <w:r w:rsidR="004C2454" w:rsidRPr="00294A0A">
        <w:t xml:space="preserve">Hedge’s g = </w:t>
      </w:r>
      <w:r w:rsidR="0026619B" w:rsidRPr="00294A0A">
        <w:t xml:space="preserve">0.3027 </w:t>
      </w:r>
      <w:r w:rsidR="00A82C2A" w:rsidRPr="00294A0A">
        <w:t>[</w:t>
      </w:r>
      <w:r w:rsidR="00056C4D" w:rsidRPr="00294A0A">
        <w:t>95% CI =</w:t>
      </w:r>
      <w:r w:rsidR="00A82C2A" w:rsidRPr="00294A0A">
        <w:t>0.0432</w:t>
      </w:r>
      <w:r w:rsidR="00056C4D" w:rsidRPr="00294A0A">
        <w:t xml:space="preserve">, </w:t>
      </w:r>
      <w:r w:rsidR="00A82C2A" w:rsidRPr="00294A0A">
        <w:t xml:space="preserve">0.5621], p = </w:t>
      </w:r>
      <w:r w:rsidR="00BF0AE8" w:rsidRPr="00294A0A">
        <w:t>0.0227</w:t>
      </w:r>
      <w:r w:rsidR="00056C4D" w:rsidRPr="00294A0A">
        <w:t xml:space="preserve">; </w:t>
      </w:r>
      <w:r w:rsidR="00056C4D" w:rsidRPr="008C3E70">
        <w:rPr>
          <w:highlight w:val="yellow"/>
        </w:rPr>
        <w:t xml:space="preserve">Figure </w:t>
      </w:r>
      <w:r w:rsidR="00875402" w:rsidRPr="008C3E70">
        <w:rPr>
          <w:highlight w:val="yellow"/>
        </w:rPr>
        <w:t>4</w:t>
      </w:r>
      <w:r w:rsidR="00A82C2A" w:rsidRPr="00294A0A">
        <w:t>)</w:t>
      </w:r>
      <w:r w:rsidR="00BF0AE8" w:rsidRPr="00294A0A">
        <w:t xml:space="preserve">. </w:t>
      </w:r>
      <w:r w:rsidR="00C06AE4" w:rsidRPr="00294A0A">
        <w:t xml:space="preserve">The effect </w:t>
      </w:r>
      <w:r w:rsidR="00AA2903" w:rsidRPr="00294A0A">
        <w:t xml:space="preserve">of fire on other space use was also </w:t>
      </w:r>
      <w:r w:rsidR="00536C1F" w:rsidRPr="00294A0A">
        <w:t>small</w:t>
      </w:r>
      <w:r w:rsidR="00787FA0" w:rsidRPr="00294A0A">
        <w:t>,</w:t>
      </w:r>
      <w:r w:rsidR="00003C47" w:rsidRPr="00294A0A">
        <w:t xml:space="preserve"> but n</w:t>
      </w:r>
      <w:r w:rsidR="00003C47" w:rsidRPr="008C3E70">
        <w:t>on-significant</w:t>
      </w:r>
      <w:r w:rsidR="001841E5" w:rsidRPr="008C3E70">
        <w:t xml:space="preserve"> </w:t>
      </w:r>
      <w:r w:rsidR="000F5753" w:rsidRPr="008C3E70">
        <w:t>(</w:t>
      </w:r>
      <w:r w:rsidR="00294A0A" w:rsidRPr="008C3E70">
        <w:t>Hedge’s g</w:t>
      </w:r>
      <w:r w:rsidR="00056C4D" w:rsidRPr="008C3E70">
        <w:t xml:space="preserve"> = </w:t>
      </w:r>
      <w:r w:rsidR="003076B8" w:rsidRPr="008C3E70">
        <w:t>0.323377</w:t>
      </w:r>
      <w:r w:rsidR="00AC369A" w:rsidRPr="00294A0A">
        <w:t xml:space="preserve"> </w:t>
      </w:r>
      <w:r w:rsidR="003076B8" w:rsidRPr="008C3E70">
        <w:t>[</w:t>
      </w:r>
      <w:r w:rsidR="00056C4D" w:rsidRPr="008C3E70">
        <w:t>95</w:t>
      </w:r>
      <w:r w:rsidR="00294A0A" w:rsidRPr="008C3E70">
        <w:t xml:space="preserve">% CI = </w:t>
      </w:r>
      <w:r w:rsidR="00253730" w:rsidRPr="008C3E70">
        <w:t>-0.07733</w:t>
      </w:r>
      <w:r w:rsidR="00294A0A" w:rsidRPr="008C3E70">
        <w:t xml:space="preserve">, </w:t>
      </w:r>
      <w:r w:rsidR="0074241E" w:rsidRPr="008C3E70">
        <w:t xml:space="preserve">0.724081], p = </w:t>
      </w:r>
      <w:r w:rsidR="00AC369A" w:rsidRPr="008C3E70">
        <w:t>0.112607)</w:t>
      </w:r>
      <w:r w:rsidR="00900240" w:rsidRPr="008C3E70">
        <w:t>.</w:t>
      </w:r>
      <w:r w:rsidR="00900240" w:rsidRPr="00294A0A">
        <w:t xml:space="preserve"> </w:t>
      </w:r>
      <w:r w:rsidR="00822DD4" w:rsidRPr="00294A0A">
        <w:t xml:space="preserve">Effects on home range size </w:t>
      </w:r>
      <w:r w:rsidR="00DE19D6" w:rsidRPr="00294A0A">
        <w:t>(</w:t>
      </w:r>
      <w:r w:rsidR="00294A0A">
        <w:t xml:space="preserve">Hedge’s g = </w:t>
      </w:r>
      <w:r w:rsidR="00DE19D6" w:rsidRPr="00294A0A">
        <w:t>0.1534 [</w:t>
      </w:r>
      <w:r w:rsidR="00294A0A">
        <w:t>95% CI =</w:t>
      </w:r>
      <w:r w:rsidR="002F4FD4" w:rsidRPr="00294A0A">
        <w:t>-0.0722</w:t>
      </w:r>
      <w:r w:rsidR="00294A0A">
        <w:t xml:space="preserve">, </w:t>
      </w:r>
      <w:r w:rsidR="002F4FD4" w:rsidRPr="00294A0A">
        <w:t xml:space="preserve">0.3789], p = </w:t>
      </w:r>
      <w:r w:rsidR="004C1A7D" w:rsidRPr="00294A0A">
        <w:t xml:space="preserve">0.1805) </w:t>
      </w:r>
      <w:r w:rsidR="00822DD4" w:rsidRPr="00294A0A">
        <w:t xml:space="preserve">and tortuosity </w:t>
      </w:r>
      <w:r w:rsidR="004C1A7D" w:rsidRPr="00294A0A">
        <w:t>(</w:t>
      </w:r>
      <w:r w:rsidR="00294A0A">
        <w:t xml:space="preserve">Hedge’s g = </w:t>
      </w:r>
      <w:r w:rsidR="008F5CDD" w:rsidRPr="00294A0A">
        <w:t>0.1428 [</w:t>
      </w:r>
      <w:r w:rsidR="00294A0A">
        <w:t xml:space="preserve">95% CI = </w:t>
      </w:r>
      <w:r w:rsidR="008F5CDD" w:rsidRPr="00294A0A">
        <w:t>-0.5606</w:t>
      </w:r>
      <w:r w:rsidR="00294A0A">
        <w:t xml:space="preserve">, </w:t>
      </w:r>
      <w:r w:rsidR="008F5CDD" w:rsidRPr="00294A0A">
        <w:t xml:space="preserve">0.8463], p = </w:t>
      </w:r>
      <w:r w:rsidR="000D20F7" w:rsidRPr="00294A0A">
        <w:t>0.6882)</w:t>
      </w:r>
      <w:r w:rsidR="008F5CDD" w:rsidRPr="00294A0A">
        <w:t xml:space="preserve"> </w:t>
      </w:r>
      <w:r w:rsidR="00822DD4" w:rsidRPr="00294A0A">
        <w:t>were also non-signi</w:t>
      </w:r>
      <w:r w:rsidR="00314775" w:rsidRPr="00294A0A">
        <w:t>ficant</w:t>
      </w:r>
      <w:r w:rsidR="00314775">
        <w:t xml:space="preserve">. </w:t>
      </w:r>
    </w:p>
    <w:p w14:paraId="5FE83D3F" w14:textId="1ABB0188" w:rsidR="001E2E0B" w:rsidRDefault="001E2E0B" w:rsidP="00294A0A">
      <w:r w:rsidRPr="001E2E0B">
        <w:rPr>
          <w:noProof/>
        </w:rPr>
        <w:lastRenderedPageBreak/>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3"/>
                    <a:stretch>
                      <a:fillRect/>
                    </a:stretch>
                  </pic:blipFill>
                  <pic:spPr>
                    <a:xfrm>
                      <a:off x="0" y="0"/>
                      <a:ext cx="5731510" cy="3796665"/>
                    </a:xfrm>
                    <a:prstGeom prst="rect">
                      <a:avLst/>
                    </a:prstGeom>
                  </pic:spPr>
                </pic:pic>
              </a:graphicData>
            </a:graphic>
          </wp:inline>
        </w:drawing>
      </w:r>
    </w:p>
    <w:p w14:paraId="5F354F98" w14:textId="77AEBA61" w:rsidR="00554978" w:rsidRPr="00591A10" w:rsidRDefault="009E3DAB" w:rsidP="008C3E70">
      <w:pPr>
        <w:pStyle w:val="MSCaption"/>
      </w:pPr>
      <w:commentRangeStart w:id="209"/>
      <w:r w:rsidRPr="008C3E70">
        <w:rPr>
          <w:b/>
          <w:highlight w:val="yellow"/>
        </w:rPr>
        <w:t xml:space="preserve">Figure </w:t>
      </w:r>
      <w:commentRangeEnd w:id="209"/>
      <w:r w:rsidR="007A7C14">
        <w:rPr>
          <w:rStyle w:val="CommentReference"/>
          <w:bCs w:val="0"/>
        </w:rPr>
        <w:commentReference w:id="209"/>
      </w:r>
      <w:r w:rsidR="00295B15" w:rsidRPr="008C3E70">
        <w:rPr>
          <w:b/>
          <w:highlight w:val="yellow"/>
        </w:rPr>
        <w:t>4</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g,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3EC4ECA" w14:textId="5539045D" w:rsidR="00B37F25" w:rsidRDefault="00345CD0" w:rsidP="00294A0A">
      <w:r>
        <w:t xml:space="preserve">When modelling </w:t>
      </w:r>
      <w:r w:rsidR="007C64AC">
        <w:t>class as a moderator, we found</w:t>
      </w:r>
      <w:r w:rsidR="006A1D28">
        <w:t xml:space="preserve"> </w:t>
      </w:r>
      <w:r w:rsidR="009E2F96">
        <w:t>a</w:t>
      </w:r>
      <w:r w:rsidR="0064182A">
        <w:t xml:space="preserve"> small</w:t>
      </w:r>
      <w:r w:rsidR="007C64AC">
        <w:t xml:space="preserve">, </w:t>
      </w:r>
      <w:r w:rsidR="00250683">
        <w:t xml:space="preserve">yet </w:t>
      </w:r>
      <w:r w:rsidR="007C64AC">
        <w:t xml:space="preserve">significant </w:t>
      </w:r>
      <w:r w:rsidR="006A1D28">
        <w:t xml:space="preserve">effect </w:t>
      </w:r>
      <w:r w:rsidR="009E2F96">
        <w:t>in</w:t>
      </w:r>
      <w:r w:rsidR="006A1D28">
        <w:t xml:space="preserve"> mammals</w:t>
      </w:r>
      <w:r w:rsidR="0064182A">
        <w:t xml:space="preserve"> </w:t>
      </w:r>
      <w:r w:rsidR="006A1D28">
        <w:t>(</w:t>
      </w:r>
      <w:r w:rsidR="00294A0A">
        <w:t xml:space="preserve">Hedge’s g = </w:t>
      </w:r>
      <w:r w:rsidR="006A1D28" w:rsidRPr="00066489">
        <w:t xml:space="preserve">0.271 </w:t>
      </w:r>
      <w:r w:rsidR="006A1D28">
        <w:t>[</w:t>
      </w:r>
      <w:r w:rsidR="00294A0A">
        <w:t xml:space="preserve">95% CI = </w:t>
      </w:r>
      <w:r w:rsidR="006A1D28" w:rsidRPr="00066489">
        <w:t>0.018, 0.524</w:t>
      </w:r>
      <w:r w:rsidR="006A1D28">
        <w:t>], p = 0.036)</w:t>
      </w:r>
      <w:r w:rsidR="008C34EB">
        <w:t xml:space="preserve"> (</w:t>
      </w:r>
      <w:r w:rsidR="008C34EB" w:rsidRPr="008C3E70">
        <w:rPr>
          <w:highlight w:val="yellow"/>
        </w:rPr>
        <w:t xml:space="preserve">Figure </w:t>
      </w:r>
      <w:r w:rsidR="00875402" w:rsidRPr="008C3E70">
        <w:rPr>
          <w:highlight w:val="yellow"/>
        </w:rPr>
        <w:t>5</w:t>
      </w:r>
      <w:r w:rsidR="008C34EB">
        <w:t>)</w:t>
      </w:r>
      <w:r w:rsidR="009E2F96">
        <w:t>. A small,</w:t>
      </w:r>
      <w:ins w:id="210" w:author="Wooster, Eamonn" w:date="2025-10-07T11:15:00Z" w16du:dateUtc="2025-10-07T00:15:00Z">
        <w:r w:rsidR="007A7C14">
          <w:t xml:space="preserve"> </w:t>
        </w:r>
      </w:ins>
      <w:ins w:id="211" w:author="Wooster, Eamonn" w:date="2025-10-13T14:34:00Z" w16du:dateUtc="2025-10-13T03:34:00Z">
        <w:r w:rsidR="0037141A">
          <w:t>marginally significant</w:t>
        </w:r>
      </w:ins>
      <w:ins w:id="212" w:author="Wooster, Eamonn" w:date="2025-10-07T11:15:00Z" w16du:dateUtc="2025-10-07T00:15:00Z">
        <w:r w:rsidR="007A7C14">
          <w:t xml:space="preserve"> but</w:t>
        </w:r>
      </w:ins>
      <w:r w:rsidR="009E2F96">
        <w:t xml:space="preserve"> </w:t>
      </w:r>
      <w:r w:rsidR="00250683">
        <w:t>positive effect</w:t>
      </w:r>
      <w:r w:rsidR="003E44C4">
        <w:t xml:space="preserve"> </w:t>
      </w:r>
      <w:r w:rsidR="0064182A">
        <w:t xml:space="preserve">was observed in </w:t>
      </w:r>
      <w:r w:rsidR="00D44948">
        <w:t xml:space="preserve">birds </w:t>
      </w:r>
      <w:r w:rsidR="00EA50EC">
        <w:t>(</w:t>
      </w:r>
      <w:r w:rsidR="00294A0A">
        <w:t xml:space="preserve">Hedge’s g = </w:t>
      </w:r>
      <w:r w:rsidR="00EA50EC" w:rsidRPr="00EA50EC">
        <w:t>0.350</w:t>
      </w:r>
      <w:r w:rsidR="00EA50EC">
        <w:t xml:space="preserve"> [</w:t>
      </w:r>
      <w:r w:rsidR="00294A0A">
        <w:t xml:space="preserve">95% CI = </w:t>
      </w:r>
      <w:r w:rsidR="00EA50EC" w:rsidRPr="00EA50EC">
        <w:t>-0.039, 0.739</w:t>
      </w:r>
      <w:r w:rsidR="00EA50EC">
        <w:t>], p = 0.077)</w:t>
      </w:r>
      <w:r w:rsidR="003E44C4">
        <w:t>.</w:t>
      </w:r>
      <w:r w:rsidR="003C6000">
        <w:t xml:space="preserve"> No effect was </w:t>
      </w:r>
      <w:del w:id="213" w:author="Wooster, Eamonn" w:date="2025-10-13T14:34:00Z" w16du:dateUtc="2025-10-13T03:34:00Z">
        <w:r w:rsidR="003C6000" w:rsidDel="003D10BC">
          <w:delText xml:space="preserve">seen </w:delText>
        </w:r>
      </w:del>
      <w:ins w:id="214" w:author="Wooster, Eamonn" w:date="2025-10-13T14:34:00Z" w16du:dateUtc="2025-10-13T03:34:00Z">
        <w:r w:rsidR="003D10BC">
          <w:t>found</w:t>
        </w:r>
        <w:r w:rsidR="003D10BC">
          <w:t xml:space="preserve"> </w:t>
        </w:r>
      </w:ins>
      <w:r w:rsidR="003C6000">
        <w:t>in reptiles</w:t>
      </w:r>
      <w:r w:rsidR="008C34EB">
        <w:t xml:space="preserve"> (</w:t>
      </w:r>
      <w:r w:rsidR="00294A0A">
        <w:t xml:space="preserve">Hedge’s g </w:t>
      </w:r>
      <w:r w:rsidR="007A2A3B">
        <w:t xml:space="preserve">= </w:t>
      </w:r>
      <w:r w:rsidR="008C34EB" w:rsidRPr="008C34EB">
        <w:t>-0.0004</w:t>
      </w:r>
      <w:r w:rsidR="008C34EB">
        <w:t xml:space="preserve"> [</w:t>
      </w:r>
      <w:r w:rsidR="007A2A3B">
        <w:t xml:space="preserve">95% CI = </w:t>
      </w:r>
      <w:r w:rsidR="008C34EB" w:rsidRPr="008C34EB">
        <w:t>-0.4248</w:t>
      </w:r>
      <w:r w:rsidR="007A2A3B">
        <w:t xml:space="preserve">, </w:t>
      </w:r>
      <w:r w:rsidR="008C34EB" w:rsidRPr="008C34EB">
        <w:t>0.4240</w:t>
      </w:r>
      <w:r w:rsidR="008C34EB">
        <w:t xml:space="preserve">], p = </w:t>
      </w:r>
      <w:r w:rsidR="00974596" w:rsidRPr="00974596">
        <w:t>0.9985</w:t>
      </w:r>
      <w:r w:rsidR="00974596">
        <w:t>).</w:t>
      </w:r>
      <w:r w:rsidR="003C6000">
        <w:t xml:space="preserve"> </w:t>
      </w:r>
    </w:p>
    <w:p w14:paraId="674E3756" w14:textId="4D5FC0D8" w:rsidR="001B0BCB" w:rsidRDefault="001B0BCB" w:rsidP="00294A0A">
      <w:r w:rsidRPr="001B0BCB">
        <w:rPr>
          <w:noProof/>
        </w:rPr>
        <w:lastRenderedPageBreak/>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4"/>
                    <a:stretch>
                      <a:fillRect/>
                    </a:stretch>
                  </pic:blipFill>
                  <pic:spPr>
                    <a:xfrm>
                      <a:off x="0" y="0"/>
                      <a:ext cx="5508526" cy="3661772"/>
                    </a:xfrm>
                    <a:prstGeom prst="rect">
                      <a:avLst/>
                    </a:prstGeom>
                  </pic:spPr>
                </pic:pic>
              </a:graphicData>
            </a:graphic>
          </wp:inline>
        </w:drawing>
      </w:r>
    </w:p>
    <w:p w14:paraId="79358BC0" w14:textId="12D9CFA6" w:rsidR="00974596" w:rsidRPr="00356190" w:rsidRDefault="00974596" w:rsidP="008C3E70">
      <w:pPr>
        <w:pStyle w:val="MSCaption"/>
      </w:pPr>
      <w:commentRangeStart w:id="215"/>
      <w:r w:rsidRPr="008C3E70">
        <w:rPr>
          <w:b/>
          <w:highlight w:val="yellow"/>
        </w:rPr>
        <w:t xml:space="preserve">Figure </w:t>
      </w:r>
      <w:commentRangeEnd w:id="215"/>
      <w:r w:rsidR="00D07B71">
        <w:rPr>
          <w:rStyle w:val="CommentReference"/>
          <w:bCs w:val="0"/>
        </w:rPr>
        <w:commentReference w:id="215"/>
      </w:r>
      <w:r w:rsidR="00875402">
        <w:rPr>
          <w:b/>
          <w:highlight w:val="yellow"/>
        </w:rPr>
        <w:t>5</w:t>
      </w:r>
      <w:r w:rsidRPr="008C3E70">
        <w:rPr>
          <w:b/>
          <w:highlight w:val="yellow"/>
        </w:rPr>
        <w:t>:</w:t>
      </w:r>
      <w:r>
        <w:rPr>
          <w:b/>
        </w:rPr>
        <w:t xml:space="preserve"> </w:t>
      </w:r>
      <w:r w:rsidR="00CA3201" w:rsidRPr="005F502D">
        <w:t xml:space="preserve">Orchard plot showing the estimated effect of fire </w:t>
      </w:r>
      <w:r w:rsidR="00B70918">
        <w:t>on animal movement by class</w:t>
      </w:r>
      <w:r w:rsidR="00CA3201" w:rsidRPr="005F502D">
        <w:t>. The meta-analytic mean is represented by the outlined point, with the thick horizontal bars showing 95% confidence interval and the whiskers the 95% prediction intervals</w:t>
      </w:r>
      <w:r w:rsidR="00CA3201">
        <w:t>.</w:t>
      </w:r>
      <w:r w:rsidR="00CA3201" w:rsidRPr="005F502D">
        <w:t xml:space="preserve"> Each shaded point represents an effect size (Hedge’s g, n = 1</w:t>
      </w:r>
      <w:r w:rsidR="00476F4E">
        <w:t>09</w:t>
      </w:r>
      <w:r w:rsidR="00CA3201" w:rsidRPr="005F502D">
        <w:t xml:space="preserve">), with the size of the point scaled to show precision within the model (1/SE) and larger points having a greater influence on the model. Effect size is shown on the x axis, and points are jittered on the y axis to improve </w:t>
      </w:r>
      <w:r w:rsidR="00CA3201">
        <w:t>readability</w:t>
      </w:r>
      <w:r w:rsidR="00CA3201" w:rsidRPr="005F502D">
        <w:t>.</w:t>
      </w:r>
    </w:p>
    <w:p w14:paraId="166357EB" w14:textId="50090D6A" w:rsidR="0089245E" w:rsidRDefault="0089245E" w:rsidP="008C3E70">
      <w:pPr>
        <w:pStyle w:val="Heading3"/>
      </w:pPr>
      <w:r w:rsidRPr="00F12E64">
        <w:t>Biome</w:t>
      </w:r>
    </w:p>
    <w:p w14:paraId="1FEBB186" w14:textId="77BE7A0D" w:rsidR="00D95E31" w:rsidRDefault="004B265E" w:rsidP="00294A0A">
      <w:r>
        <w:t xml:space="preserve">The </w:t>
      </w:r>
      <w:r w:rsidR="00502C22">
        <w:t>p</w:t>
      </w:r>
      <w:r w:rsidR="00502C22" w:rsidRPr="00502C22">
        <w:t>hylogenetic multilevel meta-analytic model revealed</w:t>
      </w:r>
      <w:r w:rsidR="00864A90">
        <w:t xml:space="preserve"> biome influenced animal movement following fire, although the magnit</w:t>
      </w:r>
      <w:r w:rsidR="00B8476E">
        <w:t>ude and direction of effects varied between biomes</w:t>
      </w:r>
      <w:r w:rsidR="00E24CA3">
        <w:t xml:space="preserve"> (</w:t>
      </w:r>
      <w:commentRangeStart w:id="216"/>
      <w:r w:rsidR="00E24CA3" w:rsidRPr="008C3E70">
        <w:rPr>
          <w:highlight w:val="yellow"/>
        </w:rPr>
        <w:t xml:space="preserve">Figure </w:t>
      </w:r>
      <w:commentRangeEnd w:id="216"/>
      <w:r w:rsidR="00D07B71">
        <w:rPr>
          <w:rStyle w:val="CommentReference"/>
        </w:rPr>
        <w:commentReference w:id="216"/>
      </w:r>
      <w:r w:rsidR="00875402" w:rsidRPr="008C3E70">
        <w:rPr>
          <w:highlight w:val="yellow"/>
        </w:rPr>
        <w:t>6</w:t>
      </w:r>
      <w:r w:rsidR="00E24CA3">
        <w:t>)</w:t>
      </w:r>
      <w:r w:rsidR="00B8476E">
        <w:t>. We found a</w:t>
      </w:r>
      <w:r w:rsidR="00502C22" w:rsidRPr="00502C22">
        <w:t xml:space="preserve"> </w:t>
      </w:r>
      <w:r w:rsidR="00536C1F">
        <w:t>large</w:t>
      </w:r>
      <w:r w:rsidR="002E4E20">
        <w:t xml:space="preserve"> significant </w:t>
      </w:r>
      <w:r w:rsidR="00536C1F">
        <w:t xml:space="preserve">effect in </w:t>
      </w:r>
      <w:r w:rsidR="0063170D">
        <w:t>t</w:t>
      </w:r>
      <w:r w:rsidR="00536C1F" w:rsidRPr="00536C1F">
        <w:t>ropical and subtropical grasslands, savannas, and shrublands</w:t>
      </w:r>
      <w:r w:rsidR="00536C1F">
        <w:t xml:space="preserve"> (</w:t>
      </w:r>
      <w:r w:rsidR="007A2A3B">
        <w:t xml:space="preserve">Hedge’s g = </w:t>
      </w:r>
      <w:r w:rsidR="000D1741" w:rsidRPr="000D1741">
        <w:t>0.8256</w:t>
      </w:r>
      <w:r w:rsidR="000D1741">
        <w:t xml:space="preserve"> [</w:t>
      </w:r>
      <w:r w:rsidR="007A2A3B">
        <w:t xml:space="preserve">95% CI = </w:t>
      </w:r>
      <w:r w:rsidR="000D1741" w:rsidRPr="000D1741">
        <w:t>0.2189</w:t>
      </w:r>
      <w:r w:rsidR="007A2A3B">
        <w:t xml:space="preserve">, </w:t>
      </w:r>
      <w:r w:rsidR="000D1741" w:rsidRPr="000D1741">
        <w:t>1.4323</w:t>
      </w:r>
      <w:r w:rsidR="000D1741">
        <w:t xml:space="preserve">], p = </w:t>
      </w:r>
      <w:r w:rsidR="002E4E20" w:rsidRPr="002E4E20">
        <w:t>0.0082</w:t>
      </w:r>
      <w:r w:rsidR="002E4E20">
        <w:t>).</w:t>
      </w:r>
      <w:r w:rsidR="00392022">
        <w:t xml:space="preserve"> </w:t>
      </w:r>
      <w:r w:rsidR="00395B29">
        <w:t xml:space="preserve">Moderate, yet </w:t>
      </w:r>
      <w:commentRangeStart w:id="217"/>
      <w:commentRangeStart w:id="218"/>
      <w:ins w:id="219" w:author="Wooster, Eamonn" w:date="2025-10-13T14:36:00Z" w16du:dateUtc="2025-10-13T03:36:00Z">
        <w:r w:rsidR="003F5517">
          <w:t xml:space="preserve">marginally </w:t>
        </w:r>
        <w:commentRangeEnd w:id="217"/>
        <w:r w:rsidR="003F5517">
          <w:rPr>
            <w:rStyle w:val="CommentReference"/>
          </w:rPr>
          <w:commentReference w:id="217"/>
        </w:r>
      </w:ins>
      <w:commentRangeEnd w:id="218"/>
      <w:ins w:id="220" w:author="Wooster, Eamonn" w:date="2025-10-13T14:37:00Z" w16du:dateUtc="2025-10-13T03:37:00Z">
        <w:r w:rsidR="003F5517">
          <w:rPr>
            <w:rStyle w:val="CommentReference"/>
          </w:rPr>
          <w:commentReference w:id="218"/>
        </w:r>
      </w:ins>
      <w:ins w:id="221" w:author="Wooster, Eamonn" w:date="2025-10-13T14:36:00Z" w16du:dateUtc="2025-10-13T03:36:00Z">
        <w:r w:rsidR="003F5517">
          <w:t>s</w:t>
        </w:r>
      </w:ins>
      <w:del w:id="222" w:author="Wooster, Eamonn" w:date="2025-10-13T14:36:00Z" w16du:dateUtc="2025-10-13T03:36:00Z">
        <w:r w:rsidR="00395B29" w:rsidDel="003F5517">
          <w:delText>non-s</w:delText>
        </w:r>
      </w:del>
      <w:r w:rsidR="00395B29">
        <w:t xml:space="preserve">ignificant, positive effects were observed in </w:t>
      </w:r>
      <w:r w:rsidR="0063170D">
        <w:t>f</w:t>
      </w:r>
      <w:r w:rsidR="006E290B" w:rsidRPr="006E290B">
        <w:t>looded grasslands and savannas</w:t>
      </w:r>
      <w:r w:rsidR="006E290B">
        <w:t xml:space="preserve"> </w:t>
      </w:r>
      <w:r w:rsidR="00E70F0C">
        <w:t>(</w:t>
      </w:r>
      <w:r w:rsidR="0063170D">
        <w:t xml:space="preserve">Hedge’s g = </w:t>
      </w:r>
      <w:r w:rsidR="008F49CB" w:rsidRPr="008F49CB">
        <w:t xml:space="preserve">0.7803 </w:t>
      </w:r>
      <w:r w:rsidR="008F49CB">
        <w:t>[</w:t>
      </w:r>
      <w:r w:rsidR="0063170D">
        <w:t xml:space="preserve">95% CI = </w:t>
      </w:r>
      <w:r w:rsidR="008F49CB" w:rsidRPr="008F49CB">
        <w:t>-0.0785</w:t>
      </w:r>
      <w:r w:rsidR="0063170D">
        <w:t xml:space="preserve">, </w:t>
      </w:r>
      <w:r w:rsidR="008F49CB" w:rsidRPr="008F49CB">
        <w:t>1.6392</w:t>
      </w:r>
      <w:r w:rsidR="008F49CB">
        <w:t xml:space="preserve">], p = </w:t>
      </w:r>
      <w:r w:rsidR="008F49CB" w:rsidRPr="008F49CB">
        <w:t>0.0744</w:t>
      </w:r>
      <w:r w:rsidR="008F49CB">
        <w:t xml:space="preserve">) </w:t>
      </w:r>
      <w:r w:rsidR="006E290B">
        <w:t xml:space="preserve">and </w:t>
      </w:r>
      <w:r w:rsidR="0063170D">
        <w:t>t</w:t>
      </w:r>
      <w:r w:rsidR="006E290B" w:rsidRPr="006E290B">
        <w:t>emperate grasslands, savannas, and shrublands</w:t>
      </w:r>
      <w:r w:rsidR="008F49CB">
        <w:t xml:space="preserve"> </w:t>
      </w:r>
      <w:r w:rsidR="005F3135">
        <w:t>(</w:t>
      </w:r>
      <w:r w:rsidR="0063170D">
        <w:t xml:space="preserve">Hedge’s g = </w:t>
      </w:r>
      <w:r w:rsidR="005F3135" w:rsidRPr="005F3135">
        <w:t>0.5893</w:t>
      </w:r>
      <w:r w:rsidR="005F3135">
        <w:t xml:space="preserve"> [</w:t>
      </w:r>
      <w:r w:rsidR="0063170D">
        <w:t xml:space="preserve">95% CI = </w:t>
      </w:r>
      <w:r w:rsidR="005F3135" w:rsidRPr="005F3135">
        <w:t xml:space="preserve">-0.0076 </w:t>
      </w:r>
      <w:r w:rsidR="005F3135">
        <w:t>-</w:t>
      </w:r>
      <w:r w:rsidR="005F3135" w:rsidRPr="005F3135">
        <w:t xml:space="preserve"> 1.186</w:t>
      </w:r>
      <w:r w:rsidR="005F3135">
        <w:t>],</w:t>
      </w:r>
      <w:r w:rsidR="005F3135" w:rsidRPr="005F3135">
        <w:t xml:space="preserve"> </w:t>
      </w:r>
      <w:r w:rsidR="005F3135">
        <w:t xml:space="preserve">p = </w:t>
      </w:r>
      <w:r w:rsidR="005F3135" w:rsidRPr="005F3135">
        <w:t>0.0529</w:t>
      </w:r>
      <w:r w:rsidR="005F3135">
        <w:t>).</w:t>
      </w:r>
      <w:r w:rsidR="00C00276">
        <w:t xml:space="preserve"> Deserts and xeric shrublands was the only biome to </w:t>
      </w:r>
      <w:r w:rsidR="0024361F">
        <w:t>have a</w:t>
      </w:r>
      <w:r w:rsidR="00A85568">
        <w:t xml:space="preserve"> </w:t>
      </w:r>
      <w:r w:rsidR="0024361F">
        <w:t>negative</w:t>
      </w:r>
      <w:r w:rsidR="00A85568">
        <w:t>,</w:t>
      </w:r>
      <w:r w:rsidR="0024361F">
        <w:t xml:space="preserve"> although non-significant, effect</w:t>
      </w:r>
      <w:r w:rsidR="00A85568">
        <w:t xml:space="preserve"> size. Effect</w:t>
      </w:r>
      <w:r w:rsidR="000E4DC5">
        <w:t xml:space="preserve"> sizes in the remaining biomes were</w:t>
      </w:r>
      <w:r w:rsidR="00E24CA3">
        <w:t xml:space="preserve"> non-</w:t>
      </w:r>
      <w:r w:rsidR="00C00276">
        <w:t>significant</w:t>
      </w:r>
      <w:r w:rsidR="00A85568">
        <w:t xml:space="preserve"> (Supplementary Information 4, Table S4.1)</w:t>
      </w:r>
      <w:r w:rsidR="00C00276">
        <w:t xml:space="preserve">. </w:t>
      </w:r>
    </w:p>
    <w:p w14:paraId="39EB0BFC" w14:textId="4AD58CEF" w:rsidR="00DB07C1" w:rsidRDefault="00DB07C1" w:rsidP="00294A0A">
      <w:r w:rsidRPr="00DB07C1">
        <w:rPr>
          <w:noProof/>
        </w:rPr>
        <w:lastRenderedPageBreak/>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5"/>
                    <a:stretch>
                      <a:fillRect/>
                    </a:stretch>
                  </pic:blipFill>
                  <pic:spPr>
                    <a:xfrm>
                      <a:off x="0" y="0"/>
                      <a:ext cx="5731510" cy="4237990"/>
                    </a:xfrm>
                    <a:prstGeom prst="rect">
                      <a:avLst/>
                    </a:prstGeom>
                  </pic:spPr>
                </pic:pic>
              </a:graphicData>
            </a:graphic>
          </wp:inline>
        </w:drawing>
      </w:r>
    </w:p>
    <w:p w14:paraId="47F7C6D8" w14:textId="7090BAE3"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r w:rsidRPr="005F502D">
        <w:t xml:space="preserve">Orchard plot showing the estimated effect of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del w:id="223" w:author="Wooster, Eamonn" w:date="2025-10-07T11:20:00Z" w16du:dateUtc="2025-10-07T00:20:00Z">
        <w:r w:rsidRPr="005F502D" w:rsidDel="00D07B71">
          <w:delText xml:space="preserve">Hedge’s g, </w:delText>
        </w:r>
      </w:del>
      <w:r w:rsidRPr="005F502D">
        <w:t>n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D4D29F5" w14:textId="52E28BB3" w:rsidR="0089245E" w:rsidRDefault="0089245E" w:rsidP="008C3E70">
      <w:pPr>
        <w:pStyle w:val="Heading3"/>
      </w:pPr>
      <w:commentRangeStart w:id="224"/>
      <w:r w:rsidRPr="00F12E64">
        <w:t xml:space="preserve">Fire </w:t>
      </w:r>
      <w:commentRangeEnd w:id="224"/>
      <w:r w:rsidR="00D07B71">
        <w:rPr>
          <w:rStyle w:val="CommentReference"/>
          <w:rFonts w:eastAsiaTheme="minorHAnsi" w:cstheme="minorBidi"/>
          <w:i w:val="0"/>
        </w:rPr>
        <w:commentReference w:id="224"/>
      </w:r>
      <w:r w:rsidRPr="00F12E64">
        <w:t>Type</w:t>
      </w:r>
      <w:r w:rsidR="00DB1640" w:rsidRPr="00F12E64">
        <w:t>, Fire Size</w:t>
      </w:r>
      <w:r w:rsidRPr="00F12E64">
        <w:t xml:space="preserve"> </w:t>
      </w:r>
      <w:r w:rsidR="00220579" w:rsidRPr="00F12E64">
        <w:t>&amp; Maximum Burn Age</w:t>
      </w:r>
    </w:p>
    <w:p w14:paraId="090C74EF" w14:textId="2F08941F" w:rsidR="00F12E64" w:rsidRDefault="00D97F37" w:rsidP="00F12E64">
      <w:r>
        <w:t xml:space="preserve">When </w:t>
      </w:r>
      <w:r w:rsidR="00283414">
        <w:t>comparing the effect of fire type</w:t>
      </w:r>
      <w:r w:rsidR="008B2C4A">
        <w:t>, either planned or wildfire, on animal movement</w:t>
      </w:r>
      <w:r w:rsidR="001F0E7D">
        <w:t>, we found that</w:t>
      </w:r>
      <w:r w:rsidR="00F9236E">
        <w:t xml:space="preserve"> planned</w:t>
      </w:r>
      <w:r w:rsidR="00F43D5D">
        <w:t xml:space="preserve"> burns</w:t>
      </w:r>
      <w:r w:rsidR="0030563D">
        <w:t xml:space="preserve"> had a significant </w:t>
      </w:r>
      <w:r w:rsidR="003B624C">
        <w:t>small</w:t>
      </w:r>
      <w:r w:rsidR="00570391">
        <w:t xml:space="preserve">, </w:t>
      </w:r>
      <w:r w:rsidR="0030563D">
        <w:t>positive effect on movement</w:t>
      </w:r>
      <w:r w:rsidR="00D1510E">
        <w:t xml:space="preserve"> (</w:t>
      </w:r>
      <w:r w:rsidR="001F0E7D">
        <w:t xml:space="preserve">Hedge’s g = </w:t>
      </w:r>
      <w:r w:rsidR="00D1510E" w:rsidRPr="00D1510E">
        <w:t>0.3131</w:t>
      </w:r>
      <w:r w:rsidR="00D1510E">
        <w:t xml:space="preserve"> [</w:t>
      </w:r>
      <w:r w:rsidR="001F0E7D">
        <w:t xml:space="preserve">95% CI = </w:t>
      </w:r>
      <w:r w:rsidR="00D1510E" w:rsidRPr="00D1510E">
        <w:t>0.0048</w:t>
      </w:r>
      <w:r w:rsidR="001F0E7D">
        <w:t>,</w:t>
      </w:r>
      <w:r w:rsidR="00D1510E" w:rsidRPr="00D1510E">
        <w:t xml:space="preserve"> 0.6215</w:t>
      </w:r>
      <w:r w:rsidR="00D1510E">
        <w:t xml:space="preserve">], p = </w:t>
      </w:r>
      <w:r w:rsidR="00D1510E" w:rsidRPr="00D1510E">
        <w:t>0.0466</w:t>
      </w:r>
      <w:r w:rsidR="001F0E7D">
        <w:t xml:space="preserve">; </w:t>
      </w:r>
      <w:r w:rsidR="001F0E7D" w:rsidRPr="008C3E70">
        <w:rPr>
          <w:highlight w:val="yellow"/>
        </w:rPr>
        <w:t xml:space="preserve">Figure </w:t>
      </w:r>
      <w:r w:rsidR="00875402" w:rsidRPr="008C3E70">
        <w:rPr>
          <w:highlight w:val="yellow"/>
        </w:rPr>
        <w:t>7</w:t>
      </w:r>
      <w:r w:rsidR="00D1510E">
        <w:t>)</w:t>
      </w:r>
      <w:r w:rsidR="00FC0E51">
        <w:t xml:space="preserve">. </w:t>
      </w:r>
      <w:r w:rsidR="00EE4607">
        <w:t>W</w:t>
      </w:r>
      <w:r w:rsidR="008F5F78">
        <w:t xml:space="preserve">hen </w:t>
      </w:r>
      <w:r w:rsidR="003A5001">
        <w:t>modelling</w:t>
      </w:r>
      <w:r w:rsidR="008F5F78">
        <w:t xml:space="preserve"> the effect of maximum burn age on movement </w:t>
      </w:r>
      <w:r w:rsidR="003F4756">
        <w:t xml:space="preserve">responses we </w:t>
      </w:r>
      <w:r w:rsidR="008F5F78">
        <w:t xml:space="preserve">found no </w:t>
      </w:r>
      <w:r w:rsidR="00A74921">
        <w:t xml:space="preserve">correlation between maximum burn age and </w:t>
      </w:r>
      <w:r w:rsidR="003F4756">
        <w:t>movement responses (</w:t>
      </w:r>
      <w:r w:rsidR="003F4756" w:rsidRPr="00570391">
        <w:t>β = –0.047</w:t>
      </w:r>
      <w:r w:rsidR="003F4756">
        <w:t xml:space="preserve"> [95% CI = </w:t>
      </w:r>
      <w:r w:rsidR="003F4756" w:rsidRPr="00570391">
        <w:t>–0.163</w:t>
      </w:r>
      <w:r w:rsidR="003F4756">
        <w:t>,</w:t>
      </w:r>
      <w:r w:rsidR="003F4756" w:rsidRPr="00570391">
        <w:t xml:space="preserve"> 0.070</w:t>
      </w:r>
      <w:r w:rsidR="003F4756">
        <w:t xml:space="preserve">], </w:t>
      </w:r>
      <w:r w:rsidR="003F4756" w:rsidRPr="00570391">
        <w:t>p = 0.43</w:t>
      </w:r>
      <w:r w:rsidR="003F4756">
        <w:t xml:space="preserve">; Supplementary Information 4, Table S4.1). Similarly, we found no relationship between </w:t>
      </w:r>
      <w:r w:rsidR="003A5001">
        <w:t>fire size and movement responses (</w:t>
      </w:r>
      <w:r w:rsidR="003A5001" w:rsidRPr="00570391">
        <w:t xml:space="preserve">β = </w:t>
      </w:r>
      <w:r w:rsidR="003A5001">
        <w:t xml:space="preserve">0.0021 [95% CI = -0.1125, 0.1167], </w:t>
      </w:r>
      <w:r w:rsidR="003A5001" w:rsidRPr="00570391">
        <w:t>p = 0.</w:t>
      </w:r>
      <w:r w:rsidR="003A5001">
        <w:t>97</w:t>
      </w:r>
      <w:r w:rsidR="00F12E64">
        <w:t>; Supplementary Information 4, Table S4.1).</w:t>
      </w:r>
      <w:r w:rsidR="00F12E64" w:rsidRPr="00F12E64">
        <w:t xml:space="preserve"> </w:t>
      </w:r>
    </w:p>
    <w:p w14:paraId="049E7A25" w14:textId="3DEEB5CA" w:rsidR="00FC0E51" w:rsidRDefault="00FC0E51" w:rsidP="00294A0A"/>
    <w:p w14:paraId="3CD61F5F" w14:textId="365B62C6" w:rsidR="00490D69" w:rsidRDefault="00490D69" w:rsidP="00294A0A">
      <w:r w:rsidRPr="00490D69">
        <w:rPr>
          <w:noProof/>
        </w:rPr>
        <w:lastRenderedPageBreak/>
        <w:drawing>
          <wp:inline distT="0" distB="0" distL="0" distR="0" wp14:anchorId="6AE90ED5" wp14:editId="5B6E8F93">
            <wp:extent cx="5731510" cy="3806190"/>
            <wp:effectExtent l="0" t="0" r="2540" b="3810"/>
            <wp:docPr id="1328350211"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6"/>
                    <a:stretch>
                      <a:fillRect/>
                    </a:stretch>
                  </pic:blipFill>
                  <pic:spPr>
                    <a:xfrm>
                      <a:off x="0" y="0"/>
                      <a:ext cx="5731510" cy="3806190"/>
                    </a:xfrm>
                    <a:prstGeom prst="rect">
                      <a:avLst/>
                    </a:prstGeom>
                  </pic:spPr>
                </pic:pic>
              </a:graphicData>
            </a:graphic>
          </wp:inline>
        </w:drawing>
      </w:r>
    </w:p>
    <w:p w14:paraId="74B12776" w14:textId="14596C58" w:rsidR="003F4AC0" w:rsidRPr="0007102B" w:rsidRDefault="00B63554" w:rsidP="008C3E70">
      <w:pPr>
        <w:pStyle w:val="MSCaption"/>
      </w:pPr>
      <w:r w:rsidRPr="008C3E70">
        <w:rPr>
          <w:b/>
          <w:highlight w:val="yellow"/>
        </w:rPr>
        <w:t xml:space="preserve">Figure </w:t>
      </w:r>
      <w:r w:rsidR="00875402" w:rsidRPr="008C3E70">
        <w:rPr>
          <w:b/>
          <w:highlight w:val="yellow"/>
        </w:rPr>
        <w:t>7</w:t>
      </w:r>
      <w:r w:rsidRPr="008C3E70">
        <w:rPr>
          <w:b/>
        </w:rPr>
        <w:t>:</w:t>
      </w:r>
      <w:r>
        <w:t xml:space="preserve"> </w:t>
      </w:r>
      <w:r w:rsidRPr="005F502D">
        <w:t xml:space="preserve">Orchard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(Hedge’s g, n = </w:t>
      </w:r>
      <w:r w:rsidR="009A74A3">
        <w:t>9</w:t>
      </w:r>
      <w:r>
        <w:t>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66340E02" w14:textId="3EE47E86" w:rsidR="00A83905" w:rsidRPr="00A83905" w:rsidRDefault="00A13941" w:rsidP="00294A0A">
      <w:r>
        <w:t>We modelled the effect of</w:t>
      </w:r>
      <w:r w:rsidR="00556DF3">
        <w:t xml:space="preserve"> body mass on the overall data </w:t>
      </w:r>
      <w:r w:rsidR="001F42CD">
        <w:t>set and</w:t>
      </w:r>
      <w:r w:rsidR="00A348E9">
        <w:t xml:space="preserve"> found </w:t>
      </w:r>
      <w:r w:rsidR="002E6AE7">
        <w:t xml:space="preserve">no correlation between body mass and animal movement responses to fire </w:t>
      </w:r>
      <w:r w:rsidR="00AB0CCA">
        <w:t xml:space="preserve">(β = 0.0199 [–0.0414, 0.0812], p = </w:t>
      </w:r>
      <w:r w:rsidR="0092114E" w:rsidRPr="0092114E">
        <w:t>0.5211</w:t>
      </w:r>
      <w:r w:rsidR="00AB0CCA">
        <w:t xml:space="preserve">) </w:t>
      </w:r>
      <w:r w:rsidR="002E6AE7">
        <w:t>Supplementary Information 4, Table S4.1).</w:t>
      </w:r>
      <w:r w:rsidR="00556DF3">
        <w:t xml:space="preserve"> </w:t>
      </w:r>
      <w:r w:rsidR="002E6AE7">
        <w:t xml:space="preserve">We then modelled the effect of body mass for </w:t>
      </w:r>
      <w:r w:rsidR="003814FD">
        <w:t xml:space="preserve">each </w:t>
      </w:r>
      <w:r w:rsidR="001F42CD">
        <w:t xml:space="preserve">taxonomic </w:t>
      </w:r>
      <w:r w:rsidR="003814FD">
        <w:t>class</w:t>
      </w:r>
      <w:r w:rsidR="001B7753">
        <w:t>. No effect of body mass was observed for any taxonomic class (Supplementary Information 4, Table S4.1)</w:t>
      </w:r>
      <w:r w:rsidR="008E2E91">
        <w:t>.</w:t>
      </w:r>
    </w:p>
    <w:p w14:paraId="6D0405A4" w14:textId="77777777" w:rsidR="00F26A6D" w:rsidRDefault="00F26A6D" w:rsidP="00294A0A">
      <w:pPr>
        <w:pStyle w:val="Heading1"/>
      </w:pPr>
      <w:r w:rsidRPr="00F26A6D">
        <w:t>Discussion</w:t>
      </w:r>
    </w:p>
    <w:p w14:paraId="3BEC5082" w14:textId="4ECC3503" w:rsidR="000A5EC5" w:rsidRDefault="00AE31CF" w:rsidP="00294A0A">
      <w:r>
        <w:t>Animal m</w:t>
      </w:r>
      <w:r w:rsidR="004B24E4">
        <w:t xml:space="preserve">ovement responses to fire </w:t>
      </w:r>
      <w:r>
        <w:t>are highly heterogeneous</w:t>
      </w:r>
      <w:r w:rsidR="00135FB2">
        <w:t xml:space="preserve"> and </w:t>
      </w:r>
      <w:r w:rsidR="00BD7ACD">
        <w:t xml:space="preserve">often </w:t>
      </w:r>
      <w:r w:rsidR="00135FB2">
        <w:t>context dependent</w:t>
      </w:r>
      <w:r w:rsidR="004276DD">
        <w:t xml:space="preserve"> </w: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 </w:instrTex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EN.CITE.DATA </w:instrText>
      </w:r>
      <w:r w:rsidR="004276DD">
        <w:fldChar w:fldCharType="end"/>
      </w:r>
      <w:r w:rsidR="004276DD">
        <w:fldChar w:fldCharType="separate"/>
      </w:r>
      <w:r w:rsidR="004276DD">
        <w:rPr>
          <w:noProof/>
        </w:rPr>
        <w:t>(Doherty et al., 2022; Doherty et al., 2023; Ganz et al., 2022; Geary et al., 2020)</w:t>
      </w:r>
      <w:r w:rsidR="004276DD">
        <w:fldChar w:fldCharType="end"/>
      </w:r>
      <w:r w:rsidR="002F788A">
        <w:t xml:space="preserve">, and this is reflected </w:t>
      </w:r>
      <w:r w:rsidR="00AB0E3D">
        <w:t xml:space="preserve">in </w:t>
      </w:r>
      <w:r w:rsidR="00900CCE">
        <w:t>the results of our meta-analysis</w:t>
      </w:r>
      <w:r>
        <w:t xml:space="preserve">. </w:t>
      </w:r>
      <w:r w:rsidR="00F70883" w:rsidRPr="00F70883">
        <w:t xml:space="preserve">The results of our overall model reveal a small, yet positive effect of fire on animal movement, indicating that animal movements </w:t>
      </w:r>
      <w:r w:rsidR="008F39FD">
        <w:t xml:space="preserve">generally </w:t>
      </w:r>
      <w:r w:rsidR="00F70883" w:rsidRPr="00F70883">
        <w:lastRenderedPageBreak/>
        <w:t>increase following fire.</w:t>
      </w:r>
      <w:r w:rsidR="009E4DA6">
        <w:t xml:space="preserve"> When compar</w:t>
      </w:r>
      <w:r w:rsidR="006B4EDA">
        <w:t xml:space="preserve">ing </w:t>
      </w:r>
      <w:r w:rsidR="009E4DA6">
        <w:t xml:space="preserve">the strength of this effect between the movement categories, </w:t>
      </w:r>
      <w:r w:rsidR="006B4EDA">
        <w:t>the</w:t>
      </w:r>
      <w:r w:rsidR="006B4EDA" w:rsidRPr="009B3E3A">
        <w:t xml:space="preserve"> linear distance category demonstrated small, yet significant positive effect</w:t>
      </w:r>
      <w:r w:rsidR="008F39FD">
        <w:t xml:space="preserve">, although movement category was not a strong predictor </w:t>
      </w:r>
      <w:commentRangeStart w:id="225"/>
      <w:r w:rsidR="008F39FD">
        <w:t>of effect size</w:t>
      </w:r>
      <w:commentRangeEnd w:id="225"/>
      <w:r w:rsidR="00B14099">
        <w:rPr>
          <w:rStyle w:val="CommentReference"/>
        </w:rPr>
        <w:commentReference w:id="225"/>
      </w:r>
      <w:r w:rsidR="008F39FD">
        <w:t>.</w:t>
      </w:r>
      <w:r w:rsidR="006B4EDA" w:rsidRPr="009B3E3A">
        <w:t xml:space="preserve"> </w:t>
      </w:r>
      <w:r w:rsidR="00592449" w:rsidRPr="00592449">
        <w:rPr>
          <w:highlight w:val="yellow"/>
        </w:rPr>
        <w:t>HOW AND WHY FIRE MAY AFFE</w:t>
      </w:r>
      <w:r w:rsidR="00E906F6">
        <w:rPr>
          <w:highlight w:val="yellow"/>
        </w:rPr>
        <w:t>C</w:t>
      </w:r>
      <w:r w:rsidR="00592449" w:rsidRPr="00592449">
        <w:rPr>
          <w:highlight w:val="yellow"/>
        </w:rPr>
        <w:t>T LINEAR MOVEMENTS</w:t>
      </w:r>
      <w:r w:rsidR="00DA6C0E">
        <w:rPr>
          <w:highlight w:val="yellow"/>
        </w:rPr>
        <w:t xml:space="preserve"> AND OTHER MOVEMENTS</w:t>
      </w:r>
      <w:r w:rsidR="00CF5416" w:rsidRPr="00CF5416">
        <w:rPr>
          <w:highlight w:val="yellow"/>
        </w:rPr>
        <w:t>?</w:t>
      </w:r>
      <w:r w:rsidR="00BA42C7">
        <w:t xml:space="preserve"> </w:t>
      </w:r>
      <w:r w:rsidR="00AB5992">
        <w:rPr>
          <w:highlight w:val="yellow"/>
        </w:rPr>
        <w:t xml:space="preserve">what </w:t>
      </w:r>
      <w:r w:rsidR="00BA42C7" w:rsidRPr="00BA42C7">
        <w:rPr>
          <w:highlight w:val="yellow"/>
        </w:rPr>
        <w:t>species are showing increases? Are these prey species? Could this be attributed to predation risk or perceived risk</w:t>
      </w:r>
      <w:r w:rsidR="00AB5992">
        <w:rPr>
          <w:highlight w:val="yellow"/>
        </w:rPr>
        <w:t xml:space="preserve"> in open habitats</w:t>
      </w:r>
      <w:r w:rsidR="00BA42C7" w:rsidRPr="00BA42C7">
        <w:rPr>
          <w:highlight w:val="yellow"/>
        </w:rPr>
        <w:t xml:space="preserve">? </w:t>
      </w:r>
      <w:r w:rsidR="005B7300">
        <w:rPr>
          <w:highlight w:val="yellow"/>
        </w:rPr>
        <w:t xml:space="preserve">Could this be attributed to changes in predator behaviour? </w:t>
      </w:r>
      <w:r w:rsidR="00BA42C7" w:rsidRPr="00BA42C7">
        <w:rPr>
          <w:highlight w:val="yellow"/>
        </w:rPr>
        <w:t>Altered perception?</w:t>
      </w:r>
      <w:r w:rsidR="00546C3A">
        <w:t xml:space="preserve"> </w:t>
      </w:r>
      <w:r w:rsidR="00546C3A" w:rsidRPr="00DA6C0E">
        <w:rPr>
          <w:highlight w:val="yellow"/>
        </w:rPr>
        <w:fldChar w:fldCharType="begin"/>
      </w:r>
      <w:r w:rsidR="00546C3A" w:rsidRPr="00DA6C0E">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546C3A" w:rsidRPr="00DA6C0E">
        <w:rPr>
          <w:highlight w:val="yellow"/>
        </w:rPr>
        <w:fldChar w:fldCharType="separate"/>
      </w:r>
      <w:r w:rsidR="00546C3A" w:rsidRPr="00DA6C0E">
        <w:rPr>
          <w:noProof/>
          <w:highlight w:val="yellow"/>
        </w:rPr>
        <w:t>Stobo‐Wilson et al. (2021)</w:t>
      </w:r>
      <w:r w:rsidR="00546C3A" w:rsidRPr="00DA6C0E">
        <w:rPr>
          <w:highlight w:val="yellow"/>
        </w:rPr>
        <w:fldChar w:fldCharType="end"/>
      </w:r>
      <w:r w:rsidR="00546C3A" w:rsidRPr="00DA6C0E">
        <w:rPr>
          <w:highlight w:val="yellow"/>
        </w:rPr>
        <w:t xml:space="preserve"> for discussion of expectation that home </w:t>
      </w:r>
      <w:r w:rsidR="00DA6C0E" w:rsidRPr="00DA6C0E">
        <w:rPr>
          <w:highlight w:val="yellow"/>
        </w:rPr>
        <w:t>range increases as resource availability decreases</w:t>
      </w:r>
      <w:r w:rsidR="007D6077">
        <w:rPr>
          <w:highlight w:val="yellow"/>
        </w:rPr>
        <w:t xml:space="preserve"> (also relevant for biome discussion)</w:t>
      </w:r>
      <w:r w:rsidR="00DA6C0E" w:rsidRPr="00DA6C0E">
        <w:rPr>
          <w:highlight w:val="yellow"/>
        </w:rPr>
        <w:t>.</w:t>
      </w:r>
    </w:p>
    <w:p w14:paraId="10B5D4F3" w14:textId="7F306CF2" w:rsidR="009424F7" w:rsidRDefault="00E84921" w:rsidP="00294A0A">
      <w:r w:rsidRPr="00D54204">
        <w:rPr>
          <w:highlight w:val="yellow"/>
        </w:rPr>
        <w:t xml:space="preserve">TOPIC </w:t>
      </w:r>
      <w:r w:rsidR="00592449" w:rsidRPr="00D54204">
        <w:rPr>
          <w:highlight w:val="yellow"/>
        </w:rPr>
        <w:t xml:space="preserve">SENTENCE RE </w:t>
      </w:r>
      <w:r w:rsidRPr="00D54204">
        <w:rPr>
          <w:highlight w:val="yellow"/>
        </w:rPr>
        <w:t>VARIANCE MODERATORS</w:t>
      </w:r>
      <w:r>
        <w:t xml:space="preserve">. </w:t>
      </w:r>
      <w:r w:rsidR="000A5EC5">
        <w:t xml:space="preserve">The detection of moderate levels of within-individual variation suggests </w:t>
      </w:r>
      <w:r w:rsidR="00B3352C">
        <w:t>individual</w:t>
      </w:r>
      <w:r w:rsidR="00C6370D">
        <w:t xml:space="preserve"> movement responses </w:t>
      </w:r>
      <w:r w:rsidR="00807361">
        <w:t>are not necessarily consistent across the movement categories</w:t>
      </w:r>
      <w:r w:rsidR="000A5EC5">
        <w:t xml:space="preserve">. For example, an increase in home range size may not correlate with an increase in daily distance travelled and vice versa. </w:t>
      </w:r>
      <w:r w:rsidR="00CF5416" w:rsidRPr="00CF5416">
        <w:rPr>
          <w:highlight w:val="yellow"/>
        </w:rPr>
        <w:t>EXPAND,</w:t>
      </w:r>
      <w:r w:rsidR="00CF5416">
        <w:rPr>
          <w:highlight w:val="yellow"/>
        </w:rPr>
        <w:t xml:space="preserve"> EXPLAINATION FOR THIS</w:t>
      </w:r>
      <w:r w:rsidR="00CF5416" w:rsidRPr="00CF5416">
        <w:rPr>
          <w:highlight w:val="yellow"/>
        </w:rPr>
        <w:t>?</w:t>
      </w:r>
      <w:r w:rsidR="00CF5416">
        <w:t xml:space="preserve"> </w:t>
      </w:r>
      <w:r w:rsidR="000A5EC5">
        <w:t>Notably, phylogenetic relatedness and non-phylogenetic species identity accounted for negligible variance in any of the model.</w:t>
      </w:r>
      <w:r w:rsidR="00CF5416">
        <w:t xml:space="preserve"> </w:t>
      </w:r>
      <w:r w:rsidR="00CF5416" w:rsidRPr="00CF5416">
        <w:rPr>
          <w:highlight w:val="yellow"/>
        </w:rPr>
        <w:t>EXPAND,</w:t>
      </w:r>
      <w:r w:rsidR="00CF5416">
        <w:rPr>
          <w:highlight w:val="yellow"/>
        </w:rPr>
        <w:t xml:space="preserve"> EXPLAINATION FOR THIS</w:t>
      </w:r>
      <w:r w:rsidR="00CF5416" w:rsidRPr="00CF5416">
        <w:rPr>
          <w:highlight w:val="yellow"/>
        </w:rPr>
        <w:t>?</w:t>
      </w:r>
    </w:p>
    <w:p w14:paraId="39183E0B" w14:textId="17518748" w:rsidR="00B521C4" w:rsidRDefault="00802809" w:rsidP="00294A0A">
      <w:r w:rsidRPr="00F70883">
        <w:t>Significant</w:t>
      </w:r>
      <w:r>
        <w:t xml:space="preserve"> residual heterogeneity remained </w:t>
      </w:r>
      <w:r w:rsidR="00E51223">
        <w:t>among effect sizes for most model</w:t>
      </w:r>
      <w:r w:rsidR="00BF486C">
        <w:t>s</w:t>
      </w:r>
      <w:r w:rsidR="00E51223">
        <w:t xml:space="preserve">, </w:t>
      </w:r>
      <w:r w:rsidR="00DE45FC">
        <w:t>with between-study and within-individual heterogeneity</w:t>
      </w:r>
      <w:r w:rsidR="00934467">
        <w:t xml:space="preserve"> generally</w:t>
      </w:r>
      <w:r w:rsidR="00DE45FC">
        <w:t xml:space="preserve"> accounting </w:t>
      </w:r>
      <w:r w:rsidR="00396859">
        <w:t>for</w:t>
      </w:r>
      <w:r w:rsidR="00934467">
        <w:t xml:space="preserve"> </w:t>
      </w:r>
      <w:r w:rsidR="007E4F17">
        <w:t>some variance</w:t>
      </w:r>
      <w:r w:rsidR="00BD7ACD">
        <w:t xml:space="preserve"> in </w:t>
      </w:r>
      <w:r w:rsidR="00860C4B">
        <w:t>most models</w:t>
      </w:r>
      <w:r w:rsidR="007E4F17">
        <w:t>.</w:t>
      </w:r>
      <w:r w:rsidR="008176D9">
        <w:t xml:space="preserve"> </w:t>
      </w:r>
      <w:r w:rsidR="005128CD">
        <w:t>B</w:t>
      </w:r>
      <w:r w:rsidR="001206AA">
        <w:t>etween-study</w:t>
      </w:r>
      <w:r w:rsidR="001206AA" w:rsidRPr="001206AA">
        <w:t xml:space="preserve"> </w:t>
      </w:r>
      <w:r w:rsidR="001206AA">
        <w:t>heterogeneity suggests</w:t>
      </w:r>
      <w:r w:rsidR="005128CD">
        <w:t xml:space="preserve"> </w:t>
      </w:r>
      <w:r w:rsidR="009B779A">
        <w:t>either (</w:t>
      </w:r>
      <w:proofErr w:type="spellStart"/>
      <w:r w:rsidR="009B779A">
        <w:t>i</w:t>
      </w:r>
      <w:proofErr w:type="spellEnd"/>
      <w:r w:rsidR="009B779A">
        <w:t xml:space="preserve">) </w:t>
      </w:r>
      <w:r w:rsidR="005128CD">
        <w:t>the presence of meaningful differences in animal movement responses between studies</w:t>
      </w:r>
      <w:r w:rsidR="008217AC">
        <w:t>,</w:t>
      </w:r>
      <w:r w:rsidR="009B779A">
        <w:t xml:space="preserve"> or (ii)</w:t>
      </w:r>
      <w:r w:rsidR="008D5A4A">
        <w:t xml:space="preserve"> diff</w:t>
      </w:r>
      <w:commentRangeStart w:id="226"/>
      <w:r w:rsidR="008D5A4A">
        <w:t xml:space="preserve">erences in the capability of the studies to </w:t>
      </w:r>
      <w:r w:rsidR="00493A58">
        <w:t>capture and quantify movement responses</w:t>
      </w:r>
      <w:commentRangeEnd w:id="226"/>
      <w:r w:rsidR="006D3C4B">
        <w:rPr>
          <w:rStyle w:val="CommentReference"/>
        </w:rPr>
        <w:commentReference w:id="226"/>
      </w:r>
      <w:r w:rsidR="00493A58">
        <w:t>. In the first instance,</w:t>
      </w:r>
      <w:r w:rsidR="00F66CFB">
        <w:t xml:space="preserve"> s</w:t>
      </w:r>
      <w:r w:rsidR="0057341B">
        <w:t>ite</w:t>
      </w:r>
      <w:r w:rsidR="00F66CFB">
        <w:t xml:space="preserve"> specific</w:t>
      </w:r>
      <w:r w:rsidR="00DF0C06">
        <w:t xml:space="preserve"> </w:t>
      </w:r>
      <w:r w:rsidR="00C34478">
        <w:t xml:space="preserve">factors such as </w:t>
      </w:r>
      <w:r w:rsidR="00337637">
        <w:t xml:space="preserve">fire </w:t>
      </w:r>
      <w:r w:rsidR="00357C17">
        <w:t xml:space="preserve">patchiness </w:t>
      </w:r>
      <w:r w:rsidR="00357C17">
        <w:fldChar w:fldCharType="begin"/>
      </w:r>
      <w:r w:rsidR="000B1175">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Ecology&lt;/secondary-title&gt;&lt;/titles&gt;&lt;periodical&gt;&lt;full-title&gt;JOURNAL OF APPLIED ECOLOGY&lt;/full-title&gt;&lt;/periodical&gt;&lt;pages&gt;1325-1335&lt;/pages&gt;&lt;volume&gt;58&lt;/volume&gt;&lt;number&gt;6&lt;/number&gt;&lt;keywords&gt;&lt;keyword&gt;fire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357C17">
        <w:fldChar w:fldCharType="separate"/>
      </w:r>
      <w:r w:rsidR="00357C17">
        <w:rPr>
          <w:noProof/>
        </w:rPr>
        <w:t>(Shaw et al., 2021)</w:t>
      </w:r>
      <w:r w:rsidR="00357C17">
        <w:fldChar w:fldCharType="end"/>
      </w:r>
      <w:r w:rsidR="00FA10AD">
        <w:t xml:space="preserve"> and</w:t>
      </w:r>
      <w:r w:rsidR="00357C17">
        <w:t xml:space="preserve"> fire severity </w:t>
      </w:r>
      <w:r w:rsidR="00C6176E">
        <w:fldChar w:fldCharType="begin"/>
      </w:r>
      <w:r w:rsidR="00C6176E">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C6176E">
        <w:fldChar w:fldCharType="separate"/>
      </w:r>
      <w:r w:rsidR="00C6176E">
        <w:rPr>
          <w:noProof/>
        </w:rPr>
        <w:t>(Crabb et al., 2022)</w:t>
      </w:r>
      <w:r w:rsidR="00C6176E">
        <w:fldChar w:fldCharType="end"/>
      </w:r>
      <w:r w:rsidR="00337637">
        <w:t xml:space="preserve"> </w:t>
      </w:r>
      <w:r w:rsidR="00A5227C">
        <w:t xml:space="preserve">may </w:t>
      </w:r>
      <w:r w:rsidR="005C77EC">
        <w:t xml:space="preserve">be driving </w:t>
      </w:r>
      <w:r w:rsidR="00736166">
        <w:t>animal movement responses</w:t>
      </w:r>
      <w:r w:rsidR="00F66CFB">
        <w:t>.</w:t>
      </w:r>
      <w:r w:rsidR="00485EA6">
        <w:t xml:space="preserve"> </w:t>
      </w:r>
      <w:r w:rsidR="00F40898">
        <w:t xml:space="preserve">Fire is a </w:t>
      </w:r>
      <w:r w:rsidR="00587E1B">
        <w:t>spatiotemporally dynamic process</w:t>
      </w:r>
      <w:r w:rsidR="0089310E">
        <w:t xml:space="preserve">; </w:t>
      </w:r>
      <w:r w:rsidR="00103CD3">
        <w:t xml:space="preserve">within a single </w:t>
      </w:r>
      <w:r w:rsidR="008B16AE">
        <w:t xml:space="preserve">fire </w:t>
      </w:r>
      <w:r w:rsidR="00103CD3">
        <w:t xml:space="preserve">extent, </w:t>
      </w:r>
      <w:r w:rsidR="00F00829">
        <w:t xml:space="preserve">burn </w:t>
      </w:r>
      <w:r w:rsidR="008B16AE">
        <w:t xml:space="preserve">severity </w:t>
      </w:r>
      <w:r w:rsidR="00804A48">
        <w:t>may range from complete canopy combustion</w:t>
      </w:r>
      <w:r w:rsidR="00497DF8">
        <w:t xml:space="preserve"> through to</w:t>
      </w:r>
      <w:r w:rsidR="00347771">
        <w:t xml:space="preserve"> </w:t>
      </w:r>
      <w:r w:rsidR="00BA42C7">
        <w:t>incomplete</w:t>
      </w:r>
      <w:r w:rsidR="00497DF8">
        <w:t xml:space="preserve"> combustion of </w:t>
      </w:r>
      <w:r w:rsidR="00347771">
        <w:t>the ground layer</w:t>
      </w:r>
      <w:r w:rsidR="00CE5F96">
        <w:t xml:space="preserve">, leaving mid layers </w:t>
      </w:r>
      <w:r w:rsidR="00BA42C7">
        <w:t>intact</w:t>
      </w:r>
      <w:r w:rsidR="000740E6">
        <w:t xml:space="preserve"> </w:t>
      </w:r>
      <w:r w:rsidR="00F67139">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 </w:instrText>
      </w:r>
      <w:r w:rsidR="00A412C1">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EN.CITE.DATA </w:instrText>
      </w:r>
      <w:r w:rsidR="00A412C1">
        <w:fldChar w:fldCharType="end"/>
      </w:r>
      <w:r w:rsidR="00F67139">
        <w:fldChar w:fldCharType="separate"/>
      </w:r>
      <w:r w:rsidR="00A412C1">
        <w:rPr>
          <w:noProof/>
        </w:rPr>
        <w:t>(Cherry et al., 2018; Yarnell et al., 2008)</w:t>
      </w:r>
      <w:r w:rsidR="00F67139">
        <w:fldChar w:fldCharType="end"/>
      </w:r>
      <w:r w:rsidR="00CE5F96">
        <w:t xml:space="preserve">. Similarly, </w:t>
      </w:r>
      <w:r w:rsidR="0018697E">
        <w:t>a single</w:t>
      </w:r>
      <w:r w:rsidR="007217FD">
        <w:t xml:space="preserve"> fire extent may </w:t>
      </w:r>
      <w:r w:rsidR="007C0C32">
        <w:t>encompass</w:t>
      </w:r>
      <w:r w:rsidR="007217FD">
        <w:t xml:space="preserve"> a mosaic of</w:t>
      </w:r>
      <w:r w:rsidR="000740E6">
        <w:t xml:space="preserve"> burnt and</w:t>
      </w:r>
      <w:r w:rsidR="007217FD">
        <w:t xml:space="preserve"> unburnt </w:t>
      </w:r>
      <w:r w:rsidR="000740E6">
        <w:t>vegetation, with or without heterogeneity in severity</w:t>
      </w:r>
      <w:r w:rsidR="007C0AAF">
        <w:t xml:space="preserve"> </w:t>
      </w:r>
      <w:r w:rsidR="00452346">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 </w:instrText>
      </w:r>
      <w:r w:rsidR="004B538F">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EN.CITE.DATA </w:instrText>
      </w:r>
      <w:r w:rsidR="004B538F">
        <w:fldChar w:fldCharType="end"/>
      </w:r>
      <w:r w:rsidR="00452346">
        <w:fldChar w:fldCharType="separate"/>
      </w:r>
      <w:r w:rsidR="004B538F">
        <w:rPr>
          <w:noProof/>
        </w:rPr>
        <w:t>(Berry et al., 2016; Crabb et al., 2022; Lacki et al., 2009)</w:t>
      </w:r>
      <w:r w:rsidR="00452346">
        <w:fldChar w:fldCharType="end"/>
      </w:r>
      <w:r w:rsidR="000740E6">
        <w:t>.</w:t>
      </w:r>
      <w:r w:rsidR="00260068" w:rsidRPr="00260068">
        <w:t xml:space="preserve"> </w:t>
      </w:r>
      <w:commentRangeStart w:id="227"/>
      <w:commentRangeStart w:id="228"/>
      <w:commentRangeStart w:id="229"/>
      <w:r w:rsidR="00260068">
        <w:t xml:space="preserve">The scale at which these fire characteristics and environmental conditions vary in relation to individual movement capacity is also an important consideration </w: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 </w:instrTex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EN.CITE.DATA </w:instrText>
      </w:r>
      <w:r w:rsidR="00260068">
        <w:fldChar w:fldCharType="end"/>
      </w:r>
      <w:r w:rsidR="00260068">
        <w:fldChar w:fldCharType="separate"/>
      </w:r>
      <w:r w:rsidR="00260068">
        <w:rPr>
          <w:noProof/>
        </w:rPr>
        <w:t>(Berry et al., 2016; Nathan et al., 2008; Nimmo et al., 2019)</w:t>
      </w:r>
      <w:r w:rsidR="00260068">
        <w:fldChar w:fldCharType="end"/>
      </w:r>
      <w:commentRangeEnd w:id="227"/>
      <w:r w:rsidR="00966B5B">
        <w:rPr>
          <w:rStyle w:val="CommentReference"/>
        </w:rPr>
        <w:commentReference w:id="227"/>
      </w:r>
      <w:commentRangeEnd w:id="228"/>
      <w:r w:rsidR="00ED1FF4">
        <w:rPr>
          <w:rStyle w:val="CommentReference"/>
        </w:rPr>
        <w:commentReference w:id="228"/>
      </w:r>
      <w:commentRangeEnd w:id="229"/>
      <w:r w:rsidR="00CE7AB1">
        <w:rPr>
          <w:rStyle w:val="CommentReference"/>
        </w:rPr>
        <w:commentReference w:id="229"/>
      </w:r>
      <w:r w:rsidR="009D3DAC">
        <w:t xml:space="preserve"> If</w:t>
      </w:r>
      <w:r w:rsidR="00A15161">
        <w:t xml:space="preserve"> </w:t>
      </w:r>
      <w:r w:rsidR="009D3DAC">
        <w:t>post-fire conditions are unfavoured,</w:t>
      </w:r>
      <w:r w:rsidR="00CD383F">
        <w:t xml:space="preserve"> </w:t>
      </w:r>
      <w:r w:rsidR="009D3DAC">
        <w:t>h</w:t>
      </w:r>
      <w:r w:rsidR="00CD383F">
        <w:t xml:space="preserve">ighly mobile animals </w:t>
      </w:r>
      <w:r w:rsidR="009D3DAC">
        <w:t>may shift</w:t>
      </w:r>
      <w:r w:rsidR="00403387">
        <w:t xml:space="preserve"> </w:t>
      </w:r>
      <w:r w:rsidR="00A34CE1">
        <w:t xml:space="preserve">the home range to </w:t>
      </w:r>
      <w:r w:rsidR="00F10FE0">
        <w:t>adjacent,</w:t>
      </w:r>
      <w:r w:rsidR="00A34CE1">
        <w:t xml:space="preserve"> preferred habitat</w:t>
      </w:r>
      <w:r w:rsidR="00621E7A">
        <w:t xml:space="preserve">s, </w:t>
      </w:r>
      <w:r w:rsidR="00A34CE1">
        <w:t>as demonstrated by quokkas</w:t>
      </w:r>
      <w:r w:rsidR="005D48C0">
        <w:t xml:space="preserve"> </w:t>
      </w:r>
      <w:proofErr w:type="spellStart"/>
      <w:r w:rsidR="005D48C0">
        <w:rPr>
          <w:i/>
          <w:iCs/>
        </w:rPr>
        <w:t>Se</w:t>
      </w:r>
      <w:r w:rsidR="00A724D9">
        <w:rPr>
          <w:i/>
          <w:iCs/>
        </w:rPr>
        <w:t>tonix</w:t>
      </w:r>
      <w:proofErr w:type="spellEnd"/>
      <w:r w:rsidR="00A724D9">
        <w:rPr>
          <w:i/>
          <w:iCs/>
        </w:rPr>
        <w:t xml:space="preserve"> brachyurus</w:t>
      </w:r>
      <w:r w:rsidR="00F37996">
        <w:t xml:space="preserve"> following prescribed burns </w:t>
      </w:r>
      <w:r w:rsidR="00A34CE1">
        <w:fldChar w:fldCharType="begin"/>
      </w:r>
      <w:r w:rsidR="00A34CE1">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sidR="00A34CE1">
        <w:fldChar w:fldCharType="separate"/>
      </w:r>
      <w:r w:rsidR="00A34CE1">
        <w:rPr>
          <w:noProof/>
        </w:rPr>
        <w:t>(Povh et al., 2023)</w:t>
      </w:r>
      <w:r w:rsidR="00A34CE1">
        <w:fldChar w:fldCharType="end"/>
      </w:r>
      <w:r w:rsidR="00A34CE1">
        <w:t xml:space="preserve">. </w:t>
      </w:r>
      <w:r w:rsidR="005E3C0C">
        <w:t>In other cases, variation in</w:t>
      </w:r>
      <w:r w:rsidR="00971F38">
        <w:t xml:space="preserve"> burn severities across the fire extent may </w:t>
      </w:r>
      <w:r w:rsidR="00BA42C7">
        <w:t>mediate</w:t>
      </w:r>
      <w:r w:rsidR="00971F38">
        <w:t xml:space="preserve"> habitat selection, </w:t>
      </w:r>
      <w:r w:rsidR="008A346C">
        <w:t>yet have minimal effect on home range size</w:t>
      </w:r>
      <w:r w:rsidR="00807A11">
        <w:t xml:space="preserve">, as seen in American </w:t>
      </w:r>
      <w:r w:rsidR="00807A11">
        <w:lastRenderedPageBreak/>
        <w:t xml:space="preserve">black bears </w:t>
      </w:r>
      <w:r w:rsidR="00F47370">
        <w:rPr>
          <w:i/>
          <w:iCs/>
        </w:rPr>
        <w:t xml:space="preserve">Ursus americanus </w:t>
      </w:r>
      <w:r w:rsidR="00F47370">
        <w:t>following the extens</w:t>
      </w:r>
      <w:r w:rsidR="00DD0C54">
        <w:t xml:space="preserve">ive 2011 Wallow Wildfire in Arizona </w:t>
      </w:r>
      <w:r w:rsidR="00DD0C54">
        <w:fldChar w:fldCharType="begin"/>
      </w:r>
      <w:r w:rsidR="00DD0C5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DD0C54">
        <w:fldChar w:fldCharType="separate"/>
      </w:r>
      <w:r w:rsidR="00DD0C54">
        <w:rPr>
          <w:noProof/>
        </w:rPr>
        <w:t>(Crabb et al., 2022)</w:t>
      </w:r>
      <w:r w:rsidR="00DD0C54">
        <w:fldChar w:fldCharType="end"/>
      </w:r>
      <w:r w:rsidR="00DD0C54">
        <w:t>.</w:t>
      </w:r>
      <w:r w:rsidR="00807A11">
        <w:t xml:space="preserve"> </w:t>
      </w:r>
      <w:r w:rsidR="00663D48">
        <w:t>T</w:t>
      </w:r>
      <w:r w:rsidR="0017044C">
        <w:t>he authors propose</w:t>
      </w:r>
      <w:r w:rsidR="0099636E">
        <w:t xml:space="preserve"> </w:t>
      </w:r>
      <w:r w:rsidR="007D1396">
        <w:t>heterogeneity in burn severit</w:t>
      </w:r>
      <w:r w:rsidR="00303A83">
        <w:t xml:space="preserve">y retained </w:t>
      </w:r>
      <w:r w:rsidR="00700271">
        <w:t xml:space="preserve">adequate foraging cover from established vegetation, and </w:t>
      </w:r>
      <w:r w:rsidR="000610B7">
        <w:t xml:space="preserve">may have increased </w:t>
      </w:r>
      <w:r w:rsidR="00494DF1">
        <w:t>the productivity and foraging quality of grasses and herbs</w:t>
      </w:r>
      <w:r w:rsidR="00AB2EB9">
        <w:t xml:space="preserve"> </w:t>
      </w:r>
      <w:r w:rsidR="005A4247">
        <w:t>growing in areas affected by</w:t>
      </w:r>
      <w:r w:rsidR="00AB2EB9">
        <w:t xml:space="preserve"> low severity fire</w:t>
      </w:r>
      <w:r w:rsidR="00663D48">
        <w:t xml:space="preserve"> </w:t>
      </w:r>
      <w:r w:rsidR="00BB170C">
        <w:fldChar w:fldCharType="begin"/>
      </w:r>
      <w:r w:rsidR="00BB170C">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BB170C">
        <w:fldChar w:fldCharType="separate"/>
      </w:r>
      <w:r w:rsidR="00BB170C">
        <w:rPr>
          <w:noProof/>
        </w:rPr>
        <w:t>(Crabb et al., 2022)</w:t>
      </w:r>
      <w:r w:rsidR="00BB170C">
        <w:fldChar w:fldCharType="end"/>
      </w:r>
      <w:r w:rsidR="00BB170C">
        <w:t>.</w:t>
      </w:r>
      <w:r w:rsidR="000029FB">
        <w:t xml:space="preserve"> </w:t>
      </w:r>
      <w:r w:rsidR="003A2D2C">
        <w:t>With adequate resources available within the</w:t>
      </w:r>
      <w:r w:rsidR="00C81410">
        <w:t xml:space="preserve"> home range, there was no need to increase movement</w:t>
      </w:r>
      <w:r w:rsidR="005A4247">
        <w:t xml:space="preserve"> post fire </w:t>
      </w:r>
      <w:r w:rsidR="005A4247">
        <w:fldChar w:fldCharType="begin"/>
      </w:r>
      <w:r w:rsidR="005A4247">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5A4247">
        <w:fldChar w:fldCharType="separate"/>
      </w:r>
      <w:r w:rsidR="005A4247">
        <w:rPr>
          <w:noProof/>
        </w:rPr>
        <w:t>(Crabb et al., 2022)</w:t>
      </w:r>
      <w:r w:rsidR="005A4247">
        <w:fldChar w:fldCharType="end"/>
      </w:r>
      <w:r w:rsidR="005A4247">
        <w:t>.</w:t>
      </w:r>
      <w:r w:rsidR="007C0C32">
        <w:t xml:space="preserve"> </w:t>
      </w:r>
      <w:r w:rsidR="009963E1" w:rsidRPr="00E86F80">
        <w:rPr>
          <w:highlight w:val="yellow"/>
        </w:rPr>
        <w:t xml:space="preserve">SEE ALSO </w:t>
      </w:r>
      <w:r w:rsidR="009963E1" w:rsidRPr="00E86F80">
        <w:rPr>
          <w:highlight w:val="yellow"/>
        </w:rPr>
        <w:fldChar w:fldCharType="begin"/>
      </w:r>
      <w:r w:rsidR="009963E1" w:rsidRPr="00E86F80">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Ecology&lt;/secondary-title&gt;&lt;/titles&gt;&lt;periodical&gt;&lt;full-title&gt;Fire Ecology&lt;/full-title&gt;&lt;/periodical&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9963E1" w:rsidRPr="00E86F80">
        <w:rPr>
          <w:highlight w:val="yellow"/>
        </w:rPr>
        <w:fldChar w:fldCharType="separate"/>
      </w:r>
      <w:r w:rsidR="009963E1" w:rsidRPr="00E86F80">
        <w:rPr>
          <w:noProof/>
          <w:highlight w:val="yellow"/>
        </w:rPr>
        <w:t>(Cohen et al., 2019)</w:t>
      </w:r>
      <w:r w:rsidR="009963E1" w:rsidRPr="00E86F80">
        <w:rPr>
          <w:highlight w:val="yellow"/>
        </w:rPr>
        <w:fldChar w:fldCharType="end"/>
      </w:r>
    </w:p>
    <w:p w14:paraId="5F41DB9F" w14:textId="0694B25E" w:rsidR="00710FFC" w:rsidRDefault="0057341B" w:rsidP="00294A0A">
      <w:r>
        <w:t>In addition to site specific factors, v</w:t>
      </w:r>
      <w:r w:rsidR="00706A9E">
        <w:t xml:space="preserve">ariation </w:t>
      </w:r>
      <w:r w:rsidR="00041F5D">
        <w:t xml:space="preserve">in </w:t>
      </w:r>
      <w:r w:rsidR="00706A9E">
        <w:t>s</w:t>
      </w:r>
      <w:r w:rsidR="00B521C4">
        <w:t>pecies traits</w:t>
      </w:r>
      <w:r w:rsidR="00B91DF2">
        <w:t xml:space="preserve">, </w:t>
      </w:r>
      <w:r w:rsidR="00041F5D">
        <w:t xml:space="preserve">hunting </w:t>
      </w:r>
      <w:r w:rsidR="00B91DF2">
        <w:t xml:space="preserve">behaviour, and </w:t>
      </w:r>
      <w:r w:rsidR="00B521C4">
        <w:t xml:space="preserve">foraging </w:t>
      </w:r>
      <w:r w:rsidR="0075452E">
        <w:t>st</w:t>
      </w:r>
      <w:r w:rsidR="00AC2BAB">
        <w:t>rategies</w:t>
      </w:r>
      <w:r w:rsidR="00B91DF2">
        <w:t xml:space="preserve"> </w:t>
      </w:r>
      <w:r w:rsidR="00976C0A">
        <w:t>may also be contributing to heterogeneity in movement responses between studies</w:t>
      </w:r>
      <w:r w:rsidR="004148A3">
        <w:t xml:space="preserve"> </w: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 </w:instrTex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EN.CITE.DATA </w:instrText>
      </w:r>
      <w:r w:rsidR="004148A3">
        <w:fldChar w:fldCharType="end"/>
      </w:r>
      <w:r w:rsidR="004148A3">
        <w:fldChar w:fldCharType="separate"/>
      </w:r>
      <w:r w:rsidR="004148A3">
        <w:rPr>
          <w:noProof/>
        </w:rPr>
        <w:t>(Ganz et al., 2022; Geary et al., 2020; Pocknee et al., 2023)</w:t>
      </w:r>
      <w:r w:rsidR="004148A3">
        <w:fldChar w:fldCharType="end"/>
      </w:r>
      <w:r w:rsidR="00976C0A">
        <w:t>.</w:t>
      </w:r>
      <w:r w:rsidR="00ED13BF">
        <w:t xml:space="preserve"> </w:t>
      </w:r>
      <w:r w:rsidR="0008491C">
        <w:t xml:space="preserve">Our meta-analysis </w:t>
      </w:r>
      <w:r w:rsidR="005E29DC">
        <w:t xml:space="preserve">dataset included effect sizes </w:t>
      </w:r>
      <w:r w:rsidR="002A193B">
        <w:t xml:space="preserve">from </w:t>
      </w:r>
      <w:r w:rsidR="008C0B66">
        <w:t>13 orders</w:t>
      </w:r>
      <w:r w:rsidR="007959DD">
        <w:t xml:space="preserve"> across three</w:t>
      </w:r>
      <w:r w:rsidR="008C0B66">
        <w:t xml:space="preserve"> classes</w:t>
      </w:r>
      <w:r w:rsidR="00DE70D0">
        <w:t xml:space="preserve">, representing a </w:t>
      </w:r>
      <w:r w:rsidR="008E7C72">
        <w:t>broad range</w:t>
      </w:r>
      <w:r w:rsidR="00DE70D0">
        <w:t xml:space="preserve"> of life history strategies, </w:t>
      </w:r>
      <w:r w:rsidR="00032A18">
        <w:t>hunting behaviours and foraging strategies.</w:t>
      </w:r>
      <w:r w:rsidR="00487C02">
        <w:t xml:space="preserve"> </w:t>
      </w:r>
      <w:r w:rsidR="00C047BB">
        <w:t xml:space="preserve">Our results found phylogenetic relatedness </w:t>
      </w:r>
      <w:r w:rsidR="003A32E5">
        <w:t xml:space="preserve">did not explain </w:t>
      </w:r>
      <w:r w:rsidR="00E90DD1">
        <w:t xml:space="preserve">heterogeneity in effect sizes. </w:t>
      </w:r>
      <w:r w:rsidR="00162523">
        <w:t>Therefore,</w:t>
      </w:r>
      <w:r w:rsidR="00E90DD1">
        <w:t xml:space="preserve"> </w:t>
      </w:r>
      <w:r w:rsidR="00890052">
        <w:t xml:space="preserve">any </w:t>
      </w:r>
      <w:r w:rsidR="00E90DD1">
        <w:t xml:space="preserve">variability in </w:t>
      </w:r>
      <w:r w:rsidR="00890052">
        <w:t xml:space="preserve">traits, life histories and behaviours that do contribute to </w:t>
      </w:r>
      <w:r w:rsidR="00F0148B">
        <w:t xml:space="preserve">movement responses occur </w:t>
      </w:r>
      <w:r w:rsidR="0018061D">
        <w:t xml:space="preserve">likely </w:t>
      </w:r>
      <w:r w:rsidR="00F0148B">
        <w:t xml:space="preserve">at </w:t>
      </w:r>
      <w:r w:rsidR="00BC7889">
        <w:t xml:space="preserve">lower </w:t>
      </w:r>
      <w:r w:rsidR="00F0148B">
        <w:t xml:space="preserve">taxonomic </w:t>
      </w:r>
      <w:r w:rsidR="00BC7889">
        <w:t>ranks</w:t>
      </w:r>
      <w:r w:rsidR="00162523">
        <w:t xml:space="preserve"> and</w:t>
      </w:r>
      <w:r w:rsidR="00F0148B">
        <w:t xml:space="preserve"> are not consistent across </w:t>
      </w:r>
      <w:r w:rsidR="00BC7889">
        <w:t>higher levels</w:t>
      </w:r>
      <w:r w:rsidR="00F0148B">
        <w:t xml:space="preserve"> </w:t>
      </w:r>
      <w:commentRangeStart w:id="230"/>
      <w:r w:rsidR="00F0148B">
        <w:t>such a</w:t>
      </w:r>
      <w:r w:rsidR="00162523">
        <w:t>s</w:t>
      </w:r>
      <w:r w:rsidR="00F0148B">
        <w:t xml:space="preserve"> order</w:t>
      </w:r>
      <w:commentRangeEnd w:id="230"/>
      <w:r w:rsidR="00E51D24">
        <w:rPr>
          <w:rStyle w:val="CommentReference"/>
        </w:rPr>
        <w:commentReference w:id="230"/>
      </w:r>
      <w:r w:rsidR="00162523">
        <w:t>.</w:t>
      </w:r>
      <w:r w:rsidR="007959DD">
        <w:t xml:space="preserve"> </w:t>
      </w:r>
      <w:r w:rsidR="0018061D" w:rsidRPr="00032A18">
        <w:rPr>
          <w:highlight w:val="yellow"/>
        </w:rPr>
        <w:t>EXPAND.</w:t>
      </w:r>
      <w:r w:rsidR="0018061D">
        <w:t xml:space="preserve"> </w:t>
      </w:r>
      <w:r w:rsidR="00C72B0A">
        <w:t xml:space="preserve">Hunting </w:t>
      </w:r>
      <w:r w:rsidR="00FB64A6">
        <w:t>behaviours</w:t>
      </w:r>
      <w:r w:rsidR="00C72B0A">
        <w:t xml:space="preserve"> </w:t>
      </w:r>
      <w:r w:rsidR="00041F5D">
        <w:t xml:space="preserve">vary across predators, as to does preferred habitat to hunt in </w:t>
      </w:r>
      <w:r w:rsidR="00041F5D">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 </w:instrText>
      </w:r>
      <w:r w:rsidR="00FB64A6">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EN.CITE.DATA </w:instrText>
      </w:r>
      <w:r w:rsidR="00FB64A6">
        <w:fldChar w:fldCharType="end"/>
      </w:r>
      <w:r w:rsidR="00041F5D">
        <w:fldChar w:fldCharType="separate"/>
      </w:r>
      <w:r w:rsidR="00FB64A6">
        <w:rPr>
          <w:noProof/>
        </w:rPr>
        <w:t>(Doherty et al., 2022; Kauffman et al., 2007)</w:t>
      </w:r>
      <w:r w:rsidR="00041F5D">
        <w:fldChar w:fldCharType="end"/>
      </w:r>
      <w:r w:rsidR="00041F5D">
        <w:t>.</w:t>
      </w:r>
      <w:r w:rsidR="002E3C7E">
        <w:t xml:space="preserve"> </w:t>
      </w:r>
      <w:r w:rsidR="002E3C7E" w:rsidRPr="00E30F6A">
        <w:rPr>
          <w:highlight w:val="yellow"/>
        </w:rPr>
        <w:t xml:space="preserve">SEE ALSO </w:t>
      </w:r>
      <w:r w:rsidR="002E3C7E" w:rsidRPr="00E30F6A">
        <w:rPr>
          <w:highlight w:val="yellow"/>
        </w:rPr>
        <w:fldChar w:fldCharType="begin"/>
      </w:r>
      <w:r w:rsidR="002E3C7E" w:rsidRPr="00E30F6A">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Reviews&lt;/secondary-title&gt;&lt;/titles&gt;&lt;periodical&gt;&lt;full-title&gt;Biological Reviews&lt;/full-title&gt;&lt;/periodical&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002E3C7E" w:rsidRPr="00E30F6A">
        <w:rPr>
          <w:highlight w:val="yellow"/>
        </w:rPr>
        <w:fldChar w:fldCharType="separate"/>
      </w:r>
      <w:r w:rsidR="002E3C7E" w:rsidRPr="00E30F6A">
        <w:rPr>
          <w:noProof/>
          <w:highlight w:val="yellow"/>
        </w:rPr>
        <w:t>(Moran et al., 2021)</w:t>
      </w:r>
      <w:r w:rsidR="002E3C7E" w:rsidRPr="00E30F6A">
        <w:rPr>
          <w:highlight w:val="yellow"/>
        </w:rPr>
        <w:fldChar w:fldCharType="end"/>
      </w:r>
      <w:r w:rsidR="002E3C7E" w:rsidRPr="00E30F6A">
        <w:rPr>
          <w:highlight w:val="yellow"/>
        </w:rPr>
        <w:t xml:space="preserve"> </w:t>
      </w:r>
      <w:r w:rsidR="00E30F6A" w:rsidRPr="00E30F6A">
        <w:rPr>
          <w:highlight w:val="yellow"/>
        </w:rPr>
        <w:t>for discussion RE condition and risky behaviour.</w:t>
      </w:r>
    </w:p>
    <w:p w14:paraId="3B611168" w14:textId="74EFA0D6" w:rsidR="000B4C3B" w:rsidRDefault="00E86F80" w:rsidP="00294A0A">
      <w:r w:rsidRPr="00E86F80">
        <w:rPr>
          <w:highlight w:val="yellow"/>
        </w:rPr>
        <w:t xml:space="preserve">SEE ALSO </w:t>
      </w:r>
      <w:r w:rsidRPr="00E86F80">
        <w:rPr>
          <w:highlight w:val="yellow"/>
        </w:rPr>
        <w:fldChar w:fldCharType="begin"/>
      </w:r>
      <w:r w:rsidRPr="00E86F80">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Reviews&lt;/secondary-title&gt;&lt;/titles&gt;&lt;periodical&gt;&lt;full-title&gt;Biological Reviews&lt;/full-title&gt;&lt;/periodical&gt;&lt;pages&gt;976-998&lt;/pages&gt;&lt;volume&gt;96&lt;/volume&gt;&lt;number&gt;3&lt;/number&gt;&lt;keywords&gt;&lt;keyword&gt;habitat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rsidR="00AB732B">
        <w:t>.</w:t>
      </w:r>
      <w:r w:rsidR="00710FFC">
        <w:t xml:space="preserve"> </w:t>
      </w:r>
      <w:r w:rsidR="00710FFC" w:rsidRPr="002E3C7E">
        <w:rPr>
          <w:highlight w:val="yellow"/>
        </w:rPr>
        <w:t xml:space="preserve">EXAPND </w:t>
      </w:r>
      <w:r w:rsidR="002E3C7E" w:rsidRPr="002E3C7E">
        <w:rPr>
          <w:highlight w:val="yellow"/>
        </w:rPr>
        <w:t>– Other processes that may interact with fire to influence movement.</w:t>
      </w:r>
      <w:r w:rsidR="00AB732B">
        <w:t xml:space="preserve"> Unfortunately, our sample size precluded a</w:t>
      </w:r>
      <w:r w:rsidR="001E7E60">
        <w:t xml:space="preserve"> robust</w:t>
      </w:r>
      <w:r w:rsidR="00AB732B">
        <w:t xml:space="preserve"> </w:t>
      </w:r>
      <w:r w:rsidR="001E7E60">
        <w:t>evaluation</w:t>
      </w:r>
      <w:r w:rsidR="00AB732B">
        <w:t xml:space="preserve"> of interactive effects. </w:t>
      </w:r>
    </w:p>
    <w:p w14:paraId="13F3EC79" w14:textId="741E1161" w:rsidR="000A5EC5" w:rsidRDefault="00AB732B" w:rsidP="00294A0A">
      <w:r w:rsidRPr="00CF6FA1">
        <w:rPr>
          <w:highlight w:val="yellow"/>
        </w:rPr>
        <w:t>SECOND CASE</w:t>
      </w:r>
      <w:r w:rsidR="00BA42C7" w:rsidRPr="00CF6FA1">
        <w:rPr>
          <w:highlight w:val="yellow"/>
        </w:rPr>
        <w:t xml:space="preserve"> - differences in the capability of the studies to capture and quantify movement responses</w:t>
      </w:r>
      <w:r w:rsidR="00A04992" w:rsidRPr="00CF6FA1">
        <w:rPr>
          <w:highlight w:val="yellow"/>
        </w:rPr>
        <w:t xml:space="preserve"> </w:t>
      </w:r>
      <w:r w:rsidR="00CF6FA1" w:rsidRPr="00294A0A">
        <w:rPr>
          <w:highlight w:val="yellow"/>
        </w:rPr>
        <w:t>“(</w:t>
      </w:r>
      <w:proofErr w:type="spellStart"/>
      <w:r w:rsidR="00CF6FA1" w:rsidRPr="00294A0A">
        <w:rPr>
          <w:highlight w:val="yellow"/>
        </w:rPr>
        <w:t>i</w:t>
      </w:r>
      <w:proofErr w:type="spellEnd"/>
      <w:r w:rsidR="00CF6FA1" w:rsidRPr="00294A0A">
        <w:rPr>
          <w:highlight w:val="yellow"/>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00CF6FA1" w:rsidRPr="00294A0A">
        <w:rPr>
          <w:highlight w:val="yellow"/>
        </w:rPr>
        <w:fldChar w:fldCharType="begin"/>
      </w:r>
      <w:r w:rsidR="00CF6FA1" w:rsidRPr="00294A0A">
        <w:rPr>
          <w:highlight w:val="yellow"/>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Ecology&lt;/secondary-title&gt;&lt;/titles&gt;&lt;periodical&gt;&lt;full-title&gt;Fire Ecology&lt;/full-title&gt;&lt;/periodical&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00CF6FA1" w:rsidRPr="00294A0A">
        <w:rPr>
          <w:highlight w:val="yellow"/>
        </w:rPr>
        <w:fldChar w:fldCharType="separate"/>
      </w:r>
      <w:r w:rsidR="00CF6FA1" w:rsidRPr="00294A0A">
        <w:rPr>
          <w:noProof/>
          <w:highlight w:val="yellow"/>
        </w:rPr>
        <w:t>Doherty et al. (2023)</w:t>
      </w:r>
      <w:r w:rsidR="00CF6FA1" w:rsidRPr="00294A0A">
        <w:rPr>
          <w:highlight w:val="yellow"/>
        </w:rPr>
        <w:fldChar w:fldCharType="end"/>
      </w:r>
      <w:r w:rsidR="00B14099">
        <w:rPr>
          <w:highlight w:val="yellow"/>
        </w:rPr>
        <w:t xml:space="preserve">. </w:t>
      </w:r>
      <w:r w:rsidR="00CF6FA1" w:rsidRPr="00CF6FA1">
        <w:rPr>
          <w:highlight w:val="yellow"/>
        </w:rPr>
        <w:t xml:space="preserve">Furthermore, previous research indicates that interactive and synergistic effects are also likely to exert strong influence on animal responses to fire, and this may also be contributing to the high level of between study heterogeneity we found </w: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 </w:instrTex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EN.CITE.DATA </w:instrText>
      </w:r>
      <w:r w:rsidR="00CF6FA1" w:rsidRPr="00CF6FA1">
        <w:rPr>
          <w:highlight w:val="yellow"/>
        </w:rPr>
      </w:r>
      <w:r w:rsidR="00CF6FA1" w:rsidRPr="00CF6FA1">
        <w:rPr>
          <w:highlight w:val="yellow"/>
        </w:rPr>
        <w:fldChar w:fldCharType="end"/>
      </w:r>
      <w:r w:rsidR="00CF6FA1" w:rsidRPr="00CF6FA1">
        <w:rPr>
          <w:highlight w:val="yellow"/>
        </w:rPr>
      </w:r>
      <w:r w:rsidR="00CF6FA1" w:rsidRPr="00CF6FA1">
        <w:rPr>
          <w:highlight w:val="yellow"/>
        </w:rPr>
        <w:fldChar w:fldCharType="separate"/>
      </w:r>
      <w:r w:rsidR="00CF6FA1" w:rsidRPr="00CF6FA1">
        <w:rPr>
          <w:noProof/>
          <w:highlight w:val="yellow"/>
        </w:rPr>
        <w:t>(Culhane et al., 2022; Doherty et al., 2022; Ganz et al., 2022)</w:t>
      </w:r>
      <w:r w:rsidR="00CF6FA1" w:rsidRPr="00CF6FA1">
        <w:rPr>
          <w:highlight w:val="yellow"/>
        </w:rPr>
        <w:fldChar w:fldCharType="end"/>
      </w:r>
    </w:p>
    <w:p w14:paraId="77C3E579" w14:textId="597CB6F9" w:rsidR="00D70680" w:rsidRDefault="00227D5B" w:rsidP="00294A0A">
      <w:r>
        <w:t>Apart from</w:t>
      </w:r>
      <w:r w:rsidR="00C22782">
        <w:t xml:space="preserve"> biome, we found no clear relationship between</w:t>
      </w:r>
      <w:r>
        <w:t xml:space="preserve"> our predictor variables and movement responses to fire.</w:t>
      </w:r>
      <w:r w:rsidR="00C22782">
        <w:t xml:space="preserve"> </w:t>
      </w:r>
      <w:r w:rsidR="00EF7DEE">
        <w:t xml:space="preserve">In contrast to site specific, localised </w:t>
      </w:r>
      <w:r w:rsidR="00D71615">
        <w:t>factors</w:t>
      </w:r>
      <w:r w:rsidR="000757D4">
        <w:t>, t</w:t>
      </w:r>
      <w:r w:rsidR="00D406D6">
        <w:t xml:space="preserve">he </w:t>
      </w:r>
      <w:r w:rsidR="00D71615">
        <w:t xml:space="preserve">resolution of the </w:t>
      </w:r>
      <w:r w:rsidR="005315F3">
        <w:t xml:space="preserve">extrinsic </w:t>
      </w:r>
      <w:r w:rsidR="00D406D6">
        <w:t xml:space="preserve">predictor </w:t>
      </w:r>
      <w:r w:rsidR="0063468D">
        <w:t xml:space="preserve">variables we </w:t>
      </w:r>
      <w:r w:rsidR="000757D4">
        <w:t xml:space="preserve">investigated </w:t>
      </w:r>
      <w:r w:rsidR="00D71615">
        <w:t xml:space="preserve">are much coarser, and do not incorporate </w:t>
      </w:r>
      <w:r w:rsidR="005315F3">
        <w:t>spatial or temporal</w:t>
      </w:r>
      <w:r>
        <w:t xml:space="preserve"> </w:t>
      </w:r>
      <w:r w:rsidR="005315F3">
        <w:t>environmental heterogeneity.</w:t>
      </w:r>
      <w:r w:rsidR="000B4C3B">
        <w:t xml:space="preserve"> This may </w:t>
      </w:r>
      <w:r w:rsidR="00D54204">
        <w:t xml:space="preserve">aid in </w:t>
      </w:r>
      <w:r w:rsidR="000B4C3B">
        <w:t>explain</w:t>
      </w:r>
      <w:r w:rsidR="00D54204">
        <w:t>ing</w:t>
      </w:r>
      <w:r w:rsidR="00787B7E">
        <w:t xml:space="preserve"> why variables </w:t>
      </w:r>
      <w:r w:rsidR="00D54204">
        <w:t xml:space="preserve">we </w:t>
      </w:r>
      <w:r w:rsidR="00D54204">
        <w:lastRenderedPageBreak/>
        <w:t>expected</w:t>
      </w:r>
      <w:r w:rsidR="00787B7E">
        <w:t xml:space="preserve"> to be influential, such fire size</w:t>
      </w:r>
      <w:r w:rsidR="00F77964">
        <w:t xml:space="preserve"> and fire type,</w:t>
      </w:r>
      <w:r w:rsidR="00787B7E">
        <w:t xml:space="preserve"> were not.</w:t>
      </w:r>
      <w:r w:rsidR="000A5EC5">
        <w:t xml:space="preserve"> </w:t>
      </w:r>
      <w:r w:rsidR="00D54204">
        <w:t xml:space="preserve">Within the </w:t>
      </w:r>
      <w:r w:rsidR="000614F1">
        <w:t xml:space="preserve">studies we </w:t>
      </w:r>
      <w:r w:rsidR="00777039">
        <w:t>reviewed</w:t>
      </w:r>
      <w:r w:rsidR="000614F1">
        <w:t>, we extracted</w:t>
      </w:r>
      <w:r w:rsidR="00D54204">
        <w:t xml:space="preserve"> </w:t>
      </w:r>
      <w:r w:rsidR="000614F1">
        <w:t>qualitative descriptors of burn severity and pat</w:t>
      </w:r>
      <w:r w:rsidR="00D70680">
        <w:t xml:space="preserve">chiness when </w:t>
      </w:r>
      <w:r w:rsidR="00CA5308">
        <w:t>provided or</w:t>
      </w:r>
      <w:r w:rsidR="004F69B2">
        <w:t xml:space="preserve"> </w:t>
      </w:r>
      <w:r w:rsidR="00C85D5E">
        <w:t>inferred severity from post-fire description</w:t>
      </w:r>
      <w:r w:rsidR="00777039">
        <w:t>s</w:t>
      </w:r>
      <w:r w:rsidR="00C85D5E">
        <w:t xml:space="preserve"> of vegetation condition. </w:t>
      </w:r>
      <w:r w:rsidR="00777039">
        <w:t xml:space="preserve">Generally, </w:t>
      </w:r>
      <w:r w:rsidR="006377B1">
        <w:t xml:space="preserve">burn severity </w:t>
      </w:r>
      <w:r w:rsidR="00142BCE">
        <w:t>was variable</w:t>
      </w:r>
      <w:r w:rsidR="006377B1">
        <w:t xml:space="preserve">, </w:t>
      </w:r>
      <w:r w:rsidR="009B6222">
        <w:t xml:space="preserve">resulting in a </w:t>
      </w:r>
      <w:r w:rsidR="00D9214A">
        <w:t xml:space="preserve">mosaic </w:t>
      </w:r>
      <w:r w:rsidR="00607E0B">
        <w:t xml:space="preserve">of differing burn severities and unburnt </w:t>
      </w:r>
      <w:r w:rsidR="00142BCE">
        <w:t xml:space="preserve">patches within a single fire extent </w: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 </w:instrTex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EN.CITE.DATA </w:instrText>
      </w:r>
      <w:r w:rsidR="00142BCE">
        <w:fldChar w:fldCharType="end"/>
      </w:r>
      <w:r w:rsidR="00142BCE">
        <w:fldChar w:fldCharType="separate"/>
      </w:r>
      <w:r w:rsidR="00142BCE">
        <w:rPr>
          <w:noProof/>
        </w:rPr>
        <w:t>(eg. Cherry et al., 2018; Crabb et al., 2022; Lacki et al., 2009)</w:t>
      </w:r>
      <w:r w:rsidR="00142BCE">
        <w:fldChar w:fldCharType="end"/>
      </w:r>
      <w:r w:rsidR="00142BCE">
        <w:t xml:space="preserve">. </w:t>
      </w:r>
      <w:r w:rsidR="00414F4C">
        <w:t xml:space="preserve">Burn heterogeneity, rather than total fire extent, </w:t>
      </w:r>
      <w:r w:rsidR="0031507A">
        <w:t xml:space="preserve">is likely a stronger mediator of resource </w:t>
      </w:r>
      <w:r w:rsidR="00CB52B7">
        <w:t xml:space="preserve">distribution and availability within the landscape, and therefore a </w:t>
      </w:r>
      <w:r w:rsidR="00CC35AB">
        <w:t>stronger</w:t>
      </w:r>
      <w:r w:rsidR="00CB52B7">
        <w:t xml:space="preserve"> predictor of animal movement responses. </w:t>
      </w:r>
      <w:r w:rsidR="008F5E02">
        <w:t xml:space="preserve">We </w:t>
      </w:r>
      <w:r w:rsidR="00CC35AB">
        <w:t xml:space="preserve">expected </w:t>
      </w:r>
      <w:r w:rsidR="00A859F4">
        <w:t>the strength of effect sizes to decrease with maximum treatment age</w:t>
      </w:r>
      <w:r w:rsidR="00CC35AB">
        <w:t>, however found no relationship.</w:t>
      </w:r>
      <w:r w:rsidR="004168D6">
        <w:t xml:space="preserve"> </w:t>
      </w:r>
      <w:r w:rsidR="004168D6" w:rsidRPr="00CF5416">
        <w:rPr>
          <w:highlight w:val="yellow"/>
        </w:rPr>
        <w:t xml:space="preserve">Discuss temporal scaling of </w:t>
      </w:r>
      <w:r w:rsidR="00DA676C" w:rsidRPr="00CF5416">
        <w:rPr>
          <w:highlight w:val="yellow"/>
        </w:rPr>
        <w:t>resources post fire</w:t>
      </w:r>
      <w:r w:rsidR="00A6060B" w:rsidRPr="00CF5416">
        <w:rPr>
          <w:highlight w:val="yellow"/>
        </w:rPr>
        <w:t xml:space="preserve">/veg succession and seral stages. Discuss </w:t>
      </w:r>
      <w:r w:rsidR="00FA3415" w:rsidRPr="00CF5416">
        <w:rPr>
          <w:highlight w:val="yellow"/>
        </w:rPr>
        <w:t>differences between biomes/veg types in the weather/climate drivers of productivity (eg. Unpredictability/boom and bust in arid or xeric habitats</w:t>
      </w:r>
      <w:r w:rsidR="00687DCD" w:rsidRPr="00CF5416">
        <w:rPr>
          <w:highlight w:val="yellow"/>
        </w:rPr>
        <w:t>), as well as veg composition</w:t>
      </w:r>
      <w:r w:rsidR="00CF5416">
        <w:t>.</w:t>
      </w:r>
    </w:p>
    <w:p w14:paraId="24D7C790" w14:textId="646FF998" w:rsidR="00A5227C" w:rsidRDefault="000477A5" w:rsidP="00294A0A">
      <w:r>
        <w:t xml:space="preserve">Biome type was a significant predictor of effect size. </w:t>
      </w:r>
      <w:r w:rsidR="002B47DD">
        <w:t>(</w:t>
      </w:r>
      <w:r w:rsidR="002B47DD" w:rsidRPr="00CE7AB1">
        <w:rPr>
          <w:highlight w:val="yellow"/>
        </w:rPr>
        <w:t>EXPAND -</w:t>
      </w:r>
      <w:r w:rsidR="00BA42C7" w:rsidRPr="00CE7AB1">
        <w:rPr>
          <w:highlight w:val="yellow"/>
        </w:rPr>
        <w:t xml:space="preserve"> types of movement, is space use contributing to results (</w:t>
      </w:r>
      <w:proofErr w:type="spellStart"/>
      <w:r w:rsidR="00BA42C7" w:rsidRPr="00CE7AB1">
        <w:rPr>
          <w:highlight w:val="yellow"/>
        </w:rPr>
        <w:t>ie</w:t>
      </w:r>
      <w:proofErr w:type="spellEnd"/>
      <w:r w:rsidR="00BA42C7"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rsidR="00BA42C7">
        <w:t>)</w:t>
      </w:r>
    </w:p>
    <w:p w14:paraId="63E88771" w14:textId="381551CC" w:rsidR="000A5EC5" w:rsidRDefault="003B624C" w:rsidP="00294A0A">
      <w:r w:rsidRPr="009B7BF7">
        <w:rPr>
          <w:highlight w:val="yellow"/>
        </w:rPr>
        <w:t xml:space="preserve">WILDFIRE TYPE NOT SIGNIFICANT PREDICTOR – But </w:t>
      </w:r>
      <w:r w:rsidR="009B7BF7" w:rsidRPr="009B7BF7">
        <w:rPr>
          <w:highlight w:val="yellow"/>
        </w:rPr>
        <w:t>planned burns demonstrated</w:t>
      </w:r>
      <w:commentRangeStart w:id="231"/>
      <w:r w:rsidR="009B7BF7" w:rsidRPr="009B7BF7">
        <w:rPr>
          <w:highlight w:val="yellow"/>
        </w:rPr>
        <w:t xml:space="preserve"> significant positive effect</w:t>
      </w:r>
      <w:commentRangeEnd w:id="231"/>
      <w:r w:rsidR="007D7996">
        <w:rPr>
          <w:rStyle w:val="CommentReference"/>
        </w:rPr>
        <w:commentReference w:id="231"/>
      </w:r>
      <w:r w:rsidR="009B7BF7" w:rsidRPr="009B7BF7">
        <w:rPr>
          <w:highlight w:val="yellow"/>
        </w:rPr>
        <w:t>. Why? What could explain this? Attributes of planned burns? Management approaches (</w:t>
      </w:r>
      <w:proofErr w:type="spellStart"/>
      <w:r w:rsidR="009B7BF7" w:rsidRPr="009B7BF7">
        <w:rPr>
          <w:highlight w:val="yellow"/>
        </w:rPr>
        <w:t>ie</w:t>
      </w:r>
      <w:proofErr w:type="spellEnd"/>
      <w:r w:rsidR="00C565B6">
        <w:rPr>
          <w:highlight w:val="yellow"/>
        </w:rPr>
        <w:t xml:space="preserve"> are planned burns similar/different to burns of historic regimes</w:t>
      </w:r>
      <w:r w:rsidR="009B7BF7" w:rsidRPr="009B7BF7">
        <w:rPr>
          <w:highlight w:val="yellow"/>
        </w:rPr>
        <w:t>)? Again, look at species here – are grazers that are attracted to burned areas post fire contributing to this (</w:t>
      </w:r>
      <w:proofErr w:type="spellStart"/>
      <w:r w:rsidR="009B7BF7" w:rsidRPr="009B7BF7">
        <w:rPr>
          <w:highlight w:val="yellow"/>
        </w:rPr>
        <w:t>eg</w:t>
      </w:r>
      <w:proofErr w:type="spellEnd"/>
      <w:r w:rsidR="009B7BF7" w:rsidRPr="009B7BF7">
        <w:rPr>
          <w:highlight w:val="yellow"/>
        </w:rPr>
        <w:t xml:space="preserve"> space use</w:t>
      </w:r>
      <w:r w:rsidR="00C565B6">
        <w:rPr>
          <w:highlight w:val="yellow"/>
        </w:rPr>
        <w:t xml:space="preserve"> metric</w:t>
      </w:r>
      <w:r w:rsidR="009B7BF7" w:rsidRPr="009B7BF7">
        <w:rPr>
          <w:highlight w:val="yellow"/>
        </w:rPr>
        <w:t>)? Less precision in Wildfire results?</w:t>
      </w:r>
    </w:p>
    <w:p w14:paraId="1D678247" w14:textId="18A87283" w:rsidR="005F0F6D" w:rsidRDefault="00F100A5" w:rsidP="00294A0A">
      <w:r>
        <w:t xml:space="preserve">BODY MASS NOT SIGNIFICANT PREDICTOR. </w:t>
      </w:r>
      <w:r w:rsidR="00CE2C29">
        <w:t>Despite c</w:t>
      </w:r>
      <w:r>
        <w:t xml:space="preserve">orrelation </w:t>
      </w:r>
      <w:r w:rsidR="007750AB">
        <w:t>between</w:t>
      </w:r>
      <w:r>
        <w:t xml:space="preserve"> body mass and </w:t>
      </w:r>
      <w:r w:rsidR="007750AB">
        <w:t>movement</w:t>
      </w:r>
      <w:r w:rsidR="003F7B5E">
        <w:t>/allometric scaling SEE</w:t>
      </w:r>
      <w:r w:rsidR="007750AB">
        <w:t xml:space="preserve"> </w:t>
      </w:r>
      <w:r w:rsidR="00EA3EB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 </w:instrText>
      </w:r>
      <w:r w:rsidR="003F7B5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EN.CITE.DATA </w:instrText>
      </w:r>
      <w:r w:rsidR="003F7B5E">
        <w:fldChar w:fldCharType="end"/>
      </w:r>
      <w:r w:rsidR="00EA3EBE">
        <w:fldChar w:fldCharType="separate"/>
      </w:r>
      <w:r w:rsidR="003F7B5E">
        <w:rPr>
          <w:noProof/>
        </w:rPr>
        <w:t>(Doherty et al., 2019; Jetz et al., 2004; Tamburello et al., 2015)</w:t>
      </w:r>
      <w:r w:rsidR="00EA3EBE">
        <w:fldChar w:fldCharType="end"/>
      </w:r>
      <w:r w:rsidR="00CC6FAD">
        <w:t>.</w:t>
      </w:r>
    </w:p>
    <w:p w14:paraId="0836C818" w14:textId="565CF238" w:rsidR="00CC6FAD" w:rsidRDefault="00CC6FAD" w:rsidP="00294A0A">
      <w:r>
        <w:t>LIMITATIONS – Cases not included</w:t>
      </w:r>
      <w:r w:rsidR="001D5401">
        <w:t xml:space="preserve"> due to small sizes/inadequate data to calculate effect sizes</w:t>
      </w:r>
      <w:r>
        <w:t>,</w:t>
      </w:r>
      <w:r w:rsidR="00DF47C5">
        <w:t xml:space="preserve"> </w:t>
      </w:r>
      <w:r>
        <w:t xml:space="preserve">quantitative </w:t>
      </w:r>
      <w:r w:rsidR="0005794D">
        <w:t>fire attributes, no interactive effects</w:t>
      </w:r>
      <w:r w:rsidR="004378CA">
        <w:t xml:space="preserve"> modelled</w:t>
      </w:r>
    </w:p>
    <w:p w14:paraId="4C8DE99F" w14:textId="19740AD8" w:rsidR="001D5401" w:rsidRPr="00EF0A8A" w:rsidRDefault="001D5401" w:rsidP="00294A0A">
      <w:r>
        <w:t xml:space="preserve">IMPLICATIONS – Importance </w:t>
      </w:r>
      <w:r w:rsidR="00DF47C5">
        <w:t>of results</w:t>
      </w:r>
      <w:r w:rsidR="001F6FAE">
        <w:t>, future directions, please report more about fire</w:t>
      </w:r>
      <w:r w:rsidR="003F4FDE">
        <w:t xml:space="preserve"> treatments</w:t>
      </w:r>
      <w:r w:rsidR="003F4277">
        <w:t xml:space="preserve"> = disentangle </w:t>
      </w:r>
      <w:r w:rsidR="001B5100">
        <w:t xml:space="preserve">effect of fire attributes from other </w:t>
      </w:r>
      <w:r w:rsidR="00097244">
        <w:t xml:space="preserve">site variables. </w:t>
      </w:r>
      <w:r w:rsidR="000D140D">
        <w:t>Context dependency – importance of considering interactive effect</w:t>
      </w:r>
      <w:r w:rsidR="00852FB5">
        <w:t>s, fine scale environmental variables and species traits</w:t>
      </w:r>
    </w:p>
    <w:p w14:paraId="4E59666E" w14:textId="42A3B21C" w:rsidR="00F26A6D" w:rsidRPr="00F26A6D" w:rsidRDefault="00F26A6D" w:rsidP="00294A0A">
      <w:pPr>
        <w:pStyle w:val="Heading1"/>
      </w:pPr>
      <w:r w:rsidRPr="00F26A6D">
        <w:lastRenderedPageBreak/>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7133C8E6" w14:textId="7064893B" w:rsidR="00CC1482" w:rsidRPr="00CC1482" w:rsidRDefault="00777CA1" w:rsidP="00CC1482">
      <w:pPr>
        <w:pStyle w:val="EndNoteBibliography"/>
        <w:spacing w:after="0"/>
        <w:ind w:left="720" w:hanging="720"/>
      </w:pPr>
      <w:r>
        <w:fldChar w:fldCharType="begin"/>
      </w:r>
      <w:r>
        <w:instrText xml:space="preserve"> ADDIN EN.REFLIST </w:instrText>
      </w:r>
      <w:r>
        <w:fldChar w:fldCharType="separate"/>
      </w:r>
      <w:r w:rsidR="00CC1482" w:rsidRPr="00CC1482">
        <w:t xml:space="preserve">Abatzoglou, J. T., Kolden, C. A., Cullen, A. C., Sadegh, M., Williams, E. L., Turco, M., &amp; Jones, M. W. (2025). Climate change has increased the odds of extreme regional forest fire years globally. </w:t>
      </w:r>
      <w:r w:rsidR="00CC1482" w:rsidRPr="00CC1482">
        <w:rPr>
          <w:i/>
        </w:rPr>
        <w:t>Nature Communications, 16</w:t>
      </w:r>
      <w:r w:rsidR="00CC1482" w:rsidRPr="00CC1482">
        <w:t xml:space="preserve">(1), 6390.  </w:t>
      </w:r>
      <w:hyperlink r:id="rId17" w:history="1">
        <w:r w:rsidR="00CC1482" w:rsidRPr="00CC1482">
          <w:rPr>
            <w:rStyle w:val="Hyperlink"/>
          </w:rPr>
          <w:t>https://doi.org/10.1038/s41467-025-61608-1</w:t>
        </w:r>
      </w:hyperlink>
      <w:r w:rsidR="00CC1482" w:rsidRPr="00CC1482">
        <w:t xml:space="preserve"> </w:t>
      </w:r>
    </w:p>
    <w:p w14:paraId="5C287E39" w14:textId="45BA8215" w:rsidR="00CC1482" w:rsidRPr="00CC1482" w:rsidRDefault="00CC1482" w:rsidP="00CC1482">
      <w:pPr>
        <w:pStyle w:val="EndNoteBibliography"/>
        <w:spacing w:after="0"/>
        <w:ind w:left="720" w:hanging="720"/>
      </w:pPr>
      <w:r w:rsidRPr="00CC1482">
        <w:t xml:space="preserve">Ankit, R. (2025). </w:t>
      </w:r>
      <w:r w:rsidRPr="00CC1482">
        <w:rPr>
          <w:i/>
        </w:rPr>
        <w:t>WebPlotDigitizer Version 5.2</w:t>
      </w:r>
      <w:r w:rsidRPr="00CC1482">
        <w:t xml:space="preserve">. </w:t>
      </w:r>
      <w:hyperlink r:id="rId18" w:history="1">
        <w:r w:rsidRPr="00CC1482">
          <w:rPr>
            <w:rStyle w:val="Hyperlink"/>
          </w:rPr>
          <w:t>https://automeris.io</w:t>
        </w:r>
      </w:hyperlink>
    </w:p>
    <w:p w14:paraId="01AE568C" w14:textId="77777777" w:rsidR="00CC1482" w:rsidRPr="00CC1482" w:rsidRDefault="00CC1482" w:rsidP="00CC1482">
      <w:pPr>
        <w:pStyle w:val="EndNoteBibliography"/>
        <w:spacing w:after="0"/>
        <w:ind w:left="720" w:hanging="720"/>
      </w:pPr>
      <w:r w:rsidRPr="00CC1482">
        <w:t>Berry, L. E., Lindenmayer, D. B., Dennis, T. E., Driscoll, D. A., &amp; Banks, S. C. (2016). Fire severity alters spatio–temporal movements and habitat utilisation by an arboreal marsupial, the mountain brushtail possum (</w:t>
      </w:r>
      <w:r w:rsidRPr="00CC1482">
        <w:rPr>
          <w:i/>
        </w:rPr>
        <w:t>Trichosurus cunninghami</w:t>
      </w:r>
      <w:r w:rsidRPr="00CC1482">
        <w:t xml:space="preserve">). </w:t>
      </w:r>
      <w:r w:rsidRPr="00CC1482">
        <w:rPr>
          <w:i/>
        </w:rPr>
        <w:t>International Journal of Wildland Fire, 25</w:t>
      </w:r>
      <w:r w:rsidRPr="00CC1482">
        <w:t xml:space="preserve">(12), 1291-1302.  </w:t>
      </w:r>
    </w:p>
    <w:p w14:paraId="53545904" w14:textId="542BA75E" w:rsidR="00CC1482" w:rsidRPr="00CC1482" w:rsidRDefault="00CC1482" w:rsidP="00CC1482">
      <w:pPr>
        <w:pStyle w:val="EndNoteBibliography"/>
        <w:spacing w:after="0"/>
        <w:ind w:left="720" w:hanging="720"/>
      </w:pPr>
      <w:r w:rsidRPr="00CC1482">
        <w:t xml:space="preserve">Blakey, R. V., Sikich, J. A., Blumstein, D. T., &amp; Riley, S. P. D. (2022). Mountain lions avoid burned areas and increase risky behavior after wildfire in a fragmented urban landscape. </w:t>
      </w:r>
      <w:r w:rsidRPr="00CC1482">
        <w:rPr>
          <w:i/>
        </w:rPr>
        <w:t>Current Biology, 32</w:t>
      </w:r>
      <w:r w:rsidRPr="00CC1482">
        <w:t xml:space="preserve">(21), 4762-4768.e4765.  </w:t>
      </w:r>
      <w:hyperlink r:id="rId19" w:history="1">
        <w:r w:rsidRPr="00CC1482">
          <w:rPr>
            <w:rStyle w:val="Hyperlink"/>
          </w:rPr>
          <w:t>https://doi.org/10.1016/j.cub.2022.08.082</w:t>
        </w:r>
      </w:hyperlink>
      <w:r w:rsidRPr="00CC1482">
        <w:t xml:space="preserve"> </w:t>
      </w:r>
    </w:p>
    <w:p w14:paraId="53A82190" w14:textId="2E4AAEB7" w:rsidR="00CC1482" w:rsidRPr="00CC1482" w:rsidRDefault="00CC1482" w:rsidP="00CC1482">
      <w:pPr>
        <w:pStyle w:val="EndNoteBibliography"/>
        <w:spacing w:after="0"/>
        <w:ind w:left="720" w:hanging="720"/>
      </w:pPr>
      <w:r w:rsidRPr="00CC1482">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CC1482">
        <w:rPr>
          <w:i/>
        </w:rPr>
        <w:t>Science, 324</w:t>
      </w:r>
      <w:r w:rsidRPr="00CC1482">
        <w:t xml:space="preserve">(5926), 481-484.  </w:t>
      </w:r>
      <w:hyperlink r:id="rId20" w:history="1">
        <w:r w:rsidRPr="00CC1482">
          <w:rPr>
            <w:rStyle w:val="Hyperlink"/>
          </w:rPr>
          <w:t>https://doi.org/10.1126/science.1163886</w:t>
        </w:r>
      </w:hyperlink>
      <w:r w:rsidRPr="00CC1482">
        <w:t xml:space="preserve"> </w:t>
      </w:r>
    </w:p>
    <w:p w14:paraId="4FC0A385" w14:textId="782A8F30" w:rsidR="00CC1482" w:rsidRPr="00CC1482" w:rsidRDefault="00CC1482" w:rsidP="00CC1482">
      <w:pPr>
        <w:pStyle w:val="EndNoteBibliography"/>
        <w:spacing w:after="0"/>
        <w:ind w:left="720" w:hanging="720"/>
      </w:pPr>
      <w:r w:rsidRPr="00CC1482">
        <w:t xml:space="preserve">Bowman, D. M. J. S., Kolden, C. A., Abatzoglou, J. T., Johnston, F. H., van der Werf, G. R., &amp; Flannigan, M. (2020). Vegetation fires in the Anthropocene. </w:t>
      </w:r>
      <w:r w:rsidRPr="00CC1482">
        <w:rPr>
          <w:i/>
        </w:rPr>
        <w:t>Nature Reviews Earth &amp; Environment, 1</w:t>
      </w:r>
      <w:r w:rsidRPr="00CC1482">
        <w:t xml:space="preserve">(10), 500-515.  </w:t>
      </w:r>
      <w:hyperlink r:id="rId21" w:history="1">
        <w:r w:rsidRPr="00CC1482">
          <w:rPr>
            <w:rStyle w:val="Hyperlink"/>
          </w:rPr>
          <w:t>https://doi.org/10.1038/s43017-020-0085-3</w:t>
        </w:r>
      </w:hyperlink>
      <w:r w:rsidRPr="00CC1482">
        <w:t xml:space="preserve"> </w:t>
      </w:r>
    </w:p>
    <w:p w14:paraId="4AC081FC" w14:textId="3A82F279" w:rsidR="00CC1482" w:rsidRPr="00CC1482" w:rsidRDefault="00CC1482" w:rsidP="00CC1482">
      <w:pPr>
        <w:pStyle w:val="EndNoteBibliography"/>
        <w:spacing w:after="0"/>
        <w:ind w:left="720" w:hanging="720"/>
      </w:pPr>
      <w:r w:rsidRPr="00CC1482">
        <w:t xml:space="preserve">Brown, J. S., &amp; Kotler, B. P. (2004). Hazardous duty pay and the foraging cost of predation. </w:t>
      </w:r>
      <w:r w:rsidRPr="00CC1482">
        <w:rPr>
          <w:i/>
        </w:rPr>
        <w:t>Ecology Letters, 7</w:t>
      </w:r>
      <w:r w:rsidRPr="00CC1482">
        <w:t xml:space="preserve">(10), 999-1014.  </w:t>
      </w:r>
      <w:hyperlink r:id="rId22" w:history="1">
        <w:r w:rsidRPr="00CC1482">
          <w:rPr>
            <w:rStyle w:val="Hyperlink"/>
          </w:rPr>
          <w:t>https://doi.org/10.1111/j.1461-0248.2004.00661.x</w:t>
        </w:r>
      </w:hyperlink>
      <w:r w:rsidRPr="00CC1482">
        <w:t xml:space="preserve"> </w:t>
      </w:r>
    </w:p>
    <w:p w14:paraId="25401B39" w14:textId="0FA79E22" w:rsidR="00CC1482" w:rsidRPr="00CC1482" w:rsidRDefault="00CC1482" w:rsidP="00CC1482">
      <w:pPr>
        <w:pStyle w:val="EndNoteBibliography"/>
        <w:spacing w:after="0"/>
        <w:ind w:left="720" w:hanging="720"/>
      </w:pPr>
      <w:r w:rsidRPr="00CC1482">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CC1482">
        <w:rPr>
          <w:i/>
        </w:rPr>
        <w:t>Nature Climate Change, 14</w:t>
      </w:r>
      <w:r w:rsidRPr="00CC1482">
        <w:t xml:space="preserve">(11), 1186-1192.  </w:t>
      </w:r>
      <w:hyperlink r:id="rId23" w:history="1">
        <w:r w:rsidRPr="00CC1482">
          <w:rPr>
            <w:rStyle w:val="Hyperlink"/>
          </w:rPr>
          <w:t>https://doi.org/10.1038/s41558-024-02140-w</w:t>
        </w:r>
      </w:hyperlink>
      <w:r w:rsidRPr="00CC1482">
        <w:t xml:space="preserve"> </w:t>
      </w:r>
    </w:p>
    <w:p w14:paraId="43F18719" w14:textId="0D936697" w:rsidR="00CC1482" w:rsidRPr="00CC1482" w:rsidRDefault="00CC1482" w:rsidP="00CC1482">
      <w:pPr>
        <w:pStyle w:val="EndNoteBibliography"/>
        <w:spacing w:after="0"/>
        <w:ind w:left="720" w:hanging="720"/>
      </w:pPr>
      <w:r w:rsidRPr="00CC1482">
        <w:t xml:space="preserve">Cherry, M. J., Warren, R. J., &amp; Conner, L. M. (2017). Fire-mediated foraging tradeoffs in white-tailed deer. </w:t>
      </w:r>
      <w:r w:rsidRPr="00CC1482">
        <w:rPr>
          <w:i/>
        </w:rPr>
        <w:t>ECOSPHERE, 8</w:t>
      </w:r>
      <w:r w:rsidRPr="00CC1482">
        <w:t xml:space="preserve">(4).  </w:t>
      </w:r>
      <w:hyperlink r:id="rId24" w:history="1">
        <w:r w:rsidRPr="00CC1482">
          <w:rPr>
            <w:rStyle w:val="Hyperlink"/>
          </w:rPr>
          <w:t>https://doi.org/10.1002/ecs2.1784</w:t>
        </w:r>
      </w:hyperlink>
      <w:r w:rsidRPr="00CC1482">
        <w:t xml:space="preserve"> </w:t>
      </w:r>
    </w:p>
    <w:p w14:paraId="7E4D72AF" w14:textId="4C8402EF" w:rsidR="00CC1482" w:rsidRPr="00CC1482" w:rsidRDefault="00CC1482" w:rsidP="00CC1482">
      <w:pPr>
        <w:pStyle w:val="EndNoteBibliography"/>
        <w:spacing w:after="0"/>
        <w:ind w:left="720" w:hanging="720"/>
      </w:pPr>
      <w:r w:rsidRPr="00CC1482">
        <w:t xml:space="preserve">Cherry, M. J., Chandler, R. B., Garrison, E. P., Crawford, D. A., Kelly, B. D., Shindle, D. B., Godsea, K. G., Miller, K. V., &amp; Conner, L. M. (2018). Wildfire affects space use and movement of white-tailed deer in a tropical pyric landscape. </w:t>
      </w:r>
      <w:r w:rsidRPr="00CC1482">
        <w:rPr>
          <w:i/>
        </w:rPr>
        <w:t>Forest Ecology and Management, 409</w:t>
      </w:r>
      <w:r w:rsidRPr="00CC1482">
        <w:t xml:space="preserve">, 161-169.  </w:t>
      </w:r>
      <w:hyperlink r:id="rId25" w:history="1">
        <w:r w:rsidRPr="00CC1482">
          <w:rPr>
            <w:rStyle w:val="Hyperlink"/>
          </w:rPr>
          <w:t>https://doi.org/10.1016/j.foreco.2017.11.007</w:t>
        </w:r>
      </w:hyperlink>
      <w:r w:rsidRPr="00CC1482">
        <w:t xml:space="preserve"> </w:t>
      </w:r>
    </w:p>
    <w:p w14:paraId="14189D9A" w14:textId="2086F177" w:rsidR="00CC1482" w:rsidRPr="00CC1482" w:rsidRDefault="00CC1482" w:rsidP="00CC1482">
      <w:pPr>
        <w:pStyle w:val="EndNoteBibliography"/>
        <w:spacing w:after="0"/>
        <w:ind w:left="720" w:hanging="720"/>
      </w:pPr>
      <w:r w:rsidRPr="00CC1482">
        <w:t xml:space="preserve">Clapp, J. G., &amp; Beck, J. L. (2016). Short-term impacts of fire-mediated habitat alterations on an isolated bighorn sheep population. </w:t>
      </w:r>
      <w:r w:rsidRPr="00CC1482">
        <w:rPr>
          <w:i/>
        </w:rPr>
        <w:t>Fire Ecology, 12</w:t>
      </w:r>
      <w:r w:rsidRPr="00CC1482">
        <w:t xml:space="preserve">(3), 80-98.  </w:t>
      </w:r>
      <w:hyperlink r:id="rId26" w:history="1">
        <w:r w:rsidRPr="00CC1482">
          <w:rPr>
            <w:rStyle w:val="Hyperlink"/>
          </w:rPr>
          <w:t>https://doi.org/10.4996/fireecology.1203080</w:t>
        </w:r>
      </w:hyperlink>
      <w:r w:rsidRPr="00CC1482">
        <w:t xml:space="preserve"> </w:t>
      </w:r>
    </w:p>
    <w:p w14:paraId="4572F121" w14:textId="4D657DF2" w:rsidR="00CC1482" w:rsidRPr="00CC1482" w:rsidRDefault="00CC1482" w:rsidP="00CC1482">
      <w:pPr>
        <w:pStyle w:val="EndNoteBibliography"/>
        <w:spacing w:after="0"/>
        <w:ind w:left="720" w:hanging="720"/>
      </w:pPr>
      <w:r w:rsidRPr="00CC1482">
        <w:t xml:space="preserve">Cohen, B. S., Prebyl, T. J., Collier, B. A., &amp; Chamberlain, M. J. (2019). Spatiotemporal variability of fire characteristics affect animal responses in pyric landscapes. </w:t>
      </w:r>
      <w:r w:rsidRPr="00CC1482">
        <w:rPr>
          <w:i/>
        </w:rPr>
        <w:t>Fire Ecology, 15</w:t>
      </w:r>
      <w:r w:rsidRPr="00CC1482">
        <w:t xml:space="preserve">(1), 41.  </w:t>
      </w:r>
      <w:hyperlink r:id="rId27" w:history="1">
        <w:r w:rsidRPr="00CC1482">
          <w:rPr>
            <w:rStyle w:val="Hyperlink"/>
          </w:rPr>
          <w:t>https://doi.org/10.1186/s42408-019-0058-4</w:t>
        </w:r>
      </w:hyperlink>
      <w:r w:rsidRPr="00CC1482">
        <w:t xml:space="preserve"> </w:t>
      </w:r>
    </w:p>
    <w:p w14:paraId="5F6EFB8B" w14:textId="291F2A24" w:rsidR="00CC1482" w:rsidRPr="00CC1482" w:rsidRDefault="00CC1482" w:rsidP="00CC1482">
      <w:pPr>
        <w:pStyle w:val="EndNoteBibliography"/>
        <w:spacing w:after="0"/>
        <w:ind w:left="720" w:hanging="720"/>
      </w:pPr>
      <w:r w:rsidRPr="00CC1482">
        <w:t xml:space="preserve">Cosgrove, A. J., McWhorter, T. J., &amp; Maron, M. (2018). Consequences of impediments to animal movements at different scales: A conceptual framework and review. </w:t>
      </w:r>
      <w:r w:rsidRPr="00CC1482">
        <w:rPr>
          <w:i/>
        </w:rPr>
        <w:t>DIVERSITY AND DISTRIBUTIONS, 24</w:t>
      </w:r>
      <w:r w:rsidRPr="00CC1482">
        <w:t xml:space="preserve">(4), 448-459.  </w:t>
      </w:r>
      <w:hyperlink r:id="rId28" w:history="1">
        <w:r w:rsidRPr="00CC1482">
          <w:rPr>
            <w:rStyle w:val="Hyperlink"/>
          </w:rPr>
          <w:t>https://doi.org/10.1111/ddi.12699</w:t>
        </w:r>
      </w:hyperlink>
      <w:r w:rsidRPr="00CC1482">
        <w:t xml:space="preserve"> </w:t>
      </w:r>
    </w:p>
    <w:p w14:paraId="2CDA5B75" w14:textId="0FF87A9B" w:rsidR="00CC1482" w:rsidRPr="00CC1482" w:rsidRDefault="00CC1482" w:rsidP="00CC1482">
      <w:pPr>
        <w:pStyle w:val="EndNoteBibliography"/>
        <w:spacing w:after="0"/>
        <w:ind w:left="720" w:hanging="720"/>
      </w:pPr>
      <w:r w:rsidRPr="00CC1482">
        <w:t xml:space="preserve">Crabb, M. L., Clement, M. J., Jones, A. S., Bristow, K. D., &amp; Harding, L. E. (2022). Black bear spatial responses to the Wallow Wildfire in Arizona. </w:t>
      </w:r>
      <w:r w:rsidRPr="00CC1482">
        <w:rPr>
          <w:i/>
        </w:rPr>
        <w:t>The Journal of Wildlife Management, 86</w:t>
      </w:r>
      <w:r w:rsidRPr="00CC1482">
        <w:t xml:space="preserve">(3), 1-20.  </w:t>
      </w:r>
      <w:hyperlink r:id="rId29" w:history="1">
        <w:r w:rsidRPr="00CC1482">
          <w:rPr>
            <w:rStyle w:val="Hyperlink"/>
          </w:rPr>
          <w:t>https://doi.org/10.1002/jwmg.22182</w:t>
        </w:r>
      </w:hyperlink>
      <w:r w:rsidRPr="00CC1482">
        <w:t xml:space="preserve"> </w:t>
      </w:r>
    </w:p>
    <w:p w14:paraId="1368B629" w14:textId="3A7370F6" w:rsidR="00CC1482" w:rsidRPr="00CC1482" w:rsidRDefault="00CC1482" w:rsidP="00CC1482">
      <w:pPr>
        <w:pStyle w:val="EndNoteBibliography"/>
        <w:spacing w:after="0"/>
        <w:ind w:left="720" w:hanging="720"/>
      </w:pPr>
      <w:r w:rsidRPr="00CC1482">
        <w:t xml:space="preserve">Culhane, K., Sollmann, R., White, A. M., Tarbill, G. L., Cooper, S. D., &amp; Young, H. S. (2022). Small mammal responses to fire severity mediated by vegetation characteristics and species traits. </w:t>
      </w:r>
      <w:r w:rsidRPr="00CC1482">
        <w:rPr>
          <w:i/>
        </w:rPr>
        <w:t>Ecology and Evolution, 12</w:t>
      </w:r>
      <w:r w:rsidRPr="00CC1482">
        <w:t xml:space="preserve">(5), e8918.  </w:t>
      </w:r>
      <w:hyperlink r:id="rId30" w:history="1">
        <w:r w:rsidRPr="00CC1482">
          <w:rPr>
            <w:rStyle w:val="Hyperlink"/>
          </w:rPr>
          <w:t>https://doi.org/10.1002/ece3.8918</w:t>
        </w:r>
      </w:hyperlink>
      <w:r w:rsidRPr="00CC1482">
        <w:t xml:space="preserve"> </w:t>
      </w:r>
    </w:p>
    <w:p w14:paraId="7C5C035A" w14:textId="060C25E2" w:rsidR="00CC1482" w:rsidRPr="00CC1482" w:rsidRDefault="00CC1482" w:rsidP="00CC1482">
      <w:pPr>
        <w:pStyle w:val="EndNoteBibliography"/>
        <w:spacing w:after="0"/>
        <w:ind w:left="720" w:hanging="720"/>
      </w:pPr>
      <w:r w:rsidRPr="00CC1482">
        <w:t xml:space="preserve">Cunningham, C. X., Williamson, G. J., &amp; Bowman, D. M. J. S. (2024). Increasing frequency and intensity of the most extreme wildfires on Earth. </w:t>
      </w:r>
      <w:r w:rsidRPr="00CC1482">
        <w:rPr>
          <w:i/>
        </w:rPr>
        <w:t>Nature Ecology &amp; Evolution, 8</w:t>
      </w:r>
      <w:r w:rsidRPr="00CC1482">
        <w:t xml:space="preserve">(8), 1420-1425.  </w:t>
      </w:r>
      <w:hyperlink r:id="rId31" w:history="1">
        <w:r w:rsidRPr="00CC1482">
          <w:rPr>
            <w:rStyle w:val="Hyperlink"/>
          </w:rPr>
          <w:t>https://doi.org/s41559-024-02452-2</w:t>
        </w:r>
      </w:hyperlink>
      <w:r w:rsidRPr="00CC1482">
        <w:t xml:space="preserve"> </w:t>
      </w:r>
    </w:p>
    <w:p w14:paraId="5D59ABD1" w14:textId="1D0904B0" w:rsidR="00CC1482" w:rsidRPr="00CC1482" w:rsidRDefault="00CC1482" w:rsidP="00CC1482">
      <w:pPr>
        <w:pStyle w:val="EndNoteBibliography"/>
        <w:spacing w:after="0"/>
        <w:ind w:left="720" w:hanging="720"/>
      </w:pPr>
      <w:r w:rsidRPr="00CC1482">
        <w:t xml:space="preserve">Doherty, T. S., Fist, C. N., &amp; Driscoll, D. A. (2019). Animal movement varies with resource availability, landscape configuration and body size: a conceptual model and empirical example. </w:t>
      </w:r>
      <w:r w:rsidRPr="00CC1482">
        <w:rPr>
          <w:i/>
        </w:rPr>
        <w:t>Landscape Ecology, 34</w:t>
      </w:r>
      <w:r w:rsidRPr="00CC1482">
        <w:t xml:space="preserve">(3), 603-614.  </w:t>
      </w:r>
      <w:hyperlink r:id="rId32" w:history="1">
        <w:r w:rsidRPr="00CC1482">
          <w:rPr>
            <w:rStyle w:val="Hyperlink"/>
          </w:rPr>
          <w:t>https://doi.org/10.1007/s10980-019-00795-x</w:t>
        </w:r>
      </w:hyperlink>
      <w:r w:rsidRPr="00CC1482">
        <w:t xml:space="preserve"> </w:t>
      </w:r>
    </w:p>
    <w:p w14:paraId="1EB9564C" w14:textId="6491E380" w:rsidR="00CC1482" w:rsidRPr="00CC1482" w:rsidRDefault="00CC1482" w:rsidP="00CC1482">
      <w:pPr>
        <w:pStyle w:val="EndNoteBibliography"/>
        <w:spacing w:after="0"/>
        <w:ind w:left="720" w:hanging="720"/>
      </w:pPr>
      <w:r w:rsidRPr="00CC1482">
        <w:lastRenderedPageBreak/>
        <w:t xml:space="preserve">Doherty, T. S., Hays, G. C., &amp; Driscoll, D. A. (2021). Human disturbance causes widespread disruption of animal movement. </w:t>
      </w:r>
      <w:r w:rsidRPr="00CC1482">
        <w:rPr>
          <w:i/>
        </w:rPr>
        <w:t>Nature Ecology &amp; Evolution, 5</w:t>
      </w:r>
      <w:r w:rsidRPr="00CC1482">
        <w:t xml:space="preserve">(4), 513-519.  </w:t>
      </w:r>
      <w:hyperlink r:id="rId33" w:history="1">
        <w:r w:rsidRPr="00CC1482">
          <w:rPr>
            <w:rStyle w:val="Hyperlink"/>
          </w:rPr>
          <w:t>https://doi.org/10.1038/s41559-020-01380-1</w:t>
        </w:r>
      </w:hyperlink>
      <w:r w:rsidRPr="00CC1482">
        <w:t xml:space="preserve"> </w:t>
      </w:r>
    </w:p>
    <w:p w14:paraId="4895DEC8" w14:textId="7FE51FF4" w:rsidR="00CC1482" w:rsidRPr="00CC1482" w:rsidRDefault="00CC1482" w:rsidP="00CC1482">
      <w:pPr>
        <w:pStyle w:val="EndNoteBibliography"/>
        <w:spacing w:after="0"/>
        <w:ind w:left="720" w:hanging="720"/>
      </w:pPr>
      <w:r w:rsidRPr="00CC1482">
        <w:t xml:space="preserve">Doherty, T. S., Geary, W. L., Jolly, C. J., Macdonald, K. J., Miritis, V., Watchorn, D. J., Cherry, M. J., Conner, L. M., González, T. M., Legge, S. M., Ritchie, E. G., Stawski, C., &amp; Dickman, C. R. (2022). Fire as a driver and mediator of predator–prey interactions. </w:t>
      </w:r>
      <w:r w:rsidRPr="00CC1482">
        <w:rPr>
          <w:i/>
        </w:rPr>
        <w:t>Biological Reviews, 97</w:t>
      </w:r>
      <w:r w:rsidRPr="00CC1482">
        <w:t xml:space="preserve">(4), 1539-1558.  </w:t>
      </w:r>
      <w:hyperlink r:id="rId34" w:history="1">
        <w:r w:rsidRPr="00CC1482">
          <w:rPr>
            <w:rStyle w:val="Hyperlink"/>
          </w:rPr>
          <w:t>https://doi.org/10.1111/brv.12853</w:t>
        </w:r>
      </w:hyperlink>
      <w:r w:rsidRPr="00CC1482">
        <w:t xml:space="preserve"> </w:t>
      </w:r>
    </w:p>
    <w:p w14:paraId="30668B03" w14:textId="6C96AF15" w:rsidR="00CC1482" w:rsidRPr="00CC1482" w:rsidRDefault="00CC1482" w:rsidP="00CC1482">
      <w:pPr>
        <w:pStyle w:val="EndNoteBibliography"/>
        <w:spacing w:after="0"/>
        <w:ind w:left="720" w:hanging="720"/>
      </w:pPr>
      <w:r w:rsidRPr="00CC1482">
        <w:t xml:space="preserve">Doherty, T. S., Watchorn, D. J., Miritis, V., Pestell, A. J. L., &amp; Geary, W. L. (2023). Cats, foxes and fire: Quantitative review reveals that invasive predator activity is most likely to increase shortly after fire. </w:t>
      </w:r>
      <w:r w:rsidRPr="00CC1482">
        <w:rPr>
          <w:i/>
        </w:rPr>
        <w:t>Fire Ecology, 19</w:t>
      </w:r>
      <w:r w:rsidRPr="00CC1482">
        <w:t xml:space="preserve">(1), 22.  </w:t>
      </w:r>
      <w:hyperlink r:id="rId35" w:history="1">
        <w:r w:rsidRPr="00CC1482">
          <w:rPr>
            <w:rStyle w:val="Hyperlink"/>
          </w:rPr>
          <w:t>https://doi.org/10.1186/s42408-023-00183-6</w:t>
        </w:r>
      </w:hyperlink>
      <w:r w:rsidRPr="00CC1482">
        <w:t xml:space="preserve"> </w:t>
      </w:r>
    </w:p>
    <w:p w14:paraId="4BB960CB" w14:textId="292A5953" w:rsidR="00CC1482" w:rsidRPr="00CC1482" w:rsidRDefault="00CC1482" w:rsidP="00CC1482">
      <w:pPr>
        <w:pStyle w:val="EndNoteBibliography"/>
        <w:spacing w:after="0"/>
        <w:ind w:left="720" w:hanging="720"/>
      </w:pPr>
      <w:r w:rsidRPr="00CC1482">
        <w:t xml:space="preserve">Doherty, T. S., Macdonald, K. J., Nimmo, D. G., Santos, J. L., &amp; Geary, W. L. (2024). Shifting fire regimes cause continent-wide transformation of threatened species habitat. </w:t>
      </w:r>
      <w:r w:rsidRPr="00CC1482">
        <w:rPr>
          <w:i/>
        </w:rPr>
        <w:t>Proceedings of the National Academy of Sciences, 121</w:t>
      </w:r>
      <w:r w:rsidRPr="00CC1482">
        <w:t xml:space="preserve">(18), e2316417121.  </w:t>
      </w:r>
      <w:hyperlink r:id="rId36" w:history="1">
        <w:r w:rsidRPr="00CC1482">
          <w:rPr>
            <w:rStyle w:val="Hyperlink"/>
          </w:rPr>
          <w:t>https://doi.org/10.1073/pnas.2316417121</w:t>
        </w:r>
      </w:hyperlink>
      <w:r w:rsidRPr="00CC1482">
        <w:t xml:space="preserve"> </w:t>
      </w:r>
    </w:p>
    <w:p w14:paraId="15C03083" w14:textId="4E87BB9F" w:rsidR="00CC1482" w:rsidRPr="00CC1482" w:rsidRDefault="00CC1482" w:rsidP="00CC1482">
      <w:pPr>
        <w:pStyle w:val="EndNoteBibliography"/>
        <w:spacing w:after="0"/>
        <w:ind w:left="720" w:hanging="720"/>
      </w:pPr>
      <w:r w:rsidRPr="00CC1482">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CC1482">
        <w:rPr>
          <w:i/>
        </w:rPr>
        <w:t>Biological Reviews, 96</w:t>
      </w:r>
      <w:r w:rsidRPr="00CC1482">
        <w:t xml:space="preserve">(3), 976-998.  </w:t>
      </w:r>
      <w:hyperlink r:id="rId37" w:history="1">
        <w:r w:rsidRPr="00CC1482">
          <w:rPr>
            <w:rStyle w:val="Hyperlink"/>
          </w:rPr>
          <w:t>https://doi.org/10.1111/brv.12687</w:t>
        </w:r>
      </w:hyperlink>
      <w:r w:rsidRPr="00CC1482">
        <w:t xml:space="preserve"> </w:t>
      </w:r>
    </w:p>
    <w:p w14:paraId="1D66E931" w14:textId="4F99C7C8" w:rsidR="00CC1482" w:rsidRPr="00CC1482" w:rsidRDefault="00CC1482" w:rsidP="00CC1482">
      <w:pPr>
        <w:pStyle w:val="EndNoteBibliography"/>
        <w:spacing w:after="0"/>
        <w:ind w:left="720" w:hanging="720"/>
      </w:pPr>
      <w:r w:rsidRPr="00CC1482">
        <w:t xml:space="preserve">Driscoll, D. A., Macdonald, K. J., Gibson, R. K., Doherty, T. S., Nimmo, D. G., Nolan, R. H., Ritchie, E. G., Williamson, G. J., Heard, G. W., Tasker, E. M., Bilney, R., Porch, N., Collett, R. A., Crates, R. A., Hewitt, A. C., Pendall, E., Boer, M. M., Gates, J., Boulton, R. L., . . . Phillips, R. D. (2024). Biodiversity impacts of the 2019–2020 Australian megafires. </w:t>
      </w:r>
      <w:r w:rsidRPr="00CC1482">
        <w:rPr>
          <w:i/>
        </w:rPr>
        <w:t>Nature, 635</w:t>
      </w:r>
      <w:r w:rsidRPr="00CC1482">
        <w:t xml:space="preserve">(8040), 898-905.  </w:t>
      </w:r>
      <w:hyperlink r:id="rId38" w:history="1">
        <w:r w:rsidRPr="00CC1482">
          <w:rPr>
            <w:rStyle w:val="Hyperlink"/>
          </w:rPr>
          <w:t>https://doi.org/10.1038/s41586-024-08174-6</w:t>
        </w:r>
      </w:hyperlink>
      <w:r w:rsidRPr="00CC1482">
        <w:t xml:space="preserve"> </w:t>
      </w:r>
    </w:p>
    <w:p w14:paraId="6154736A" w14:textId="1E9FEEAA" w:rsidR="00CC1482" w:rsidRPr="00CC1482" w:rsidRDefault="00CC1482" w:rsidP="00CC1482">
      <w:pPr>
        <w:pStyle w:val="EndNoteBibliography"/>
        <w:spacing w:after="0"/>
        <w:ind w:left="720" w:hanging="720"/>
      </w:pPr>
      <w:r w:rsidRPr="00CC1482">
        <w:t xml:space="preserve">Ezzy, L. (2022). Breaking the wildfire cycle: Progressive fire management can shift fire regimes and improve ecosystem condition. A case study from a large conservation reserve in northern Australia. </w:t>
      </w:r>
      <w:r w:rsidRPr="00CC1482">
        <w:rPr>
          <w:i/>
        </w:rPr>
        <w:t>The Rangeland journal, 44</w:t>
      </w:r>
      <w:r w:rsidRPr="00CC1482">
        <w:t xml:space="preserve">(6), 279-288.  </w:t>
      </w:r>
      <w:hyperlink r:id="rId39" w:history="1">
        <w:r w:rsidRPr="00CC1482">
          <w:rPr>
            <w:rStyle w:val="Hyperlink"/>
          </w:rPr>
          <w:t>https://doi.org/10.1071/RJ22021</w:t>
        </w:r>
      </w:hyperlink>
      <w:r w:rsidRPr="00CC1482">
        <w:t xml:space="preserve"> </w:t>
      </w:r>
    </w:p>
    <w:p w14:paraId="4AB0331B" w14:textId="315257DA" w:rsidR="00CC1482" w:rsidRPr="00CC1482" w:rsidRDefault="00CC1482" w:rsidP="00CC1482">
      <w:pPr>
        <w:pStyle w:val="EndNoteBibliography"/>
        <w:spacing w:after="0"/>
        <w:ind w:left="720" w:hanging="720"/>
      </w:pPr>
      <w:r w:rsidRPr="00CC1482">
        <w:t xml:space="preserve">Faurby, S., Davis, M., Pedersen, R. Ø., Schowanek, S. D., Antonelli, A., &amp; Svenning, J.-C. (2018). PHYLACINE 1.2: The Phylogenetic Atlas of Mammal Macroecology. </w:t>
      </w:r>
      <w:r w:rsidRPr="00CC1482">
        <w:rPr>
          <w:i/>
        </w:rPr>
        <w:t>Ecology, 99</w:t>
      </w:r>
      <w:r w:rsidRPr="00CC1482">
        <w:t xml:space="preserve">(11), 2626-2626.  </w:t>
      </w:r>
      <w:hyperlink r:id="rId40" w:history="1">
        <w:r w:rsidRPr="00CC1482">
          <w:rPr>
            <w:rStyle w:val="Hyperlink"/>
          </w:rPr>
          <w:t>https://doi.org/10.1002/ecy.2443</w:t>
        </w:r>
      </w:hyperlink>
      <w:r w:rsidRPr="00CC1482">
        <w:t xml:space="preserve"> </w:t>
      </w:r>
    </w:p>
    <w:p w14:paraId="6A2E9316" w14:textId="31385DD4" w:rsidR="00CC1482" w:rsidRPr="00CC1482" w:rsidRDefault="00CC1482" w:rsidP="00CC1482">
      <w:pPr>
        <w:pStyle w:val="EndNoteBibliography"/>
        <w:spacing w:after="0"/>
        <w:ind w:left="720" w:hanging="720"/>
      </w:pPr>
      <w:r w:rsidRPr="00CC1482">
        <w:t>Fordyce, A., Hradsky, B. A., Ritchie, E. G., &amp; Di Stefano, J. (2016). Fire affects microhabitat selection, movement patterns, and body condition of an Australian rodent (</w:t>
      </w:r>
      <w:r w:rsidRPr="00CC1482">
        <w:rPr>
          <w:i/>
        </w:rPr>
        <w:t>Rattus fuscipes</w:t>
      </w:r>
      <w:r w:rsidRPr="00CC1482">
        <w:t xml:space="preserve">). </w:t>
      </w:r>
      <w:r w:rsidRPr="00CC1482">
        <w:rPr>
          <w:i/>
        </w:rPr>
        <w:t>Journal of Mammalogy, 97</w:t>
      </w:r>
      <w:r w:rsidRPr="00CC1482">
        <w:t xml:space="preserve">(1), 102-111.  </w:t>
      </w:r>
      <w:hyperlink r:id="rId41" w:history="1">
        <w:r w:rsidRPr="00CC1482">
          <w:rPr>
            <w:rStyle w:val="Hyperlink"/>
          </w:rPr>
          <w:t>https://doi.org/10.1093/jmammal/gyv159</w:t>
        </w:r>
      </w:hyperlink>
      <w:r w:rsidRPr="00CC1482">
        <w:t xml:space="preserve"> </w:t>
      </w:r>
    </w:p>
    <w:p w14:paraId="0F098D1C" w14:textId="78CCC072" w:rsidR="00CC1482" w:rsidRPr="00CC1482" w:rsidRDefault="00CC1482" w:rsidP="00CC1482">
      <w:pPr>
        <w:pStyle w:val="EndNoteBibliography"/>
        <w:spacing w:after="0"/>
        <w:ind w:left="720" w:hanging="720"/>
      </w:pPr>
      <w:r w:rsidRPr="00CC1482">
        <w:t xml:space="preserve">Ganz, T. R., DeVivo, M. T., Kertson, B. N., Roussin, T., Satterfield, L., Wirsing, A. J., &amp; Prugh, L. R. (2022). Interactive effects of wildfires, season and predator activity shape mule deer movements. </w:t>
      </w:r>
      <w:r w:rsidRPr="00CC1482">
        <w:rPr>
          <w:i/>
        </w:rPr>
        <w:t>Journal of Animal Ecology, 91</w:t>
      </w:r>
      <w:r w:rsidRPr="00CC1482">
        <w:t xml:space="preserve">(11), 2273-2288.  </w:t>
      </w:r>
      <w:hyperlink r:id="rId42" w:history="1">
        <w:r w:rsidRPr="00CC1482">
          <w:rPr>
            <w:rStyle w:val="Hyperlink"/>
          </w:rPr>
          <w:t>https://doi.org/10.1111/1365-2656.13810</w:t>
        </w:r>
      </w:hyperlink>
      <w:r w:rsidRPr="00CC1482">
        <w:t xml:space="preserve"> </w:t>
      </w:r>
    </w:p>
    <w:p w14:paraId="01C86D81" w14:textId="4051A6F0" w:rsidR="00CC1482" w:rsidRPr="00CC1482" w:rsidRDefault="00CC1482" w:rsidP="00CC1482">
      <w:pPr>
        <w:pStyle w:val="EndNoteBibliography"/>
        <w:spacing w:after="0"/>
        <w:ind w:left="720" w:hanging="720"/>
      </w:pPr>
      <w:r w:rsidRPr="00CC1482">
        <w:t xml:space="preserve">Gasaway, W. C., Dubois, S. D., Boertje, R. D., Reed, D. J., &amp; Simpson, D. T. (1989). Response of radio-collared moose to a large burn in central Alaska. </w:t>
      </w:r>
      <w:r w:rsidRPr="00CC1482">
        <w:rPr>
          <w:i/>
        </w:rPr>
        <w:t>Canadian Journal of Zoology, 67</w:t>
      </w:r>
      <w:r w:rsidRPr="00CC1482">
        <w:t xml:space="preserve">(2), 325-329.  </w:t>
      </w:r>
      <w:hyperlink r:id="rId43" w:history="1">
        <w:r w:rsidRPr="00CC1482">
          <w:rPr>
            <w:rStyle w:val="Hyperlink"/>
          </w:rPr>
          <w:t>https://doi.org/10.1139/z89-047</w:t>
        </w:r>
      </w:hyperlink>
      <w:r w:rsidRPr="00CC1482">
        <w:t xml:space="preserve"> </w:t>
      </w:r>
    </w:p>
    <w:p w14:paraId="69D3C3FF" w14:textId="04AA526E" w:rsidR="00CC1482" w:rsidRPr="00CC1482" w:rsidRDefault="00CC1482" w:rsidP="00CC1482">
      <w:pPr>
        <w:pStyle w:val="EndNoteBibliography"/>
        <w:spacing w:after="0"/>
        <w:ind w:left="720" w:hanging="720"/>
      </w:pPr>
      <w:r w:rsidRPr="00CC1482">
        <w:t xml:space="preserve">Geary, W. L., Doherty, T. S., Nimmo, D. G., Tulloch, A. I. T., &amp; Ritchie, E. G. (2020). Predator responses to fire: A global systematic review and meta-analysis. </w:t>
      </w:r>
      <w:r w:rsidRPr="00CC1482">
        <w:rPr>
          <w:i/>
        </w:rPr>
        <w:t>Journal of Animal Ecology, 89</w:t>
      </w:r>
      <w:r w:rsidRPr="00CC1482">
        <w:t xml:space="preserve">(4), 955-971.  </w:t>
      </w:r>
      <w:hyperlink r:id="rId44" w:history="1">
        <w:r w:rsidRPr="00CC1482">
          <w:rPr>
            <w:rStyle w:val="Hyperlink"/>
          </w:rPr>
          <w:t>https://doi.org/10.1111/1365-2656.13153</w:t>
        </w:r>
      </w:hyperlink>
      <w:r w:rsidRPr="00CC1482">
        <w:t xml:space="preserve"> </w:t>
      </w:r>
    </w:p>
    <w:p w14:paraId="3A416B4F" w14:textId="2FDBC685" w:rsidR="00CC1482" w:rsidRPr="00CC1482" w:rsidRDefault="00CC1482" w:rsidP="00CC1482">
      <w:pPr>
        <w:pStyle w:val="EndNoteBibliography"/>
        <w:spacing w:after="0"/>
        <w:ind w:left="720" w:hanging="720"/>
      </w:pPr>
      <w:r w:rsidRPr="00CC1482">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CC1482">
        <w:rPr>
          <w:i/>
        </w:rPr>
        <w:t>Journal of Animal Ecology, 94</w:t>
      </w:r>
      <w:r w:rsidRPr="00CC1482">
        <w:t xml:space="preserve">(6), 1146-1164.  </w:t>
      </w:r>
      <w:hyperlink r:id="rId45" w:history="1">
        <w:r w:rsidRPr="00CC1482">
          <w:rPr>
            <w:rStyle w:val="Hyperlink"/>
          </w:rPr>
          <w:t>https://doi.org/10.1111/1365-2656.70040</w:t>
        </w:r>
      </w:hyperlink>
      <w:r w:rsidRPr="00CC1482">
        <w:t xml:space="preserve"> </w:t>
      </w:r>
    </w:p>
    <w:p w14:paraId="25FECB17" w14:textId="2B4F2F06" w:rsidR="00CC1482" w:rsidRPr="00CC1482" w:rsidRDefault="00CC1482" w:rsidP="00CC1482">
      <w:pPr>
        <w:pStyle w:val="EndNoteBibliography"/>
        <w:spacing w:after="0"/>
        <w:ind w:left="720" w:hanging="720"/>
      </w:pPr>
      <w:r w:rsidRPr="00CC1482">
        <w:t xml:space="preserve">Greenwood, L., Bliege Bird, R., &amp; Nimmo, D. (2022). Indigenous burning shapes the structure of visible and invisible fire mosaics. </w:t>
      </w:r>
      <w:r w:rsidRPr="00CC1482">
        <w:rPr>
          <w:i/>
        </w:rPr>
        <w:t>Landscape Ecology, 37</w:t>
      </w:r>
      <w:r w:rsidRPr="00CC1482">
        <w:t xml:space="preserve">(3), 811-827.  </w:t>
      </w:r>
      <w:hyperlink r:id="rId46" w:history="1">
        <w:r w:rsidRPr="00CC1482">
          <w:rPr>
            <w:rStyle w:val="Hyperlink"/>
          </w:rPr>
          <w:t>https://doi.org/10.1007/s10980-021-01373-w</w:t>
        </w:r>
      </w:hyperlink>
      <w:r w:rsidRPr="00CC1482">
        <w:t xml:space="preserve"> </w:t>
      </w:r>
    </w:p>
    <w:p w14:paraId="46D26E74" w14:textId="1197FF2E" w:rsidR="00CC1482" w:rsidRPr="00CC1482" w:rsidRDefault="00CC1482" w:rsidP="00CC1482">
      <w:pPr>
        <w:pStyle w:val="EndNoteBibliography"/>
        <w:spacing w:after="0"/>
        <w:ind w:left="720" w:hanging="720"/>
      </w:pPr>
      <w:r w:rsidRPr="00CC1482">
        <w:t xml:space="preserve">Harrison, M. E., Deere, N. J., Imron, M. A., Nasir, D., Asti, H. A., Aragay Soler, J., Boyd, N. C., Cheyne, S. M., Collins, S. A., D’Arcy, L. J., Erb, W. M., Green, H., Healy, W., Holly, B., Houlihan, P. R., Husson, S. J., Jeffers, K. A., Kulu, I. P., Kusin, K., . . . Struebig, M. J. (2024). </w:t>
      </w:r>
      <w:r w:rsidRPr="00CC1482">
        <w:lastRenderedPageBreak/>
        <w:t xml:space="preserve">Impacts of fire and prospects for recovery in a tropical peat forest ecosystem. </w:t>
      </w:r>
      <w:r w:rsidRPr="00CC1482">
        <w:rPr>
          <w:i/>
        </w:rPr>
        <w:t>Proceedings of the National Academy of Sciences, 121</w:t>
      </w:r>
      <w:r w:rsidRPr="00CC1482">
        <w:t xml:space="preserve">(17), e2307216121.  </w:t>
      </w:r>
      <w:hyperlink r:id="rId47" w:history="1">
        <w:r w:rsidRPr="00CC1482">
          <w:rPr>
            <w:rStyle w:val="Hyperlink"/>
          </w:rPr>
          <w:t>https://doi.org/10.1073/pnas.2307216121</w:t>
        </w:r>
      </w:hyperlink>
      <w:r w:rsidRPr="00CC1482">
        <w:t xml:space="preserve"> </w:t>
      </w:r>
    </w:p>
    <w:p w14:paraId="439C17A9" w14:textId="630349EE" w:rsidR="00CC1482" w:rsidRPr="00CC1482" w:rsidRDefault="00CC1482" w:rsidP="00CC1482">
      <w:pPr>
        <w:pStyle w:val="EndNoteBibliography"/>
        <w:spacing w:after="0"/>
        <w:ind w:left="720" w:hanging="720"/>
      </w:pPr>
      <w:r w:rsidRPr="00CC1482">
        <w:t xml:space="preserve">He, T., Lamont, B. B., &amp; Pausas, J. G. (2019). Fire as a key driver of Earth's biodiversity. </w:t>
      </w:r>
      <w:r w:rsidRPr="00CC1482">
        <w:rPr>
          <w:i/>
        </w:rPr>
        <w:t>Biological Reviews, 94</w:t>
      </w:r>
      <w:r w:rsidRPr="00CC1482">
        <w:t xml:space="preserve">(6), 1983-2010.  </w:t>
      </w:r>
      <w:hyperlink r:id="rId48" w:history="1">
        <w:r w:rsidRPr="00CC1482">
          <w:rPr>
            <w:rStyle w:val="Hyperlink"/>
          </w:rPr>
          <w:t>https://doi.org/10.1111/brv.12544</w:t>
        </w:r>
      </w:hyperlink>
      <w:r w:rsidRPr="00CC1482">
        <w:t xml:space="preserve"> </w:t>
      </w:r>
    </w:p>
    <w:p w14:paraId="1ED7AFB6" w14:textId="46F7C5DB" w:rsidR="00CC1482" w:rsidRPr="00CC1482" w:rsidRDefault="00CC1482" w:rsidP="00CC1482">
      <w:pPr>
        <w:pStyle w:val="EndNoteBibliography"/>
        <w:spacing w:after="0"/>
        <w:ind w:left="720" w:hanging="720"/>
      </w:pPr>
      <w:r w:rsidRPr="00CC1482">
        <w:t xml:space="preserve">Hijmans, R. J., Barbosa, M., Ghos, A., &amp; Mandel, A. (2025). </w:t>
      </w:r>
      <w:r w:rsidRPr="00CC1482">
        <w:rPr>
          <w:i/>
        </w:rPr>
        <w:t xml:space="preserve">geodata. </w:t>
      </w:r>
      <w:r w:rsidRPr="00CC1482">
        <w:t xml:space="preserve">In (Version 0.6-2) </w:t>
      </w:r>
      <w:hyperlink r:id="rId49" w:history="1">
        <w:r w:rsidRPr="00CC1482">
          <w:rPr>
            <w:rStyle w:val="Hyperlink"/>
          </w:rPr>
          <w:t>https://github.com/rspatial/geodata</w:t>
        </w:r>
      </w:hyperlink>
    </w:p>
    <w:p w14:paraId="744A25D2" w14:textId="3B1F0FDA" w:rsidR="00CC1482" w:rsidRPr="00CC1482" w:rsidRDefault="00CC1482" w:rsidP="00CC1482">
      <w:pPr>
        <w:pStyle w:val="EndNoteBibliography"/>
        <w:spacing w:after="0"/>
        <w:ind w:left="720" w:hanging="720"/>
      </w:pPr>
      <w:r w:rsidRPr="00CC1482">
        <w:t xml:space="preserve">Hinam, H., &amp; St. Clair, C. (2008). High levels of habitat loss and fragmentation limit reproductive success by reducing home range size and provisioning rates of northern saw-whet owls. </w:t>
      </w:r>
      <w:r w:rsidRPr="00CC1482">
        <w:rPr>
          <w:i/>
        </w:rPr>
        <w:t>Biological Conservation, 141</w:t>
      </w:r>
      <w:r w:rsidRPr="00CC1482">
        <w:t xml:space="preserve">, 524-535.  </w:t>
      </w:r>
      <w:hyperlink r:id="rId50" w:history="1">
        <w:r w:rsidRPr="00CC1482">
          <w:rPr>
            <w:rStyle w:val="Hyperlink"/>
          </w:rPr>
          <w:t>https://doi.org/10.1016/j.biocon.2007.11.011</w:t>
        </w:r>
      </w:hyperlink>
      <w:r w:rsidRPr="00CC1482">
        <w:t xml:space="preserve"> </w:t>
      </w:r>
    </w:p>
    <w:p w14:paraId="538FAF79" w14:textId="5C1E571B" w:rsidR="00CC1482" w:rsidRPr="00CC1482" w:rsidRDefault="00CC1482" w:rsidP="00CC1482">
      <w:pPr>
        <w:pStyle w:val="EndNoteBibliography"/>
        <w:spacing w:after="0"/>
        <w:ind w:left="720" w:hanging="720"/>
      </w:pPr>
      <w:r w:rsidRPr="00CC1482">
        <w:t xml:space="preserve">Hovick, T. J., McGranahan, D. A., Elmore, R. D., Weir, J. R., &amp; Fuhlendorf, S. D. (2017). Pyric-carnivory: Raptor use of prescribed fires. </w:t>
      </w:r>
      <w:r w:rsidRPr="00CC1482">
        <w:rPr>
          <w:i/>
        </w:rPr>
        <w:t>Ecology and Evolution, 7</w:t>
      </w:r>
      <w:r w:rsidRPr="00CC1482">
        <w:t xml:space="preserve">(21), 9144-9150.  </w:t>
      </w:r>
      <w:hyperlink r:id="rId51" w:history="1">
        <w:r w:rsidRPr="00CC1482">
          <w:rPr>
            <w:rStyle w:val="Hyperlink"/>
          </w:rPr>
          <w:t>https://doi.org/10.1002/ece3.3401</w:t>
        </w:r>
      </w:hyperlink>
      <w:r w:rsidRPr="00CC1482">
        <w:t xml:space="preserve"> </w:t>
      </w:r>
    </w:p>
    <w:p w14:paraId="6E1C4A1E" w14:textId="2C361985" w:rsidR="00CC1482" w:rsidRPr="00CC1482" w:rsidRDefault="00CC1482" w:rsidP="00CC1482">
      <w:pPr>
        <w:pStyle w:val="EndNoteBibliography"/>
        <w:spacing w:after="0"/>
        <w:ind w:left="720" w:hanging="720"/>
      </w:pPr>
      <w:r w:rsidRPr="00CC1482">
        <w:t xml:space="preserve">Jeltsch, F., Bonte, D., Pe'er, G., Reineking, B., Leimgruber, P., Balkenhol, N., Schröder, B., Buchmann, C. M., Mueller, T., Blaum, N., Zurell, D., Böhning-Gaese, K., Wiegand, T., Eccard, J. A., Hofer, H., Reeg, J., Eggers, U., &amp; Bauer, S. (2013). Integrating movement ecology with biodiversity research - exploring new avenues to address spatiotemporal biodiversity dynamics. </w:t>
      </w:r>
      <w:r w:rsidRPr="00CC1482">
        <w:rPr>
          <w:i/>
        </w:rPr>
        <w:t>Movement Ecology, 1</w:t>
      </w:r>
      <w:r w:rsidRPr="00CC1482">
        <w:t xml:space="preserve">(1), 6.  </w:t>
      </w:r>
      <w:hyperlink r:id="rId52" w:history="1">
        <w:r w:rsidRPr="00CC1482">
          <w:rPr>
            <w:rStyle w:val="Hyperlink"/>
          </w:rPr>
          <w:t>https://doi.org/10.1186/2051-3933-1-6</w:t>
        </w:r>
      </w:hyperlink>
      <w:r w:rsidRPr="00CC1482">
        <w:t xml:space="preserve"> </w:t>
      </w:r>
    </w:p>
    <w:p w14:paraId="129E4E3F" w14:textId="0FFC4A4A" w:rsidR="00CC1482" w:rsidRPr="00CC1482" w:rsidRDefault="00CC1482" w:rsidP="00CC1482">
      <w:pPr>
        <w:pStyle w:val="EndNoteBibliography"/>
        <w:spacing w:after="0"/>
        <w:ind w:left="720" w:hanging="720"/>
      </w:pPr>
      <w:r w:rsidRPr="00CC1482">
        <w:t xml:space="preserve">Jetz, W., Carbone, C., Fulford, J., &amp; Brown, J. H. (2004). The scaling of animal space use. </w:t>
      </w:r>
      <w:r w:rsidRPr="00CC1482">
        <w:rPr>
          <w:i/>
        </w:rPr>
        <w:t>Science, 306</w:t>
      </w:r>
      <w:r w:rsidRPr="00CC1482">
        <w:t xml:space="preserve">(5694), 266-268.  </w:t>
      </w:r>
      <w:hyperlink r:id="rId53" w:history="1">
        <w:r w:rsidRPr="00CC1482">
          <w:rPr>
            <w:rStyle w:val="Hyperlink"/>
          </w:rPr>
          <w:t>https://doi.org/10.1126/science.1102138</w:t>
        </w:r>
      </w:hyperlink>
      <w:r w:rsidRPr="00CC1482">
        <w:t xml:space="preserve"> </w:t>
      </w:r>
    </w:p>
    <w:p w14:paraId="6EEB6A96" w14:textId="5B56F8B2" w:rsidR="00CC1482" w:rsidRPr="00CC1482" w:rsidRDefault="00CC1482" w:rsidP="00CC1482">
      <w:pPr>
        <w:pStyle w:val="EndNoteBibliography"/>
        <w:spacing w:after="0"/>
        <w:ind w:left="720" w:hanging="720"/>
      </w:pPr>
      <w:r w:rsidRPr="00CC1482">
        <w:t xml:space="preserve">Jolly, C. J., Dickman, C. R., Doherty, T. S., van Eeden, L. M., Geary, W. L., Legge, S. M., Woinarski, J. C. Z., &amp; Nimmo, D. G. (2022). Animal mortality during fire. </w:t>
      </w:r>
      <w:r w:rsidRPr="00CC1482">
        <w:rPr>
          <w:i/>
        </w:rPr>
        <w:t>Global Change Biology, 28</w:t>
      </w:r>
      <w:r w:rsidRPr="00CC1482">
        <w:t xml:space="preserve">(6), 2053-2065.  </w:t>
      </w:r>
      <w:hyperlink r:id="rId54" w:history="1">
        <w:r w:rsidRPr="00CC1482">
          <w:rPr>
            <w:rStyle w:val="Hyperlink"/>
          </w:rPr>
          <w:t>https://doi.org/10.1111/gcb.16044</w:t>
        </w:r>
      </w:hyperlink>
      <w:r w:rsidRPr="00CC1482">
        <w:t xml:space="preserve"> </w:t>
      </w:r>
    </w:p>
    <w:p w14:paraId="4B1C896E" w14:textId="0E783C03" w:rsidR="00CC1482" w:rsidRPr="00CC1482" w:rsidRDefault="00CC1482" w:rsidP="00CC1482">
      <w:pPr>
        <w:pStyle w:val="EndNoteBibliography"/>
        <w:spacing w:after="0"/>
        <w:ind w:left="720" w:hanging="720"/>
      </w:pPr>
      <w:r w:rsidRPr="00CC1482">
        <w:t xml:space="preserve">Kauffman, M. J., Varley, N., Smith, D. W., Stahler, D. R., MacNulty, D. R., &amp; Boyce, M. S. (2007). Landscape heterogeneity shapes predation in a newly restored predator–prey system. </w:t>
      </w:r>
      <w:r w:rsidRPr="00CC1482">
        <w:rPr>
          <w:i/>
        </w:rPr>
        <w:t>Ecology Letters, 10</w:t>
      </w:r>
      <w:r w:rsidRPr="00CC1482">
        <w:t xml:space="preserve">(8), 690-700.  </w:t>
      </w:r>
      <w:hyperlink r:id="rId55" w:history="1">
        <w:r w:rsidRPr="00CC1482">
          <w:rPr>
            <w:rStyle w:val="Hyperlink"/>
          </w:rPr>
          <w:t>https://doi.org/10.1111/j.1461-0248.2007.01059.x</w:t>
        </w:r>
      </w:hyperlink>
      <w:r w:rsidRPr="00CC1482">
        <w:t xml:space="preserve"> </w:t>
      </w:r>
    </w:p>
    <w:p w14:paraId="57A91BEF" w14:textId="45452847" w:rsidR="00CC1482" w:rsidRPr="00CC1482" w:rsidRDefault="00CC1482" w:rsidP="00CC1482">
      <w:pPr>
        <w:pStyle w:val="EndNoteBibliography"/>
        <w:spacing w:after="0"/>
        <w:ind w:left="720" w:hanging="720"/>
      </w:pPr>
      <w:r w:rsidRPr="00CC1482">
        <w:t xml:space="preserve">Kelly, L. T., Giljohann, K. M., Duane, A., Aquilué, N., Archibald, S., Batllori, E., Bennett, A. F., Buckland, S. T., Canelles, Q., Clarke, M. F., Fortin, M.-J., Hermoso, V., Herrando, S., Keane, R. E., Lake, F. K., McCarthy, M. A., Morán-Ordóñez, A., Parr, C. L., Pausas, J. G., . . . Brotons, L. (2020). Fire and biodiversity in the Anthropocene. </w:t>
      </w:r>
      <w:r w:rsidRPr="00CC1482">
        <w:rPr>
          <w:i/>
        </w:rPr>
        <w:t>Science, 370</w:t>
      </w:r>
      <w:r w:rsidRPr="00CC1482">
        <w:t xml:space="preserve">(6519), eabb0355.  </w:t>
      </w:r>
      <w:hyperlink r:id="rId56" w:history="1">
        <w:r w:rsidRPr="00CC1482">
          <w:rPr>
            <w:rStyle w:val="Hyperlink"/>
          </w:rPr>
          <w:t>https://doi.org/10.1126/science.abb0355</w:t>
        </w:r>
      </w:hyperlink>
      <w:r w:rsidRPr="00CC1482">
        <w:t xml:space="preserve"> </w:t>
      </w:r>
    </w:p>
    <w:p w14:paraId="7DDDDFD8" w14:textId="15332AFB" w:rsidR="00CC1482" w:rsidRPr="00CC1482" w:rsidRDefault="00CC1482" w:rsidP="00CC1482">
      <w:pPr>
        <w:pStyle w:val="EndNoteBibliography"/>
        <w:spacing w:after="0"/>
        <w:ind w:left="720" w:hanging="720"/>
      </w:pPr>
      <w:r w:rsidRPr="00CC1482">
        <w:t xml:space="preserve">Kreider, M. R., Higuera, P. E., Parks, S. A., Rice, W. L., White, N., &amp; Larson, A. J. (2024). Fire suppression makes wildfires more severe and accentuates impacts of climate change and fuel accumulation. </w:t>
      </w:r>
      <w:r w:rsidRPr="00CC1482">
        <w:rPr>
          <w:i/>
        </w:rPr>
        <w:t>Nature Communications, 15</w:t>
      </w:r>
      <w:r w:rsidRPr="00CC1482">
        <w:t xml:space="preserve">(1), 2412.  </w:t>
      </w:r>
      <w:hyperlink r:id="rId57" w:history="1">
        <w:r w:rsidRPr="00CC1482">
          <w:rPr>
            <w:rStyle w:val="Hyperlink"/>
          </w:rPr>
          <w:t>https://doi.org/10.1038/s41467-024-46702-0</w:t>
        </w:r>
      </w:hyperlink>
      <w:r w:rsidRPr="00CC1482">
        <w:t xml:space="preserve"> </w:t>
      </w:r>
    </w:p>
    <w:p w14:paraId="4665585E" w14:textId="689FAC37" w:rsidR="00CC1482" w:rsidRPr="00CC1482" w:rsidRDefault="00CC1482" w:rsidP="00CC1482">
      <w:pPr>
        <w:pStyle w:val="EndNoteBibliography"/>
        <w:spacing w:after="0"/>
        <w:ind w:left="720" w:hanging="720"/>
      </w:pPr>
      <w:r w:rsidRPr="00CC1482">
        <w:t>Lacki, M. J., Cox, D. R., Dodd, L. E., &amp; Dickinson, M. B. (2009). Response of northern bats (</w:t>
      </w:r>
      <w:r w:rsidRPr="00CC1482">
        <w:rPr>
          <w:i/>
        </w:rPr>
        <w:t>Myotis septentrionalis</w:t>
      </w:r>
      <w:r w:rsidRPr="00CC1482">
        <w:t xml:space="preserve">) to prescribed fires in eastern Kentucky forests. </w:t>
      </w:r>
      <w:r w:rsidRPr="00CC1482">
        <w:rPr>
          <w:i/>
        </w:rPr>
        <w:t>Journal of Mammalogy, 90</w:t>
      </w:r>
      <w:r w:rsidRPr="00CC1482">
        <w:t xml:space="preserve">(5), 1165-1175.  </w:t>
      </w:r>
      <w:hyperlink r:id="rId58" w:history="1">
        <w:r w:rsidRPr="00CC1482">
          <w:rPr>
            <w:rStyle w:val="Hyperlink"/>
          </w:rPr>
          <w:t>https://doi.org/10.1644/08-MAMM-A-349.1</w:t>
        </w:r>
      </w:hyperlink>
      <w:r w:rsidRPr="00CC1482">
        <w:t xml:space="preserve"> </w:t>
      </w:r>
    </w:p>
    <w:p w14:paraId="7E838BBE" w14:textId="77777777" w:rsidR="00CC1482" w:rsidRPr="00CC1482" w:rsidRDefault="00CC1482" w:rsidP="00CC1482">
      <w:pPr>
        <w:pStyle w:val="EndNoteBibliography"/>
        <w:spacing w:after="0"/>
        <w:ind w:left="720" w:hanging="720"/>
      </w:pPr>
      <w:r w:rsidRPr="00CC1482">
        <w:t xml:space="preserve">Leahy, L., Legge, S. M., Tuft, K., McGregor, H. W., Barmuta, L. A., Jones, M. E., &amp; Johnson, C. N. (2016). Amplified predation after fire suppresses rodent populations in Australia’s tropical savannas. </w:t>
      </w:r>
      <w:r w:rsidRPr="00CC1482">
        <w:rPr>
          <w:i/>
        </w:rPr>
        <w:t>Wildlife Research, 42</w:t>
      </w:r>
      <w:r w:rsidRPr="00CC1482">
        <w:t xml:space="preserve">(8), 705-716.  </w:t>
      </w:r>
    </w:p>
    <w:p w14:paraId="5D61A834" w14:textId="7C8C1C2F" w:rsidR="00CC1482" w:rsidRPr="00CC1482" w:rsidRDefault="00CC1482" w:rsidP="00CC1482">
      <w:pPr>
        <w:pStyle w:val="EndNoteBibliography"/>
        <w:spacing w:after="0"/>
        <w:ind w:left="720" w:hanging="720"/>
      </w:pPr>
      <w:r w:rsidRPr="00CC1482">
        <w:t xml:space="preserve">McGregor, H., Cliff, H., B. , &amp; Kanowski, J. (2016a). Habitat preference for fire scars by feral cats in Cape York Peninsula, Australia. </w:t>
      </w:r>
      <w:r w:rsidRPr="00CC1482">
        <w:rPr>
          <w:i/>
        </w:rPr>
        <w:t>Wildlife Research, 43</w:t>
      </w:r>
      <w:r w:rsidRPr="00CC1482">
        <w:t xml:space="preserve">(8), 623-633.  </w:t>
      </w:r>
      <w:hyperlink r:id="rId59" w:history="1">
        <w:r w:rsidRPr="00CC1482">
          <w:rPr>
            <w:rStyle w:val="Hyperlink"/>
          </w:rPr>
          <w:t>https://doi.org/10.1071/WR16058</w:t>
        </w:r>
      </w:hyperlink>
      <w:r w:rsidRPr="00CC1482">
        <w:t xml:space="preserve"> </w:t>
      </w:r>
    </w:p>
    <w:p w14:paraId="5397D1EC" w14:textId="289C79D2" w:rsidR="00CC1482" w:rsidRPr="00CC1482" w:rsidRDefault="00CC1482" w:rsidP="00CC1482">
      <w:pPr>
        <w:pStyle w:val="EndNoteBibliography"/>
        <w:spacing w:after="0"/>
        <w:ind w:left="720" w:hanging="720"/>
      </w:pPr>
      <w:r w:rsidRPr="00CC1482">
        <w:t xml:space="preserve">McGregor, H. W., Legge, S., Jones, M. E., &amp; Johnson, C. N. (2016b). Extraterritorial hunting expeditions to intense fire scars by feral cats. </w:t>
      </w:r>
      <w:r w:rsidRPr="00CC1482">
        <w:rPr>
          <w:i/>
        </w:rPr>
        <w:t>SCIENTIFIC REPORTS, 6</w:t>
      </w:r>
      <w:r w:rsidRPr="00CC1482">
        <w:t xml:space="preserve">(1), 22559.  </w:t>
      </w:r>
      <w:hyperlink r:id="rId60" w:history="1">
        <w:r w:rsidRPr="00CC1482">
          <w:rPr>
            <w:rStyle w:val="Hyperlink"/>
          </w:rPr>
          <w:t>https://doi.org/10.1038/srep22559</w:t>
        </w:r>
      </w:hyperlink>
      <w:r w:rsidRPr="00CC1482">
        <w:t xml:space="preserve"> </w:t>
      </w:r>
    </w:p>
    <w:p w14:paraId="55178ADB" w14:textId="60B18F93" w:rsidR="00CC1482" w:rsidRPr="00CC1482" w:rsidRDefault="00CC1482" w:rsidP="00CC1482">
      <w:pPr>
        <w:pStyle w:val="EndNoteBibliography"/>
        <w:spacing w:after="0"/>
        <w:ind w:left="720" w:hanging="720"/>
      </w:pPr>
      <w:r w:rsidRPr="00CC1482">
        <w:t xml:space="preserve">McLauchlan, K. K., Higuera, P. E., Miesel, J., Rogers, B. M., Schweitzer, J., Shuman, J. K., Tepley, A. J., Varner, J. M., Veblen, T. T., Adalsteinsson, S. A., Balch, J. K., Baker, P., Batllori, E., Bigio, E., Brando, P., Cattau, M., Chipman, M. L., Coen, J., Crandall, R., . . . Watts, A. C. (2020). Fire as a fundamental ecological process: Research advances and frontiers. </w:t>
      </w:r>
      <w:r w:rsidRPr="00CC1482">
        <w:rPr>
          <w:i/>
        </w:rPr>
        <w:t>Journal of Ecology, 108</w:t>
      </w:r>
      <w:r w:rsidRPr="00CC1482">
        <w:t xml:space="preserve">(5), 2047-2069.  </w:t>
      </w:r>
      <w:hyperlink r:id="rId61" w:history="1">
        <w:r w:rsidRPr="00CC1482">
          <w:rPr>
            <w:rStyle w:val="Hyperlink"/>
          </w:rPr>
          <w:t>https://doi.org/10.1111/1365-2745.13403</w:t>
        </w:r>
      </w:hyperlink>
      <w:r w:rsidRPr="00CC1482">
        <w:t xml:space="preserve"> </w:t>
      </w:r>
    </w:p>
    <w:p w14:paraId="6AD9B80C" w14:textId="190CDA40" w:rsidR="00CC1482" w:rsidRPr="00CC1482" w:rsidRDefault="00CC1482" w:rsidP="00CC1482">
      <w:pPr>
        <w:pStyle w:val="EndNoteBibliography"/>
        <w:spacing w:after="0"/>
        <w:ind w:left="720" w:hanging="720"/>
      </w:pPr>
      <w:r w:rsidRPr="00CC1482">
        <w:t xml:space="preserve">Michonneau, F., Brown, J. W., &amp; Winter, D. J. (2016). rotl: An R package to interact with the Open Tree of Life data. </w:t>
      </w:r>
      <w:r w:rsidRPr="00CC1482">
        <w:rPr>
          <w:i/>
        </w:rPr>
        <w:t>Methods in Ecology and Evolution, 7</w:t>
      </w:r>
      <w:r w:rsidRPr="00CC1482">
        <w:t xml:space="preserve">(12), 1476-1481.  </w:t>
      </w:r>
      <w:hyperlink r:id="rId62" w:history="1">
        <w:r w:rsidRPr="00CC1482">
          <w:rPr>
            <w:rStyle w:val="Hyperlink"/>
          </w:rPr>
          <w:t>https://doi.org/10.1111/2041-210X.12593</w:t>
        </w:r>
      </w:hyperlink>
      <w:r w:rsidRPr="00CC1482">
        <w:t xml:space="preserve"> </w:t>
      </w:r>
    </w:p>
    <w:p w14:paraId="4A5C8A3C" w14:textId="41814B99" w:rsidR="00CC1482" w:rsidRPr="00CC1482" w:rsidRDefault="00CC1482" w:rsidP="00CC1482">
      <w:pPr>
        <w:pStyle w:val="EndNoteBibliography"/>
        <w:spacing w:after="0"/>
        <w:ind w:left="720" w:hanging="720"/>
      </w:pPr>
      <w:r w:rsidRPr="00CC1482">
        <w:lastRenderedPageBreak/>
        <w:t xml:space="preserve">Moran, N. P., Sánchez-Tójar, A., Schielzeth, H., &amp; Reinhold, K. (2021). Poor nutritional condition promotes high-risk behaviours: A systematic review and meta-analysis. </w:t>
      </w:r>
      <w:r w:rsidRPr="00CC1482">
        <w:rPr>
          <w:i/>
        </w:rPr>
        <w:t>Biological Reviews, 96</w:t>
      </w:r>
      <w:r w:rsidRPr="00CC1482">
        <w:t xml:space="preserve">(1), 269-288.  </w:t>
      </w:r>
      <w:hyperlink r:id="rId63" w:history="1">
        <w:r w:rsidRPr="00CC1482">
          <w:rPr>
            <w:rStyle w:val="Hyperlink"/>
          </w:rPr>
          <w:t>https://doi.org/10.1111/brv.12655</w:t>
        </w:r>
      </w:hyperlink>
      <w:r w:rsidRPr="00CC1482">
        <w:t xml:space="preserve"> </w:t>
      </w:r>
    </w:p>
    <w:p w14:paraId="41CE5499" w14:textId="0CD509BC" w:rsidR="00CC1482" w:rsidRPr="00CC1482" w:rsidRDefault="00CC1482" w:rsidP="00CC1482">
      <w:pPr>
        <w:pStyle w:val="EndNoteBibliography"/>
        <w:spacing w:after="0"/>
        <w:ind w:left="720" w:hanging="720"/>
      </w:pPr>
      <w:r w:rsidRPr="00CC1482">
        <w:t xml:space="preserve">Morris, S. B. (2008). Estimating Effect Sizes From Pretest-Posttest-Control Group Designs. </w:t>
      </w:r>
      <w:r w:rsidRPr="00CC1482">
        <w:rPr>
          <w:i/>
        </w:rPr>
        <w:t>Organizational Research Methods, 11</w:t>
      </w:r>
      <w:r w:rsidRPr="00CC1482">
        <w:t xml:space="preserve">(2), 364-386.  </w:t>
      </w:r>
      <w:hyperlink r:id="rId64" w:history="1">
        <w:r w:rsidRPr="00CC1482">
          <w:rPr>
            <w:rStyle w:val="Hyperlink"/>
          </w:rPr>
          <w:t>https://doi.org/10.1177/1094428106291059</w:t>
        </w:r>
      </w:hyperlink>
      <w:r w:rsidRPr="00CC1482">
        <w:t xml:space="preserve"> </w:t>
      </w:r>
    </w:p>
    <w:p w14:paraId="5A5E2261" w14:textId="3C862BEB" w:rsidR="00CC1482" w:rsidRPr="00CC1482" w:rsidRDefault="00CC1482" w:rsidP="00CC1482">
      <w:pPr>
        <w:pStyle w:val="EndNoteBibliography"/>
        <w:spacing w:after="0"/>
        <w:ind w:left="720" w:hanging="720"/>
      </w:pPr>
      <w:r w:rsidRPr="00CC1482">
        <w:t xml:space="preserve">Nakagawa, S., &amp; Cuthill, I. C. (2007). Effect size, confidence interval and statistical significance: A practical guide for biologists. </w:t>
      </w:r>
      <w:r w:rsidRPr="00CC1482">
        <w:rPr>
          <w:i/>
        </w:rPr>
        <w:t>Biological Reviews, 82</w:t>
      </w:r>
      <w:r w:rsidRPr="00CC1482">
        <w:t xml:space="preserve">(4), 591-605.  </w:t>
      </w:r>
      <w:hyperlink r:id="rId65" w:history="1">
        <w:r w:rsidRPr="00CC1482">
          <w:rPr>
            <w:rStyle w:val="Hyperlink"/>
          </w:rPr>
          <w:t>https://doi.org/10.1111/j.1469-185X.2007.00027.x</w:t>
        </w:r>
      </w:hyperlink>
      <w:r w:rsidRPr="00CC1482">
        <w:t xml:space="preserve"> </w:t>
      </w:r>
    </w:p>
    <w:p w14:paraId="70CEDCD4" w14:textId="4C66D0F0" w:rsidR="00CC1482" w:rsidRPr="00CC1482" w:rsidRDefault="00CC1482" w:rsidP="00CC1482">
      <w:pPr>
        <w:pStyle w:val="EndNoteBibliography"/>
        <w:spacing w:after="0"/>
        <w:ind w:left="720" w:hanging="720"/>
      </w:pPr>
      <w:r w:rsidRPr="00CC1482">
        <w:t xml:space="preserve">Nakagawa, S., &amp; Santos, E. S. A. (2012). Methodological issues and advances in biological meta-analysis. </w:t>
      </w:r>
      <w:r w:rsidRPr="00CC1482">
        <w:rPr>
          <w:i/>
        </w:rPr>
        <w:t>Evolutionary Ecology, 26</w:t>
      </w:r>
      <w:r w:rsidRPr="00CC1482">
        <w:t xml:space="preserve">(5), 1253-1274.  </w:t>
      </w:r>
      <w:hyperlink r:id="rId66" w:history="1">
        <w:r w:rsidRPr="00CC1482">
          <w:rPr>
            <w:rStyle w:val="Hyperlink"/>
          </w:rPr>
          <w:t>https://doi.org/10.1007/s10682-012-9555-5</w:t>
        </w:r>
      </w:hyperlink>
      <w:r w:rsidRPr="00CC1482">
        <w:t xml:space="preserve"> </w:t>
      </w:r>
    </w:p>
    <w:p w14:paraId="16D7990A" w14:textId="7BF6756F" w:rsidR="00CC1482" w:rsidRPr="00CC1482" w:rsidRDefault="00CC1482" w:rsidP="00CC1482">
      <w:pPr>
        <w:pStyle w:val="EndNoteBibliography"/>
        <w:spacing w:after="0"/>
        <w:ind w:left="720" w:hanging="720"/>
      </w:pPr>
      <w:r w:rsidRPr="00CC1482">
        <w:t xml:space="preserve">Nakagawa, S., Lagisz, M., Jennions, M. D., Koricheva, J., Noble, D. W. A., Parker, T. H., Sánchez-Tójar, A., Yang, Y., &amp; O'Dea, R. E. (2022). Methods for testing publication bias in ecological and evolutionary meta-analyses. </w:t>
      </w:r>
      <w:r w:rsidRPr="00CC1482">
        <w:rPr>
          <w:i/>
        </w:rPr>
        <w:t>Methods in Ecology and Evolution, 13</w:t>
      </w:r>
      <w:r w:rsidRPr="00CC1482">
        <w:t xml:space="preserve">(1), 4-21.  </w:t>
      </w:r>
      <w:hyperlink r:id="rId67" w:history="1">
        <w:r w:rsidRPr="00CC1482">
          <w:rPr>
            <w:rStyle w:val="Hyperlink"/>
          </w:rPr>
          <w:t>https://doi.org/https://doi.org/10.1111/2041-210X.13724</w:t>
        </w:r>
      </w:hyperlink>
      <w:r w:rsidRPr="00CC1482">
        <w:t xml:space="preserve"> </w:t>
      </w:r>
    </w:p>
    <w:p w14:paraId="0AFF5DD5" w14:textId="055DF35C" w:rsidR="00CC1482" w:rsidRPr="00CC1482" w:rsidRDefault="00CC1482" w:rsidP="00CC1482">
      <w:pPr>
        <w:pStyle w:val="EndNoteBibliography"/>
        <w:spacing w:after="0"/>
        <w:ind w:left="720" w:hanging="720"/>
      </w:pPr>
      <w:r w:rsidRPr="00CC1482">
        <w:t xml:space="preserve">Nakagawa, S., Lagisz, M., O'Dea, R. E., Pottier, P., Rutkowska, J., Senior, A. M., Yang, Y., &amp; Noble, D. W. A. (2023). orchaRd 2.0: An R package for visualising meta-analyses with orchard plots. </w:t>
      </w:r>
      <w:r w:rsidRPr="00CC1482">
        <w:rPr>
          <w:i/>
        </w:rPr>
        <w:t>Methods in Ecology and Evolution, 14</w:t>
      </w:r>
      <w:r w:rsidRPr="00CC1482">
        <w:t xml:space="preserve">(8), 2003-2010.  </w:t>
      </w:r>
      <w:hyperlink r:id="rId68" w:history="1">
        <w:r w:rsidRPr="00CC1482">
          <w:rPr>
            <w:rStyle w:val="Hyperlink"/>
          </w:rPr>
          <w:t>https://doi.org/10.1111/2041-210X.14152</w:t>
        </w:r>
      </w:hyperlink>
      <w:r w:rsidRPr="00CC1482">
        <w:t xml:space="preserve"> </w:t>
      </w:r>
    </w:p>
    <w:p w14:paraId="16CFCCA1" w14:textId="6542448A" w:rsidR="00CC1482" w:rsidRPr="00CC1482" w:rsidRDefault="00CC1482" w:rsidP="00CC1482">
      <w:pPr>
        <w:pStyle w:val="EndNoteBibliography"/>
        <w:spacing w:after="0"/>
        <w:ind w:left="720" w:hanging="720"/>
      </w:pPr>
      <w:r w:rsidRPr="00CC1482">
        <w:t xml:space="preserve">Nathan, R., Getz, W. M., Revilla, E., Holyoak, M., Kadmon, R., Saltz, D., &amp; Smouse, P. E. (2008). A movement ecology paradigm for unifying organismal movement research. </w:t>
      </w:r>
      <w:r w:rsidRPr="00CC1482">
        <w:rPr>
          <w:i/>
        </w:rPr>
        <w:t>Proceedings of the National Academy of Sciences, 105</w:t>
      </w:r>
      <w:r w:rsidRPr="00CC1482">
        <w:t xml:space="preserve">(49), 19052-19059.  </w:t>
      </w:r>
      <w:hyperlink r:id="rId69" w:history="1">
        <w:r w:rsidRPr="00CC1482">
          <w:rPr>
            <w:rStyle w:val="Hyperlink"/>
          </w:rPr>
          <w:t>https://doi.org/10.1073/pnas.0800375105</w:t>
        </w:r>
      </w:hyperlink>
      <w:r w:rsidRPr="00CC1482">
        <w:t xml:space="preserve"> </w:t>
      </w:r>
    </w:p>
    <w:p w14:paraId="58459677" w14:textId="16066DB1" w:rsidR="00CC1482" w:rsidRPr="00CC1482" w:rsidRDefault="00CC1482" w:rsidP="00CC1482">
      <w:pPr>
        <w:pStyle w:val="EndNoteBibliography"/>
        <w:spacing w:after="0"/>
        <w:ind w:left="720" w:hanging="720"/>
      </w:pPr>
      <w:r w:rsidRPr="00CC1482">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CC1482">
        <w:rPr>
          <w:i/>
        </w:rPr>
        <w:t>Science, 375</w:t>
      </w:r>
      <w:r w:rsidRPr="00CC1482">
        <w:t xml:space="preserve">(6582), eabg1780.  </w:t>
      </w:r>
      <w:hyperlink r:id="rId70" w:history="1">
        <w:r w:rsidRPr="00CC1482">
          <w:rPr>
            <w:rStyle w:val="Hyperlink"/>
          </w:rPr>
          <w:t>https://doi.org/10.1126/science.abg1780</w:t>
        </w:r>
      </w:hyperlink>
      <w:r w:rsidRPr="00CC1482">
        <w:t xml:space="preserve"> </w:t>
      </w:r>
    </w:p>
    <w:p w14:paraId="7A994303" w14:textId="23108AC4" w:rsidR="00CC1482" w:rsidRPr="00CC1482" w:rsidRDefault="00CC1482" w:rsidP="00CC1482">
      <w:pPr>
        <w:pStyle w:val="EndNoteBibliography"/>
        <w:spacing w:after="0"/>
        <w:ind w:left="720" w:hanging="720"/>
      </w:pPr>
      <w:r w:rsidRPr="00CC1482">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CC1482">
        <w:rPr>
          <w:i/>
        </w:rPr>
        <w:t>Biological Reviews of the Cambridge Philosophical Society, 94</w:t>
      </w:r>
      <w:r w:rsidRPr="00CC1482">
        <w:t xml:space="preserve">(3), 981-998.  </w:t>
      </w:r>
      <w:hyperlink r:id="rId71" w:history="1">
        <w:r w:rsidRPr="00CC1482">
          <w:rPr>
            <w:rStyle w:val="Hyperlink"/>
          </w:rPr>
          <w:t>https://doi.org/10.1111/brv.12486</w:t>
        </w:r>
      </w:hyperlink>
      <w:r w:rsidRPr="00CC1482">
        <w:t xml:space="preserve"> </w:t>
      </w:r>
    </w:p>
    <w:p w14:paraId="30736F0D" w14:textId="5A8669DF" w:rsidR="00CC1482" w:rsidRPr="00CC1482" w:rsidRDefault="00CC1482" w:rsidP="00CC1482">
      <w:pPr>
        <w:pStyle w:val="EndNoteBibliography"/>
        <w:spacing w:after="0"/>
        <w:ind w:left="720" w:hanging="720"/>
      </w:pPr>
      <w:r w:rsidRPr="00CC1482">
        <w:t xml:space="preserve">Nimmo, D. G., Carthey, A. J. R., Jolly, C. J., &amp; Blumstein, D. T. (2021). Welcome to the Pyrocene: Animal survival in the age of megafire. </w:t>
      </w:r>
      <w:r w:rsidRPr="00CC1482">
        <w:rPr>
          <w:i/>
        </w:rPr>
        <w:t>Global Change Biology, 27</w:t>
      </w:r>
      <w:r w:rsidRPr="00CC1482">
        <w:t xml:space="preserve">(22), 5684-5693.  </w:t>
      </w:r>
      <w:hyperlink r:id="rId72" w:history="1">
        <w:r w:rsidRPr="00CC1482">
          <w:rPr>
            <w:rStyle w:val="Hyperlink"/>
          </w:rPr>
          <w:t>https://doi.org/10.1111/gcb.15834</w:t>
        </w:r>
      </w:hyperlink>
      <w:r w:rsidRPr="00CC1482">
        <w:t xml:space="preserve"> </w:t>
      </w:r>
    </w:p>
    <w:p w14:paraId="6B6B7E9C" w14:textId="0F47C260" w:rsidR="00CC1482" w:rsidRPr="00CC1482" w:rsidRDefault="00CC1482" w:rsidP="00CC1482">
      <w:pPr>
        <w:pStyle w:val="EndNoteBibliography"/>
        <w:spacing w:after="0"/>
        <w:ind w:left="720" w:hanging="720"/>
      </w:pPr>
      <w:r w:rsidRPr="00CC1482">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CC1482">
        <w:rPr>
          <w:i/>
        </w:rPr>
        <w:t>BioScience, 51</w:t>
      </w:r>
      <w:r w:rsidRPr="00CC1482">
        <w:t xml:space="preserve">(11), 933-938.  </w:t>
      </w:r>
      <w:hyperlink r:id="rId73" w:history="1">
        <w:r w:rsidRPr="00CC1482">
          <w:rPr>
            <w:rStyle w:val="Hyperlink"/>
          </w:rPr>
          <w:t>https://doi.org/10.1641/0006-3568(2001)051[0933:TEOTWA]2.0.CO;2</w:t>
        </w:r>
      </w:hyperlink>
      <w:r w:rsidRPr="00CC1482">
        <w:t xml:space="preserve"> </w:t>
      </w:r>
    </w:p>
    <w:p w14:paraId="0EC72287" w14:textId="77777777" w:rsidR="00CC1482" w:rsidRPr="00CC1482" w:rsidRDefault="00CC1482" w:rsidP="00CC1482">
      <w:pPr>
        <w:pStyle w:val="EndNoteBibliography"/>
        <w:spacing w:after="0"/>
        <w:ind w:left="720" w:hanging="720"/>
      </w:pPr>
      <w:r w:rsidRPr="00CC1482">
        <w:t xml:space="preserve">Oskyrko, O. M., Chunrong; Meiri, Shai; Du, Weiguo. (2024). </w:t>
      </w:r>
      <w:r w:rsidRPr="00CC1482">
        <w:rPr>
          <w:i/>
        </w:rPr>
        <w:t>ReptTraits: A comprehensive dataset of ecological traits in reptiles</w:t>
      </w:r>
      <w:r w:rsidRPr="00CC1482">
        <w:t xml:space="preserve">. </w:t>
      </w:r>
    </w:p>
    <w:p w14:paraId="1E581CD2" w14:textId="35AC609A" w:rsidR="00CC1482" w:rsidRPr="00CC1482" w:rsidRDefault="00CC1482" w:rsidP="00CC1482">
      <w:pPr>
        <w:pStyle w:val="EndNoteBibliography"/>
        <w:spacing w:after="0"/>
        <w:ind w:left="720" w:hanging="720"/>
      </w:pPr>
      <w:r w:rsidRPr="00CC1482">
        <w:t xml:space="preserve">Pasch, B., &amp; Koprowski, J. L. (2011). Impacts of fire suppression on space use by Mexican fox squirrels. </w:t>
      </w:r>
      <w:r w:rsidRPr="00CC1482">
        <w:rPr>
          <w:i/>
        </w:rPr>
        <w:t>Journal of Mammalogy, 92</w:t>
      </w:r>
      <w:r w:rsidRPr="00CC1482">
        <w:t xml:space="preserve">(1), 227-234.  </w:t>
      </w:r>
      <w:hyperlink r:id="rId74" w:history="1">
        <w:r w:rsidRPr="00CC1482">
          <w:rPr>
            <w:rStyle w:val="Hyperlink"/>
          </w:rPr>
          <w:t>https://doi.org/10.1644/10-MAMM-A-133.1</w:t>
        </w:r>
      </w:hyperlink>
      <w:r w:rsidRPr="00CC1482">
        <w:t xml:space="preserve"> </w:t>
      </w:r>
    </w:p>
    <w:p w14:paraId="266C3550" w14:textId="7DDE8A7D" w:rsidR="00CC1482" w:rsidRPr="00CC1482" w:rsidRDefault="00CC1482" w:rsidP="00CC1482">
      <w:pPr>
        <w:pStyle w:val="EndNoteBibliography"/>
        <w:spacing w:after="0"/>
        <w:ind w:left="720" w:hanging="720"/>
      </w:pPr>
      <w:r w:rsidRPr="00CC1482">
        <w:t xml:space="preserve">Pausas, J. G., &amp; Parr, C. L. (2018). Towards an understanding of the evolutionary role of fire in animals. </w:t>
      </w:r>
      <w:r w:rsidRPr="00CC1482">
        <w:rPr>
          <w:i/>
        </w:rPr>
        <w:t>Evolutionary Ecology, 32</w:t>
      </w:r>
      <w:r w:rsidRPr="00CC1482">
        <w:t xml:space="preserve">(2), 113-125.  </w:t>
      </w:r>
      <w:hyperlink r:id="rId75" w:history="1">
        <w:r w:rsidRPr="00CC1482">
          <w:rPr>
            <w:rStyle w:val="Hyperlink"/>
          </w:rPr>
          <w:t>https://doi.org/10.1007/s10682-018-9927-6</w:t>
        </w:r>
      </w:hyperlink>
      <w:r w:rsidRPr="00CC1482">
        <w:t xml:space="preserve"> </w:t>
      </w:r>
    </w:p>
    <w:p w14:paraId="35C3D8D7" w14:textId="49233BF3" w:rsidR="00CC1482" w:rsidRPr="00CC1482" w:rsidRDefault="00CC1482" w:rsidP="00CC1482">
      <w:pPr>
        <w:pStyle w:val="EndNoteBibliography"/>
        <w:spacing w:after="0"/>
        <w:ind w:left="720" w:hanging="720"/>
      </w:pPr>
      <w:r w:rsidRPr="00CC1482">
        <w:t xml:space="preserve">Pettett, C. E., Johnson, P. J., Moorhouse, T. P., Hambly, C., Speakman, J. R., &amp; Macdonald, D. W. (2017). Daily energy expenditure in the face of predation: Hedgehog energetics in rural landscapes. </w:t>
      </w:r>
      <w:r w:rsidRPr="00CC1482">
        <w:rPr>
          <w:i/>
        </w:rPr>
        <w:t>Journal of Experimental Biology, 220</w:t>
      </w:r>
      <w:r w:rsidRPr="00CC1482">
        <w:t xml:space="preserve">(3), 460-468.  </w:t>
      </w:r>
      <w:hyperlink r:id="rId76" w:history="1">
        <w:r w:rsidRPr="00CC1482">
          <w:rPr>
            <w:rStyle w:val="Hyperlink"/>
          </w:rPr>
          <w:t>https://doi.org/10.1242/jeb.150359</w:t>
        </w:r>
      </w:hyperlink>
      <w:r w:rsidRPr="00CC1482">
        <w:t xml:space="preserve"> </w:t>
      </w:r>
    </w:p>
    <w:p w14:paraId="48CD77E3" w14:textId="162560DC" w:rsidR="00CC1482" w:rsidRPr="00CC1482" w:rsidRDefault="00CC1482" w:rsidP="00CC1482">
      <w:pPr>
        <w:pStyle w:val="EndNoteBibliography"/>
        <w:spacing w:after="0"/>
        <w:ind w:left="720" w:hanging="720"/>
      </w:pPr>
      <w:r w:rsidRPr="00CC1482">
        <w:lastRenderedPageBreak/>
        <w:t xml:space="preserve">Pocknee, C. A., Legge, S. M., McDonald, J., &amp; Fisher, D. O. (2023). Modeling mammal response to fire based on species’ traits. </w:t>
      </w:r>
      <w:r w:rsidRPr="00CC1482">
        <w:rPr>
          <w:i/>
        </w:rPr>
        <w:t>Conservation Biology, 37</w:t>
      </w:r>
      <w:r w:rsidRPr="00CC1482">
        <w:t xml:space="preserve">(4), e14062.  </w:t>
      </w:r>
      <w:hyperlink r:id="rId77" w:history="1">
        <w:r w:rsidRPr="00CC1482">
          <w:rPr>
            <w:rStyle w:val="Hyperlink"/>
          </w:rPr>
          <w:t>https://doi.org/10.1111/cobi.14062</w:t>
        </w:r>
      </w:hyperlink>
      <w:r w:rsidRPr="00CC1482">
        <w:t xml:space="preserve"> </w:t>
      </w:r>
    </w:p>
    <w:p w14:paraId="12F2FA81" w14:textId="109580FD" w:rsidR="00CC1482" w:rsidRPr="00CC1482" w:rsidRDefault="00CC1482" w:rsidP="00CC1482">
      <w:pPr>
        <w:pStyle w:val="EndNoteBibliography"/>
        <w:spacing w:after="0"/>
        <w:ind w:left="720" w:hanging="720"/>
      </w:pPr>
      <w:r w:rsidRPr="00CC1482">
        <w:t xml:space="preserve">Posit team. (2025). </w:t>
      </w:r>
      <w:r w:rsidRPr="00CC1482">
        <w:rPr>
          <w:i/>
        </w:rPr>
        <w:t xml:space="preserve">RStudio: Integrated Development Environment for R. </w:t>
      </w:r>
      <w:r w:rsidRPr="00CC1482">
        <w:t xml:space="preserve">In (Version 2025.5.0.496) Posit Software, PBC. </w:t>
      </w:r>
      <w:hyperlink r:id="rId78" w:history="1">
        <w:r w:rsidRPr="00CC1482">
          <w:rPr>
            <w:rStyle w:val="Hyperlink"/>
          </w:rPr>
          <w:t>http://www.posit.co/</w:t>
        </w:r>
      </w:hyperlink>
    </w:p>
    <w:p w14:paraId="666DA26A" w14:textId="2EE10E0C" w:rsidR="00CC1482" w:rsidRPr="00CC1482" w:rsidRDefault="00CC1482" w:rsidP="00CC1482">
      <w:pPr>
        <w:pStyle w:val="EndNoteBibliography"/>
        <w:spacing w:after="0"/>
        <w:ind w:left="720" w:hanging="720"/>
      </w:pPr>
      <w:r w:rsidRPr="00CC1482">
        <w:t xml:space="preserve">Povh, L. F., Willers, N., Shephard, J. M., &amp; Fleming, P. A. (2023). A conservation-significant threatened mammal uses fire exclusions and shifts ranges in the presence of prescribed burning. </w:t>
      </w:r>
      <w:r w:rsidRPr="00CC1482">
        <w:rPr>
          <w:i/>
        </w:rPr>
        <w:t>International Journal of Wildland Fire, 32</w:t>
      </w:r>
      <w:r w:rsidRPr="00CC1482">
        <w:t xml:space="preserve">(9), 1291-1303.  </w:t>
      </w:r>
      <w:hyperlink r:id="rId79" w:history="1">
        <w:r w:rsidRPr="00CC1482">
          <w:rPr>
            <w:rStyle w:val="Hyperlink"/>
          </w:rPr>
          <w:t>https://doi.org/10.1071/WF22196</w:t>
        </w:r>
      </w:hyperlink>
      <w:r w:rsidRPr="00CC1482">
        <w:t xml:space="preserve"> </w:t>
      </w:r>
    </w:p>
    <w:p w14:paraId="4A5B15E1" w14:textId="4189160D" w:rsidR="00CC1482" w:rsidRPr="00CC1482" w:rsidRDefault="00CC1482" w:rsidP="00CC1482">
      <w:pPr>
        <w:pStyle w:val="EndNoteBibliography"/>
        <w:spacing w:after="0"/>
        <w:ind w:left="720" w:hanging="720"/>
      </w:pPr>
      <w:r w:rsidRPr="00CC1482">
        <w:t xml:space="preserve">R Core Team. (2024). </w:t>
      </w:r>
      <w:r w:rsidRPr="00CC1482">
        <w:rPr>
          <w:i/>
        </w:rPr>
        <w:t xml:space="preserve">R: A Language and Environment for Statistical Computing. </w:t>
      </w:r>
      <w:r w:rsidRPr="00CC1482">
        <w:t xml:space="preserve">In R Foundation for Statistical Computing. </w:t>
      </w:r>
      <w:hyperlink r:id="rId80" w:history="1">
        <w:r w:rsidRPr="00CC1482">
          <w:rPr>
            <w:rStyle w:val="Hyperlink"/>
          </w:rPr>
          <w:t>https://www.R-project.org/</w:t>
        </w:r>
      </w:hyperlink>
    </w:p>
    <w:p w14:paraId="3823BC8E" w14:textId="1046E2F6" w:rsidR="00CC1482" w:rsidRPr="00CC1482" w:rsidRDefault="00CC1482" w:rsidP="00CC1482">
      <w:pPr>
        <w:pStyle w:val="EndNoteBibliography"/>
        <w:spacing w:after="0"/>
        <w:ind w:left="720" w:hanging="720"/>
      </w:pPr>
      <w:r w:rsidRPr="00CC1482">
        <w:t xml:space="preserve">Shaw, R. E., James, A. I., Tuft, K., Legge, S., Cary, G. J., Peakall, R., &amp; Banks, S. C. (2021). Unburnt habitat patches are critical for survival and in situ population recovery in a small mammal after fire. </w:t>
      </w:r>
      <w:r w:rsidRPr="00CC1482">
        <w:rPr>
          <w:i/>
        </w:rPr>
        <w:t>JOURNAL OF APPLIED ECOLOGY, 58</w:t>
      </w:r>
      <w:r w:rsidRPr="00CC1482">
        <w:t xml:space="preserve">(6), 1325-1335.  </w:t>
      </w:r>
      <w:hyperlink r:id="rId81" w:history="1">
        <w:r w:rsidRPr="00CC1482">
          <w:rPr>
            <w:rStyle w:val="Hyperlink"/>
          </w:rPr>
          <w:t>https://doi.org/10.1111/1365-2664.13846</w:t>
        </w:r>
      </w:hyperlink>
      <w:r w:rsidRPr="00CC1482">
        <w:t xml:space="preserve"> </w:t>
      </w:r>
    </w:p>
    <w:p w14:paraId="30384EC0" w14:textId="0A3D6A9B" w:rsidR="00CC1482" w:rsidRPr="00CC1482" w:rsidRDefault="00CC1482" w:rsidP="00CC1482">
      <w:pPr>
        <w:pStyle w:val="EndNoteBibliography"/>
        <w:spacing w:after="0"/>
        <w:ind w:left="720" w:hanging="720"/>
      </w:pPr>
      <w:r w:rsidRPr="00CC1482">
        <w:t xml:space="preserve">Stobo‐Wilson, A. M., Cremona, T., Murphy, B. P., &amp; Carthew, S. M. (2021). Resource availability drives variation in a marsupial glider’s home‐range size. </w:t>
      </w:r>
      <w:r w:rsidRPr="00CC1482">
        <w:rPr>
          <w:i/>
        </w:rPr>
        <w:t>Journal of Zoology, 315</w:t>
      </w:r>
      <w:r w:rsidRPr="00CC1482">
        <w:t xml:space="preserve">(3), 199-212.  </w:t>
      </w:r>
      <w:hyperlink r:id="rId82" w:history="1">
        <w:r w:rsidRPr="00CC1482">
          <w:rPr>
            <w:rStyle w:val="Hyperlink"/>
          </w:rPr>
          <w:t>https://doi.org/10.1111/jzo.12906</w:t>
        </w:r>
      </w:hyperlink>
      <w:r w:rsidRPr="00CC1482">
        <w:t xml:space="preserve"> </w:t>
      </w:r>
    </w:p>
    <w:p w14:paraId="7E4F5E00" w14:textId="571FB351" w:rsidR="00CC1482" w:rsidRPr="00CC1482" w:rsidRDefault="00CC1482" w:rsidP="00CC1482">
      <w:pPr>
        <w:pStyle w:val="EndNoteBibliography"/>
        <w:spacing w:after="0"/>
        <w:ind w:left="720" w:hanging="720"/>
      </w:pPr>
      <w:r w:rsidRPr="00CC1482">
        <w:t xml:space="preserve">Straus, S., Forbes, C., Little, C. J., Germain, R. M., Main, D. A., O'Connor, M. I., Thompson, P. L., Ford, A. T., Gravel, D., &amp; Guzman, L. M. (2024). Macroecological constraints on species' ‘movement profiles’: Body mass does not explain it all. </w:t>
      </w:r>
      <w:r w:rsidRPr="00CC1482">
        <w:rPr>
          <w:i/>
        </w:rPr>
        <w:t>Global Ecology and Biogeography, 33</w:t>
      </w:r>
      <w:r w:rsidRPr="00CC1482">
        <w:t xml:space="preserve">(2), 227-243.  </w:t>
      </w:r>
      <w:hyperlink r:id="rId83" w:history="1">
        <w:r w:rsidRPr="00CC1482">
          <w:rPr>
            <w:rStyle w:val="Hyperlink"/>
          </w:rPr>
          <w:t>https://doi.org/10.1111/geb.13786</w:t>
        </w:r>
      </w:hyperlink>
      <w:r w:rsidRPr="00CC1482">
        <w:t xml:space="preserve"> </w:t>
      </w:r>
    </w:p>
    <w:p w14:paraId="2A3A2E3F" w14:textId="4023D0E3" w:rsidR="00CC1482" w:rsidRPr="00CC1482" w:rsidRDefault="00CC1482" w:rsidP="00CC1482">
      <w:pPr>
        <w:pStyle w:val="EndNoteBibliography"/>
        <w:spacing w:after="0"/>
        <w:ind w:left="720" w:hanging="720"/>
      </w:pPr>
      <w:r w:rsidRPr="00CC1482">
        <w:t xml:space="preserve">Tamburello, N., Isabelle M. Côté, &amp; Dulvy, N. K. (2015). Energy and the scaling of animal space use. </w:t>
      </w:r>
      <w:r w:rsidRPr="00CC1482">
        <w:rPr>
          <w:i/>
        </w:rPr>
        <w:t>The American Naturalist, 186</w:t>
      </w:r>
      <w:r w:rsidRPr="00CC1482">
        <w:t xml:space="preserve">(2), 196-211.  </w:t>
      </w:r>
      <w:hyperlink r:id="rId84" w:history="1">
        <w:r w:rsidRPr="00CC1482">
          <w:rPr>
            <w:rStyle w:val="Hyperlink"/>
          </w:rPr>
          <w:t>https://doi.org/10.1086/682070</w:t>
        </w:r>
      </w:hyperlink>
      <w:r w:rsidRPr="00CC1482">
        <w:t xml:space="preserve"> </w:t>
      </w:r>
    </w:p>
    <w:p w14:paraId="50CB85E1" w14:textId="1F2CFEE1" w:rsidR="00CC1482" w:rsidRPr="00CC1482" w:rsidRDefault="00CC1482" w:rsidP="00CC1482">
      <w:pPr>
        <w:pStyle w:val="EndNoteBibliography"/>
        <w:spacing w:after="0"/>
        <w:ind w:left="720" w:hanging="720"/>
      </w:pPr>
      <w:r w:rsidRPr="00CC1482">
        <w:t xml:space="preserve">Templeton, A. R., Neuwald, J. L., Brazeal, H., &amp; Robertson, R. J. (2007). Restoring demographic processes in translocated populations: The case of collared lizards in the Missouri Ozarks using prescribed forest fires. </w:t>
      </w:r>
      <w:r w:rsidRPr="00CC1482">
        <w:rPr>
          <w:i/>
        </w:rPr>
        <w:t>ISRAEL JOURNAL OF ECOLOGY &amp; EVOLUTION, 53</w:t>
      </w:r>
      <w:r w:rsidRPr="00CC1482">
        <w:t xml:space="preserve">(2), 179-196.  </w:t>
      </w:r>
      <w:hyperlink r:id="rId85" w:history="1">
        <w:r w:rsidRPr="00CC1482">
          <w:rPr>
            <w:rStyle w:val="Hyperlink"/>
          </w:rPr>
          <w:t>https://doi.org/10.1560/IJEE.53.2.179</w:t>
        </w:r>
      </w:hyperlink>
      <w:r w:rsidRPr="00CC1482">
        <w:t xml:space="preserve"> </w:t>
      </w:r>
    </w:p>
    <w:p w14:paraId="6E98CADF" w14:textId="0B8D4D3D" w:rsidR="00CC1482" w:rsidRPr="00CC1482" w:rsidRDefault="00CC1482" w:rsidP="00CC1482">
      <w:pPr>
        <w:pStyle w:val="EndNoteBibliography"/>
        <w:spacing w:after="0"/>
        <w:ind w:left="720" w:hanging="720"/>
      </w:pPr>
      <w:r w:rsidRPr="00CC1482">
        <w:t xml:space="preserve">Templeton, A. R., Brazeal, H., &amp; Neuwald, J. L. (2011). The transition from isolated patches to a metapopulation in the eastern collared lizard in response to prescribed fires. </w:t>
      </w:r>
      <w:r w:rsidRPr="00CC1482">
        <w:rPr>
          <w:i/>
        </w:rPr>
        <w:t>Ecology, 92</w:t>
      </w:r>
      <w:r w:rsidRPr="00CC1482">
        <w:t xml:space="preserve">(9), 1736-1747.  </w:t>
      </w:r>
      <w:hyperlink r:id="rId86" w:history="1">
        <w:r w:rsidRPr="00CC1482">
          <w:rPr>
            <w:rStyle w:val="Hyperlink"/>
          </w:rPr>
          <w:t>https://doi.org/10.1890/10-1994.1</w:t>
        </w:r>
      </w:hyperlink>
      <w:r w:rsidRPr="00CC1482">
        <w:t xml:space="preserve"> </w:t>
      </w:r>
    </w:p>
    <w:p w14:paraId="1D45EA47" w14:textId="282F099C" w:rsidR="00CC1482" w:rsidRPr="00CC1482" w:rsidRDefault="00CC1482" w:rsidP="00CC1482">
      <w:pPr>
        <w:pStyle w:val="EndNoteBibliography"/>
        <w:spacing w:after="0"/>
        <w:ind w:left="720" w:hanging="720"/>
      </w:pPr>
      <w:r w:rsidRPr="00CC1482">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CC1482">
        <w:rPr>
          <w:i/>
        </w:rPr>
        <w:t>Ecology Letters, 25</w:t>
      </w:r>
      <w:r w:rsidRPr="00CC1482">
        <w:t xml:space="preserve">(3), 581-597.  </w:t>
      </w:r>
      <w:hyperlink r:id="rId87" w:history="1">
        <w:r w:rsidRPr="00CC1482">
          <w:rPr>
            <w:rStyle w:val="Hyperlink"/>
          </w:rPr>
          <w:t>https://doi.org/https://doi.org/10.1111/ele.13898</w:t>
        </w:r>
      </w:hyperlink>
      <w:r w:rsidRPr="00CC1482">
        <w:t xml:space="preserve"> </w:t>
      </w:r>
    </w:p>
    <w:p w14:paraId="229F4B47" w14:textId="6416BD97" w:rsidR="00CC1482" w:rsidRPr="00CC1482" w:rsidRDefault="00CC1482" w:rsidP="00CC1482">
      <w:pPr>
        <w:pStyle w:val="EndNoteBibliography"/>
        <w:spacing w:after="0"/>
        <w:ind w:left="720" w:hanging="720"/>
      </w:pPr>
      <w:r w:rsidRPr="00CC1482">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CC1482">
        <w:rPr>
          <w:i/>
        </w:rPr>
        <w:t>Science, 359</w:t>
      </w:r>
      <w:r w:rsidRPr="00CC1482">
        <w:t xml:space="preserve">(6374), 466-469.  </w:t>
      </w:r>
      <w:hyperlink r:id="rId88" w:history="1">
        <w:r w:rsidRPr="00CC1482">
          <w:rPr>
            <w:rStyle w:val="Hyperlink"/>
          </w:rPr>
          <w:t>https://doi.org/10.1126/science.aam9712</w:t>
        </w:r>
      </w:hyperlink>
      <w:r w:rsidRPr="00CC1482">
        <w:t xml:space="preserve"> </w:t>
      </w:r>
    </w:p>
    <w:p w14:paraId="32885717" w14:textId="0794035E" w:rsidR="00CC1482" w:rsidRPr="00CC1482" w:rsidRDefault="00CC1482" w:rsidP="00CC1482">
      <w:pPr>
        <w:pStyle w:val="EndNoteBibliography"/>
        <w:spacing w:after="0"/>
        <w:ind w:left="720" w:hanging="720"/>
      </w:pPr>
      <w:r w:rsidRPr="00CC1482">
        <w:t xml:space="preserve">van Wagtendonk, J. W., &amp; Lutz, J. A. (2007). Fire regime attributes of wildland fires in Yosemite National Park, USA. </w:t>
      </w:r>
      <w:r w:rsidRPr="00CC1482">
        <w:rPr>
          <w:i/>
        </w:rPr>
        <w:t>Fire Ecology, 3</w:t>
      </w:r>
      <w:r w:rsidRPr="00CC1482">
        <w:t xml:space="preserve">(2), 34-52.  </w:t>
      </w:r>
      <w:hyperlink r:id="rId89" w:history="1">
        <w:r w:rsidRPr="00CC1482">
          <w:rPr>
            <w:rStyle w:val="Hyperlink"/>
          </w:rPr>
          <w:t>https://doi.org/10.4996/fireecology.0302034</w:t>
        </w:r>
      </w:hyperlink>
      <w:r w:rsidRPr="00CC1482">
        <w:t xml:space="preserve"> </w:t>
      </w:r>
    </w:p>
    <w:p w14:paraId="1555A13D" w14:textId="00D8B9E4" w:rsidR="00CC1482" w:rsidRPr="00CC1482" w:rsidRDefault="00CC1482" w:rsidP="00CC1482">
      <w:pPr>
        <w:pStyle w:val="EndNoteBibliography"/>
        <w:spacing w:after="0"/>
        <w:ind w:left="720" w:hanging="720"/>
      </w:pPr>
      <w:r w:rsidRPr="00CC1482">
        <w:t xml:space="preserve">Venter, J. A., Nabe-Nielsen, J., Prins, H. H. T., &amp; Slotow, R. (2014). Forage patch use by grazing herbivores in a South African grazing ecosystem. </w:t>
      </w:r>
      <w:r w:rsidRPr="00CC1482">
        <w:rPr>
          <w:i/>
        </w:rPr>
        <w:t>Acta Theriologica, 59</w:t>
      </w:r>
      <w:r w:rsidRPr="00CC1482">
        <w:t xml:space="preserve">(3), 457-466.  </w:t>
      </w:r>
      <w:hyperlink r:id="rId90" w:history="1">
        <w:r w:rsidRPr="00CC1482">
          <w:rPr>
            <w:rStyle w:val="Hyperlink"/>
          </w:rPr>
          <w:t>https://doi.org/10.1007/s13364-014-0184-y</w:t>
        </w:r>
      </w:hyperlink>
      <w:r w:rsidRPr="00CC1482">
        <w:t xml:space="preserve"> </w:t>
      </w:r>
    </w:p>
    <w:p w14:paraId="499AA5EB" w14:textId="5583C77B" w:rsidR="00CC1482" w:rsidRPr="00CC1482" w:rsidRDefault="00CC1482" w:rsidP="00CC1482">
      <w:pPr>
        <w:pStyle w:val="EndNoteBibliography"/>
        <w:spacing w:after="0"/>
        <w:ind w:left="720" w:hanging="720"/>
      </w:pPr>
      <w:r w:rsidRPr="00CC1482">
        <w:t xml:space="preserve">Viechtbauer, W. (2010). Conducting Meta-Analyses in R with the metafor Package. </w:t>
      </w:r>
      <w:r w:rsidRPr="00CC1482">
        <w:rPr>
          <w:i/>
        </w:rPr>
        <w:t>Journal of Statistical Software, 36</w:t>
      </w:r>
      <w:r w:rsidRPr="00CC1482">
        <w:t xml:space="preserve">(3), 1 - 48.  </w:t>
      </w:r>
      <w:hyperlink r:id="rId91" w:history="1">
        <w:r w:rsidRPr="00CC1482">
          <w:rPr>
            <w:rStyle w:val="Hyperlink"/>
          </w:rPr>
          <w:t>https://doi.org/10.18637/jss.v036.i03</w:t>
        </w:r>
      </w:hyperlink>
      <w:r w:rsidRPr="00CC1482">
        <w:t xml:space="preserve"> </w:t>
      </w:r>
    </w:p>
    <w:p w14:paraId="720A6F6D" w14:textId="3D0561B6" w:rsidR="00CC1482" w:rsidRPr="00CC1482" w:rsidRDefault="00CC1482" w:rsidP="00CC1482">
      <w:pPr>
        <w:pStyle w:val="EndNoteBibliography"/>
        <w:spacing w:after="0"/>
        <w:ind w:left="720" w:hanging="720"/>
      </w:pPr>
      <w:r w:rsidRPr="00CC1482">
        <w:t xml:space="preserve">Viechtbauer, W., &amp; Cheung, M. W. L. (2010). Outlier and influence diagnostics for meta-analysis. </w:t>
      </w:r>
      <w:r w:rsidRPr="00CC1482">
        <w:rPr>
          <w:i/>
        </w:rPr>
        <w:t>Research Synthesis Methods, 1</w:t>
      </w:r>
      <w:r w:rsidRPr="00CC1482">
        <w:t xml:space="preserve">(2), 112-125.  </w:t>
      </w:r>
      <w:hyperlink r:id="rId92" w:history="1">
        <w:r w:rsidRPr="00CC1482">
          <w:rPr>
            <w:rStyle w:val="Hyperlink"/>
          </w:rPr>
          <w:t>https://doi.org/10.1002/jrsm.11</w:t>
        </w:r>
      </w:hyperlink>
      <w:r w:rsidRPr="00CC1482">
        <w:t xml:space="preserve"> </w:t>
      </w:r>
    </w:p>
    <w:p w14:paraId="0E357A4C" w14:textId="4B3F2A36" w:rsidR="00CC1482" w:rsidRPr="00CC1482" w:rsidRDefault="00CC1482" w:rsidP="00CC1482">
      <w:pPr>
        <w:pStyle w:val="EndNoteBibliography"/>
        <w:spacing w:after="0"/>
        <w:ind w:left="720" w:hanging="720"/>
      </w:pPr>
      <w:r w:rsidRPr="00CC1482">
        <w:t xml:space="preserve">Volkmann, L. A., Hutchen, J., &amp; Hodges, K. E. (2020). Trends in carnivore and ungulate fire ecology research in North American conifer forests. </w:t>
      </w:r>
      <w:r w:rsidRPr="00CC1482">
        <w:rPr>
          <w:i/>
        </w:rPr>
        <w:t>Forest Ecology and Management, 458</w:t>
      </w:r>
      <w:r w:rsidRPr="00CC1482">
        <w:t xml:space="preserve">, 117691.  </w:t>
      </w:r>
      <w:hyperlink r:id="rId93" w:history="1">
        <w:r w:rsidRPr="00CC1482">
          <w:rPr>
            <w:rStyle w:val="Hyperlink"/>
          </w:rPr>
          <w:t>https://doi.org/10.1016/j.foreco.2019.117691</w:t>
        </w:r>
      </w:hyperlink>
      <w:r w:rsidRPr="00CC1482">
        <w:t xml:space="preserve"> </w:t>
      </w:r>
    </w:p>
    <w:p w14:paraId="24834ACF" w14:textId="494B063C" w:rsidR="00CC1482" w:rsidRPr="00CC1482" w:rsidRDefault="00CC1482" w:rsidP="00CC1482">
      <w:pPr>
        <w:pStyle w:val="EndNoteBibliography"/>
        <w:ind w:left="720" w:hanging="720"/>
      </w:pPr>
      <w:r w:rsidRPr="00CC1482">
        <w:lastRenderedPageBreak/>
        <w:t>Yarnell, R. W., Metcalfe, D. J., Dunstone, N., Burnside, N., &amp; Scott, D. M. (2008). The impact of fire on habitat use by the short-snouted elephant shrew (</w:t>
      </w:r>
      <w:r w:rsidRPr="00CC1482">
        <w:rPr>
          <w:i/>
        </w:rPr>
        <w:t>Elephantulus brachyrhynchu</w:t>
      </w:r>
      <w:r w:rsidRPr="00CC1482">
        <w:t xml:space="preserve">s) in North West Province, South Africa. </w:t>
      </w:r>
      <w:r w:rsidRPr="00CC1482">
        <w:rPr>
          <w:i/>
        </w:rPr>
        <w:t>African Zoology, 43</w:t>
      </w:r>
      <w:r w:rsidRPr="00CC1482">
        <w:t xml:space="preserve">(1), 45-52.  </w:t>
      </w:r>
      <w:hyperlink r:id="rId94" w:history="1">
        <w:r w:rsidRPr="00CC1482">
          <w:rPr>
            <w:rStyle w:val="Hyperlink"/>
          </w:rPr>
          <w:t>https://doi.org/10.1080/15627020.2008.11407405</w:t>
        </w:r>
      </w:hyperlink>
      <w:r w:rsidRPr="00CC1482">
        <w:t xml:space="preserve"> </w:t>
      </w:r>
    </w:p>
    <w:p w14:paraId="0DE41113" w14:textId="2FEFFB2A" w:rsidR="00EF45BC" w:rsidRDefault="00777CA1" w:rsidP="00294A0A">
      <w:r>
        <w:fldChar w:fldCharType="end"/>
      </w:r>
    </w:p>
    <w:sectPr w:rsidR="00EF45BC" w:rsidSect="0020642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2" w:author="Chloe McAuley" w:date="2025-08-30T10:47:00Z" w:initials="CM">
    <w:p w14:paraId="5F648135" w14:textId="05CB4480" w:rsidR="00772770" w:rsidRDefault="00772770" w:rsidP="00294A0A">
      <w:pPr>
        <w:pStyle w:val="CommentText"/>
      </w:pPr>
      <w:r>
        <w:rPr>
          <w:rStyle w:val="CommentReference"/>
        </w:rPr>
        <w:annotationRef/>
      </w:r>
      <w:r>
        <w:t>Will need advice on order here</w:t>
      </w:r>
    </w:p>
  </w:comment>
  <w:comment w:id="3"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6" w:author="Nimmo, Dale" w:date="2025-08-29T14:39:00Z" w:initials="DN">
    <w:p w14:paraId="133BC824" w14:textId="5A4A8049" w:rsidR="00D2370B" w:rsidRDefault="00D2370B" w:rsidP="00294A0A">
      <w:pPr>
        <w:pStyle w:val="CommentText"/>
      </w:pPr>
      <w:r>
        <w:rPr>
          <w:rStyle w:val="CommentReference"/>
        </w:rPr>
        <w:annotationRef/>
      </w:r>
      <w:r>
        <w:t>Some papers that might be worth reading/citing</w:t>
      </w:r>
    </w:p>
    <w:p w14:paraId="7779B8E8" w14:textId="77777777" w:rsidR="00D2370B" w:rsidRDefault="00D2370B" w:rsidP="00294A0A">
      <w:pPr>
        <w:pStyle w:val="CommentText"/>
      </w:pPr>
    </w:p>
    <w:p w14:paraId="13B7A674" w14:textId="77777777" w:rsidR="00D2370B" w:rsidRDefault="00D2370B" w:rsidP="00294A0A">
      <w:pPr>
        <w:pStyle w:val="CommentText"/>
      </w:pPr>
      <w:hyperlink r:id="rId1" w:history="1">
        <w:r w:rsidRPr="00361B98">
          <w:rPr>
            <w:rStyle w:val="Hyperlink"/>
          </w:rPr>
          <w:t>https://besjournals.onlinelibrary.wiley.com/doi/full/10.1111/1365-2656.70040</w:t>
        </w:r>
      </w:hyperlink>
    </w:p>
    <w:p w14:paraId="07796186" w14:textId="77777777" w:rsidR="00D2370B" w:rsidRDefault="00D2370B" w:rsidP="00294A0A">
      <w:pPr>
        <w:pStyle w:val="CommentText"/>
      </w:pPr>
    </w:p>
    <w:p w14:paraId="569EF9B1" w14:textId="77777777" w:rsidR="00D2370B" w:rsidRDefault="00D2370B" w:rsidP="00294A0A">
      <w:pPr>
        <w:pStyle w:val="CommentText"/>
      </w:pPr>
      <w:hyperlink r:id="rId2" w:history="1">
        <w:r w:rsidRPr="00361B98">
          <w:rPr>
            <w:rStyle w:val="Hyperlink"/>
          </w:rPr>
          <w:t>https://www.science.org/doi/full/10.1126/science.abg1780</w:t>
        </w:r>
      </w:hyperlink>
    </w:p>
    <w:p w14:paraId="2BDDD4FE" w14:textId="77777777" w:rsidR="00D2370B" w:rsidRDefault="00D2370B" w:rsidP="00294A0A">
      <w:pPr>
        <w:pStyle w:val="CommentText"/>
      </w:pPr>
    </w:p>
    <w:p w14:paraId="7840D801" w14:textId="77777777" w:rsidR="00D2370B" w:rsidRDefault="00D2370B" w:rsidP="00294A0A">
      <w:pPr>
        <w:pStyle w:val="CommentText"/>
      </w:pPr>
    </w:p>
    <w:p w14:paraId="4991CC75" w14:textId="77777777" w:rsidR="00D2370B" w:rsidRDefault="00D2370B" w:rsidP="00294A0A">
      <w:pPr>
        <w:pStyle w:val="CommentText"/>
      </w:pPr>
      <w:r>
        <w:t xml:space="preserve"> </w:t>
      </w:r>
    </w:p>
  </w:comment>
  <w:comment w:id="7" w:author="Nimmo, Dale" w:date="2025-08-27T11:01:00Z" w:initials="DN">
    <w:p w14:paraId="51E2A05E" w14:textId="5619E4F9" w:rsidR="00FC3038" w:rsidRDefault="00FC3038" w:rsidP="00294A0A">
      <w:pPr>
        <w:pStyle w:val="CommentText"/>
      </w:pPr>
      <w:r>
        <w:rPr>
          <w:rStyle w:val="CommentReference"/>
        </w:rPr>
        <w:annotationRef/>
      </w:r>
      <w:r>
        <w:t xml:space="preserve">Format the paper as a manuscript with a title page, author list, affiliaitons etc. Add line numbers etc. </w:t>
      </w:r>
    </w:p>
  </w:comment>
  <w:comment w:id="8" w:author="Wooster, Eamonn" w:date="2025-08-14T09:07:00Z" w:initials="WE">
    <w:p w14:paraId="79D9C019" w14:textId="00DDDCE1" w:rsidR="00071E1E" w:rsidRDefault="00071E1E" w:rsidP="00294A0A">
      <w:r>
        <w:rPr>
          <w:rStyle w:val="CommentReference"/>
        </w:rPr>
        <w:annotationRef/>
      </w:r>
      <w:r>
        <w:t>Just a note - you don't need this many references. I'd limit to 3 per statement</w:t>
      </w:r>
    </w:p>
  </w:comment>
  <w:comment w:id="9" w:author="Nimmo, Dale" w:date="2025-08-27T11:09:00Z" w:initials="DN">
    <w:p w14:paraId="677421C4" w14:textId="77777777" w:rsidR="00FC3038" w:rsidRDefault="00FC3038" w:rsidP="00294A0A">
      <w:pPr>
        <w:pStyle w:val="CommentText"/>
      </w:pPr>
      <w:r>
        <w:rPr>
          <w:rStyle w:val="CommentReference"/>
        </w:rPr>
        <w:annotationRef/>
      </w:r>
      <w:r>
        <w:t xml:space="preserve">This paragraph is too long, try and stick with paragraph of about 180- 220 words as a rule of thumb. Any longer and it becomes harder to read and absorb. </w:t>
      </w:r>
    </w:p>
  </w:comment>
  <w:comment w:id="17" w:author="Wooster, Eamonn" w:date="2025-10-13T13:45:00Z" w:initials="WE">
    <w:p w14:paraId="06435789" w14:textId="77777777" w:rsidR="00AE060F" w:rsidRDefault="00AE060F" w:rsidP="00AE060F">
      <w:r>
        <w:rPr>
          <w:rStyle w:val="CommentReference"/>
        </w:rPr>
        <w:annotationRef/>
      </w:r>
      <w:r>
        <w:rPr>
          <w:sz w:val="20"/>
          <w:szCs w:val="20"/>
        </w:rPr>
        <w:t>I'd have another crack at this sentence. What you want to say is that how movement might varying is context dependent - i'd outline why this might be and then give examples of that context specificity</w:t>
      </w:r>
    </w:p>
  </w:comment>
  <w:comment w:id="18" w:author="Wooster, Eamonn" w:date="2025-10-13T13:46:00Z" w:initials="WE">
    <w:p w14:paraId="7F78B00A" w14:textId="77777777" w:rsidR="005B1C9E" w:rsidRDefault="005B1C9E" w:rsidP="005B1C9E">
      <w:r>
        <w:rPr>
          <w:rStyle w:val="CommentReference"/>
        </w:rPr>
        <w:annotationRef/>
      </w:r>
      <w:r>
        <w:rPr>
          <w:sz w:val="20"/>
          <w:szCs w:val="20"/>
        </w:rPr>
        <w:t>Oh i see you do this below. Maybe drop this sentence entirely and finish on that previous</w:t>
      </w:r>
    </w:p>
  </w:comment>
  <w:comment w:id="19" w:author="Wooster, Eamonn" w:date="2025-10-13T13:50:00Z" w:initials="WE">
    <w:p w14:paraId="60307440" w14:textId="77777777" w:rsidR="00AB7361" w:rsidRDefault="00AB7361" w:rsidP="00AB7361">
      <w:r>
        <w:rPr>
          <w:rStyle w:val="CommentReference"/>
        </w:rPr>
        <w:annotationRef/>
      </w:r>
      <w:r>
        <w:rPr>
          <w:sz w:val="20"/>
          <w:szCs w:val="20"/>
        </w:rPr>
        <w:t xml:space="preserve">Nice paragraph! </w:t>
      </w:r>
    </w:p>
  </w:comment>
  <w:comment w:id="20" w:author="Wooster, Eamonn" w:date="2025-10-13T13:48:00Z" w:initials="WE">
    <w:p w14:paraId="26ABD1E5" w14:textId="7C695878"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21"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27" w:author="Wooster, Eamonn" w:date="2025-10-13T13:51:00Z" w:initials="WE">
    <w:p w14:paraId="464E27F2" w14:textId="77777777" w:rsidR="00AB7361" w:rsidRDefault="00AB7361" w:rsidP="00AB7361">
      <w:r>
        <w:rPr>
          <w:rStyle w:val="CommentReference"/>
        </w:rPr>
        <w:annotationRef/>
      </w:r>
      <w:r>
        <w:rPr>
          <w:sz w:val="20"/>
          <w:szCs w:val="20"/>
        </w:rPr>
        <w:t xml:space="preserve">which movement responses? </w:t>
      </w:r>
    </w:p>
  </w:comment>
  <w:comment w:id="28" w:author="Nimmo, Dale" w:date="2025-08-27T11:53:00Z" w:initials="DN">
    <w:p w14:paraId="4779373B" w14:textId="2B52ECFE" w:rsidR="007570FD" w:rsidRDefault="007570FD" w:rsidP="00294A0A">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29" w:author="Nimmo, Dale" w:date="2025-08-27T11:50:00Z" w:initials="DN">
    <w:p w14:paraId="5914106B" w14:textId="528D5464" w:rsidR="007570FD" w:rsidRDefault="007570FD" w:rsidP="00294A0A">
      <w:pPr>
        <w:pStyle w:val="CommentText"/>
      </w:pPr>
      <w:r>
        <w:rPr>
          <w:rStyle w:val="CommentReference"/>
        </w:rPr>
        <w:annotationRef/>
      </w:r>
      <w:r>
        <w:t xml:space="preserve">There’s a couple of really big picture movement papers that you’ve not cited that I would expect to see in this paragraph, namely work by Ran Nathan, his 2008 paper and his more recent one. </w:t>
      </w:r>
    </w:p>
  </w:comment>
  <w:comment w:id="30" w:author="Wooster, Eamonn" w:date="2025-10-13T13:51:00Z" w:initials="WE">
    <w:p w14:paraId="7F467B5E" w14:textId="77777777" w:rsidR="00AB7361" w:rsidRDefault="00AB7361" w:rsidP="00AB7361">
      <w:r>
        <w:rPr>
          <w:rStyle w:val="CommentReference"/>
        </w:rPr>
        <w:annotationRef/>
      </w:r>
      <w:r>
        <w:rPr>
          <w:sz w:val="20"/>
          <w:szCs w:val="20"/>
        </w:rPr>
        <w:t xml:space="preserve">I assume you mean process like cognition etc, which would be internal processes </w:t>
      </w:r>
    </w:p>
  </w:comment>
  <w:comment w:id="33" w:author="Wooster, Eamonn" w:date="2025-10-13T13:52:00Z" w:initials="WE">
    <w:p w14:paraId="25FDB52F" w14:textId="77777777" w:rsidR="00AB7361" w:rsidRDefault="00AB7361" w:rsidP="00AB7361">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42" w:author="Nimmo, Dale" w:date="2025-08-29T14:19:00Z" w:initials="DN">
    <w:p w14:paraId="10CB71B7" w14:textId="5A215FCA" w:rsidR="009B4DAE" w:rsidRDefault="009B4DAE" w:rsidP="00294A0A">
      <w:pPr>
        <w:pStyle w:val="CommentText"/>
      </w:pPr>
      <w:r>
        <w:rPr>
          <w:rStyle w:val="CommentReference"/>
        </w:rPr>
        <w:annotationRef/>
      </w:r>
      <w:r>
        <w:t xml:space="preserve">Need a reference for this. E.g., </w:t>
      </w:r>
      <w:hyperlink r:id="rId3" w:history="1">
        <w:r w:rsidRPr="00F10DAC">
          <w:rPr>
            <w:rStyle w:val="Hyperlink"/>
          </w:rPr>
          <w:t>https://www.nature.com/articles/s41559-024-02452-2</w:t>
        </w:r>
      </w:hyperlink>
      <w:r>
        <w:t xml:space="preserve">  </w:t>
      </w:r>
      <w:hyperlink r:id="rId4" w:history="1">
        <w:r w:rsidRPr="00F10DAC">
          <w:rPr>
            <w:rStyle w:val="Hyperlink"/>
          </w:rPr>
          <w:t>https://agupubs.onlinelibrary.wiley.com/doi/full/10.1029/2020RG000726</w:t>
        </w:r>
      </w:hyperlink>
      <w:r>
        <w:t xml:space="preserve"> </w:t>
      </w:r>
      <w:hyperlink r:id="rId5" w:history="1">
        <w:r w:rsidRPr="00F10DAC">
          <w:rPr>
            <w:rStyle w:val="Hyperlink"/>
          </w:rPr>
          <w:t>https://www.nature.com/articles/s43017-020-0085-3</w:t>
        </w:r>
      </w:hyperlink>
    </w:p>
  </w:comment>
  <w:comment w:id="43" w:author="Wooster, Eamonn" w:date="2025-10-13T13:57:00Z" w:initials="WE">
    <w:p w14:paraId="4FA90F8F" w14:textId="77777777" w:rsidR="0043177D" w:rsidRDefault="0043177D" w:rsidP="0043177D">
      <w:r>
        <w:rPr>
          <w:rStyle w:val="CommentReference"/>
        </w:rPr>
        <w:annotationRef/>
      </w:r>
      <w:r>
        <w:rPr>
          <w:sz w:val="20"/>
          <w:szCs w:val="20"/>
        </w:rPr>
        <w:t xml:space="preserve">practices? </w:t>
      </w:r>
    </w:p>
  </w:comment>
  <w:comment w:id="44" w:author="Nimmo, Dale" w:date="2025-08-29T14:22:00Z" w:initials="DN">
    <w:p w14:paraId="4242AE90" w14:textId="665B9688" w:rsidR="009B4DAE" w:rsidRDefault="009B4DAE" w:rsidP="00294A0A">
      <w:pPr>
        <w:pStyle w:val="CommentText"/>
      </w:pPr>
      <w:r>
        <w:rPr>
          <w:rStyle w:val="CommentReference"/>
        </w:rPr>
        <w:annotationRef/>
      </w:r>
      <w:r>
        <w:t>And changes in land use including disruption to Indigenous fire regimes</w:t>
      </w:r>
    </w:p>
  </w:comment>
  <w:comment w:id="45" w:author="Nimmo, Dale" w:date="2025-08-29T14:23:00Z" w:initials="DN">
    <w:p w14:paraId="4DC341A7" w14:textId="77777777"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74" w:author="Nimmo, Dale" w:date="2025-08-29T14:25:00Z" w:initials="DN">
    <w:p w14:paraId="7A2A4B8D" w14:textId="77777777" w:rsidR="009B4DAE" w:rsidRDefault="009B4DAE" w:rsidP="00294A0A">
      <w:pPr>
        <w:pStyle w:val="CommentText"/>
      </w:pPr>
      <w:r>
        <w:rPr>
          <w:rStyle w:val="CommentReference"/>
        </w:rPr>
        <w:annotationRef/>
      </w:r>
      <w:r>
        <w:t xml:space="preserve">Need to cut to the chase here and narrow in on how altered fire regimes affect biodiversity, then from there narrow into movement as being a specific facet that is impacted and reiterate why that is important. </w:t>
      </w:r>
    </w:p>
  </w:comment>
  <w:comment w:id="50" w:author="Wooster, Eamonn" w:date="2025-10-13T13:59:00Z" w:initials="WE">
    <w:p w14:paraId="2B1B91D7" w14:textId="77777777" w:rsidR="00990986" w:rsidRDefault="00990986" w:rsidP="00990986">
      <w:r>
        <w:rPr>
          <w:rStyle w:val="CommentReference"/>
        </w:rPr>
        <w:annotationRef/>
      </w:r>
      <w:r>
        <w:rPr>
          <w:sz w:val="20"/>
          <w:szCs w:val="20"/>
        </w:rPr>
        <w:t>Comes out of nowhere - this point you've made clearly already above. Can delete</w:t>
      </w:r>
    </w:p>
  </w:comment>
  <w:comment w:id="76" w:author="McAuley, Chloe" w:date="2025-08-07T14:48:00Z" w:initials="CM">
    <w:p w14:paraId="471FB1F4" w14:textId="12C475A9" w:rsidR="007275CA" w:rsidRDefault="007275CA" w:rsidP="00294A0A">
      <w:pPr>
        <w:pStyle w:val="CommentText"/>
      </w:pPr>
      <w:r>
        <w:rPr>
          <w:rStyle w:val="CommentReference"/>
        </w:rPr>
        <w:annotationRef/>
      </w:r>
      <w:r>
        <w:t>Add reviews of predator-prey, north American reviews etc</w:t>
      </w:r>
    </w:p>
  </w:comment>
  <w:comment w:id="75" w:author="Wooster, Eamonn" w:date="2025-08-14T09:09:00Z" w:initials="WE">
    <w:p w14:paraId="11C5DF04" w14:textId="77777777" w:rsidR="00071E1E" w:rsidRDefault="00071E1E" w:rsidP="00294A0A">
      <w:r>
        <w:rPr>
          <w:rStyle w:val="CommentReference"/>
        </w:rPr>
        <w:annotationRef/>
      </w:r>
      <w:r>
        <w:t>You are doing really cool work and you can say we lack a wholistic understanding of how fire shapes animal movement. You're searching for generality in this field after enough work has been published to synthesise</w:t>
      </w:r>
    </w:p>
  </w:comment>
  <w:comment w:id="84" w:author="Nimmo, Dale" w:date="2025-08-29T14:31:00Z" w:initials="DN">
    <w:p w14:paraId="18A2FF41" w14:textId="77777777" w:rsidR="00D2370B" w:rsidRDefault="009B4DAE" w:rsidP="00294A0A">
      <w:pPr>
        <w:pStyle w:val="CommentText"/>
      </w:pPr>
      <w:r>
        <w:rPr>
          <w:rStyle w:val="CommentReference"/>
        </w:rPr>
        <w:annotationRef/>
      </w:r>
      <w:r w:rsidR="00D2370B">
        <w:t xml:space="preserve">You might need to look into movement ecology more generally to generate well-grounded hypotheses. These should relate to whether particular movements should increase or decrease, how this might differ among taxa or fire regime attributes, and over what time scale. </w:t>
      </w:r>
    </w:p>
    <w:p w14:paraId="40272D6A" w14:textId="77777777" w:rsidR="00D2370B" w:rsidRDefault="00D2370B" w:rsidP="00294A0A">
      <w:pPr>
        <w:pStyle w:val="CommentText"/>
      </w:pPr>
    </w:p>
    <w:p w14:paraId="4EAC8EA2" w14:textId="77777777" w:rsidR="00D2370B" w:rsidRDefault="00D2370B" w:rsidP="00294A0A">
      <w:pPr>
        <w:pStyle w:val="CommentText"/>
      </w:pPr>
      <w:r>
        <w:t xml:space="preserve">I’m surprised you’ve not cited this </w:t>
      </w:r>
      <w:hyperlink r:id="rId6" w:history="1">
        <w:r w:rsidRPr="00996258">
          <w:rPr>
            <w:rStyle w:val="Hyperlink"/>
          </w:rPr>
          <w:t>https://www.science.org/doi/full/10.1126/science.aam9712</w:t>
        </w:r>
      </w:hyperlink>
      <w:r>
        <w:t xml:space="preserve"> and maybe it suggests you’re sticking too close to fire whereas a lot of the big picture thinking might be movement in relation to other disturbances, drawing (careful) parallels where appropriate. </w:t>
      </w:r>
    </w:p>
  </w:comment>
  <w:comment w:id="85" w:author="Wooster, Eamonn" w:date="2025-10-13T14:07:00Z" w:initials="WE">
    <w:p w14:paraId="1DEE3B08" w14:textId="77777777" w:rsidR="00DF461A" w:rsidRDefault="00DF461A" w:rsidP="00DF461A">
      <w:r>
        <w:rPr>
          <w:rStyle w:val="CommentReference"/>
        </w:rPr>
        <w:annotationRef/>
      </w:r>
      <w:r>
        <w:rPr>
          <w:sz w:val="20"/>
          <w:szCs w:val="20"/>
        </w:rPr>
        <w:t xml:space="preserve">The specificity thing </w:t>
      </w:r>
    </w:p>
  </w:comment>
  <w:comment w:id="88"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7"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89"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104" w:author="Wooster, Eamonn" w:date="2025-10-13T14:10:00Z" w:initials="WE">
    <w:p w14:paraId="535B3467" w14:textId="77777777" w:rsidR="007F4830" w:rsidRDefault="007F4830" w:rsidP="007F4830">
      <w:r>
        <w:rPr>
          <w:rStyle w:val="CommentReference"/>
        </w:rPr>
        <w:annotationRef/>
      </w:r>
      <w:r>
        <w:rPr>
          <w:sz w:val="20"/>
          <w:szCs w:val="20"/>
        </w:rPr>
        <w:t>consider deleting - you only need to offer the big hypothesis for this, not split into movement categories</w:t>
      </w:r>
    </w:p>
  </w:comment>
  <w:comment w:id="109" w:author="Wooster, Eamonn" w:date="2025-10-13T14:11:00Z" w:initials="WE">
    <w:p w14:paraId="5EF3A573" w14:textId="77777777" w:rsidR="008666F5" w:rsidRDefault="008666F5" w:rsidP="008666F5">
      <w:r>
        <w:rPr>
          <w:rStyle w:val="CommentReference"/>
        </w:rPr>
        <w:annotationRef/>
      </w:r>
      <w:r>
        <w:rPr>
          <w:sz w:val="20"/>
          <w:szCs w:val="20"/>
        </w:rPr>
        <w:t xml:space="preserve">could be a little clearer - i'd think  about writing in plainer language. e.g., instead of saying "a positive relationship" say we expected an increase in movement </w:t>
      </w:r>
    </w:p>
  </w:comment>
  <w:comment w:id="105" w:author="Wooster, Eamonn" w:date="2025-10-13T14:12:00Z" w:initials="WE">
    <w:p w14:paraId="043A19AC" w14:textId="77777777" w:rsidR="008666F5" w:rsidRDefault="008666F5" w:rsidP="008666F5">
      <w:r>
        <w:rPr>
          <w:rStyle w:val="CommentReference"/>
        </w:rPr>
        <w:annotationRef/>
      </w:r>
      <w:r>
        <w:rPr>
          <w:sz w:val="20"/>
          <w:szCs w:val="20"/>
        </w:rPr>
        <w:t>Drags on a bit - consider numbering these and seperating by a ";" instead</w:t>
      </w:r>
    </w:p>
  </w:comment>
  <w:comment w:id="110"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111"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112"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115"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116" w:author="Wooster, Eamonn" w:date="2025-10-13T14:23:00Z" w:initials="WE">
    <w:p w14:paraId="57C5A511" w14:textId="77777777" w:rsidR="006C31BA" w:rsidRDefault="006C31BA" w:rsidP="006C31BA">
      <w:r>
        <w:rPr>
          <w:rStyle w:val="CommentReference"/>
        </w:rPr>
        <w:annotationRef/>
      </w:r>
      <w:r>
        <w:rPr>
          <w:sz w:val="20"/>
          <w:szCs w:val="20"/>
        </w:rPr>
        <w:t>add periods and middle names to initials throughout</w:t>
      </w:r>
    </w:p>
  </w:comment>
  <w:comment w:id="118" w:author="Wooster, Eamonn" w:date="2025-08-14T09:24:00Z" w:initials="WE">
    <w:p w14:paraId="5F9DD8AF" w14:textId="19A22860" w:rsidR="00EB634F" w:rsidRDefault="00EB634F" w:rsidP="00294A0A">
      <w:r>
        <w:rPr>
          <w:rStyle w:val="CommentReference"/>
        </w:rPr>
        <w:annotationRef/>
      </w:r>
      <w:r>
        <w:t>i'd buff this out with the exact creteria studies need to meet to have data extracted</w:t>
      </w:r>
    </w:p>
  </w:comment>
  <w:comment w:id="119" w:author="Wooster, Eamonn" w:date="2025-10-13T14:15:00Z" w:initials="WE">
    <w:p w14:paraId="686D8C07" w14:textId="77777777" w:rsidR="00620859" w:rsidRDefault="00620859" w:rsidP="00620859">
      <w:r>
        <w:rPr>
          <w:rStyle w:val="CommentReference"/>
        </w:rPr>
        <w:annotationRef/>
      </w:r>
      <w:r>
        <w:rPr>
          <w:sz w:val="20"/>
          <w:szCs w:val="20"/>
        </w:rPr>
        <w:t xml:space="preserve">needs to be a bit clearer - what does low mean? </w:t>
      </w:r>
    </w:p>
  </w:comment>
  <w:comment w:id="122" w:author="Wooster, Eamonn" w:date="2025-08-14T09:27:00Z" w:initials="WE">
    <w:p w14:paraId="33C7A77C" w14:textId="58AE9177" w:rsidR="003C0BF5" w:rsidRDefault="003C0BF5" w:rsidP="00294A0A">
      <w:r>
        <w:rPr>
          <w:rStyle w:val="CommentReference"/>
        </w:rPr>
        <w:annotationRef/>
      </w:r>
      <w:r>
        <w:t xml:space="preserve">Nice paragraph : ) </w:t>
      </w:r>
    </w:p>
  </w:comment>
  <w:comment w:id="133" w:author="Wooster, Eamonn" w:date="2025-10-13T14:29:00Z" w:initials="WE">
    <w:p w14:paraId="7C7AE282" w14:textId="77777777" w:rsidR="001729D4" w:rsidRDefault="001729D4" w:rsidP="001729D4">
      <w:r>
        <w:rPr>
          <w:rStyle w:val="CommentReference"/>
        </w:rPr>
        <w:annotationRef/>
      </w:r>
      <w:r>
        <w:rPr>
          <w:sz w:val="20"/>
          <w:szCs w:val="20"/>
        </w:rPr>
        <w:t>Any who had input on the meta-analysis so maybe include Dale and/or Tim here</w:t>
      </w:r>
    </w:p>
  </w:comment>
  <w:comment w:id="135" w:author="Wooster, Eamonn" w:date="2025-10-07T10:16:00Z" w:initials="WE">
    <w:p w14:paraId="11444C5D" w14:textId="22487C21" w:rsidR="00721F34" w:rsidRDefault="00721F34" w:rsidP="00721F34">
      <w:r>
        <w:rPr>
          <w:rStyle w:val="CommentReference"/>
        </w:rPr>
        <w:annotationRef/>
      </w:r>
      <w:r>
        <w:rPr>
          <w:sz w:val="20"/>
          <w:szCs w:val="20"/>
        </w:rPr>
        <w:t xml:space="preserve">Throughout you only need to report to 3 decimal places, i'd drop the final number throughout - take or leave this though. My opinion it makes it a little easier to interpret </w:t>
      </w:r>
    </w:p>
  </w:comment>
  <w:comment w:id="136" w:author="Wooster, Eamonn" w:date="2025-10-07T10:15:00Z" w:initials="WE">
    <w:p w14:paraId="40A02D22" w14:textId="2FCD6F1D" w:rsidR="00721F34" w:rsidRDefault="00721F34" w:rsidP="00721F34">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137" w:author="Wooster, Eamonn" w:date="2025-10-13T14:31:00Z" w:initials="WE">
    <w:p w14:paraId="31F88AFC" w14:textId="77777777" w:rsidR="0037141A" w:rsidRDefault="0037141A" w:rsidP="0037141A">
      <w:r>
        <w:rPr>
          <w:rStyle w:val="CommentReference"/>
        </w:rPr>
        <w:annotationRef/>
      </w:r>
      <w:r>
        <w:rPr>
          <w:sz w:val="20"/>
          <w:szCs w:val="20"/>
        </w:rPr>
        <w:t xml:space="preserve">suggest putting at the end of the results </w:t>
      </w:r>
    </w:p>
  </w:comment>
  <w:comment w:id="140" w:author="Wooster, Eamonn" w:date="2025-08-14T09:43:00Z" w:initials="WE">
    <w:p w14:paraId="3E236700" w14:textId="4D61D0E2"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141"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142"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143"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144" w:author="Wooster, Eamonn" w:date="2025-08-14T09:43:00Z" w:initials="WE">
    <w:p w14:paraId="4DDB0D1C" w14:textId="59846C1B" w:rsidR="006E0860" w:rsidRDefault="006E0860" w:rsidP="00294A0A">
      <w:r>
        <w:rPr>
          <w:rStyle w:val="CommentReference"/>
        </w:rPr>
        <w:annotationRef/>
      </w:r>
      <w:r>
        <w:t>Supplement</w:t>
      </w:r>
    </w:p>
  </w:comment>
  <w:comment w:id="145" w:author="Chloe McAuley" w:date="2025-08-30T18:32:00Z" w:initials="CM">
    <w:p w14:paraId="46F4AC8A" w14:textId="77777777" w:rsidR="00526387" w:rsidRDefault="00526387" w:rsidP="00526387">
      <w:pPr>
        <w:pStyle w:val="CommentText"/>
      </w:pPr>
      <w:r>
        <w:rPr>
          <w:rStyle w:val="CommentReference"/>
        </w:rPr>
        <w:annotationRef/>
      </w:r>
      <w:r>
        <w:t>Format (</w:t>
      </w:r>
      <w:r>
        <w:rPr>
          <w:color w:val="000000"/>
          <w:lang w:val="el-GR"/>
        </w:rPr>
        <w:t>β</w:t>
      </w:r>
      <w:r>
        <w:rPr>
          <w:color w:val="000000"/>
        </w:rPr>
        <w:t xml:space="preserve"> = 0.031 [95% CI = -0.043, 0.156], p = 0.405; Fig. 1B)</w:t>
      </w:r>
    </w:p>
  </w:comment>
  <w:comment w:id="146" w:author="Wooster, Eamonn" w:date="2025-10-13T14:32:00Z" w:initials="WE">
    <w:p w14:paraId="1F6A86FC" w14:textId="77777777" w:rsidR="0037141A" w:rsidRDefault="0037141A" w:rsidP="0037141A">
      <w:r>
        <w:rPr>
          <w:rStyle w:val="CommentReference"/>
        </w:rPr>
        <w:annotationRef/>
      </w:r>
      <w:r>
        <w:rPr>
          <w:sz w:val="20"/>
          <w:szCs w:val="20"/>
        </w:rPr>
        <w:t>Should be "β =" because this is the meta-analytic mean -</w:t>
      </w:r>
    </w:p>
  </w:comment>
  <w:comment w:id="148" w:author="Wooster, Eamonn" w:date="2025-10-07T11:08:00Z" w:initials="WE">
    <w:p w14:paraId="40D9856C" w14:textId="23BC413D" w:rsidR="00916C70" w:rsidRDefault="00916C70" w:rsidP="00916C70">
      <w:r>
        <w:rPr>
          <w:rStyle w:val="CommentReference"/>
        </w:rPr>
        <w:annotationRef/>
      </w:r>
      <w:r>
        <w:rPr>
          <w:sz w:val="20"/>
          <w:szCs w:val="20"/>
        </w:rPr>
        <w:t>It was a bit confusing to have all the types listed out - we want to focus on the overall, which is overall movement.</w:t>
      </w:r>
    </w:p>
  </w:comment>
  <w:comment w:id="160" w:author="Wooster, Eamonn" w:date="2025-10-07T11:10:00Z" w:initials="WE">
    <w:p w14:paraId="54A832F0" w14:textId="77777777" w:rsidR="00916C70" w:rsidRDefault="00916C70" w:rsidP="00916C70">
      <w:r>
        <w:rPr>
          <w:rStyle w:val="CommentReference"/>
        </w:rPr>
        <w:annotationRef/>
      </w:r>
      <w:r>
        <w:rPr>
          <w:sz w:val="20"/>
          <w:szCs w:val="20"/>
        </w:rPr>
        <w:t>Can delete</w:t>
      </w:r>
    </w:p>
  </w:comment>
  <w:comment w:id="206" w:author="Wooster, Eamonn" w:date="2025-10-07T11:13:00Z" w:initials="WE">
    <w:p w14:paraId="5B007BBA" w14:textId="77777777"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207"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209" w:author="Wooster, Eamonn" w:date="2025-10-07T11:15:00Z" w:initials="WE">
    <w:p w14:paraId="4B37C96A" w14:textId="7777777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215" w:author="Wooster, Eamonn" w:date="2025-10-07T11:16:00Z" w:initials="WE">
    <w:p w14:paraId="7A10DED3" w14:textId="77777777" w:rsidR="00D07B71" w:rsidRDefault="00D07B71" w:rsidP="00D07B71">
      <w:r>
        <w:rPr>
          <w:rStyle w:val="CommentReference"/>
        </w:rPr>
        <w:annotationRef/>
      </w:r>
      <w:r>
        <w:rPr>
          <w:sz w:val="20"/>
          <w:szCs w:val="20"/>
        </w:rPr>
        <w:t xml:space="preserve">Icons would go far here! </w:t>
      </w:r>
    </w:p>
  </w:comment>
  <w:comment w:id="216" w:author="Wooster, Eamonn" w:date="2025-10-07T11:17:00Z" w:initials="WE">
    <w:p w14:paraId="3FD55B6E" w14:textId="77777777" w:rsidR="00D07B71" w:rsidRDefault="00D07B71" w:rsidP="00D07B71">
      <w:r>
        <w:rPr>
          <w:rStyle w:val="CommentReference"/>
        </w:rPr>
        <w:annotationRef/>
      </w:r>
      <w:r>
        <w:rPr>
          <w:sz w:val="20"/>
          <w:szCs w:val="20"/>
        </w:rPr>
        <w:t xml:space="preserve">I wonder if this fig could be in the supplement </w:t>
      </w:r>
    </w:p>
  </w:comment>
  <w:comment w:id="217" w:author="Wooster, Eamonn" w:date="2025-10-13T14:36:00Z" w:initials="WE">
    <w:p w14:paraId="7DC3A7B8" w14:textId="77777777" w:rsidR="003F5517" w:rsidRDefault="003F5517" w:rsidP="003F5517">
      <w:r>
        <w:rPr>
          <w:rStyle w:val="CommentReference"/>
        </w:rPr>
        <w:annotationRef/>
      </w:r>
      <w:r>
        <w:rPr>
          <w:sz w:val="20"/>
          <w:szCs w:val="20"/>
        </w:rPr>
        <w:t>this is between 0.07-0.05ish</w:t>
      </w:r>
    </w:p>
  </w:comment>
  <w:comment w:id="218" w:author="Wooster, Eamonn" w:date="2025-10-13T14:37:00Z" w:initials="WE">
    <w:p w14:paraId="50E9DF54" w14:textId="77777777" w:rsidR="003F5517" w:rsidRDefault="003F5517" w:rsidP="003F5517">
      <w:r>
        <w:rPr>
          <w:rStyle w:val="CommentReference"/>
        </w:rPr>
        <w:annotationRef/>
      </w:r>
      <w:r>
        <w:rPr>
          <w:sz w:val="20"/>
          <w:szCs w:val="20"/>
        </w:rPr>
        <w:t xml:space="preserve">good language to use for meta-analyses  </w:t>
      </w:r>
    </w:p>
  </w:comment>
  <w:comment w:id="224" w:author="Wooster, Eamonn" w:date="2025-10-07T11:21:00Z" w:initials="WE">
    <w:p w14:paraId="718E5B0B" w14:textId="77777777" w:rsidR="003F5517" w:rsidRDefault="00D07B71" w:rsidP="003F5517">
      <w:r>
        <w:rPr>
          <w:rStyle w:val="CommentReference"/>
        </w:rPr>
        <w:annotationRef/>
      </w:r>
      <w:r w:rsidR="003F5517">
        <w:rPr>
          <w:sz w:val="20"/>
          <w:szCs w:val="20"/>
        </w:rPr>
        <w:t>More important than biome to me - maybe put above it. I think the results of biome belongs in the main text but the fig could be sup mat</w:t>
      </w:r>
    </w:p>
  </w:comment>
  <w:comment w:id="225" w:author="McAuley, Chloe" w:date="2025-08-13T09:14:00Z" w:initials="CM">
    <w:p w14:paraId="7CE61116" w14:textId="1D239AE0" w:rsidR="00B14099" w:rsidRDefault="00B14099" w:rsidP="00294A0A">
      <w:pPr>
        <w:pStyle w:val="CommentText"/>
      </w:pPr>
      <w:r>
        <w:rPr>
          <w:rStyle w:val="CommentReference"/>
        </w:rPr>
        <w:annotationRef/>
      </w:r>
      <w:r>
        <w:t>This could be framed using the movement ecology framework (Nathan 2008)</w:t>
      </w:r>
    </w:p>
  </w:comment>
  <w:comment w:id="226" w:author="McAuley, Chloe" w:date="2025-08-06T20:28:00Z" w:initials="CM">
    <w:p w14:paraId="575F8E00" w14:textId="41A09510" w:rsidR="00A04992" w:rsidRDefault="006D3C4B" w:rsidP="00294A0A">
      <w:pPr>
        <w:pStyle w:val="CommentText"/>
      </w:pPr>
      <w:r>
        <w:rPr>
          <w:rStyle w:val="CommentReference"/>
        </w:rPr>
        <w:annotationRef/>
      </w:r>
      <w:r w:rsidR="00A04992">
        <w:t>Eg Catford and as discussed in Doherty 2023</w:t>
      </w:r>
    </w:p>
  </w:comment>
  <w:comment w:id="227" w:author="McAuley, Chloe" w:date="2025-08-08T09:02:00Z" w:initials="CM">
    <w:p w14:paraId="5315D812" w14:textId="1A9B452B" w:rsidR="00B21399" w:rsidRDefault="00966B5B" w:rsidP="00294A0A">
      <w:pPr>
        <w:pStyle w:val="CommentText"/>
      </w:pPr>
      <w:r>
        <w:rPr>
          <w:rStyle w:val="CommentReference"/>
        </w:rPr>
        <w:annotationRef/>
      </w:r>
      <w:r w:rsidR="00B21399">
        <w:t>Discuss landscape complementation/supplementation Dunning 1992 and scaling of body size/space use</w:t>
      </w:r>
    </w:p>
  </w:comment>
  <w:comment w:id="228" w:author="McAuley, Chloe" w:date="2025-08-08T09:08:00Z" w:initials="CM">
    <w:p w14:paraId="111CB46F" w14:textId="50824A92" w:rsidR="000B78E8" w:rsidRDefault="00ED1FF4" w:rsidP="00294A0A">
      <w:pPr>
        <w:pStyle w:val="CommentText"/>
      </w:pPr>
      <w:r>
        <w:rPr>
          <w:rStyle w:val="CommentReference"/>
        </w:rPr>
        <w:annotationRef/>
      </w:r>
      <w:r w:rsidR="000B78E8">
        <w:t>Also neutral effect seen in reptiles in class model - Is movement capacity/ body size limiting movement response? Ie changing movement doesn’t confer benefit to individual fitness? Or not possible?</w:t>
      </w:r>
    </w:p>
  </w:comment>
  <w:comment w:id="229" w:author="McAuley, Chloe" w:date="2025-08-08T09:42:00Z" w:initials="CM">
    <w:p w14:paraId="336D1BAB" w14:textId="2DA8E63E" w:rsidR="00CE7AB1" w:rsidRDefault="00CE7AB1" w:rsidP="00294A0A">
      <w:pPr>
        <w:pStyle w:val="CommentText"/>
      </w:pPr>
      <w:r>
        <w:rPr>
          <w:rStyle w:val="CommentReference"/>
        </w:rPr>
        <w:annotationRef/>
      </w:r>
      <w:r>
        <w:t>Whilst body mass not sig predictor of effect size in reptiles, remaining het not sig in this model - discuss</w:t>
      </w:r>
    </w:p>
  </w:comment>
  <w:comment w:id="230" w:author="McAuley, Chloe" w:date="2025-08-08T12:15:00Z" w:initials="CM">
    <w:p w14:paraId="1C43E96B" w14:textId="77777777" w:rsidR="00E51D24" w:rsidRDefault="00E51D24" w:rsidP="00294A0A">
      <w:pPr>
        <w:pStyle w:val="CommentText"/>
      </w:pPr>
      <w:r>
        <w:rPr>
          <w:rStyle w:val="CommentReference"/>
        </w:rPr>
        <w:annotationRef/>
      </w:r>
      <w:r>
        <w:t>Could also be functional ie Culhane 2022</w:t>
      </w:r>
    </w:p>
  </w:comment>
  <w:comment w:id="231" w:author="McAuley, Chloe" w:date="2025-08-08T11:36:00Z" w:initials="CM">
    <w:p w14:paraId="3BDAF43B" w14:textId="77777777" w:rsidR="007D7996" w:rsidRDefault="007D7996" w:rsidP="00294A0A">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5F648135" w15:done="0"/>
  <w15:commentEx w15:paraId="174330EE" w15:paraIdParent="5F648135" w15:done="0"/>
  <w15:commentEx w15:paraId="4991CC75" w15:done="1"/>
  <w15:commentEx w15:paraId="51E2A05E" w15:done="1"/>
  <w15:commentEx w15:paraId="79D9C019" w15:done="1"/>
  <w15:commentEx w15:paraId="677421C4" w15:done="1"/>
  <w15:commentEx w15:paraId="06435789" w15:done="0"/>
  <w15:commentEx w15:paraId="7F78B00A" w15:paraIdParent="06435789" w15:done="0"/>
  <w15:commentEx w15:paraId="60307440" w15:done="0"/>
  <w15:commentEx w15:paraId="26ABD1E5" w15:done="0"/>
  <w15:commentEx w15:paraId="767E308B" w15:paraIdParent="26ABD1E5" w15:done="0"/>
  <w15:commentEx w15:paraId="464E27F2" w15:done="0"/>
  <w15:commentEx w15:paraId="4779373B" w15:done="1"/>
  <w15:commentEx w15:paraId="5914106B" w15:done="1"/>
  <w15:commentEx w15:paraId="7F467B5E" w15:done="0"/>
  <w15:commentEx w15:paraId="25FDB52F" w15:done="0"/>
  <w15:commentEx w15:paraId="10CB71B7" w15:done="1"/>
  <w15:commentEx w15:paraId="4FA90F8F" w15:done="0"/>
  <w15:commentEx w15:paraId="4242AE90" w15:done="1"/>
  <w15:commentEx w15:paraId="4DC341A7" w15:done="1"/>
  <w15:commentEx w15:paraId="7A2A4B8D" w15:done="1"/>
  <w15:commentEx w15:paraId="2B1B91D7" w15:done="0"/>
  <w15:commentEx w15:paraId="471FB1F4" w15:done="1"/>
  <w15:commentEx w15:paraId="11C5DF04" w15:done="1"/>
  <w15:commentEx w15:paraId="4EAC8EA2" w15:done="1"/>
  <w15:commentEx w15:paraId="1DEE3B08" w15:done="0"/>
  <w15:commentEx w15:paraId="3B82DFE2" w15:done="1"/>
  <w15:commentEx w15:paraId="14895744" w15:paraIdParent="3B82DFE2" w15:done="1"/>
  <w15:commentEx w15:paraId="535B3467" w15:done="0"/>
  <w15:commentEx w15:paraId="5EF3A573" w15:done="0"/>
  <w15:commentEx w15:paraId="043A19AC" w15:done="0"/>
  <w15:commentEx w15:paraId="35E87E1C" w15:done="0"/>
  <w15:commentEx w15:paraId="586879BD" w15:paraIdParent="35E87E1C" w15:done="0"/>
  <w15:commentEx w15:paraId="00A3D57F" w15:paraIdParent="35E87E1C" w15:done="0"/>
  <w15:commentEx w15:paraId="2FE33A1A" w15:done="1"/>
  <w15:commentEx w15:paraId="57C5A511" w15:done="0"/>
  <w15:commentEx w15:paraId="5F9DD8AF" w15:done="1"/>
  <w15:commentEx w15:paraId="686D8C07" w15:done="0"/>
  <w15:commentEx w15:paraId="33C7A77C" w15:done="1"/>
  <w15:commentEx w15:paraId="7C7AE282" w15:done="0"/>
  <w15:commentEx w15:paraId="11444C5D" w15:done="0"/>
  <w15:commentEx w15:paraId="40A02D22" w15:done="0"/>
  <w15:commentEx w15:paraId="31F88AFC" w15:paraIdParent="40A02D22" w15:done="0"/>
  <w15:commentEx w15:paraId="3E236700" w15:done="1"/>
  <w15:commentEx w15:paraId="20BD7654" w15:paraIdParent="3E236700" w15:done="1"/>
  <w15:commentEx w15:paraId="5EA70580" w15:done="0"/>
  <w15:commentEx w15:paraId="3AA224DA" w15:done="0"/>
  <w15:commentEx w15:paraId="4DDB0D1C" w15:done="1"/>
  <w15:commentEx w15:paraId="46F4AC8A" w15:done="0"/>
  <w15:commentEx w15:paraId="1F6A86FC" w15:paraIdParent="46F4AC8A" w15:done="0"/>
  <w15:commentEx w15:paraId="40D9856C" w15:done="0"/>
  <w15:commentEx w15:paraId="54A832F0" w15:done="0"/>
  <w15:commentEx w15:paraId="5B007BBA" w15:done="0"/>
  <w15:commentEx w15:paraId="59B3E3CD" w15:paraIdParent="5B007BBA" w15:done="0"/>
  <w15:commentEx w15:paraId="4B37C96A" w15:done="0"/>
  <w15:commentEx w15:paraId="7A10DED3" w15:done="0"/>
  <w15:commentEx w15:paraId="3FD55B6E" w15:done="0"/>
  <w15:commentEx w15:paraId="7DC3A7B8" w15:done="0"/>
  <w15:commentEx w15:paraId="50E9DF54" w15:paraIdParent="7DC3A7B8" w15:done="0"/>
  <w15:commentEx w15:paraId="718E5B0B" w15:done="0"/>
  <w15:commentEx w15:paraId="7CE61116" w15:done="0"/>
  <w15:commentEx w15:paraId="575F8E00" w15:done="0"/>
  <w15:commentEx w15:paraId="5315D812" w15:done="0"/>
  <w15:commentEx w15:paraId="111CB46F" w15:paraIdParent="5315D812" w15:done="0"/>
  <w15:commentEx w15:paraId="336D1BAB" w15:paraIdParent="5315D812" w15:done="0"/>
  <w15:commentEx w15:paraId="1C43E96B" w15:done="0"/>
  <w15:commentEx w15:paraId="3BDAF4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1A79DD84" w16cex:dateUtc="2025-08-30T02:47:00Z"/>
  <w16cex:commentExtensible w16cex:durableId="2F2B8016" w16cex:dateUtc="2025-10-06T23:09:00Z"/>
  <w16cex:commentExtensible w16cex:durableId="3CD1665C" w16cex:dateUtc="2025-08-29T04:39:00Z"/>
  <w16cex:commentExtensible w16cex:durableId="1DF704CD" w16cex:dateUtc="2025-08-27T01:01:00Z"/>
  <w16cex:commentExtensible w16cex:durableId="78441D70" w16cex:dateUtc="2025-08-13T23:07:00Z"/>
  <w16cex:commentExtensible w16cex:durableId="49DDA405" w16cex:dateUtc="2025-08-27T01:09:00Z"/>
  <w16cex:commentExtensible w16cex:durableId="52E71493" w16cex:dateUtc="2025-10-13T02:45:00Z"/>
  <w16cex:commentExtensible w16cex:durableId="2AF0FEFA" w16cex:dateUtc="2025-10-13T02:46:00Z"/>
  <w16cex:commentExtensible w16cex:durableId="1C88DF65" w16cex:dateUtc="2025-10-13T02:50:00Z"/>
  <w16cex:commentExtensible w16cex:durableId="5105BE36" w16cex:dateUtc="2025-10-13T02:48:00Z"/>
  <w16cex:commentExtensible w16cex:durableId="1893B998" w16cex:dateUtc="2025-10-13T02:49:00Z"/>
  <w16cex:commentExtensible w16cex:durableId="11B3BD62" w16cex:dateUtc="2025-10-13T02:51:00Z"/>
  <w16cex:commentExtensible w16cex:durableId="19B9F051" w16cex:dateUtc="2025-08-27T01:53:00Z"/>
  <w16cex:commentExtensible w16cex:durableId="6C03663E" w16cex:dateUtc="2025-08-27T01:50:00Z"/>
  <w16cex:commentExtensible w16cex:durableId="282166B4" w16cex:dateUtc="2025-10-13T02:51:00Z"/>
  <w16cex:commentExtensible w16cex:durableId="04D84B93" w16cex:dateUtc="2025-10-13T02:52:00Z"/>
  <w16cex:commentExtensible w16cex:durableId="06BEFBF1" w16cex:dateUtc="2025-08-29T04:19:00Z"/>
  <w16cex:commentExtensible w16cex:durableId="4A50B28C" w16cex:dateUtc="2025-10-13T02:57:00Z"/>
  <w16cex:commentExtensible w16cex:durableId="52E66BD9" w16cex:dateUtc="2025-08-29T04:22:00Z"/>
  <w16cex:commentExtensible w16cex:durableId="38AD0257" w16cex:dateUtc="2025-08-29T04:23:00Z"/>
  <w16cex:commentExtensible w16cex:durableId="2B95799B" w16cex:dateUtc="2025-08-29T04:25:00Z"/>
  <w16cex:commentExtensible w16cex:durableId="2B4CE8BE" w16cex:dateUtc="2025-10-13T02:59:00Z"/>
  <w16cex:commentExtensible w16cex:durableId="597469B0" w16cex:dateUtc="2025-08-07T06:48:00Z"/>
  <w16cex:commentExtensible w16cex:durableId="05DA9A74" w16cex:dateUtc="2025-08-13T23:09:00Z"/>
  <w16cex:commentExtensible w16cex:durableId="4F536921" w16cex:dateUtc="2025-08-29T04:31:00Z"/>
  <w16cex:commentExtensible w16cex:durableId="4D03C0B7" w16cex:dateUtc="2025-10-13T03:07:00Z"/>
  <w16cex:commentExtensible w16cex:durableId="16D9F910" w16cex:dateUtc="2025-08-29T04:28:00Z"/>
  <w16cex:commentExtensible w16cex:durableId="69B100CF" w16cex:dateUtc="2025-09-29T02:39:00Z"/>
  <w16cex:commentExtensible w16cex:durableId="3E9DB098" w16cex:dateUtc="2025-10-13T03:10:00Z"/>
  <w16cex:commentExtensible w16cex:durableId="182B862F" w16cex:dateUtc="2025-10-13T03:11:00Z"/>
  <w16cex:commentExtensible w16cex:durableId="11B7D94E" w16cex:dateUtc="2025-10-13T03:12: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18089A35" w16cex:dateUtc="2025-08-13T23:24:00Z"/>
  <w16cex:commentExtensible w16cex:durableId="5032A73E" w16cex:dateUtc="2025-10-13T03:15:00Z"/>
  <w16cex:commentExtensible w16cex:durableId="6E1A9A48" w16cex:dateUtc="2025-08-13T23:27:00Z"/>
  <w16cex:commentExtensible w16cex:durableId="5E029401" w16cex:dateUtc="2025-10-13T03:29:00Z"/>
  <w16cex:commentExtensible w16cex:durableId="375936D3" w16cex:dateUtc="2025-10-06T23:16:00Z"/>
  <w16cex:commentExtensible w16cex:durableId="73105E46" w16cex:dateUtc="2025-10-06T23:15:00Z"/>
  <w16cex:commentExtensible w16cex:durableId="7BFF2281" w16cex:dateUtc="2025-10-13T03:31: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commentExtensible w16cex:durableId="27F1EABD" w16cex:dateUtc="2025-08-13T23:43:00Z"/>
  <w16cex:commentExtensible w16cex:durableId="43AEEF2D" w16cex:dateUtc="2025-08-30T10:32:00Z"/>
  <w16cex:commentExtensible w16cex:durableId="3C51E741" w16cex:dateUtc="2025-10-13T03:32:00Z"/>
  <w16cex:commentExtensible w16cex:durableId="36CDCE66" w16cex:dateUtc="2025-10-07T00:08:00Z"/>
  <w16cex:commentExtensible w16cex:durableId="36DD1187" w16cex:dateUtc="2025-10-07T00:10:00Z"/>
  <w16cex:commentExtensible w16cex:durableId="50C5FD29" w16cex:dateUtc="2025-10-07T00:13:00Z"/>
  <w16cex:commentExtensible w16cex:durableId="64FB0087" w16cex:dateUtc="2025-10-07T00:14:00Z"/>
  <w16cex:commentExtensible w16cex:durableId="42C15AC6" w16cex:dateUtc="2025-10-07T00:15:00Z"/>
  <w16cex:commentExtensible w16cex:durableId="09B4DEDD" w16cex:dateUtc="2025-10-07T00:16:00Z"/>
  <w16cex:commentExtensible w16cex:durableId="69B4EAFB" w16cex:dateUtc="2025-10-07T00:17:00Z"/>
  <w16cex:commentExtensible w16cex:durableId="6CC8DA58" w16cex:dateUtc="2025-10-13T03:36:00Z"/>
  <w16cex:commentExtensible w16cex:durableId="724DD030" w16cex:dateUtc="2025-10-13T03:37:00Z"/>
  <w16cex:commentExtensible w16cex:durableId="59BF915C" w16cex:dateUtc="2025-10-07T00:21:00Z"/>
  <w16cex:commentExtensible w16cex:durableId="2B445809" w16cex:dateUtc="2025-08-13T01:14: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Extensible w16cex:durableId="173A0B40" w16cex:dateUtc="2025-08-08T04:15:00Z"/>
  <w16cex:commentExtensible w16cex:durableId="32AA0624" w16cex:dateUtc="2025-08-0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5F648135" w16cid:durableId="1A79DD84"/>
  <w16cid:commentId w16cid:paraId="174330EE" w16cid:durableId="2F2B8016"/>
  <w16cid:commentId w16cid:paraId="4991CC75" w16cid:durableId="3CD1665C"/>
  <w16cid:commentId w16cid:paraId="51E2A05E" w16cid:durableId="1DF704CD"/>
  <w16cid:commentId w16cid:paraId="79D9C019" w16cid:durableId="78441D70"/>
  <w16cid:commentId w16cid:paraId="677421C4" w16cid:durableId="49DDA405"/>
  <w16cid:commentId w16cid:paraId="06435789" w16cid:durableId="52E71493"/>
  <w16cid:commentId w16cid:paraId="7F78B00A" w16cid:durableId="2AF0FEFA"/>
  <w16cid:commentId w16cid:paraId="60307440" w16cid:durableId="1C88DF65"/>
  <w16cid:commentId w16cid:paraId="26ABD1E5" w16cid:durableId="5105BE36"/>
  <w16cid:commentId w16cid:paraId="767E308B" w16cid:durableId="1893B998"/>
  <w16cid:commentId w16cid:paraId="464E27F2" w16cid:durableId="11B3BD62"/>
  <w16cid:commentId w16cid:paraId="4779373B" w16cid:durableId="19B9F051"/>
  <w16cid:commentId w16cid:paraId="5914106B" w16cid:durableId="6C03663E"/>
  <w16cid:commentId w16cid:paraId="7F467B5E" w16cid:durableId="282166B4"/>
  <w16cid:commentId w16cid:paraId="25FDB52F" w16cid:durableId="04D84B93"/>
  <w16cid:commentId w16cid:paraId="10CB71B7" w16cid:durableId="06BEFBF1"/>
  <w16cid:commentId w16cid:paraId="4FA90F8F" w16cid:durableId="4A50B28C"/>
  <w16cid:commentId w16cid:paraId="4242AE90" w16cid:durableId="52E66BD9"/>
  <w16cid:commentId w16cid:paraId="4DC341A7" w16cid:durableId="38AD0257"/>
  <w16cid:commentId w16cid:paraId="7A2A4B8D" w16cid:durableId="2B95799B"/>
  <w16cid:commentId w16cid:paraId="2B1B91D7" w16cid:durableId="2B4CE8BE"/>
  <w16cid:commentId w16cid:paraId="471FB1F4" w16cid:durableId="597469B0"/>
  <w16cid:commentId w16cid:paraId="11C5DF04" w16cid:durableId="05DA9A74"/>
  <w16cid:commentId w16cid:paraId="4EAC8EA2" w16cid:durableId="4F536921"/>
  <w16cid:commentId w16cid:paraId="1DEE3B08" w16cid:durableId="4D03C0B7"/>
  <w16cid:commentId w16cid:paraId="3B82DFE2" w16cid:durableId="16D9F910"/>
  <w16cid:commentId w16cid:paraId="14895744" w16cid:durableId="69B100CF"/>
  <w16cid:commentId w16cid:paraId="535B3467" w16cid:durableId="3E9DB098"/>
  <w16cid:commentId w16cid:paraId="5EF3A573" w16cid:durableId="182B862F"/>
  <w16cid:commentId w16cid:paraId="043A19AC" w16cid:durableId="11B7D94E"/>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5F9DD8AF" w16cid:durableId="18089A35"/>
  <w16cid:commentId w16cid:paraId="686D8C07" w16cid:durableId="5032A73E"/>
  <w16cid:commentId w16cid:paraId="33C7A77C" w16cid:durableId="6E1A9A48"/>
  <w16cid:commentId w16cid:paraId="7C7AE282" w16cid:durableId="5E029401"/>
  <w16cid:commentId w16cid:paraId="11444C5D" w16cid:durableId="375936D3"/>
  <w16cid:commentId w16cid:paraId="40A02D22" w16cid:durableId="73105E46"/>
  <w16cid:commentId w16cid:paraId="31F88AFC" w16cid:durableId="7BFF2281"/>
  <w16cid:commentId w16cid:paraId="3E236700" w16cid:durableId="6D5EF60D"/>
  <w16cid:commentId w16cid:paraId="20BD7654" w16cid:durableId="6A6C5731"/>
  <w16cid:commentId w16cid:paraId="5EA70580" w16cid:durableId="4E4EE579"/>
  <w16cid:commentId w16cid:paraId="3AA224DA" w16cid:durableId="02048904"/>
  <w16cid:commentId w16cid:paraId="4DDB0D1C" w16cid:durableId="27F1EABD"/>
  <w16cid:commentId w16cid:paraId="46F4AC8A" w16cid:durableId="43AEEF2D"/>
  <w16cid:commentId w16cid:paraId="1F6A86FC" w16cid:durableId="3C51E741"/>
  <w16cid:commentId w16cid:paraId="40D9856C" w16cid:durableId="36CDCE66"/>
  <w16cid:commentId w16cid:paraId="54A832F0" w16cid:durableId="36DD1187"/>
  <w16cid:commentId w16cid:paraId="5B007BBA" w16cid:durableId="50C5FD29"/>
  <w16cid:commentId w16cid:paraId="59B3E3CD" w16cid:durableId="64FB0087"/>
  <w16cid:commentId w16cid:paraId="4B37C96A" w16cid:durableId="42C15AC6"/>
  <w16cid:commentId w16cid:paraId="7A10DED3" w16cid:durableId="09B4DEDD"/>
  <w16cid:commentId w16cid:paraId="3FD55B6E" w16cid:durableId="69B4EAFB"/>
  <w16cid:commentId w16cid:paraId="7DC3A7B8" w16cid:durableId="6CC8DA58"/>
  <w16cid:commentId w16cid:paraId="50E9DF54" w16cid:durableId="724DD030"/>
  <w16cid:commentId w16cid:paraId="718E5B0B" w16cid:durableId="59BF915C"/>
  <w16cid:commentId w16cid:paraId="7CE61116" w16cid:durableId="2B445809"/>
  <w16cid:commentId w16cid:paraId="575F8E00" w16cid:durableId="64760839"/>
  <w16cid:commentId w16cid:paraId="5315D812" w16cid:durableId="412F4175"/>
  <w16cid:commentId w16cid:paraId="111CB46F" w16cid:durableId="1BC15089"/>
  <w16cid:commentId w16cid:paraId="336D1BAB" w16cid:durableId="04D1A15E"/>
  <w16cid:commentId w16cid:paraId="1C43E96B" w16cid:durableId="173A0B40"/>
  <w16cid:commentId w16cid:paraId="3BDAF43B" w16cid:durableId="32AA06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ans Serif Collection">
    <w:panose1 w:val="020B0502040504020204"/>
    <w:charset w:val="B2"/>
    <w:family w:val="swiss"/>
    <w:pitch w:val="variable"/>
    <w:sig w:usb0="A057A2EF" w:usb1="0200604E" w:usb2="29100001" w:usb3="00000000" w:csb0="000000D3"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Chloe McAuley">
    <w15:presenceInfo w15:providerId="Windows Live" w15:userId="45774eaa9cfd92b6"/>
  </w15:person>
  <w15:person w15:author="Nimmo, Dale">
    <w15:presenceInfo w15:providerId="AD" w15:userId="S::dnimmo@csu.edu.au::bc011687-e18a-4933-b7a0-35575b46bc36"/>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5&lt;/item&gt;&lt;item&gt;16&lt;/item&gt;&lt;item&gt;60&lt;/item&gt;&lt;item&gt;61&lt;/item&gt;&lt;item&gt;71&lt;/item&gt;&lt;item&gt;72&lt;/item&gt;&lt;item&gt;76&lt;/item&gt;&lt;item&gt;80&lt;/item&gt;&lt;item&gt;82&lt;/item&gt;&lt;item&gt;84&lt;/item&gt;&lt;item&gt;86&lt;/item&gt;&lt;item&gt;91&lt;/item&gt;&lt;item&gt;94&lt;/item&gt;&lt;item&gt;95&lt;/item&gt;&lt;item&gt;97&lt;/item&gt;&lt;item&gt;99&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8&lt;/item&gt;&lt;item&gt;159&lt;/item&gt;&lt;item&gt;161&lt;/item&gt;&lt;item&gt;165&lt;/item&gt;&lt;item&gt;166&lt;/item&gt;&lt;item&gt;167&lt;/item&gt;&lt;item&gt;170&lt;/item&gt;&lt;item&gt;174&lt;/item&gt;&lt;item&gt;175&lt;/item&gt;&lt;item&gt;180&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6&lt;/item&gt;&lt;item&gt;207&lt;/item&gt;&lt;item&gt;208&lt;/item&gt;&lt;item&gt;210&lt;/item&gt;&lt;item&gt;211&lt;/item&gt;&lt;item&gt;212&lt;/item&gt;&lt;item&gt;357&lt;/item&gt;&lt;item&gt;457&lt;/item&gt;&lt;item&gt;686&lt;/item&gt;&lt;item&gt;691&lt;/item&gt;&lt;item&gt;704&lt;/item&gt;&lt;item&gt;705&lt;/item&gt;&lt;item&gt;707&lt;/item&gt;&lt;item&gt;708&lt;/item&gt;&lt;item&gt;709&lt;/item&gt;&lt;item&gt;712&lt;/item&gt;&lt;item&gt;713&lt;/item&gt;&lt;item&gt;714&lt;/item&gt;&lt;/record-ids&gt;&lt;/item&gt;&lt;/Libraries&gt;"/>
  </w:docVars>
  <w:rsids>
    <w:rsidRoot w:val="006F3923"/>
    <w:rsid w:val="00000293"/>
    <w:rsid w:val="000029FB"/>
    <w:rsid w:val="00003C47"/>
    <w:rsid w:val="00003EA6"/>
    <w:rsid w:val="000043AF"/>
    <w:rsid w:val="000048FD"/>
    <w:rsid w:val="0000574F"/>
    <w:rsid w:val="0000632C"/>
    <w:rsid w:val="00011806"/>
    <w:rsid w:val="00011FFF"/>
    <w:rsid w:val="00013DB7"/>
    <w:rsid w:val="00014326"/>
    <w:rsid w:val="00015B3E"/>
    <w:rsid w:val="00015B6E"/>
    <w:rsid w:val="000162A4"/>
    <w:rsid w:val="00020F82"/>
    <w:rsid w:val="000222CC"/>
    <w:rsid w:val="00022D11"/>
    <w:rsid w:val="0002495D"/>
    <w:rsid w:val="00024EBA"/>
    <w:rsid w:val="00024F35"/>
    <w:rsid w:val="00026A05"/>
    <w:rsid w:val="000303A2"/>
    <w:rsid w:val="0003049A"/>
    <w:rsid w:val="0003157E"/>
    <w:rsid w:val="00032A18"/>
    <w:rsid w:val="0003367E"/>
    <w:rsid w:val="00033A55"/>
    <w:rsid w:val="00034353"/>
    <w:rsid w:val="00034CE9"/>
    <w:rsid w:val="00035400"/>
    <w:rsid w:val="00035966"/>
    <w:rsid w:val="00035C7C"/>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F43"/>
    <w:rsid w:val="0007102B"/>
    <w:rsid w:val="00071CED"/>
    <w:rsid w:val="00071DDA"/>
    <w:rsid w:val="00071E1E"/>
    <w:rsid w:val="000740E6"/>
    <w:rsid w:val="000748AA"/>
    <w:rsid w:val="000757D4"/>
    <w:rsid w:val="00075EC6"/>
    <w:rsid w:val="000766C0"/>
    <w:rsid w:val="000778E5"/>
    <w:rsid w:val="00080F94"/>
    <w:rsid w:val="00081491"/>
    <w:rsid w:val="00081C44"/>
    <w:rsid w:val="000822C3"/>
    <w:rsid w:val="00082566"/>
    <w:rsid w:val="00083A63"/>
    <w:rsid w:val="00084046"/>
    <w:rsid w:val="000842D6"/>
    <w:rsid w:val="0008491C"/>
    <w:rsid w:val="00084EF2"/>
    <w:rsid w:val="00085E6A"/>
    <w:rsid w:val="00086D63"/>
    <w:rsid w:val="00087904"/>
    <w:rsid w:val="00090938"/>
    <w:rsid w:val="00090EBA"/>
    <w:rsid w:val="000914F1"/>
    <w:rsid w:val="00091692"/>
    <w:rsid w:val="000918BD"/>
    <w:rsid w:val="000937F8"/>
    <w:rsid w:val="00093EF7"/>
    <w:rsid w:val="00094856"/>
    <w:rsid w:val="00094BB1"/>
    <w:rsid w:val="00094CCF"/>
    <w:rsid w:val="00097244"/>
    <w:rsid w:val="000A01B0"/>
    <w:rsid w:val="000A112B"/>
    <w:rsid w:val="000A1973"/>
    <w:rsid w:val="000A2C51"/>
    <w:rsid w:val="000A5197"/>
    <w:rsid w:val="000A5EC5"/>
    <w:rsid w:val="000A5F62"/>
    <w:rsid w:val="000A7185"/>
    <w:rsid w:val="000A7558"/>
    <w:rsid w:val="000A7E0E"/>
    <w:rsid w:val="000B0793"/>
    <w:rsid w:val="000B1175"/>
    <w:rsid w:val="000B1931"/>
    <w:rsid w:val="000B32F7"/>
    <w:rsid w:val="000B4240"/>
    <w:rsid w:val="000B4C3B"/>
    <w:rsid w:val="000B518E"/>
    <w:rsid w:val="000B6BEF"/>
    <w:rsid w:val="000B6FE0"/>
    <w:rsid w:val="000B712C"/>
    <w:rsid w:val="000B71FE"/>
    <w:rsid w:val="000B78E8"/>
    <w:rsid w:val="000C06F2"/>
    <w:rsid w:val="000C1363"/>
    <w:rsid w:val="000C180E"/>
    <w:rsid w:val="000C36C7"/>
    <w:rsid w:val="000C412E"/>
    <w:rsid w:val="000C456B"/>
    <w:rsid w:val="000C5624"/>
    <w:rsid w:val="000C5916"/>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A16"/>
    <w:rsid w:val="000E24A8"/>
    <w:rsid w:val="000E2CEC"/>
    <w:rsid w:val="000E4DC5"/>
    <w:rsid w:val="000E5BF5"/>
    <w:rsid w:val="000E6B5B"/>
    <w:rsid w:val="000E7131"/>
    <w:rsid w:val="000F03DE"/>
    <w:rsid w:val="000F1DA5"/>
    <w:rsid w:val="000F325C"/>
    <w:rsid w:val="000F5753"/>
    <w:rsid w:val="000F7959"/>
    <w:rsid w:val="00101A9F"/>
    <w:rsid w:val="001028BE"/>
    <w:rsid w:val="00103CD3"/>
    <w:rsid w:val="00104144"/>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941"/>
    <w:rsid w:val="00126AD1"/>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FBC"/>
    <w:rsid w:val="0016357F"/>
    <w:rsid w:val="0016639F"/>
    <w:rsid w:val="0017044C"/>
    <w:rsid w:val="00171AC3"/>
    <w:rsid w:val="00172049"/>
    <w:rsid w:val="001729D4"/>
    <w:rsid w:val="00174AD3"/>
    <w:rsid w:val="00174D70"/>
    <w:rsid w:val="00175757"/>
    <w:rsid w:val="0017578A"/>
    <w:rsid w:val="0018061D"/>
    <w:rsid w:val="001841E5"/>
    <w:rsid w:val="00185477"/>
    <w:rsid w:val="0018697E"/>
    <w:rsid w:val="00186E39"/>
    <w:rsid w:val="00191272"/>
    <w:rsid w:val="001919F5"/>
    <w:rsid w:val="001922E3"/>
    <w:rsid w:val="0019304F"/>
    <w:rsid w:val="00193981"/>
    <w:rsid w:val="00195DDF"/>
    <w:rsid w:val="0019695A"/>
    <w:rsid w:val="00197326"/>
    <w:rsid w:val="001A0075"/>
    <w:rsid w:val="001A10F2"/>
    <w:rsid w:val="001A4311"/>
    <w:rsid w:val="001A4487"/>
    <w:rsid w:val="001A5EC3"/>
    <w:rsid w:val="001A6365"/>
    <w:rsid w:val="001A6920"/>
    <w:rsid w:val="001A77F7"/>
    <w:rsid w:val="001B0BCB"/>
    <w:rsid w:val="001B2909"/>
    <w:rsid w:val="001B2BC4"/>
    <w:rsid w:val="001B2E4E"/>
    <w:rsid w:val="001B311E"/>
    <w:rsid w:val="001B36D3"/>
    <w:rsid w:val="001B5100"/>
    <w:rsid w:val="001B593A"/>
    <w:rsid w:val="001B6830"/>
    <w:rsid w:val="001B68D5"/>
    <w:rsid w:val="001B7753"/>
    <w:rsid w:val="001B7CB2"/>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E0191"/>
    <w:rsid w:val="001E0E03"/>
    <w:rsid w:val="001E11A0"/>
    <w:rsid w:val="001E211F"/>
    <w:rsid w:val="001E2E0B"/>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3838"/>
    <w:rsid w:val="00233CE1"/>
    <w:rsid w:val="00233F50"/>
    <w:rsid w:val="002342FA"/>
    <w:rsid w:val="00235937"/>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4561"/>
    <w:rsid w:val="0025486B"/>
    <w:rsid w:val="00256929"/>
    <w:rsid w:val="00257941"/>
    <w:rsid w:val="00257E26"/>
    <w:rsid w:val="00260068"/>
    <w:rsid w:val="00262D85"/>
    <w:rsid w:val="00264DC1"/>
    <w:rsid w:val="00265E49"/>
    <w:rsid w:val="0026619B"/>
    <w:rsid w:val="002666F6"/>
    <w:rsid w:val="0026749E"/>
    <w:rsid w:val="00267BEE"/>
    <w:rsid w:val="0027235B"/>
    <w:rsid w:val="002728AD"/>
    <w:rsid w:val="00272FA3"/>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28E1"/>
    <w:rsid w:val="0029346A"/>
    <w:rsid w:val="002937A1"/>
    <w:rsid w:val="0029450A"/>
    <w:rsid w:val="0029486F"/>
    <w:rsid w:val="00294A0A"/>
    <w:rsid w:val="00294C00"/>
    <w:rsid w:val="00295B15"/>
    <w:rsid w:val="00296ECF"/>
    <w:rsid w:val="002A193B"/>
    <w:rsid w:val="002A19F6"/>
    <w:rsid w:val="002A21A4"/>
    <w:rsid w:val="002A23C4"/>
    <w:rsid w:val="002A2F94"/>
    <w:rsid w:val="002A32B2"/>
    <w:rsid w:val="002A5518"/>
    <w:rsid w:val="002A6F8E"/>
    <w:rsid w:val="002B2567"/>
    <w:rsid w:val="002B2E22"/>
    <w:rsid w:val="002B4531"/>
    <w:rsid w:val="002B47DD"/>
    <w:rsid w:val="002B6016"/>
    <w:rsid w:val="002B6258"/>
    <w:rsid w:val="002B6ACE"/>
    <w:rsid w:val="002C0218"/>
    <w:rsid w:val="002C1142"/>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F3761"/>
    <w:rsid w:val="002F4234"/>
    <w:rsid w:val="002F4FD4"/>
    <w:rsid w:val="002F6D30"/>
    <w:rsid w:val="002F788A"/>
    <w:rsid w:val="00300360"/>
    <w:rsid w:val="00300D1B"/>
    <w:rsid w:val="003010E4"/>
    <w:rsid w:val="003017CE"/>
    <w:rsid w:val="00303A83"/>
    <w:rsid w:val="003041D8"/>
    <w:rsid w:val="0030427E"/>
    <w:rsid w:val="00304B8C"/>
    <w:rsid w:val="00304D2F"/>
    <w:rsid w:val="0030563D"/>
    <w:rsid w:val="003059C1"/>
    <w:rsid w:val="0030655A"/>
    <w:rsid w:val="003076B8"/>
    <w:rsid w:val="00307A11"/>
    <w:rsid w:val="00310767"/>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7141A"/>
    <w:rsid w:val="00371816"/>
    <w:rsid w:val="00371D4C"/>
    <w:rsid w:val="003727A1"/>
    <w:rsid w:val="00373E3B"/>
    <w:rsid w:val="00374AFF"/>
    <w:rsid w:val="00375885"/>
    <w:rsid w:val="003768EF"/>
    <w:rsid w:val="0037752D"/>
    <w:rsid w:val="003801FC"/>
    <w:rsid w:val="003808A0"/>
    <w:rsid w:val="00380F58"/>
    <w:rsid w:val="00381440"/>
    <w:rsid w:val="003814FD"/>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B87"/>
    <w:rsid w:val="003957D5"/>
    <w:rsid w:val="00395B29"/>
    <w:rsid w:val="00395D9A"/>
    <w:rsid w:val="003960F9"/>
    <w:rsid w:val="00396859"/>
    <w:rsid w:val="00396D78"/>
    <w:rsid w:val="003972D3"/>
    <w:rsid w:val="003A18AE"/>
    <w:rsid w:val="003A2D2C"/>
    <w:rsid w:val="003A32E5"/>
    <w:rsid w:val="003A5001"/>
    <w:rsid w:val="003A587F"/>
    <w:rsid w:val="003A5FA1"/>
    <w:rsid w:val="003A6622"/>
    <w:rsid w:val="003A66C6"/>
    <w:rsid w:val="003A6867"/>
    <w:rsid w:val="003B1773"/>
    <w:rsid w:val="003B2942"/>
    <w:rsid w:val="003B350C"/>
    <w:rsid w:val="003B46B6"/>
    <w:rsid w:val="003B624C"/>
    <w:rsid w:val="003B65E8"/>
    <w:rsid w:val="003B6CFA"/>
    <w:rsid w:val="003B7400"/>
    <w:rsid w:val="003B744A"/>
    <w:rsid w:val="003C0BF5"/>
    <w:rsid w:val="003C0D3B"/>
    <w:rsid w:val="003C263F"/>
    <w:rsid w:val="003C3D20"/>
    <w:rsid w:val="003C56A4"/>
    <w:rsid w:val="003C5FCC"/>
    <w:rsid w:val="003C6000"/>
    <w:rsid w:val="003C78F9"/>
    <w:rsid w:val="003D0924"/>
    <w:rsid w:val="003D10BC"/>
    <w:rsid w:val="003D3A4C"/>
    <w:rsid w:val="003D3A52"/>
    <w:rsid w:val="003D527B"/>
    <w:rsid w:val="003D5648"/>
    <w:rsid w:val="003D6266"/>
    <w:rsid w:val="003D7ACE"/>
    <w:rsid w:val="003E141A"/>
    <w:rsid w:val="003E2A4A"/>
    <w:rsid w:val="003E34AA"/>
    <w:rsid w:val="003E39CE"/>
    <w:rsid w:val="003E44C4"/>
    <w:rsid w:val="003E4FA4"/>
    <w:rsid w:val="003F0070"/>
    <w:rsid w:val="003F0657"/>
    <w:rsid w:val="003F07CA"/>
    <w:rsid w:val="003F172D"/>
    <w:rsid w:val="003F2B0E"/>
    <w:rsid w:val="003F2D00"/>
    <w:rsid w:val="003F3150"/>
    <w:rsid w:val="003F382E"/>
    <w:rsid w:val="003F4158"/>
    <w:rsid w:val="003F4277"/>
    <w:rsid w:val="003F4756"/>
    <w:rsid w:val="003F4AC0"/>
    <w:rsid w:val="003F4FDE"/>
    <w:rsid w:val="003F5083"/>
    <w:rsid w:val="003F5517"/>
    <w:rsid w:val="003F6F74"/>
    <w:rsid w:val="003F7B5E"/>
    <w:rsid w:val="00400127"/>
    <w:rsid w:val="00400D91"/>
    <w:rsid w:val="0040106B"/>
    <w:rsid w:val="00401891"/>
    <w:rsid w:val="00403387"/>
    <w:rsid w:val="004036A6"/>
    <w:rsid w:val="00403BC5"/>
    <w:rsid w:val="004048AB"/>
    <w:rsid w:val="00407B88"/>
    <w:rsid w:val="00407C29"/>
    <w:rsid w:val="004115E8"/>
    <w:rsid w:val="00411F3A"/>
    <w:rsid w:val="00412CA7"/>
    <w:rsid w:val="00412E5C"/>
    <w:rsid w:val="004148A3"/>
    <w:rsid w:val="00414F4C"/>
    <w:rsid w:val="004168D6"/>
    <w:rsid w:val="00417FDB"/>
    <w:rsid w:val="00421FB4"/>
    <w:rsid w:val="00422066"/>
    <w:rsid w:val="00423282"/>
    <w:rsid w:val="0042382B"/>
    <w:rsid w:val="00425029"/>
    <w:rsid w:val="0042574E"/>
    <w:rsid w:val="00425DDF"/>
    <w:rsid w:val="004261D8"/>
    <w:rsid w:val="004274DE"/>
    <w:rsid w:val="004276DD"/>
    <w:rsid w:val="0043008D"/>
    <w:rsid w:val="00430949"/>
    <w:rsid w:val="00430B77"/>
    <w:rsid w:val="0043177D"/>
    <w:rsid w:val="004317C5"/>
    <w:rsid w:val="0043239C"/>
    <w:rsid w:val="00432A95"/>
    <w:rsid w:val="00433EE2"/>
    <w:rsid w:val="004341F2"/>
    <w:rsid w:val="00435200"/>
    <w:rsid w:val="004378CA"/>
    <w:rsid w:val="00440557"/>
    <w:rsid w:val="00440956"/>
    <w:rsid w:val="00441711"/>
    <w:rsid w:val="00441F34"/>
    <w:rsid w:val="0044228F"/>
    <w:rsid w:val="0044343B"/>
    <w:rsid w:val="00443B41"/>
    <w:rsid w:val="00443E6F"/>
    <w:rsid w:val="00445AB4"/>
    <w:rsid w:val="00445C0E"/>
    <w:rsid w:val="0044635D"/>
    <w:rsid w:val="0044718F"/>
    <w:rsid w:val="00447C6F"/>
    <w:rsid w:val="00450825"/>
    <w:rsid w:val="00452346"/>
    <w:rsid w:val="00452A81"/>
    <w:rsid w:val="004533BD"/>
    <w:rsid w:val="00454796"/>
    <w:rsid w:val="00455241"/>
    <w:rsid w:val="0046007D"/>
    <w:rsid w:val="00460A06"/>
    <w:rsid w:val="00462163"/>
    <w:rsid w:val="004636EF"/>
    <w:rsid w:val="00464261"/>
    <w:rsid w:val="00465F95"/>
    <w:rsid w:val="00467713"/>
    <w:rsid w:val="0047160A"/>
    <w:rsid w:val="00471C01"/>
    <w:rsid w:val="00473296"/>
    <w:rsid w:val="00473ADE"/>
    <w:rsid w:val="00473EF3"/>
    <w:rsid w:val="00474366"/>
    <w:rsid w:val="004747D7"/>
    <w:rsid w:val="004748F9"/>
    <w:rsid w:val="0047599A"/>
    <w:rsid w:val="00475D05"/>
    <w:rsid w:val="00476091"/>
    <w:rsid w:val="00476F4E"/>
    <w:rsid w:val="00477F67"/>
    <w:rsid w:val="004803EE"/>
    <w:rsid w:val="00481744"/>
    <w:rsid w:val="0048286C"/>
    <w:rsid w:val="004844EB"/>
    <w:rsid w:val="00485EA6"/>
    <w:rsid w:val="00487C02"/>
    <w:rsid w:val="00487F23"/>
    <w:rsid w:val="00490047"/>
    <w:rsid w:val="00490D69"/>
    <w:rsid w:val="0049173A"/>
    <w:rsid w:val="0049223B"/>
    <w:rsid w:val="00492640"/>
    <w:rsid w:val="00493A58"/>
    <w:rsid w:val="00493CB9"/>
    <w:rsid w:val="004946BE"/>
    <w:rsid w:val="0049473C"/>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3449"/>
    <w:rsid w:val="004D3772"/>
    <w:rsid w:val="004D3D62"/>
    <w:rsid w:val="004D5014"/>
    <w:rsid w:val="004E0562"/>
    <w:rsid w:val="004E0D2E"/>
    <w:rsid w:val="004E0F7E"/>
    <w:rsid w:val="004E11C8"/>
    <w:rsid w:val="004E17A7"/>
    <w:rsid w:val="004E1D72"/>
    <w:rsid w:val="004E1DBD"/>
    <w:rsid w:val="004E34AF"/>
    <w:rsid w:val="004E3A6E"/>
    <w:rsid w:val="004E6682"/>
    <w:rsid w:val="004E68EF"/>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250"/>
    <w:rsid w:val="00535B2A"/>
    <w:rsid w:val="00536C1F"/>
    <w:rsid w:val="00541F63"/>
    <w:rsid w:val="00543AA5"/>
    <w:rsid w:val="00543EA8"/>
    <w:rsid w:val="005443E2"/>
    <w:rsid w:val="005452CB"/>
    <w:rsid w:val="00545734"/>
    <w:rsid w:val="00545E58"/>
    <w:rsid w:val="005460D7"/>
    <w:rsid w:val="00546C3A"/>
    <w:rsid w:val="00546E24"/>
    <w:rsid w:val="00546EE3"/>
    <w:rsid w:val="00547321"/>
    <w:rsid w:val="0055015C"/>
    <w:rsid w:val="0055015E"/>
    <w:rsid w:val="00551DDF"/>
    <w:rsid w:val="005529B6"/>
    <w:rsid w:val="00552E33"/>
    <w:rsid w:val="005546A8"/>
    <w:rsid w:val="00554978"/>
    <w:rsid w:val="00555AC4"/>
    <w:rsid w:val="00556DF3"/>
    <w:rsid w:val="005614D0"/>
    <w:rsid w:val="00562411"/>
    <w:rsid w:val="005646DA"/>
    <w:rsid w:val="00564F38"/>
    <w:rsid w:val="005676CB"/>
    <w:rsid w:val="00567BB3"/>
    <w:rsid w:val="00567CB7"/>
    <w:rsid w:val="00570391"/>
    <w:rsid w:val="00570A48"/>
    <w:rsid w:val="0057159B"/>
    <w:rsid w:val="00573318"/>
    <w:rsid w:val="0057341B"/>
    <w:rsid w:val="0057501D"/>
    <w:rsid w:val="00576B1B"/>
    <w:rsid w:val="00577728"/>
    <w:rsid w:val="005800E6"/>
    <w:rsid w:val="0058085F"/>
    <w:rsid w:val="0058366D"/>
    <w:rsid w:val="0058501D"/>
    <w:rsid w:val="00586C39"/>
    <w:rsid w:val="00587E1B"/>
    <w:rsid w:val="00590E7D"/>
    <w:rsid w:val="00590F0E"/>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4247"/>
    <w:rsid w:val="005A4D3B"/>
    <w:rsid w:val="005A7459"/>
    <w:rsid w:val="005A7DFB"/>
    <w:rsid w:val="005B01C3"/>
    <w:rsid w:val="005B045D"/>
    <w:rsid w:val="005B1C9E"/>
    <w:rsid w:val="005B1EE9"/>
    <w:rsid w:val="005B43C4"/>
    <w:rsid w:val="005B5C26"/>
    <w:rsid w:val="005B5FA9"/>
    <w:rsid w:val="005B7300"/>
    <w:rsid w:val="005C058B"/>
    <w:rsid w:val="005C1F0B"/>
    <w:rsid w:val="005C2B03"/>
    <w:rsid w:val="005C2B47"/>
    <w:rsid w:val="005C36A3"/>
    <w:rsid w:val="005C3B44"/>
    <w:rsid w:val="005C4170"/>
    <w:rsid w:val="005C4F09"/>
    <w:rsid w:val="005C5029"/>
    <w:rsid w:val="005C6D4F"/>
    <w:rsid w:val="005C70D6"/>
    <w:rsid w:val="005C77EC"/>
    <w:rsid w:val="005D0CEF"/>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731"/>
    <w:rsid w:val="00602B1D"/>
    <w:rsid w:val="0060349D"/>
    <w:rsid w:val="006035AE"/>
    <w:rsid w:val="00603778"/>
    <w:rsid w:val="006056A4"/>
    <w:rsid w:val="006060DE"/>
    <w:rsid w:val="0060777C"/>
    <w:rsid w:val="00607C9F"/>
    <w:rsid w:val="00607E0B"/>
    <w:rsid w:val="0061017D"/>
    <w:rsid w:val="00611140"/>
    <w:rsid w:val="006114F2"/>
    <w:rsid w:val="00612641"/>
    <w:rsid w:val="00612F4C"/>
    <w:rsid w:val="00613BF9"/>
    <w:rsid w:val="00613F8A"/>
    <w:rsid w:val="00620271"/>
    <w:rsid w:val="00620859"/>
    <w:rsid w:val="00621BF3"/>
    <w:rsid w:val="00621CC8"/>
    <w:rsid w:val="00621E7A"/>
    <w:rsid w:val="006221C7"/>
    <w:rsid w:val="00622C7A"/>
    <w:rsid w:val="00622D3E"/>
    <w:rsid w:val="006234F8"/>
    <w:rsid w:val="00624C28"/>
    <w:rsid w:val="006262AD"/>
    <w:rsid w:val="006264D7"/>
    <w:rsid w:val="00631434"/>
    <w:rsid w:val="0063170D"/>
    <w:rsid w:val="00632508"/>
    <w:rsid w:val="006329D3"/>
    <w:rsid w:val="0063468D"/>
    <w:rsid w:val="0063521D"/>
    <w:rsid w:val="0063714F"/>
    <w:rsid w:val="0063739E"/>
    <w:rsid w:val="006377B1"/>
    <w:rsid w:val="0064182A"/>
    <w:rsid w:val="00641FF6"/>
    <w:rsid w:val="006421A6"/>
    <w:rsid w:val="006434C5"/>
    <w:rsid w:val="0065091C"/>
    <w:rsid w:val="00650A88"/>
    <w:rsid w:val="006532D5"/>
    <w:rsid w:val="00653B83"/>
    <w:rsid w:val="00655559"/>
    <w:rsid w:val="00655FCB"/>
    <w:rsid w:val="00660C37"/>
    <w:rsid w:val="00661270"/>
    <w:rsid w:val="00661CBA"/>
    <w:rsid w:val="006632E2"/>
    <w:rsid w:val="00663D48"/>
    <w:rsid w:val="00664DF2"/>
    <w:rsid w:val="00665CEF"/>
    <w:rsid w:val="00666C20"/>
    <w:rsid w:val="00666C8F"/>
    <w:rsid w:val="006700C7"/>
    <w:rsid w:val="00670EFE"/>
    <w:rsid w:val="0067239A"/>
    <w:rsid w:val="00672A4F"/>
    <w:rsid w:val="006730F6"/>
    <w:rsid w:val="00675FA1"/>
    <w:rsid w:val="00676547"/>
    <w:rsid w:val="00677FA9"/>
    <w:rsid w:val="00680DED"/>
    <w:rsid w:val="0068153B"/>
    <w:rsid w:val="00681CD7"/>
    <w:rsid w:val="006827E1"/>
    <w:rsid w:val="00686BC6"/>
    <w:rsid w:val="0068712A"/>
    <w:rsid w:val="00687DCD"/>
    <w:rsid w:val="006900AE"/>
    <w:rsid w:val="00690353"/>
    <w:rsid w:val="0069099B"/>
    <w:rsid w:val="006917AF"/>
    <w:rsid w:val="006935E2"/>
    <w:rsid w:val="00693B81"/>
    <w:rsid w:val="00694120"/>
    <w:rsid w:val="00694A59"/>
    <w:rsid w:val="00694D3C"/>
    <w:rsid w:val="00694FC2"/>
    <w:rsid w:val="0069738A"/>
    <w:rsid w:val="006A1D28"/>
    <w:rsid w:val="006A39B3"/>
    <w:rsid w:val="006B0650"/>
    <w:rsid w:val="006B0951"/>
    <w:rsid w:val="006B3F94"/>
    <w:rsid w:val="006B4925"/>
    <w:rsid w:val="006B4EDA"/>
    <w:rsid w:val="006B5596"/>
    <w:rsid w:val="006B7B81"/>
    <w:rsid w:val="006C1774"/>
    <w:rsid w:val="006C178A"/>
    <w:rsid w:val="006C31BA"/>
    <w:rsid w:val="006C77AA"/>
    <w:rsid w:val="006D01BE"/>
    <w:rsid w:val="006D1136"/>
    <w:rsid w:val="006D3C4B"/>
    <w:rsid w:val="006D461B"/>
    <w:rsid w:val="006D4974"/>
    <w:rsid w:val="006D56A5"/>
    <w:rsid w:val="006D6A12"/>
    <w:rsid w:val="006D6EA9"/>
    <w:rsid w:val="006E0860"/>
    <w:rsid w:val="006E0B8D"/>
    <w:rsid w:val="006E11DA"/>
    <w:rsid w:val="006E1433"/>
    <w:rsid w:val="006E1B64"/>
    <w:rsid w:val="006E290B"/>
    <w:rsid w:val="006E5553"/>
    <w:rsid w:val="006E5F44"/>
    <w:rsid w:val="006E7B16"/>
    <w:rsid w:val="006F0467"/>
    <w:rsid w:val="006F08AB"/>
    <w:rsid w:val="006F1FCC"/>
    <w:rsid w:val="006F230F"/>
    <w:rsid w:val="006F265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1F34"/>
    <w:rsid w:val="0072263E"/>
    <w:rsid w:val="007226B7"/>
    <w:rsid w:val="00723671"/>
    <w:rsid w:val="00724434"/>
    <w:rsid w:val="00726CEA"/>
    <w:rsid w:val="007275CA"/>
    <w:rsid w:val="00730230"/>
    <w:rsid w:val="0073049D"/>
    <w:rsid w:val="00730FD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533D7"/>
    <w:rsid w:val="0075356A"/>
    <w:rsid w:val="0075452E"/>
    <w:rsid w:val="00755998"/>
    <w:rsid w:val="00756D44"/>
    <w:rsid w:val="007570FD"/>
    <w:rsid w:val="0075781E"/>
    <w:rsid w:val="00761BDE"/>
    <w:rsid w:val="00761E26"/>
    <w:rsid w:val="00762F96"/>
    <w:rsid w:val="00765AA3"/>
    <w:rsid w:val="00765C66"/>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F7A"/>
    <w:rsid w:val="00783BED"/>
    <w:rsid w:val="00783E32"/>
    <w:rsid w:val="00783FEE"/>
    <w:rsid w:val="00784087"/>
    <w:rsid w:val="00785210"/>
    <w:rsid w:val="00787795"/>
    <w:rsid w:val="00787B7E"/>
    <w:rsid w:val="00787FA0"/>
    <w:rsid w:val="007910B5"/>
    <w:rsid w:val="007910C4"/>
    <w:rsid w:val="007924F2"/>
    <w:rsid w:val="0079271C"/>
    <w:rsid w:val="00792B9B"/>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A7C14"/>
    <w:rsid w:val="007B0748"/>
    <w:rsid w:val="007B2920"/>
    <w:rsid w:val="007B5F63"/>
    <w:rsid w:val="007B683B"/>
    <w:rsid w:val="007B6A77"/>
    <w:rsid w:val="007C02F0"/>
    <w:rsid w:val="007C0AAF"/>
    <w:rsid w:val="007C0C32"/>
    <w:rsid w:val="007C1C7B"/>
    <w:rsid w:val="007C27A7"/>
    <w:rsid w:val="007C4297"/>
    <w:rsid w:val="007C56F4"/>
    <w:rsid w:val="007C5C43"/>
    <w:rsid w:val="007C64AC"/>
    <w:rsid w:val="007C7332"/>
    <w:rsid w:val="007D0684"/>
    <w:rsid w:val="007D08CE"/>
    <w:rsid w:val="007D1396"/>
    <w:rsid w:val="007D6077"/>
    <w:rsid w:val="007D78B1"/>
    <w:rsid w:val="007D7996"/>
    <w:rsid w:val="007E147E"/>
    <w:rsid w:val="007E4F17"/>
    <w:rsid w:val="007E56A9"/>
    <w:rsid w:val="007E578D"/>
    <w:rsid w:val="007E6413"/>
    <w:rsid w:val="007E7683"/>
    <w:rsid w:val="007E77F4"/>
    <w:rsid w:val="007F17A9"/>
    <w:rsid w:val="007F1859"/>
    <w:rsid w:val="007F1AA5"/>
    <w:rsid w:val="007F2ACB"/>
    <w:rsid w:val="007F361D"/>
    <w:rsid w:val="007F4830"/>
    <w:rsid w:val="007F6122"/>
    <w:rsid w:val="0080081A"/>
    <w:rsid w:val="00802809"/>
    <w:rsid w:val="008043BF"/>
    <w:rsid w:val="00804A48"/>
    <w:rsid w:val="00805D79"/>
    <w:rsid w:val="00806AE8"/>
    <w:rsid w:val="00806EB5"/>
    <w:rsid w:val="00807361"/>
    <w:rsid w:val="00807A11"/>
    <w:rsid w:val="00811E75"/>
    <w:rsid w:val="00812228"/>
    <w:rsid w:val="0081249F"/>
    <w:rsid w:val="00813CFC"/>
    <w:rsid w:val="008145D0"/>
    <w:rsid w:val="008168B7"/>
    <w:rsid w:val="008176D9"/>
    <w:rsid w:val="00820180"/>
    <w:rsid w:val="0082034C"/>
    <w:rsid w:val="00820829"/>
    <w:rsid w:val="008217AC"/>
    <w:rsid w:val="00822845"/>
    <w:rsid w:val="00822DD4"/>
    <w:rsid w:val="0082335F"/>
    <w:rsid w:val="0082469A"/>
    <w:rsid w:val="0082701E"/>
    <w:rsid w:val="0082788C"/>
    <w:rsid w:val="00831A6B"/>
    <w:rsid w:val="008329BE"/>
    <w:rsid w:val="008330D3"/>
    <w:rsid w:val="008332B6"/>
    <w:rsid w:val="00834F69"/>
    <w:rsid w:val="0083539F"/>
    <w:rsid w:val="00835707"/>
    <w:rsid w:val="00836CDD"/>
    <w:rsid w:val="00836FDA"/>
    <w:rsid w:val="00837D4A"/>
    <w:rsid w:val="008401EE"/>
    <w:rsid w:val="0084052A"/>
    <w:rsid w:val="008409C6"/>
    <w:rsid w:val="00840DC2"/>
    <w:rsid w:val="00842535"/>
    <w:rsid w:val="00842602"/>
    <w:rsid w:val="00842A52"/>
    <w:rsid w:val="00842F85"/>
    <w:rsid w:val="008430D6"/>
    <w:rsid w:val="0084716E"/>
    <w:rsid w:val="008473FA"/>
    <w:rsid w:val="008502C8"/>
    <w:rsid w:val="00850346"/>
    <w:rsid w:val="008508D9"/>
    <w:rsid w:val="008514E2"/>
    <w:rsid w:val="00851AA9"/>
    <w:rsid w:val="00851E2C"/>
    <w:rsid w:val="00852FB5"/>
    <w:rsid w:val="00854365"/>
    <w:rsid w:val="00855847"/>
    <w:rsid w:val="0085644E"/>
    <w:rsid w:val="00857924"/>
    <w:rsid w:val="00857A73"/>
    <w:rsid w:val="00860C4B"/>
    <w:rsid w:val="00861964"/>
    <w:rsid w:val="00863850"/>
    <w:rsid w:val="008643AB"/>
    <w:rsid w:val="00864A90"/>
    <w:rsid w:val="00865DB6"/>
    <w:rsid w:val="008666F5"/>
    <w:rsid w:val="00867301"/>
    <w:rsid w:val="008721B9"/>
    <w:rsid w:val="00872520"/>
    <w:rsid w:val="008737CD"/>
    <w:rsid w:val="0087383A"/>
    <w:rsid w:val="008738CD"/>
    <w:rsid w:val="008739AA"/>
    <w:rsid w:val="00873E0A"/>
    <w:rsid w:val="00875402"/>
    <w:rsid w:val="00875527"/>
    <w:rsid w:val="00875D4B"/>
    <w:rsid w:val="00882994"/>
    <w:rsid w:val="00882AD6"/>
    <w:rsid w:val="008831A3"/>
    <w:rsid w:val="008843CF"/>
    <w:rsid w:val="00884DEC"/>
    <w:rsid w:val="0088785B"/>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3E94"/>
    <w:rsid w:val="008A41F8"/>
    <w:rsid w:val="008A4205"/>
    <w:rsid w:val="008A5815"/>
    <w:rsid w:val="008B115F"/>
    <w:rsid w:val="008B16AE"/>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8F5"/>
    <w:rsid w:val="008E1E36"/>
    <w:rsid w:val="008E2E91"/>
    <w:rsid w:val="008E3415"/>
    <w:rsid w:val="008E5D8F"/>
    <w:rsid w:val="008E77AA"/>
    <w:rsid w:val="008E7C72"/>
    <w:rsid w:val="008F0419"/>
    <w:rsid w:val="008F11D7"/>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6B9"/>
    <w:rsid w:val="00900C02"/>
    <w:rsid w:val="00900CCE"/>
    <w:rsid w:val="00901B30"/>
    <w:rsid w:val="00902908"/>
    <w:rsid w:val="00903876"/>
    <w:rsid w:val="00903E9D"/>
    <w:rsid w:val="009106A7"/>
    <w:rsid w:val="009106EA"/>
    <w:rsid w:val="009108E3"/>
    <w:rsid w:val="009113EC"/>
    <w:rsid w:val="00914A3B"/>
    <w:rsid w:val="00915A81"/>
    <w:rsid w:val="00916C70"/>
    <w:rsid w:val="009171AC"/>
    <w:rsid w:val="00920404"/>
    <w:rsid w:val="0092114E"/>
    <w:rsid w:val="009211C7"/>
    <w:rsid w:val="00921AEB"/>
    <w:rsid w:val="00922014"/>
    <w:rsid w:val="0092438F"/>
    <w:rsid w:val="00924734"/>
    <w:rsid w:val="009257FF"/>
    <w:rsid w:val="009276AB"/>
    <w:rsid w:val="0093055F"/>
    <w:rsid w:val="00930E38"/>
    <w:rsid w:val="00931CA9"/>
    <w:rsid w:val="00934467"/>
    <w:rsid w:val="00934CD5"/>
    <w:rsid w:val="009362F8"/>
    <w:rsid w:val="00936332"/>
    <w:rsid w:val="00937BF4"/>
    <w:rsid w:val="0094049F"/>
    <w:rsid w:val="00942167"/>
    <w:rsid w:val="009424F7"/>
    <w:rsid w:val="00943932"/>
    <w:rsid w:val="00944C98"/>
    <w:rsid w:val="00945023"/>
    <w:rsid w:val="009450DF"/>
    <w:rsid w:val="00947C29"/>
    <w:rsid w:val="00952C11"/>
    <w:rsid w:val="00953240"/>
    <w:rsid w:val="009534EF"/>
    <w:rsid w:val="00955AFC"/>
    <w:rsid w:val="00956775"/>
    <w:rsid w:val="0095749F"/>
    <w:rsid w:val="00957993"/>
    <w:rsid w:val="00957F17"/>
    <w:rsid w:val="0096024C"/>
    <w:rsid w:val="0096028C"/>
    <w:rsid w:val="0096279E"/>
    <w:rsid w:val="009630E2"/>
    <w:rsid w:val="00963EE1"/>
    <w:rsid w:val="0096598F"/>
    <w:rsid w:val="00966B5B"/>
    <w:rsid w:val="009712C7"/>
    <w:rsid w:val="009713A9"/>
    <w:rsid w:val="009716D4"/>
    <w:rsid w:val="00971F38"/>
    <w:rsid w:val="0097293A"/>
    <w:rsid w:val="00973DD4"/>
    <w:rsid w:val="00974596"/>
    <w:rsid w:val="009745F9"/>
    <w:rsid w:val="009761ED"/>
    <w:rsid w:val="00976C0A"/>
    <w:rsid w:val="0098163D"/>
    <w:rsid w:val="009827A7"/>
    <w:rsid w:val="00985545"/>
    <w:rsid w:val="00986910"/>
    <w:rsid w:val="00986F09"/>
    <w:rsid w:val="00987009"/>
    <w:rsid w:val="00987296"/>
    <w:rsid w:val="00987AC8"/>
    <w:rsid w:val="00987B1F"/>
    <w:rsid w:val="00990986"/>
    <w:rsid w:val="009922B0"/>
    <w:rsid w:val="00992887"/>
    <w:rsid w:val="00993A6E"/>
    <w:rsid w:val="0099636E"/>
    <w:rsid w:val="009963E1"/>
    <w:rsid w:val="00996C69"/>
    <w:rsid w:val="009A01EA"/>
    <w:rsid w:val="009A0735"/>
    <w:rsid w:val="009A191A"/>
    <w:rsid w:val="009A1BFF"/>
    <w:rsid w:val="009A2E74"/>
    <w:rsid w:val="009A3D29"/>
    <w:rsid w:val="009A53D4"/>
    <w:rsid w:val="009A74A3"/>
    <w:rsid w:val="009B15AB"/>
    <w:rsid w:val="009B33B9"/>
    <w:rsid w:val="009B3E3A"/>
    <w:rsid w:val="009B4DAE"/>
    <w:rsid w:val="009B52A4"/>
    <w:rsid w:val="009B54F3"/>
    <w:rsid w:val="009B6222"/>
    <w:rsid w:val="009B6541"/>
    <w:rsid w:val="009B779A"/>
    <w:rsid w:val="009B7BF7"/>
    <w:rsid w:val="009C1292"/>
    <w:rsid w:val="009C1739"/>
    <w:rsid w:val="009C17ED"/>
    <w:rsid w:val="009C3EB4"/>
    <w:rsid w:val="009C5BAF"/>
    <w:rsid w:val="009C5E55"/>
    <w:rsid w:val="009C699C"/>
    <w:rsid w:val="009C7634"/>
    <w:rsid w:val="009D1C89"/>
    <w:rsid w:val="009D1EC0"/>
    <w:rsid w:val="009D2DCC"/>
    <w:rsid w:val="009D3181"/>
    <w:rsid w:val="009D3741"/>
    <w:rsid w:val="009D3DAC"/>
    <w:rsid w:val="009D5264"/>
    <w:rsid w:val="009D5564"/>
    <w:rsid w:val="009D5D4E"/>
    <w:rsid w:val="009D5E86"/>
    <w:rsid w:val="009D6BBA"/>
    <w:rsid w:val="009E0497"/>
    <w:rsid w:val="009E0DAB"/>
    <w:rsid w:val="009E155C"/>
    <w:rsid w:val="009E25FA"/>
    <w:rsid w:val="009E2AF7"/>
    <w:rsid w:val="009E2EB7"/>
    <w:rsid w:val="009E2F96"/>
    <w:rsid w:val="009E33F7"/>
    <w:rsid w:val="009E38A9"/>
    <w:rsid w:val="009E3DA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7C0"/>
    <w:rsid w:val="00A22934"/>
    <w:rsid w:val="00A23174"/>
    <w:rsid w:val="00A239C0"/>
    <w:rsid w:val="00A23A5E"/>
    <w:rsid w:val="00A306E3"/>
    <w:rsid w:val="00A30ECB"/>
    <w:rsid w:val="00A315D2"/>
    <w:rsid w:val="00A3293B"/>
    <w:rsid w:val="00A33C4D"/>
    <w:rsid w:val="00A34500"/>
    <w:rsid w:val="00A348E9"/>
    <w:rsid w:val="00A34AE5"/>
    <w:rsid w:val="00A34CE1"/>
    <w:rsid w:val="00A34D78"/>
    <w:rsid w:val="00A361BD"/>
    <w:rsid w:val="00A3627B"/>
    <w:rsid w:val="00A36D4E"/>
    <w:rsid w:val="00A403F7"/>
    <w:rsid w:val="00A40DEB"/>
    <w:rsid w:val="00A41177"/>
    <w:rsid w:val="00A412C1"/>
    <w:rsid w:val="00A44044"/>
    <w:rsid w:val="00A445EB"/>
    <w:rsid w:val="00A452E1"/>
    <w:rsid w:val="00A45573"/>
    <w:rsid w:val="00A479B9"/>
    <w:rsid w:val="00A51038"/>
    <w:rsid w:val="00A51982"/>
    <w:rsid w:val="00A51C7C"/>
    <w:rsid w:val="00A5227C"/>
    <w:rsid w:val="00A52F56"/>
    <w:rsid w:val="00A54109"/>
    <w:rsid w:val="00A54584"/>
    <w:rsid w:val="00A5606A"/>
    <w:rsid w:val="00A6060B"/>
    <w:rsid w:val="00A638FA"/>
    <w:rsid w:val="00A66D34"/>
    <w:rsid w:val="00A718F5"/>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361"/>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7CD8"/>
    <w:rsid w:val="00AD0862"/>
    <w:rsid w:val="00AD10D3"/>
    <w:rsid w:val="00AD1958"/>
    <w:rsid w:val="00AD2EC3"/>
    <w:rsid w:val="00AD470A"/>
    <w:rsid w:val="00AD53D4"/>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B00BDE"/>
    <w:rsid w:val="00B014D7"/>
    <w:rsid w:val="00B020ED"/>
    <w:rsid w:val="00B02291"/>
    <w:rsid w:val="00B0264D"/>
    <w:rsid w:val="00B057D0"/>
    <w:rsid w:val="00B05A5B"/>
    <w:rsid w:val="00B065D9"/>
    <w:rsid w:val="00B07516"/>
    <w:rsid w:val="00B075D9"/>
    <w:rsid w:val="00B10C3B"/>
    <w:rsid w:val="00B114F6"/>
    <w:rsid w:val="00B11A8A"/>
    <w:rsid w:val="00B11CC7"/>
    <w:rsid w:val="00B12B87"/>
    <w:rsid w:val="00B13DA2"/>
    <w:rsid w:val="00B14099"/>
    <w:rsid w:val="00B1496C"/>
    <w:rsid w:val="00B15A3A"/>
    <w:rsid w:val="00B15EA5"/>
    <w:rsid w:val="00B17320"/>
    <w:rsid w:val="00B20FCD"/>
    <w:rsid w:val="00B21399"/>
    <w:rsid w:val="00B213F1"/>
    <w:rsid w:val="00B21B42"/>
    <w:rsid w:val="00B21CB3"/>
    <w:rsid w:val="00B23B64"/>
    <w:rsid w:val="00B2588F"/>
    <w:rsid w:val="00B26CB5"/>
    <w:rsid w:val="00B26F2C"/>
    <w:rsid w:val="00B27084"/>
    <w:rsid w:val="00B27611"/>
    <w:rsid w:val="00B3091B"/>
    <w:rsid w:val="00B30CE7"/>
    <w:rsid w:val="00B31D07"/>
    <w:rsid w:val="00B32954"/>
    <w:rsid w:val="00B33048"/>
    <w:rsid w:val="00B3352C"/>
    <w:rsid w:val="00B33BA8"/>
    <w:rsid w:val="00B35A8E"/>
    <w:rsid w:val="00B37F25"/>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7"/>
    <w:rsid w:val="00B502A9"/>
    <w:rsid w:val="00B5038F"/>
    <w:rsid w:val="00B508EC"/>
    <w:rsid w:val="00B51957"/>
    <w:rsid w:val="00B51E0C"/>
    <w:rsid w:val="00B520A0"/>
    <w:rsid w:val="00B521C4"/>
    <w:rsid w:val="00B5259B"/>
    <w:rsid w:val="00B5319D"/>
    <w:rsid w:val="00B53CB9"/>
    <w:rsid w:val="00B54032"/>
    <w:rsid w:val="00B55A71"/>
    <w:rsid w:val="00B56838"/>
    <w:rsid w:val="00B57034"/>
    <w:rsid w:val="00B573AA"/>
    <w:rsid w:val="00B62DD0"/>
    <w:rsid w:val="00B63554"/>
    <w:rsid w:val="00B6550C"/>
    <w:rsid w:val="00B65AD2"/>
    <w:rsid w:val="00B670DF"/>
    <w:rsid w:val="00B70918"/>
    <w:rsid w:val="00B7142F"/>
    <w:rsid w:val="00B72E60"/>
    <w:rsid w:val="00B72FBC"/>
    <w:rsid w:val="00B7398E"/>
    <w:rsid w:val="00B7423A"/>
    <w:rsid w:val="00B75768"/>
    <w:rsid w:val="00B75AD5"/>
    <w:rsid w:val="00B76DE2"/>
    <w:rsid w:val="00B775DD"/>
    <w:rsid w:val="00B77C9B"/>
    <w:rsid w:val="00B82504"/>
    <w:rsid w:val="00B82B0D"/>
    <w:rsid w:val="00B82B81"/>
    <w:rsid w:val="00B83A8D"/>
    <w:rsid w:val="00B8476E"/>
    <w:rsid w:val="00B84D49"/>
    <w:rsid w:val="00B85210"/>
    <w:rsid w:val="00B8666D"/>
    <w:rsid w:val="00B87FDF"/>
    <w:rsid w:val="00B903D9"/>
    <w:rsid w:val="00B90B97"/>
    <w:rsid w:val="00B919E1"/>
    <w:rsid w:val="00B91D34"/>
    <w:rsid w:val="00B91DF2"/>
    <w:rsid w:val="00B92344"/>
    <w:rsid w:val="00B93152"/>
    <w:rsid w:val="00B9318B"/>
    <w:rsid w:val="00B953EF"/>
    <w:rsid w:val="00B96403"/>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221C"/>
    <w:rsid w:val="00BD4E00"/>
    <w:rsid w:val="00BD519B"/>
    <w:rsid w:val="00BD62AA"/>
    <w:rsid w:val="00BD7838"/>
    <w:rsid w:val="00BD7ACD"/>
    <w:rsid w:val="00BE2AFB"/>
    <w:rsid w:val="00BE617F"/>
    <w:rsid w:val="00BE66D8"/>
    <w:rsid w:val="00BE7964"/>
    <w:rsid w:val="00BF0AE8"/>
    <w:rsid w:val="00BF0F14"/>
    <w:rsid w:val="00BF235E"/>
    <w:rsid w:val="00BF30DC"/>
    <w:rsid w:val="00BF486C"/>
    <w:rsid w:val="00BF5532"/>
    <w:rsid w:val="00BF60E1"/>
    <w:rsid w:val="00BF6BA1"/>
    <w:rsid w:val="00BF713D"/>
    <w:rsid w:val="00C00276"/>
    <w:rsid w:val="00C004B4"/>
    <w:rsid w:val="00C00813"/>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230"/>
    <w:rsid w:val="00C34478"/>
    <w:rsid w:val="00C34816"/>
    <w:rsid w:val="00C34F76"/>
    <w:rsid w:val="00C35CFF"/>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72AF"/>
    <w:rsid w:val="00C507F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534F"/>
    <w:rsid w:val="00C9693E"/>
    <w:rsid w:val="00CA01FC"/>
    <w:rsid w:val="00CA0ADE"/>
    <w:rsid w:val="00CA180A"/>
    <w:rsid w:val="00CA3201"/>
    <w:rsid w:val="00CA5308"/>
    <w:rsid w:val="00CA5927"/>
    <w:rsid w:val="00CA5CA6"/>
    <w:rsid w:val="00CA61A1"/>
    <w:rsid w:val="00CA7A46"/>
    <w:rsid w:val="00CA7E0B"/>
    <w:rsid w:val="00CB0D35"/>
    <w:rsid w:val="00CB2BCD"/>
    <w:rsid w:val="00CB3650"/>
    <w:rsid w:val="00CB4C79"/>
    <w:rsid w:val="00CB52B7"/>
    <w:rsid w:val="00CB5485"/>
    <w:rsid w:val="00CC1482"/>
    <w:rsid w:val="00CC1516"/>
    <w:rsid w:val="00CC1B39"/>
    <w:rsid w:val="00CC35AB"/>
    <w:rsid w:val="00CC42FF"/>
    <w:rsid w:val="00CC44A9"/>
    <w:rsid w:val="00CC4BB8"/>
    <w:rsid w:val="00CC66D9"/>
    <w:rsid w:val="00CC6FAD"/>
    <w:rsid w:val="00CD12D0"/>
    <w:rsid w:val="00CD170F"/>
    <w:rsid w:val="00CD2991"/>
    <w:rsid w:val="00CD29C9"/>
    <w:rsid w:val="00CD383F"/>
    <w:rsid w:val="00CD6838"/>
    <w:rsid w:val="00CD711B"/>
    <w:rsid w:val="00CE1C43"/>
    <w:rsid w:val="00CE1C58"/>
    <w:rsid w:val="00CE2C29"/>
    <w:rsid w:val="00CE44F6"/>
    <w:rsid w:val="00CE5B98"/>
    <w:rsid w:val="00CE5F96"/>
    <w:rsid w:val="00CE601D"/>
    <w:rsid w:val="00CE62A6"/>
    <w:rsid w:val="00CE751C"/>
    <w:rsid w:val="00CE7AB1"/>
    <w:rsid w:val="00CF2F93"/>
    <w:rsid w:val="00CF3C29"/>
    <w:rsid w:val="00CF4D56"/>
    <w:rsid w:val="00CF4E28"/>
    <w:rsid w:val="00CF5416"/>
    <w:rsid w:val="00CF6185"/>
    <w:rsid w:val="00CF664C"/>
    <w:rsid w:val="00CF6FA1"/>
    <w:rsid w:val="00CF70CE"/>
    <w:rsid w:val="00CF7810"/>
    <w:rsid w:val="00D0461B"/>
    <w:rsid w:val="00D04852"/>
    <w:rsid w:val="00D05B53"/>
    <w:rsid w:val="00D073C8"/>
    <w:rsid w:val="00D07B71"/>
    <w:rsid w:val="00D07CF6"/>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53B3"/>
    <w:rsid w:val="00D33E8B"/>
    <w:rsid w:val="00D342C8"/>
    <w:rsid w:val="00D34509"/>
    <w:rsid w:val="00D35520"/>
    <w:rsid w:val="00D3687E"/>
    <w:rsid w:val="00D36C0C"/>
    <w:rsid w:val="00D4041F"/>
    <w:rsid w:val="00D406D6"/>
    <w:rsid w:val="00D40934"/>
    <w:rsid w:val="00D40FFB"/>
    <w:rsid w:val="00D4422E"/>
    <w:rsid w:val="00D44948"/>
    <w:rsid w:val="00D46406"/>
    <w:rsid w:val="00D466C9"/>
    <w:rsid w:val="00D5036F"/>
    <w:rsid w:val="00D50FB5"/>
    <w:rsid w:val="00D51D30"/>
    <w:rsid w:val="00D53AC5"/>
    <w:rsid w:val="00D54204"/>
    <w:rsid w:val="00D55C11"/>
    <w:rsid w:val="00D55CEA"/>
    <w:rsid w:val="00D56C80"/>
    <w:rsid w:val="00D571CC"/>
    <w:rsid w:val="00D57CBD"/>
    <w:rsid w:val="00D6188E"/>
    <w:rsid w:val="00D62CE9"/>
    <w:rsid w:val="00D63A06"/>
    <w:rsid w:val="00D643B1"/>
    <w:rsid w:val="00D6698E"/>
    <w:rsid w:val="00D66DEE"/>
    <w:rsid w:val="00D66FD7"/>
    <w:rsid w:val="00D67E7F"/>
    <w:rsid w:val="00D70680"/>
    <w:rsid w:val="00D70FE3"/>
    <w:rsid w:val="00D71615"/>
    <w:rsid w:val="00D748AF"/>
    <w:rsid w:val="00D74FEB"/>
    <w:rsid w:val="00D75562"/>
    <w:rsid w:val="00D75F04"/>
    <w:rsid w:val="00D7682B"/>
    <w:rsid w:val="00D769D1"/>
    <w:rsid w:val="00D85138"/>
    <w:rsid w:val="00D86456"/>
    <w:rsid w:val="00D86FF3"/>
    <w:rsid w:val="00D87D21"/>
    <w:rsid w:val="00D90324"/>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E79"/>
    <w:rsid w:val="00DA4169"/>
    <w:rsid w:val="00DA4FC0"/>
    <w:rsid w:val="00DA5DEA"/>
    <w:rsid w:val="00DA676C"/>
    <w:rsid w:val="00DA6C0E"/>
    <w:rsid w:val="00DA7606"/>
    <w:rsid w:val="00DA7916"/>
    <w:rsid w:val="00DA7C99"/>
    <w:rsid w:val="00DB0254"/>
    <w:rsid w:val="00DB07C1"/>
    <w:rsid w:val="00DB1057"/>
    <w:rsid w:val="00DB1640"/>
    <w:rsid w:val="00DB2DB8"/>
    <w:rsid w:val="00DB2F9E"/>
    <w:rsid w:val="00DB43AD"/>
    <w:rsid w:val="00DB4B92"/>
    <w:rsid w:val="00DB757F"/>
    <w:rsid w:val="00DC0EA2"/>
    <w:rsid w:val="00DC2B3C"/>
    <w:rsid w:val="00DC4147"/>
    <w:rsid w:val="00DC6151"/>
    <w:rsid w:val="00DC6889"/>
    <w:rsid w:val="00DC6AD8"/>
    <w:rsid w:val="00DC6FD5"/>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330"/>
    <w:rsid w:val="00DE70D0"/>
    <w:rsid w:val="00DE75EA"/>
    <w:rsid w:val="00DF0923"/>
    <w:rsid w:val="00DF0C06"/>
    <w:rsid w:val="00DF0C23"/>
    <w:rsid w:val="00DF4282"/>
    <w:rsid w:val="00DF461A"/>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41AD"/>
    <w:rsid w:val="00E145E8"/>
    <w:rsid w:val="00E14814"/>
    <w:rsid w:val="00E168E4"/>
    <w:rsid w:val="00E16F5F"/>
    <w:rsid w:val="00E1709A"/>
    <w:rsid w:val="00E1715F"/>
    <w:rsid w:val="00E21BBC"/>
    <w:rsid w:val="00E2265A"/>
    <w:rsid w:val="00E244F3"/>
    <w:rsid w:val="00E24CA3"/>
    <w:rsid w:val="00E303F8"/>
    <w:rsid w:val="00E30F6A"/>
    <w:rsid w:val="00E31145"/>
    <w:rsid w:val="00E3242B"/>
    <w:rsid w:val="00E334BB"/>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468C"/>
    <w:rsid w:val="00E55B2B"/>
    <w:rsid w:val="00E56DEE"/>
    <w:rsid w:val="00E57DB6"/>
    <w:rsid w:val="00E57FFA"/>
    <w:rsid w:val="00E62123"/>
    <w:rsid w:val="00E626CB"/>
    <w:rsid w:val="00E63825"/>
    <w:rsid w:val="00E640C7"/>
    <w:rsid w:val="00E67FFD"/>
    <w:rsid w:val="00E70F0C"/>
    <w:rsid w:val="00E72D9E"/>
    <w:rsid w:val="00E734F6"/>
    <w:rsid w:val="00E740FD"/>
    <w:rsid w:val="00E76259"/>
    <w:rsid w:val="00E76A19"/>
    <w:rsid w:val="00E777DF"/>
    <w:rsid w:val="00E77B37"/>
    <w:rsid w:val="00E817CF"/>
    <w:rsid w:val="00E82962"/>
    <w:rsid w:val="00E836EA"/>
    <w:rsid w:val="00E83D5D"/>
    <w:rsid w:val="00E84921"/>
    <w:rsid w:val="00E86264"/>
    <w:rsid w:val="00E86B25"/>
    <w:rsid w:val="00E86F80"/>
    <w:rsid w:val="00E8769A"/>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3CDE"/>
    <w:rsid w:val="00EA3EBE"/>
    <w:rsid w:val="00EA50EC"/>
    <w:rsid w:val="00EA6637"/>
    <w:rsid w:val="00EA766E"/>
    <w:rsid w:val="00EB1767"/>
    <w:rsid w:val="00EB2884"/>
    <w:rsid w:val="00EB3684"/>
    <w:rsid w:val="00EB3A1B"/>
    <w:rsid w:val="00EB4CA5"/>
    <w:rsid w:val="00EB5409"/>
    <w:rsid w:val="00EB6225"/>
    <w:rsid w:val="00EB634F"/>
    <w:rsid w:val="00EB647C"/>
    <w:rsid w:val="00EB69D8"/>
    <w:rsid w:val="00EB710C"/>
    <w:rsid w:val="00EC087D"/>
    <w:rsid w:val="00EC1833"/>
    <w:rsid w:val="00EC19F6"/>
    <w:rsid w:val="00EC2609"/>
    <w:rsid w:val="00EC4D5E"/>
    <w:rsid w:val="00EC64C5"/>
    <w:rsid w:val="00EC6570"/>
    <w:rsid w:val="00EC7FAE"/>
    <w:rsid w:val="00ED023A"/>
    <w:rsid w:val="00ED13BF"/>
    <w:rsid w:val="00ED1FF4"/>
    <w:rsid w:val="00ED2534"/>
    <w:rsid w:val="00ED2E83"/>
    <w:rsid w:val="00ED5AA1"/>
    <w:rsid w:val="00ED6E51"/>
    <w:rsid w:val="00ED78CA"/>
    <w:rsid w:val="00EE20DA"/>
    <w:rsid w:val="00EE2CE8"/>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AFE"/>
    <w:rsid w:val="00F461CF"/>
    <w:rsid w:val="00F47370"/>
    <w:rsid w:val="00F47840"/>
    <w:rsid w:val="00F52385"/>
    <w:rsid w:val="00F53B66"/>
    <w:rsid w:val="00F54692"/>
    <w:rsid w:val="00F55219"/>
    <w:rsid w:val="00F5764D"/>
    <w:rsid w:val="00F6183A"/>
    <w:rsid w:val="00F61FA2"/>
    <w:rsid w:val="00F6354B"/>
    <w:rsid w:val="00F637A4"/>
    <w:rsid w:val="00F6391A"/>
    <w:rsid w:val="00F64123"/>
    <w:rsid w:val="00F64C1D"/>
    <w:rsid w:val="00F658D6"/>
    <w:rsid w:val="00F662AE"/>
    <w:rsid w:val="00F66CFB"/>
    <w:rsid w:val="00F67139"/>
    <w:rsid w:val="00F67B51"/>
    <w:rsid w:val="00F70883"/>
    <w:rsid w:val="00F7493F"/>
    <w:rsid w:val="00F7528B"/>
    <w:rsid w:val="00F75F96"/>
    <w:rsid w:val="00F77964"/>
    <w:rsid w:val="00F809A9"/>
    <w:rsid w:val="00F80E38"/>
    <w:rsid w:val="00F82765"/>
    <w:rsid w:val="00F83B98"/>
    <w:rsid w:val="00F86038"/>
    <w:rsid w:val="00F87593"/>
    <w:rsid w:val="00F9035B"/>
    <w:rsid w:val="00F90759"/>
    <w:rsid w:val="00F90EF9"/>
    <w:rsid w:val="00F9236E"/>
    <w:rsid w:val="00F9309C"/>
    <w:rsid w:val="00F95020"/>
    <w:rsid w:val="00F97364"/>
    <w:rsid w:val="00F9757A"/>
    <w:rsid w:val="00F97AB1"/>
    <w:rsid w:val="00FA093E"/>
    <w:rsid w:val="00FA0EE3"/>
    <w:rsid w:val="00FA10AD"/>
    <w:rsid w:val="00FA1B1F"/>
    <w:rsid w:val="00FA2B9B"/>
    <w:rsid w:val="00FA3415"/>
    <w:rsid w:val="00FA63C6"/>
    <w:rsid w:val="00FA6A4A"/>
    <w:rsid w:val="00FB1052"/>
    <w:rsid w:val="00FB1730"/>
    <w:rsid w:val="00FB228C"/>
    <w:rsid w:val="00FB290A"/>
    <w:rsid w:val="00FB33FC"/>
    <w:rsid w:val="00FB4832"/>
    <w:rsid w:val="00FB496F"/>
    <w:rsid w:val="00FB64A6"/>
    <w:rsid w:val="00FB71FF"/>
    <w:rsid w:val="00FC0E51"/>
    <w:rsid w:val="00FC2C7F"/>
    <w:rsid w:val="00FC3038"/>
    <w:rsid w:val="00FC458B"/>
    <w:rsid w:val="00FC4D6E"/>
    <w:rsid w:val="00FD0773"/>
    <w:rsid w:val="00FD4452"/>
    <w:rsid w:val="00FD5206"/>
    <w:rsid w:val="00FD5301"/>
    <w:rsid w:val="00FD5B28"/>
    <w:rsid w:val="00FD5C61"/>
    <w:rsid w:val="00FD677F"/>
    <w:rsid w:val="00FE0505"/>
    <w:rsid w:val="00FE21D9"/>
    <w:rsid w:val="00FE2C69"/>
    <w:rsid w:val="00FE31C0"/>
    <w:rsid w:val="00FE4DD3"/>
    <w:rsid w:val="00FE5A68"/>
    <w:rsid w:val="00FE5A88"/>
    <w:rsid w:val="00FE6DBB"/>
    <w:rsid w:val="00FE7C56"/>
    <w:rsid w:val="00FF004C"/>
    <w:rsid w:val="00FF0495"/>
    <w:rsid w:val="00FF0E51"/>
    <w:rsid w:val="00FF2C40"/>
    <w:rsid w:val="00FF30EC"/>
    <w:rsid w:val="00FF354A"/>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59-024-02452-2" TargetMode="External"/><Relationship Id="rId7" Type="http://schemas.openxmlformats.org/officeDocument/2006/relationships/hyperlink" Target="https://onlinelibrary-wiley-com.ezproxy.csu.edu.au/doi/full/10.1111/geb.13710" TargetMode="External"/><Relationship Id="rId2" Type="http://schemas.openxmlformats.org/officeDocument/2006/relationships/hyperlink" Target="https://www.science.org/doi/full/10.1126/science.abg1780" TargetMode="External"/><Relationship Id="rId1" Type="http://schemas.openxmlformats.org/officeDocument/2006/relationships/hyperlink" Target="https://besjournals.onlinelibrary.wiley.com/doi/full/10.1111/1365-2656.70040" TargetMode="External"/><Relationship Id="rId6" Type="http://schemas.openxmlformats.org/officeDocument/2006/relationships/hyperlink" Target="https://www.science.org/doi/full/10.1126/science.aam9712" TargetMode="External"/><Relationship Id="rId5" Type="http://schemas.openxmlformats.org/officeDocument/2006/relationships/hyperlink" Target="https://www.nature.com/articles/s43017-020-0085-3" TargetMode="External"/><Relationship Id="rId4" Type="http://schemas.openxmlformats.org/officeDocument/2006/relationships/hyperlink" Target="https://agupubs.onlinelibrary.wiley.com/doi/full/10.1029/2020RG00072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4996/fireecology.1203080" TargetMode="External"/><Relationship Id="rId21" Type="http://schemas.openxmlformats.org/officeDocument/2006/relationships/hyperlink" Target="https://doi.org/10.1038/s43017-020-0085-3" TargetMode="External"/><Relationship Id="rId42" Type="http://schemas.openxmlformats.org/officeDocument/2006/relationships/hyperlink" Target="https://doi.org/10.1111/1365-2656.13810" TargetMode="External"/><Relationship Id="rId47" Type="http://schemas.openxmlformats.org/officeDocument/2006/relationships/hyperlink" Target="https://doi.org/10.1073/pnas.2307216121" TargetMode="External"/><Relationship Id="rId63" Type="http://schemas.openxmlformats.org/officeDocument/2006/relationships/hyperlink" Target="https://doi.org/10.1111/brv.12655" TargetMode="External"/><Relationship Id="rId68" Type="http://schemas.openxmlformats.org/officeDocument/2006/relationships/hyperlink" Target="https://doi.org/10.1111/2041-210X.14152" TargetMode="External"/><Relationship Id="rId84" Type="http://schemas.openxmlformats.org/officeDocument/2006/relationships/hyperlink" Target="https://doi.org/10.1086/682070" TargetMode="External"/><Relationship Id="rId89" Type="http://schemas.openxmlformats.org/officeDocument/2006/relationships/hyperlink" Target="https://doi.org/10.4996/fireecology.0302034"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doi.org/10.1007/s10980-019-00795-x" TargetMode="External"/><Relationship Id="rId37" Type="http://schemas.openxmlformats.org/officeDocument/2006/relationships/hyperlink" Target="https://doi.org/10.1111/brv.12687" TargetMode="External"/><Relationship Id="rId53" Type="http://schemas.openxmlformats.org/officeDocument/2006/relationships/hyperlink" Target="https://doi.org/10.1126/science.1102138" TargetMode="External"/><Relationship Id="rId58" Type="http://schemas.openxmlformats.org/officeDocument/2006/relationships/hyperlink" Target="https://doi.org/10.1644/08-MAMM-A-349.1" TargetMode="External"/><Relationship Id="rId74" Type="http://schemas.openxmlformats.org/officeDocument/2006/relationships/hyperlink" Target="https://doi.org/10.1644/10-MAMM-A-133.1" TargetMode="External"/><Relationship Id="rId79" Type="http://schemas.openxmlformats.org/officeDocument/2006/relationships/hyperlink" Target="https://doi.org/10.1071/WF22196" TargetMode="External"/><Relationship Id="rId5" Type="http://schemas.openxmlformats.org/officeDocument/2006/relationships/webSettings" Target="webSettings.xml"/><Relationship Id="rId90" Type="http://schemas.openxmlformats.org/officeDocument/2006/relationships/hyperlink" Target="https://doi.org/10.1007/s13364-014-0184-y" TargetMode="External"/><Relationship Id="rId95" Type="http://schemas.openxmlformats.org/officeDocument/2006/relationships/fontTable" Target="fontTable.xml"/><Relationship Id="rId22" Type="http://schemas.openxmlformats.org/officeDocument/2006/relationships/hyperlink" Target="https://doi.org/10.1111/j.1461-0248.2004.00661.x" TargetMode="External"/><Relationship Id="rId27" Type="http://schemas.openxmlformats.org/officeDocument/2006/relationships/hyperlink" Target="https://doi.org/10.1186/s42408-019-0058-4" TargetMode="External"/><Relationship Id="rId43" Type="http://schemas.openxmlformats.org/officeDocument/2006/relationships/hyperlink" Target="https://doi.org/10.1139/z89-047" TargetMode="External"/><Relationship Id="rId48" Type="http://schemas.openxmlformats.org/officeDocument/2006/relationships/hyperlink" Target="https://doi.org/10.1111/brv.12544" TargetMode="External"/><Relationship Id="rId64" Type="http://schemas.openxmlformats.org/officeDocument/2006/relationships/hyperlink" Target="https://doi.org/10.1177/1094428106291059" TargetMode="External"/><Relationship Id="rId69" Type="http://schemas.openxmlformats.org/officeDocument/2006/relationships/hyperlink" Target="https://doi.org/10.1073/pnas.0800375105" TargetMode="External"/><Relationship Id="rId80" Type="http://schemas.openxmlformats.org/officeDocument/2006/relationships/hyperlink" Target="https://www.R-project.org/" TargetMode="External"/><Relationship Id="rId85" Type="http://schemas.openxmlformats.org/officeDocument/2006/relationships/hyperlink" Target="https://doi.org/10.1560/IJEE.53.2.179"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38/s41467-025-61608-1" TargetMode="External"/><Relationship Id="rId25" Type="http://schemas.openxmlformats.org/officeDocument/2006/relationships/hyperlink" Target="https://doi.org/10.1016/j.foreco.2017.11.007" TargetMode="External"/><Relationship Id="rId33" Type="http://schemas.openxmlformats.org/officeDocument/2006/relationships/hyperlink" Target="https://doi.org/10.1038/s41559-020-01380-1" TargetMode="External"/><Relationship Id="rId38" Type="http://schemas.openxmlformats.org/officeDocument/2006/relationships/hyperlink" Target="https://doi.org/10.1038/s41586-024-08174-6" TargetMode="External"/><Relationship Id="rId46" Type="http://schemas.openxmlformats.org/officeDocument/2006/relationships/hyperlink" Target="https://doi.org/10.1007/s10980-021-01373-w" TargetMode="External"/><Relationship Id="rId59" Type="http://schemas.openxmlformats.org/officeDocument/2006/relationships/hyperlink" Target="https://doi.org/10.1071/WR16058" TargetMode="External"/><Relationship Id="rId67" Type="http://schemas.openxmlformats.org/officeDocument/2006/relationships/hyperlink" Target="https://doi.org/https://doi.org/10.1111/2041-210X.13724" TargetMode="External"/><Relationship Id="rId20" Type="http://schemas.openxmlformats.org/officeDocument/2006/relationships/hyperlink" Target="https://doi.org/10.1126/science.1163886" TargetMode="External"/><Relationship Id="rId41" Type="http://schemas.openxmlformats.org/officeDocument/2006/relationships/hyperlink" Target="https://doi.org/10.1093/jmammal/gyv159" TargetMode="External"/><Relationship Id="rId54" Type="http://schemas.openxmlformats.org/officeDocument/2006/relationships/hyperlink" Target="https://doi.org/10.1111/gcb.16044" TargetMode="External"/><Relationship Id="rId62" Type="http://schemas.openxmlformats.org/officeDocument/2006/relationships/hyperlink" Target="https://doi.org/10.1111/2041-210X.12593" TargetMode="External"/><Relationship Id="rId70" Type="http://schemas.openxmlformats.org/officeDocument/2006/relationships/hyperlink" Target="https://doi.org/10.1126/science.abg1780" TargetMode="External"/><Relationship Id="rId75" Type="http://schemas.openxmlformats.org/officeDocument/2006/relationships/hyperlink" Target="https://doi.org/10.1007/s10682-018-9927-6" TargetMode="External"/><Relationship Id="rId83" Type="http://schemas.openxmlformats.org/officeDocument/2006/relationships/hyperlink" Target="https://doi.org/10.1111/geb.13786" TargetMode="External"/><Relationship Id="rId88" Type="http://schemas.openxmlformats.org/officeDocument/2006/relationships/hyperlink" Target="https://doi.org/10.1126/science.aam9712" TargetMode="External"/><Relationship Id="rId91" Type="http://schemas.openxmlformats.org/officeDocument/2006/relationships/hyperlink" Target="https://doi.org/10.18637/jss.v036.i03"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doi.org/10.1038/s41558-024-02140-w" TargetMode="External"/><Relationship Id="rId28" Type="http://schemas.openxmlformats.org/officeDocument/2006/relationships/hyperlink" Target="https://doi.org/10.1111/ddi.12699" TargetMode="External"/><Relationship Id="rId36" Type="http://schemas.openxmlformats.org/officeDocument/2006/relationships/hyperlink" Target="https://doi.org/10.1073/pnas.2316417121" TargetMode="External"/><Relationship Id="rId49" Type="http://schemas.openxmlformats.org/officeDocument/2006/relationships/hyperlink" Target="https://github.com/rspatial/geodata" TargetMode="External"/><Relationship Id="rId57" Type="http://schemas.openxmlformats.org/officeDocument/2006/relationships/hyperlink" Target="https://doi.org/10.1038/s41467-024-46702-0" TargetMode="External"/><Relationship Id="rId10" Type="http://schemas.openxmlformats.org/officeDocument/2006/relationships/image" Target="media/image1.png"/><Relationship Id="rId31" Type="http://schemas.openxmlformats.org/officeDocument/2006/relationships/hyperlink" Target="https://doi.org/s41559-024-02452-2" TargetMode="External"/><Relationship Id="rId44" Type="http://schemas.openxmlformats.org/officeDocument/2006/relationships/hyperlink" Target="https://doi.org/10.1111/1365-2656.13153" TargetMode="External"/><Relationship Id="rId52" Type="http://schemas.openxmlformats.org/officeDocument/2006/relationships/hyperlink" Target="https://doi.org/10.1186/2051-3933-1-6" TargetMode="External"/><Relationship Id="rId60" Type="http://schemas.openxmlformats.org/officeDocument/2006/relationships/hyperlink" Target="https://doi.org/10.1038/srep22559" TargetMode="External"/><Relationship Id="rId65" Type="http://schemas.openxmlformats.org/officeDocument/2006/relationships/hyperlink" Target="https://doi.org/10.1111/j.1469-185X.2007.00027.x" TargetMode="External"/><Relationship Id="rId73" Type="http://schemas.openxmlformats.org/officeDocument/2006/relationships/hyperlink" Target="https://doi.org/10.1641/0006-3568(2001)051%5b0933:TEOTWA%5d2.0.CO;2" TargetMode="External"/><Relationship Id="rId78" Type="http://schemas.openxmlformats.org/officeDocument/2006/relationships/hyperlink" Target="http://www.posit.co/" TargetMode="External"/><Relationship Id="rId81" Type="http://schemas.openxmlformats.org/officeDocument/2006/relationships/hyperlink" Target="https://doi.org/10.1111/1365-2664.13846" TargetMode="External"/><Relationship Id="rId86" Type="http://schemas.openxmlformats.org/officeDocument/2006/relationships/hyperlink" Target="https://doi.org/10.1890/10-1994.1" TargetMode="External"/><Relationship Id="rId94" Type="http://schemas.openxmlformats.org/officeDocument/2006/relationships/hyperlink" Target="https://doi.org/10.1080/15627020.2008.11407405"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hyperlink" Target="https://automeris.io" TargetMode="External"/><Relationship Id="rId39" Type="http://schemas.openxmlformats.org/officeDocument/2006/relationships/hyperlink" Target="https://doi.org/10.1071/RJ22021" TargetMode="External"/><Relationship Id="rId34" Type="http://schemas.openxmlformats.org/officeDocument/2006/relationships/hyperlink" Target="https://doi.org/10.1111/brv.12853" TargetMode="External"/><Relationship Id="rId50" Type="http://schemas.openxmlformats.org/officeDocument/2006/relationships/hyperlink" Target="https://doi.org/10.1016/j.biocon.2007.11.011" TargetMode="External"/><Relationship Id="rId55" Type="http://schemas.openxmlformats.org/officeDocument/2006/relationships/hyperlink" Target="https://doi.org/10.1111/j.1461-0248.2007.01059.x" TargetMode="External"/><Relationship Id="rId76" Type="http://schemas.openxmlformats.org/officeDocument/2006/relationships/hyperlink" Target="https://doi.org/10.1242/jeb.150359" TargetMode="External"/><Relationship Id="rId97" Type="http://schemas.openxmlformats.org/officeDocument/2006/relationships/theme" Target="theme/theme1.xml"/><Relationship Id="rId7" Type="http://schemas.microsoft.com/office/2011/relationships/commentsExtended" Target="commentsExtended.xml"/><Relationship Id="rId71" Type="http://schemas.openxmlformats.org/officeDocument/2006/relationships/hyperlink" Target="https://doi.org/10.1111/brv.12486" TargetMode="External"/><Relationship Id="rId92" Type="http://schemas.openxmlformats.org/officeDocument/2006/relationships/hyperlink" Target="https://doi.org/10.1002/jrsm.11" TargetMode="External"/><Relationship Id="rId2" Type="http://schemas.openxmlformats.org/officeDocument/2006/relationships/numbering" Target="numbering.xml"/><Relationship Id="rId29" Type="http://schemas.openxmlformats.org/officeDocument/2006/relationships/hyperlink" Target="https://doi.org/10.1002/jwmg.22182" TargetMode="External"/><Relationship Id="rId24" Type="http://schemas.openxmlformats.org/officeDocument/2006/relationships/hyperlink" Target="https://doi.org/10.1002/ecs2.1784" TargetMode="External"/><Relationship Id="rId40" Type="http://schemas.openxmlformats.org/officeDocument/2006/relationships/hyperlink" Target="https://doi.org/10.1002/ecy.2443" TargetMode="External"/><Relationship Id="rId45" Type="http://schemas.openxmlformats.org/officeDocument/2006/relationships/hyperlink" Target="https://doi.org/10.1111/1365-2656.70040" TargetMode="External"/><Relationship Id="rId66" Type="http://schemas.openxmlformats.org/officeDocument/2006/relationships/hyperlink" Target="https://doi.org/10.1007/s10682-012-9555-5" TargetMode="External"/><Relationship Id="rId87" Type="http://schemas.openxmlformats.org/officeDocument/2006/relationships/hyperlink" Target="https://doi.org/https://doi.org/10.1111/ele.13898" TargetMode="External"/><Relationship Id="rId61" Type="http://schemas.openxmlformats.org/officeDocument/2006/relationships/hyperlink" Target="https://doi.org/10.1111/1365-2745.13403" TargetMode="External"/><Relationship Id="rId82" Type="http://schemas.openxmlformats.org/officeDocument/2006/relationships/hyperlink" Target="https://doi.org/10.1111/jzo.12906" TargetMode="External"/><Relationship Id="rId19" Type="http://schemas.openxmlformats.org/officeDocument/2006/relationships/hyperlink" Target="https://doi.org/10.1016/j.cub.2022.08.082" TargetMode="External"/><Relationship Id="rId14" Type="http://schemas.openxmlformats.org/officeDocument/2006/relationships/image" Target="media/image5.png"/><Relationship Id="rId30" Type="http://schemas.openxmlformats.org/officeDocument/2006/relationships/hyperlink" Target="https://doi.org/10.1002/ece3.8918" TargetMode="External"/><Relationship Id="rId35" Type="http://schemas.openxmlformats.org/officeDocument/2006/relationships/hyperlink" Target="https://doi.org/10.1186/s42408-023-00183-6" TargetMode="External"/><Relationship Id="rId56" Type="http://schemas.openxmlformats.org/officeDocument/2006/relationships/hyperlink" Target="https://doi.org/10.1126/science.abb0355" TargetMode="External"/><Relationship Id="rId77" Type="http://schemas.openxmlformats.org/officeDocument/2006/relationships/hyperlink" Target="https://doi.org/10.1111/cobi.14062" TargetMode="External"/><Relationship Id="rId8" Type="http://schemas.microsoft.com/office/2016/09/relationships/commentsIds" Target="commentsIds.xml"/><Relationship Id="rId51" Type="http://schemas.openxmlformats.org/officeDocument/2006/relationships/hyperlink" Target="https://doi.org/10.1002/ece3.3401" TargetMode="External"/><Relationship Id="rId72" Type="http://schemas.openxmlformats.org/officeDocument/2006/relationships/hyperlink" Target="https://doi.org/10.1111/gcb.15834" TargetMode="External"/><Relationship Id="rId93" Type="http://schemas.openxmlformats.org/officeDocument/2006/relationships/hyperlink" Target="https://doi.org/10.1016/j.foreco.2019.117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26</Pages>
  <Words>19939</Words>
  <Characters>113658</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Wooster, Eamonn</cp:lastModifiedBy>
  <cp:revision>29</cp:revision>
  <dcterms:created xsi:type="dcterms:W3CDTF">2025-10-13T02:46:00Z</dcterms:created>
  <dcterms:modified xsi:type="dcterms:W3CDTF">2025-10-13T03:40:00Z</dcterms:modified>
</cp:coreProperties>
</file>