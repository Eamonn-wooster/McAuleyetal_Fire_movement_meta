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3BE9CE27" w:rsidR="001D0D54" w:rsidRDefault="00450825" w:rsidP="00F67B51">
      <w:pPr>
        <w:pStyle w:val="Title"/>
        <w:spacing w:line="240" w:lineRule="auto"/>
      </w:pPr>
      <w:r w:rsidRPr="00A628C7">
        <w:t>MOVEMENT</w:t>
      </w:r>
      <w:r w:rsidRPr="00294A0A">
        <w:t xml:space="preserve"> IN THE PYROCENE:</w:t>
      </w:r>
      <w:r w:rsidR="00DA140D" w:rsidRPr="00294A0A">
        <w:t xml:space="preserve"> </w:t>
      </w:r>
      <w:commentRangeStart w:id="0"/>
      <w:commentRangeStart w:id="1"/>
      <w:commentRangeStart w:id="2"/>
      <w:r w:rsidR="00DA140D" w:rsidRPr="00294A0A">
        <w:t>A GLOBAL META-ANALYSIS OF ANIMAL MOVEMENT RESPONSES TO FIRE</w:t>
      </w:r>
      <w:commentRangeEnd w:id="0"/>
      <w:r w:rsidR="00543EA8">
        <w:rPr>
          <w:rStyle w:val="CommentReference"/>
          <w:rFonts w:eastAsiaTheme="minorHAnsi" w:cstheme="minorBidi"/>
          <w:b w:val="0"/>
          <w:spacing w:val="0"/>
          <w:kern w:val="2"/>
        </w:rPr>
        <w:commentReference w:id="0"/>
      </w:r>
      <w:commentRangeEnd w:id="1"/>
      <w:r w:rsidR="007F06AE">
        <w:rPr>
          <w:rStyle w:val="CommentReference"/>
          <w:rFonts w:eastAsiaTheme="minorHAnsi" w:cstheme="minorBidi"/>
          <w:b w:val="0"/>
          <w:spacing w:val="0"/>
          <w:kern w:val="2"/>
        </w:rPr>
        <w:commentReference w:id="1"/>
      </w:r>
      <w:commentRangeEnd w:id="2"/>
      <w:r w:rsidR="0094164D">
        <w:rPr>
          <w:rStyle w:val="CommentReference"/>
          <w:rFonts w:eastAsiaTheme="minorHAnsi" w:cstheme="minorBidi"/>
          <w:b w:val="0"/>
          <w:spacing w:val="0"/>
          <w:kern w:val="2"/>
        </w:rPr>
        <w:commentReference w:id="2"/>
      </w:r>
    </w:p>
    <w:p w14:paraId="160E3412" w14:textId="77777777" w:rsidR="00F67B51" w:rsidRPr="00F67B51" w:rsidRDefault="00F67B51" w:rsidP="00EB2884"/>
    <w:p w14:paraId="02469F3E" w14:textId="38C88C71" w:rsidR="002D7B1A" w:rsidRDefault="00F67B51" w:rsidP="00294A0A">
      <w:r>
        <w:t>C</w:t>
      </w:r>
      <w:commentRangeStart w:id="3"/>
      <w:commentRangeStart w:id="4"/>
      <w:commentRangeStart w:id="5"/>
      <w:commentRangeStart w:id="6"/>
      <w:r w:rsidR="00450825">
        <w:t>HLOE L. MCAULEY</w:t>
      </w:r>
      <w:r w:rsidR="00450825" w:rsidRPr="00450825">
        <w:rPr>
          <w:vertAlign w:val="superscript"/>
        </w:rPr>
        <w:t>1</w:t>
      </w:r>
      <w:commentRangeEnd w:id="3"/>
      <w:r w:rsidR="00772770">
        <w:rPr>
          <w:rStyle w:val="CommentReference"/>
        </w:rPr>
        <w:commentReference w:id="3"/>
      </w:r>
      <w:commentRangeEnd w:id="4"/>
      <w:r w:rsidR="00A718F5">
        <w:rPr>
          <w:rStyle w:val="CommentReference"/>
        </w:rPr>
        <w:commentReference w:id="4"/>
      </w:r>
      <w:commentRangeEnd w:id="5"/>
      <w:r w:rsidR="00351C75">
        <w:rPr>
          <w:rStyle w:val="CommentReference"/>
        </w:rPr>
        <w:commentReference w:id="5"/>
      </w:r>
      <w:commentRangeEnd w:id="6"/>
      <w:r w:rsidR="00376988">
        <w:rPr>
          <w:rStyle w:val="CommentReference"/>
        </w:rPr>
        <w:commentReference w:id="6"/>
      </w:r>
      <w:r w:rsidR="00B35A8E">
        <w:rPr>
          <w:vertAlign w:val="superscript"/>
        </w:rPr>
        <w:t>*</w:t>
      </w:r>
      <w:r w:rsidR="00450825">
        <w:t>, EAMONN I.F. WOOSTER</w:t>
      </w:r>
      <w:r w:rsidR="00450825" w:rsidRPr="00450825">
        <w:rPr>
          <w:vertAlign w:val="superscript"/>
        </w:rPr>
        <w:t>1</w:t>
      </w:r>
      <w:r w:rsidR="00450825" w:rsidRPr="00675FA1">
        <w:t xml:space="preserve">, </w:t>
      </w:r>
      <w:r w:rsidR="003E6065">
        <w:t>TIM S. DOHERTY</w:t>
      </w:r>
      <w:r w:rsidR="00EC5EC8">
        <w:rPr>
          <w:vertAlign w:val="superscript"/>
        </w:rPr>
        <w:t>2,</w:t>
      </w:r>
      <w:r w:rsidR="003E6065">
        <w:t xml:space="preserve"> </w:t>
      </w:r>
      <w:r w:rsidR="00450825" w:rsidRPr="00675FA1">
        <w:t>MITCH A. COWAN</w:t>
      </w:r>
      <w:r w:rsidR="00450825" w:rsidRPr="00450825">
        <w:rPr>
          <w:vertAlign w:val="superscript"/>
        </w:rPr>
        <w:t>1,</w:t>
      </w:r>
      <w:r w:rsidR="00EC5EC8">
        <w:rPr>
          <w:vertAlign w:val="superscript"/>
        </w:rPr>
        <w:t>3</w:t>
      </w:r>
      <w:r w:rsidR="00450825" w:rsidRPr="00675FA1">
        <w:t>,</w:t>
      </w:r>
      <w:r w:rsidR="00450825">
        <w:t xml:space="preserve"> </w:t>
      </w:r>
      <w:r w:rsidR="00FD5301">
        <w:t>CHRIS J. JOLLY</w:t>
      </w:r>
      <w:r w:rsidR="00FD5301" w:rsidRPr="00AB0FF4">
        <w:rPr>
          <w:vertAlign w:val="superscript"/>
        </w:rPr>
        <w:t>4</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DYLAN WESTAWAY</w:t>
      </w:r>
      <w:r w:rsidR="00450825" w:rsidRPr="00450825">
        <w:rPr>
          <w:vertAlign w:val="superscript"/>
        </w:rPr>
        <w:t>1</w:t>
      </w:r>
      <w:r w:rsidR="00450825">
        <w:t>,</w:t>
      </w:r>
      <w:r w:rsidR="00FD5301">
        <w:t xml:space="preserve"> BEN WILSON</w:t>
      </w:r>
      <w:r w:rsidR="00FD5301" w:rsidRPr="00EB2884">
        <w:rPr>
          <w:vertAlign w:val="superscript"/>
        </w:rPr>
        <w:t>1</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 xml:space="preserve">1 </w:t>
      </w:r>
      <w:proofErr w:type="spellStart"/>
      <w:r w:rsidRPr="003D527B">
        <w:t>Gulbali</w:t>
      </w:r>
      <w:proofErr w:type="spellEnd"/>
      <w:r w:rsidRPr="003D527B">
        <w:t xml:space="preserve"> Institute, School of Agricultural, Environmental and Veterinary Sciences, Charles</w:t>
      </w:r>
      <w:r w:rsidRPr="003D527B">
        <w:br/>
        <w:t>Sturt University, Albury, NSW, Australia</w:t>
      </w:r>
    </w:p>
    <w:p w14:paraId="249A8AD9" w14:textId="2101ECE6" w:rsidR="00EC5EC8" w:rsidRDefault="00EC5EC8" w:rsidP="00EC5EC8">
      <w:r>
        <w:t xml:space="preserve">2 </w:t>
      </w:r>
      <w:ins w:id="7" w:author="Tim Doherty" w:date="2025-10-27T07:06:00Z" w16du:dateUtc="2025-10-26T23:06:00Z">
        <w:r w:rsidR="008B1875">
          <w:t xml:space="preserve">Fire Science Program, </w:t>
        </w:r>
      </w:ins>
      <w:r w:rsidRPr="00344807">
        <w:t xml:space="preserve">Biodiversity and Conservation Science, </w:t>
      </w:r>
      <w:del w:id="8" w:author="Tim Doherty" w:date="2025-10-27T07:06:00Z" w16du:dateUtc="2025-10-26T23:06:00Z">
        <w:r w:rsidRPr="00344807" w:rsidDel="008B1875">
          <w:delText xml:space="preserve">WA </w:delText>
        </w:r>
      </w:del>
      <w:r w:rsidRPr="00344807">
        <w:t xml:space="preserve">Department of Biodiversity, Conservation and Attractions, </w:t>
      </w:r>
      <w:del w:id="9" w:author="Tim Doherty" w:date="2025-10-27T07:06:00Z" w16du:dateUtc="2025-10-26T23:06:00Z">
        <w:r w:rsidRPr="00344807" w:rsidDel="008B1875">
          <w:delText>Woodvale</w:delText>
        </w:r>
      </w:del>
      <w:ins w:id="10" w:author="Tim Doherty" w:date="2025-10-27T07:06:00Z" w16du:dateUtc="2025-10-26T23:06:00Z">
        <w:r w:rsidR="008B1875">
          <w:t>Kings Park</w:t>
        </w:r>
      </w:ins>
      <w:r w:rsidRPr="00344807">
        <w:t>, Western Australia, Australia</w:t>
      </w:r>
    </w:p>
    <w:p w14:paraId="7969856E" w14:textId="629A4860" w:rsidR="003D527B" w:rsidRDefault="00CA5CA6" w:rsidP="00294A0A">
      <w:r>
        <w:t>3</w:t>
      </w:r>
      <w:r w:rsidRPr="00CA5CA6">
        <w:t xml:space="preserve"> School of Agricultural and Environmental Sciences,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16D741C8" w14:textId="77777777" w:rsidR="00467189" w:rsidRDefault="00467189" w:rsidP="00294A0A"/>
    <w:p w14:paraId="43807939" w14:textId="1172D561" w:rsidR="002B2E22" w:rsidRPr="002D7B1A" w:rsidRDefault="002B2E22" w:rsidP="00EB2884">
      <w:r>
        <w:t>* Corresponding author</w:t>
      </w:r>
    </w:p>
    <w:p w14:paraId="3A6ED79D" w14:textId="77777777" w:rsidR="00467189" w:rsidRDefault="0094164D" w:rsidP="00EB2884">
      <w:r w:rsidRPr="00FB1493">
        <w:t>cmcauley@csu.edu.au</w:t>
      </w:r>
      <w:r>
        <w:t xml:space="preserve"> </w:t>
      </w:r>
    </w:p>
    <w:p w14:paraId="1EEE39B8" w14:textId="77777777" w:rsidR="00467189" w:rsidRDefault="00467189" w:rsidP="00EB2884"/>
    <w:p w14:paraId="030B54C0" w14:textId="1CF2ECDF" w:rsidR="00206427" w:rsidRDefault="00467189" w:rsidP="00EB2884">
      <w:r>
        <w:t>Target Journal – Global Change Biology</w:t>
      </w:r>
      <w:r w:rsidR="00206427">
        <w:br w:type="page"/>
      </w:r>
    </w:p>
    <w:p w14:paraId="0A733E9B" w14:textId="4B6BD65C" w:rsidR="00CA7A46" w:rsidRPr="00EB2884" w:rsidRDefault="00CA7A46" w:rsidP="00294A0A">
      <w:r w:rsidRPr="00EB2884">
        <w:lastRenderedPageBreak/>
        <w:t>Key words</w:t>
      </w:r>
    </w:p>
    <w:p w14:paraId="02358698" w14:textId="77777777" w:rsidR="00CA7A46" w:rsidRPr="00EB2884" w:rsidRDefault="00CA7A46" w:rsidP="00294A0A">
      <w:r w:rsidRPr="00EB2884">
        <w:t>Fire, disturbance, meta-analysis, movement ecology, systematic review</w:t>
      </w:r>
    </w:p>
    <w:p w14:paraId="5DFB8530" w14:textId="3017186D" w:rsidR="00F26A6D" w:rsidRPr="00F26A6D" w:rsidRDefault="00F26A6D" w:rsidP="00294A0A">
      <w:pPr>
        <w:pStyle w:val="Heading1"/>
      </w:pPr>
      <w:r w:rsidRPr="00F26A6D">
        <w:t>Abstract</w:t>
      </w:r>
    </w:p>
    <w:p w14:paraId="0473BE09" w14:textId="7F117F7F" w:rsidR="00DA7916" w:rsidRDefault="00206427" w:rsidP="00294A0A">
      <w:pPr>
        <w:pStyle w:val="Heading1"/>
      </w:pPr>
      <w:r>
        <w:t>Main</w:t>
      </w:r>
    </w:p>
    <w:p w14:paraId="4E4199E8" w14:textId="5975F8BF" w:rsidR="00AC5A64" w:rsidRDefault="00865DB6" w:rsidP="00294A0A">
      <w:r>
        <w:t xml:space="preserve">Fire is a </w:t>
      </w:r>
      <w:r w:rsidRPr="00037C7D">
        <w:t>spatiotemporally</w:t>
      </w:r>
      <w:r>
        <w:t xml:space="preserve"> dynamic disturbance process that has </w:t>
      </w:r>
      <w:r w:rsidR="009B33B9">
        <w:t>operated</w:t>
      </w:r>
      <w:r w:rsidR="00024EBA">
        <w:t xml:space="preserve"> across the globe</w:t>
      </w:r>
      <w:r w:rsidR="00D75562">
        <w:t xml:space="preserve"> for </w:t>
      </w:r>
      <w:r w:rsidR="00FC3038">
        <w:t xml:space="preserve">hundreds of </w:t>
      </w:r>
      <w:r w:rsidR="00D75562">
        <w:t xml:space="preserve">millions of years </w:t>
      </w:r>
      <w:r>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 </w:instrText>
      </w:r>
      <w:r w:rsidR="009A05B3">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EN.CITE.DATA </w:instrText>
      </w:r>
      <w:r w:rsidR="009A05B3">
        <w:fldChar w:fldCharType="end"/>
      </w:r>
      <w:r>
        <w:fldChar w:fldCharType="separate"/>
      </w:r>
      <w:r w:rsidR="00020F82">
        <w:rPr>
          <w:noProof/>
        </w:rPr>
        <w:t>(Bowman et al., 2009; He et al., 2019)</w:t>
      </w:r>
      <w:r>
        <w:fldChar w:fldCharType="end"/>
      </w:r>
      <w:r w:rsidR="003C3D20">
        <w:t>. Fire</w:t>
      </w:r>
      <w:r w:rsidR="00E3242B">
        <w:t xml:space="preserve"> </w:t>
      </w:r>
      <w:r w:rsidR="00CD170F">
        <w:t>transform</w:t>
      </w:r>
      <w:r w:rsidR="00D62CE9">
        <w:t>s landscapes</w:t>
      </w:r>
      <w:r w:rsidR="00FC3038">
        <w:t>,</w:t>
      </w:r>
      <w:r w:rsidR="000A112B">
        <w:t xml:space="preserve"> </w:t>
      </w:r>
      <w:r w:rsidR="00AE23BB">
        <w:t>initiating</w:t>
      </w:r>
      <w:r w:rsidR="00C167CA">
        <w:t xml:space="preserve"> </w:t>
      </w:r>
      <w:commentRangeStart w:id="11"/>
      <w:r w:rsidR="00AE23BB">
        <w:t>ecological succession processe</w:t>
      </w:r>
      <w:r w:rsidR="001E11A0">
        <w:t>s</w:t>
      </w:r>
      <w:r w:rsidR="00FC3038">
        <w:t xml:space="preserve"> </w:t>
      </w:r>
      <w:commentRangeEnd w:id="11"/>
      <w:r w:rsidR="00F455B4">
        <w:rPr>
          <w:rStyle w:val="CommentReference"/>
        </w:rPr>
        <w:commentReference w:id="11"/>
      </w:r>
      <w:r w:rsidR="00FC3038">
        <w:t xml:space="preserve">that shape </w:t>
      </w:r>
      <w:ins w:id="12" w:author="Tim Doherty" w:date="2025-10-27T07:09:00Z" w16du:dateUtc="2025-10-26T23:09:00Z">
        <w:r w:rsidR="00824081">
          <w:t xml:space="preserve">biotic </w:t>
        </w:r>
        <w:r w:rsidR="00F455B4">
          <w:t xml:space="preserve">communities and ecosystem function </w:t>
        </w:r>
      </w:ins>
      <w:del w:id="13" w:author="Tim Doherty" w:date="2025-10-27T07:09:00Z" w16du:dateUtc="2025-10-26T23:09:00Z">
        <w:r w:rsidR="00FC3038" w:rsidDel="00F455B4">
          <w:delText xml:space="preserve">landscape structure </w:delText>
        </w:r>
      </w:del>
      <w:del w:id="14" w:author="Tim Doherty" w:date="2025-10-27T08:58:00Z" w16du:dateUtc="2025-10-27T00:58:00Z">
        <w:r w:rsidR="00FC3038" w:rsidDel="008622FC">
          <w:delText>over space and time</w:delText>
        </w:r>
      </w:del>
      <w:ins w:id="15" w:author="Tim Doherty" w:date="2025-10-27T08:58:00Z" w16du:dateUtc="2025-10-27T00:58:00Z">
        <w:r w:rsidR="008622FC">
          <w:t xml:space="preserve">over varying spatial and temporal </w:t>
        </w:r>
        <w:commentRangeStart w:id="16"/>
        <w:r w:rsidR="008622FC">
          <w:t>scales</w:t>
        </w:r>
      </w:ins>
      <w:r w:rsidR="00F90759">
        <w:t xml:space="preserve"> </w:t>
      </w:r>
      <w:commentRangeEnd w:id="16"/>
      <w:r w:rsidR="00FB7820">
        <w:rPr>
          <w:rStyle w:val="CommentReference"/>
        </w:rPr>
        <w:commentReference w:id="16"/>
      </w:r>
      <w:r w:rsidR="00F90759">
        <w:fldChar w:fldCharType="begin"/>
      </w:r>
      <w:r w:rsidR="004131E4">
        <w:instrText xml:space="preserve"> ADDIN EN.CITE &lt;EndNote&gt;&lt;Cite&gt;&lt;Author&gt;Greenwood&lt;/Author&gt;&lt;Year&gt;2022&lt;/Year&gt;&lt;RecNum&gt;133&lt;/RecNum&gt;&lt;DisplayText&gt;(Greenwood et al., 2022)&lt;/DisplayText&gt;&lt;record&gt;&lt;rec-number&gt;133&lt;/rec-number&gt;&lt;foreign-keys&gt;&lt;key app="EN" db-id="axpffp0eards98ew20rvpa0tdf0f0svatvst" timestamp="1738542363"&gt;133&lt;/key&gt;&lt;/foreign-keys&gt;&lt;ref-type name="Journal Article"&gt;17&lt;/ref-type&gt;&lt;contributors&gt;&lt;authors&gt;&lt;author&gt;Greenwood, Leanne&lt;/author&gt;&lt;author&gt;Bliege Bird, Rebecca&lt;/author&gt;&lt;author&gt;Nimmo, Dale&lt;/author&gt;&lt;/authors&gt;&lt;/contributors&gt;&lt;titles&gt;&lt;title&gt;Indigenous burning shapes the structure of visible and invisible fire mosaics&lt;/title&gt;&lt;secondary-title&gt;Landscape Ecology&lt;/secondary-title&gt;&lt;/titles&gt;&lt;pages&gt;811-827&lt;/pages&gt;&lt;volume&gt;37&lt;/volume&gt;&lt;number&gt;3&lt;/number&gt;&lt;dates&gt;&lt;year&gt;2022&lt;/year&gt;&lt;pub-dates&gt;&lt;date&gt;2022/03/01&lt;/date&gt;&lt;/pub-dates&gt;&lt;/dates&gt;&lt;isbn&gt;1572-9761&lt;/isbn&gt;&lt;urls&gt;&lt;related-urls&gt;&lt;url&gt;https://doi.org/10.1007/s10980-021-01373-w&lt;/url&gt;&lt;/related-urls&gt;&lt;/urls&gt;&lt;electronic-resource-num&gt;10.1007/s10980-021-01373-w&lt;/electronic-resource-num&gt;&lt;/record&gt;&lt;/Cite&gt;&lt;/EndNote&gt;</w:instrText>
      </w:r>
      <w:r w:rsidR="00F90759">
        <w:fldChar w:fldCharType="separate"/>
      </w:r>
      <w:r w:rsidR="00F90759">
        <w:rPr>
          <w:noProof/>
        </w:rPr>
        <w:t>(Greenwood et al., 2022)</w:t>
      </w:r>
      <w:r w:rsidR="00F90759">
        <w:fldChar w:fldCharType="end"/>
      </w:r>
      <w:r w:rsidR="00F90759">
        <w:t xml:space="preserve">. </w:t>
      </w:r>
      <w:ins w:id="17" w:author="Tim Doherty" w:date="2025-10-27T09:00:00Z" w16du:dateUtc="2025-10-27T01:00:00Z">
        <w:r w:rsidR="00D435BE">
          <w:t>For anima</w:t>
        </w:r>
      </w:ins>
      <w:ins w:id="18" w:author="Tim Doherty" w:date="2025-10-27T09:01:00Z" w16du:dateUtc="2025-10-27T01:01:00Z">
        <w:r w:rsidR="00D435BE">
          <w:t xml:space="preserve">ls, these dynamics manifest as changes in </w:t>
        </w:r>
        <w:r w:rsidR="00B16EB7">
          <w:t>the availability of food, shelter and breeding resources, and shifts in compe</w:t>
        </w:r>
      </w:ins>
      <w:ins w:id="19" w:author="Tim Doherty" w:date="2025-10-27T09:02:00Z" w16du:dateUtc="2025-10-27T01:02:00Z">
        <w:r w:rsidR="00B16EB7">
          <w:t>tition and predation pressure</w:t>
        </w:r>
      </w:ins>
      <w:ins w:id="20" w:author="Tim Doherty" w:date="2025-10-27T09:08:00Z" w16du:dateUtc="2025-10-27T01:08:00Z">
        <w:r w:rsidR="00037C7D">
          <w:t xml:space="preserve">, with </w:t>
        </w:r>
      </w:ins>
      <w:ins w:id="21" w:author="Tim Doherty" w:date="2025-10-28T06:22:00Z" w16du:dateUtc="2025-10-27T22:22:00Z">
        <w:r w:rsidR="00993108">
          <w:t>flow-on effects</w:t>
        </w:r>
      </w:ins>
      <w:ins w:id="22" w:author="Tim Doherty" w:date="2025-10-27T09:08:00Z" w16du:dateUtc="2025-10-27T01:08:00Z">
        <w:r w:rsidR="00037C7D">
          <w:t xml:space="preserve"> for animal fitness and survival</w:t>
        </w:r>
      </w:ins>
      <w:commentRangeStart w:id="23"/>
      <w:ins w:id="24" w:author="Tim Doherty" w:date="2025-10-27T09:02:00Z" w16du:dateUtc="2025-10-27T01:02:00Z">
        <w:r w:rsidR="00B16EB7">
          <w:t xml:space="preserve"> </w:t>
        </w:r>
      </w:ins>
      <w:commentRangeEnd w:id="23"/>
      <w:ins w:id="25" w:author="Tim Doherty" w:date="2025-10-27T09:13:00Z" w16du:dateUtc="2025-10-27T01:13:00Z">
        <w:r w:rsidR="005A37E7">
          <w:rPr>
            <w:rStyle w:val="CommentReference"/>
          </w:rPr>
          <w:commentReference w:id="23"/>
        </w:r>
      </w:ins>
      <w:del w:id="26" w:author="Tim Doherty" w:date="2025-10-27T09:03:00Z" w16du:dateUtc="2025-10-27T01:03:00Z">
        <w:r w:rsidR="00FC3038" w:rsidRPr="00D435BE" w:rsidDel="008129FF">
          <w:delText>As such, fire alters the</w:delText>
        </w:r>
        <w:r w:rsidR="00C167CA" w:rsidRPr="00D435BE" w:rsidDel="008129FF">
          <w:delText xml:space="preserve"> spatiotemporal distribution and availability of </w:delText>
        </w:r>
        <w:r w:rsidR="00FC3038" w:rsidRPr="00D435BE" w:rsidDel="008129FF">
          <w:delText>a wide range of resources for fauna, including food</w:delText>
        </w:r>
        <w:r w:rsidR="00094856" w:rsidRPr="00D435BE" w:rsidDel="008129FF">
          <w:delText>, breeding</w:delText>
        </w:r>
        <w:r w:rsidR="00FC3038" w:rsidRPr="00D435BE" w:rsidDel="008129FF">
          <w:delText xml:space="preserve"> sites, and shelter </w:delText>
        </w:r>
      </w:del>
      <w:r w:rsidR="00C167CA" w:rsidRPr="00D435BE">
        <w:fldChar w:fldCharType="begin">
          <w:fldData xml:space="preserve">PEVuZE5vdGU+PENpdGU+PEF1dGhvcj5Eb2hlcnR5PC9BdXRob3I+PFllYXI+MjAyMjwvWWVhcj48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==
</w:fldData>
        </w:fldChar>
      </w:r>
      <w:r w:rsidR="00092AE8" w:rsidRPr="00D435BE">
        <w:instrText xml:space="preserve"> ADDIN EN.CITE </w:instrText>
      </w:r>
      <w:r w:rsidR="00092AE8" w:rsidRPr="00D435BE">
        <w:fldChar w:fldCharType="begin">
          <w:fldData xml:space="preserve">PEVuZE5vdGU+PENpdGU+PEF1dGhvcj5Eb2hlcnR5PC9BdXRob3I+PFllYXI+MjAyMjwvWWVhcj48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==
</w:fldData>
        </w:fldChar>
      </w:r>
      <w:r w:rsidR="00092AE8" w:rsidRPr="00D435BE">
        <w:instrText xml:space="preserve"> ADDIN EN.CITE.DATA </w:instrText>
      </w:r>
      <w:r w:rsidR="00092AE8" w:rsidRPr="00D435BE">
        <w:fldChar w:fldCharType="end"/>
      </w:r>
      <w:r w:rsidR="00C167CA" w:rsidRPr="00D435BE">
        <w:fldChar w:fldCharType="separate"/>
      </w:r>
      <w:r w:rsidR="00092AE8" w:rsidRPr="00D435BE">
        <w:rPr>
          <w:noProof/>
        </w:rPr>
        <w:t>(Doherty et al., 2022; He et al., 2019)</w:t>
      </w:r>
      <w:r w:rsidR="00C167CA" w:rsidRPr="00D435BE">
        <w:fldChar w:fldCharType="end"/>
      </w:r>
      <w:r w:rsidR="00C167CA" w:rsidRPr="00D435BE">
        <w:t xml:space="preserve">. </w:t>
      </w:r>
      <w:r w:rsidR="00CE5B98" w:rsidRPr="00D435BE">
        <w:t>In response</w:t>
      </w:r>
      <w:r w:rsidR="00455EFA" w:rsidRPr="00D435BE">
        <w:t>,</w:t>
      </w:r>
      <w:r w:rsidR="00CE5B98" w:rsidRPr="00D435BE">
        <w:t xml:space="preserve"> </w:t>
      </w:r>
      <w:r w:rsidR="0005554F" w:rsidRPr="00D435BE">
        <w:t>animals</w:t>
      </w:r>
      <w:r w:rsidR="00FC3038" w:rsidRPr="00D435BE">
        <w:t xml:space="preserve"> </w:t>
      </w:r>
      <w:r w:rsidR="00CB7F00" w:rsidRPr="00D435BE">
        <w:t xml:space="preserve">can </w:t>
      </w:r>
      <w:r w:rsidR="009006B9" w:rsidRPr="00D435BE">
        <w:t xml:space="preserve">alter their behaviour to </w:t>
      </w:r>
      <w:r w:rsidR="005B1C9E" w:rsidRPr="00D435BE">
        <w:t>minimise risk</w:t>
      </w:r>
      <w:ins w:id="27" w:author="Tim Doherty" w:date="2025-10-27T09:08:00Z" w16du:dateUtc="2025-10-27T01:08:00Z">
        <w:r w:rsidR="0040303C">
          <w:t xml:space="preserve">, </w:t>
        </w:r>
      </w:ins>
      <w:del w:id="28" w:author="Tim Doherty" w:date="2025-10-27T09:08:00Z" w16du:dateUtc="2025-10-27T01:08:00Z">
        <w:r w:rsidR="005B1C9E" w:rsidRPr="00D435BE" w:rsidDel="0040303C">
          <w:delText xml:space="preserve"> and </w:delText>
        </w:r>
      </w:del>
      <w:r w:rsidR="005B1C9E" w:rsidRPr="00D435BE">
        <w:t xml:space="preserve">maximise </w:t>
      </w:r>
      <w:r w:rsidR="00B775DD" w:rsidRPr="00D435BE">
        <w:t xml:space="preserve">access to </w:t>
      </w:r>
      <w:commentRangeStart w:id="29"/>
      <w:r w:rsidR="00B775DD" w:rsidRPr="00D435BE">
        <w:t>resour</w:t>
      </w:r>
      <w:r w:rsidR="008F0419" w:rsidRPr="00D435BE">
        <w:t>ces</w:t>
      </w:r>
      <w:ins w:id="30" w:author="Tim Doherty" w:date="2025-10-27T09:08:00Z" w16du:dateUtc="2025-10-27T01:08:00Z">
        <w:r w:rsidR="0040303C">
          <w:t xml:space="preserve"> and</w:t>
        </w:r>
      </w:ins>
      <w:ins w:id="31" w:author="Tim Doherty" w:date="2025-10-27T09:09:00Z" w16du:dateUtc="2025-10-27T01:09:00Z">
        <w:r w:rsidR="00FE6710">
          <w:t xml:space="preserve"> improve survival</w:t>
        </w:r>
      </w:ins>
      <w:r w:rsidR="00FC3038" w:rsidRPr="00D435BE">
        <w:t xml:space="preserve"> </w:t>
      </w:r>
      <w:commentRangeEnd w:id="29"/>
      <w:r w:rsidR="00F54E09">
        <w:rPr>
          <w:rStyle w:val="CommentReference"/>
        </w:rPr>
        <w:commentReference w:id="29"/>
      </w:r>
      <w:r w:rsidR="00FC3038" w:rsidRPr="00D435BE">
        <w:t>(Nimmo et al</w:t>
      </w:r>
      <w:r w:rsidR="00AC5A64" w:rsidRPr="00D435BE">
        <w:t xml:space="preserve">., </w:t>
      </w:r>
      <w:r w:rsidR="00FC3038" w:rsidRPr="00D435BE">
        <w:t>2019)</w:t>
      </w:r>
      <w:r w:rsidR="00AC12D6" w:rsidRPr="00D435BE">
        <w:t>.</w:t>
      </w:r>
      <w:r w:rsidR="00E478FE">
        <w:t xml:space="preserve"> </w:t>
      </w:r>
    </w:p>
    <w:p w14:paraId="55FDEA80" w14:textId="2707D6D6" w:rsidR="00E25618" w:rsidRDefault="00471ACB" w:rsidP="00E25618">
      <w:commentRangeStart w:id="32"/>
      <w:r w:rsidRPr="00471ACB">
        <w:t>Understanding</w:t>
      </w:r>
      <w:commentRangeEnd w:id="32"/>
      <w:r w:rsidR="00983196">
        <w:rPr>
          <w:rStyle w:val="CommentReference"/>
        </w:rPr>
        <w:commentReference w:id="32"/>
      </w:r>
      <w:r w:rsidRPr="00471ACB">
        <w:t xml:space="preserve"> how animals respond to fire and other disturbances requires recognising the central role of movement in shaping these responses.</w:t>
      </w:r>
      <w:r>
        <w:t xml:space="preserve"> </w:t>
      </w:r>
      <w:r w:rsidR="00E25618">
        <w:t xml:space="preserve">Movement </w:t>
      </w:r>
      <w:commentRangeStart w:id="33"/>
      <w:r w:rsidR="00E25618">
        <w:t>decisions</w:t>
      </w:r>
      <w:commentRangeEnd w:id="33"/>
      <w:r w:rsidR="00E25618">
        <w:rPr>
          <w:rStyle w:val="CommentReference"/>
        </w:rPr>
        <w:commentReference w:id="33"/>
      </w:r>
      <w:r w:rsidR="00E25618">
        <w:t xml:space="preserve"> emerge from interactions between</w:t>
      </w:r>
      <w:r>
        <w:t xml:space="preserve"> an animal’s</w:t>
      </w:r>
      <w:r w:rsidR="00E25618">
        <w:t xml:space="preserve"> </w:t>
      </w:r>
      <w:commentRangeStart w:id="34"/>
      <w:commentRangeStart w:id="35"/>
      <w:r w:rsidR="00E25618">
        <w:t xml:space="preserve">internal </w:t>
      </w:r>
      <w:r>
        <w:t xml:space="preserve">state, </w:t>
      </w:r>
      <w:del w:id="36" w:author="Tim Doherty" w:date="2025-10-27T09:22:00Z" w16du:dateUtc="2025-10-27T01:22:00Z">
        <w:r w:rsidDel="00FD74BA">
          <w:delText xml:space="preserve">their </w:delText>
        </w:r>
      </w:del>
      <w:r>
        <w:t xml:space="preserve">mobility and navigation capacity, </w:t>
      </w:r>
      <w:commentRangeEnd w:id="34"/>
      <w:r w:rsidR="00E25618">
        <w:rPr>
          <w:rStyle w:val="CommentReference"/>
        </w:rPr>
        <w:commentReference w:id="34"/>
      </w:r>
      <w:commentRangeEnd w:id="35"/>
      <w:r w:rsidR="00E25618">
        <w:rPr>
          <w:rStyle w:val="CommentReference"/>
        </w:rPr>
        <w:commentReference w:id="35"/>
      </w:r>
      <w:del w:id="37" w:author="Tim Doherty" w:date="2025-10-27T09:23:00Z" w16du:dateUtc="2025-10-27T01:23:00Z">
        <w:r w:rsidR="00E25618" w:rsidDel="00E54125">
          <w:delText>and</w:delText>
        </w:r>
        <w:r w:rsidDel="00E54125">
          <w:delText xml:space="preserve"> the</w:delText>
        </w:r>
        <w:r w:rsidR="00E25618" w:rsidDel="00E54125">
          <w:delText xml:space="preserve"> external environment</w:delText>
        </w:r>
        <w:r w:rsidDel="00E54125">
          <w:delText xml:space="preserve"> </w:delText>
        </w:r>
      </w:del>
      <w:ins w:id="38" w:author="Tim Doherty" w:date="2025-10-27T09:23:00Z" w16du:dateUtc="2025-10-27T01:23:00Z">
        <w:r w:rsidR="00E54125">
          <w:t xml:space="preserve">as well as external drivers </w:t>
        </w:r>
      </w:ins>
      <w:commentRangeStart w:id="39"/>
      <w:r w:rsidR="00E25618">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 </w:instrText>
      </w:r>
      <w:r w:rsidR="004131E4">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EN.CITE.DATA </w:instrText>
      </w:r>
      <w:r w:rsidR="004131E4">
        <w:fldChar w:fldCharType="end"/>
      </w:r>
      <w:r w:rsidR="00E25618">
        <w:fldChar w:fldCharType="separate"/>
      </w:r>
      <w:r w:rsidR="00E25618">
        <w:rPr>
          <w:noProof/>
        </w:rPr>
        <w:t>(Nathan et al., 2008; Nathan et al., 2022)</w:t>
      </w:r>
      <w:r w:rsidR="00E25618">
        <w:fldChar w:fldCharType="end"/>
      </w:r>
      <w:commentRangeEnd w:id="39"/>
      <w:r>
        <w:rPr>
          <w:rStyle w:val="CommentReference"/>
        </w:rPr>
        <w:commentReference w:id="39"/>
      </w:r>
      <w:r w:rsidR="00E25618">
        <w:t xml:space="preserve">. The competing demands of </w:t>
      </w:r>
      <w:commentRangeStart w:id="40"/>
      <w:r w:rsidR="00E25618">
        <w:t>nutrition</w:t>
      </w:r>
      <w:commentRangeEnd w:id="40"/>
      <w:r w:rsidR="00E25618">
        <w:rPr>
          <w:rStyle w:val="CommentReference"/>
        </w:rPr>
        <w:commentReference w:id="40"/>
      </w:r>
      <w:r w:rsidR="00E25618">
        <w:t xml:space="preserve">, reproduction, and predator avoidance influence how, where, and when animals </w:t>
      </w:r>
      <w:commentRangeStart w:id="41"/>
      <w:r w:rsidR="00E25618">
        <w:t>mov</w:t>
      </w:r>
      <w:commentRangeStart w:id="42"/>
      <w:r w:rsidR="00E25618">
        <w:t>e</w:t>
      </w:r>
      <w:commentRangeEnd w:id="41"/>
      <w:r w:rsidR="00E25618">
        <w:rPr>
          <w:rStyle w:val="CommentReference"/>
        </w:rPr>
        <w:commentReference w:id="41"/>
      </w:r>
      <w:r w:rsidR="00E25618">
        <w:t xml:space="preserve"> </w:t>
      </w:r>
      <w:r w:rsidR="00E25618">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 </w:instrText>
      </w:r>
      <w:r w:rsidR="00494CE9">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EN.CITE.DATA </w:instrText>
      </w:r>
      <w:r w:rsidR="00494CE9">
        <w:fldChar w:fldCharType="end"/>
      </w:r>
      <w:r w:rsidR="00E25618">
        <w:fldChar w:fldCharType="separate"/>
      </w:r>
      <w:r w:rsidR="00494CE9">
        <w:rPr>
          <w:noProof/>
        </w:rPr>
        <w:t>(Nathan et al., 2008; Wooster et al., 2024)</w:t>
      </w:r>
      <w:r w:rsidR="00E25618">
        <w:fldChar w:fldCharType="end"/>
      </w:r>
      <w:commentRangeEnd w:id="42"/>
      <w:r w:rsidR="00E25618">
        <w:rPr>
          <w:rStyle w:val="CommentReference"/>
        </w:rPr>
        <w:commentReference w:id="42"/>
      </w:r>
      <w:r w:rsidR="00E25618">
        <w:t xml:space="preserve">. </w:t>
      </w:r>
      <w:commentRangeStart w:id="43"/>
      <w:commentRangeEnd w:id="43"/>
      <w:r w:rsidR="00E25618">
        <w:rPr>
          <w:rStyle w:val="CommentReference"/>
        </w:rPr>
        <w:commentReference w:id="43"/>
      </w:r>
      <w:r>
        <w:t>By shaping the external environment, disturbance exerts a major influence on movement decisions</w:t>
      </w:r>
      <w:r w:rsidR="00E25618">
        <w:t xml:space="preserve"> </w:t>
      </w:r>
      <w:r w:rsidR="00E25618">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 </w:instrText>
      </w:r>
      <w:r w:rsidR="004131E4">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EN.CITE.DATA </w:instrText>
      </w:r>
      <w:r w:rsidR="004131E4">
        <w:fldChar w:fldCharType="end"/>
      </w:r>
      <w:r w:rsidR="00E25618">
        <w:fldChar w:fldCharType="separate"/>
      </w:r>
      <w:r w:rsidR="00E25618">
        <w:rPr>
          <w:noProof/>
        </w:rPr>
        <w:t>(Doherty et al., 2021; Gomez et al., 2025; Tucker et al., 2018)</w:t>
      </w:r>
      <w:r w:rsidR="00E25618">
        <w:fldChar w:fldCharType="end"/>
      </w:r>
      <w:r w:rsidR="00E25618">
        <w:t xml:space="preserve">. </w:t>
      </w:r>
      <w:r>
        <w:t xml:space="preserve">In doing so, disturbance has </w:t>
      </w:r>
      <w:r w:rsidR="00E25618">
        <w:t xml:space="preserve">profound consequences for </w:t>
      </w:r>
      <w:r>
        <w:t>animals</w:t>
      </w:r>
      <w:r w:rsidR="00DD004C">
        <w:t xml:space="preserve"> </w:t>
      </w:r>
      <w:r>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 </w:instrText>
      </w:r>
      <w:r w:rsidR="0012577F">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EN.CITE.DATA </w:instrText>
      </w:r>
      <w:r w:rsidR="0012577F">
        <w:fldChar w:fldCharType="end"/>
      </w:r>
      <w:r>
        <w:fldChar w:fldCharType="separate"/>
      </w:r>
      <w:r w:rsidR="0012577F">
        <w:rPr>
          <w:noProof/>
        </w:rPr>
        <w:t>(Cosgrove et al., 2018; Fahrig, 2007)</w:t>
      </w:r>
      <w:r>
        <w:fldChar w:fldCharType="end"/>
      </w:r>
      <w:r>
        <w:t xml:space="preserve">, including </w:t>
      </w:r>
      <w:r w:rsidR="00E25618">
        <w:t xml:space="preserve">competition </w:t>
      </w:r>
      <w:r w:rsidR="00E25618">
        <w:fldChar w:fldCharType="begin"/>
      </w:r>
      <w:r w:rsidR="004131E4">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25618">
        <w:fldChar w:fldCharType="separate"/>
      </w:r>
      <w:r w:rsidR="00E25618">
        <w:rPr>
          <w:noProof/>
        </w:rPr>
        <w:t>(Blakey et al., 2022)</w:t>
      </w:r>
      <w:r w:rsidR="00E25618">
        <w:fldChar w:fldCharType="end"/>
      </w:r>
      <w:r w:rsidR="00E25618">
        <w:t xml:space="preserve">, energy expenditure </w:t>
      </w:r>
      <w:r w:rsidR="00E25618">
        <w:fldChar w:fldCharType="begin"/>
      </w:r>
      <w:r w:rsidR="004131E4">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E25618">
        <w:fldChar w:fldCharType="separate"/>
      </w:r>
      <w:r w:rsidR="00E25618">
        <w:rPr>
          <w:noProof/>
        </w:rPr>
        <w:t>(Pettett et al., 2017)</w:t>
      </w:r>
      <w:r w:rsidR="00E25618">
        <w:fldChar w:fldCharType="end"/>
      </w:r>
      <w:ins w:id="44" w:author="Tim Doherty" w:date="2025-10-27T07:12:00Z" w16du:dateUtc="2025-10-26T23:12:00Z">
        <w:r w:rsidR="00556A4E">
          <w:t>,</w:t>
        </w:r>
      </w:ins>
      <w:r w:rsidR="00E25618">
        <w:t xml:space="preserve"> </w:t>
      </w:r>
      <w:del w:id="45" w:author="Tim Doherty" w:date="2025-10-27T07:12:00Z" w16du:dateUtc="2025-10-26T23:12:00Z">
        <w:r w:rsidR="00E25618" w:rsidDel="00556A4E">
          <w:delText xml:space="preserve">and </w:delText>
        </w:r>
      </w:del>
      <w:r w:rsidR="00E25618">
        <w:t xml:space="preserve">foraging success </w:t>
      </w:r>
      <w:r w:rsidR="00E25618">
        <w:fldChar w:fldCharType="begin"/>
      </w:r>
      <w:r w:rsidR="004131E4">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ages&gt;524-535&lt;/pages&gt;&lt;volume&gt;141&lt;/volume&gt;&lt;dates&gt;&lt;year&gt;2008&lt;/year&gt;&lt;pub-dates&gt;&lt;date&gt;02/01&lt;/date&gt;&lt;/pub-dates&gt;&lt;/dates&gt;&lt;urls&gt;&lt;/urls&gt;&lt;electronic-resource-num&gt;10.1016/j.biocon.2007.11.011&lt;/electronic-resource-num&gt;&lt;/record&gt;&lt;/Cite&gt;&lt;/EndNote&gt;</w:instrText>
      </w:r>
      <w:r w:rsidR="00E25618">
        <w:fldChar w:fldCharType="separate"/>
      </w:r>
      <w:r w:rsidR="00E25618">
        <w:rPr>
          <w:noProof/>
        </w:rPr>
        <w:t>(Hinam &amp; St. Clair, 2008)</w:t>
      </w:r>
      <w:r w:rsidR="00E25618">
        <w:fldChar w:fldCharType="end"/>
      </w:r>
      <w:ins w:id="46" w:author="Tim Doherty" w:date="2025-10-27T07:12:00Z" w16du:dateUtc="2025-10-26T23:12:00Z">
        <w:r w:rsidR="00556A4E">
          <w:t xml:space="preserve"> and ultimately survival (</w:t>
        </w:r>
        <w:commentRangeStart w:id="47"/>
        <w:r w:rsidR="00556A4E">
          <w:t>refs</w:t>
        </w:r>
      </w:ins>
      <w:commentRangeEnd w:id="47"/>
      <w:ins w:id="48" w:author="Tim Doherty" w:date="2025-10-27T09:16:00Z" w16du:dateUtc="2025-10-27T01:16:00Z">
        <w:r w:rsidR="00F30D33">
          <w:rPr>
            <w:rStyle w:val="CommentReference"/>
          </w:rPr>
          <w:commentReference w:id="47"/>
        </w:r>
      </w:ins>
      <w:ins w:id="49" w:author="Tim Doherty" w:date="2025-10-27T07:12:00Z" w16du:dateUtc="2025-10-26T23:12:00Z">
        <w:r w:rsidR="00556A4E">
          <w:t>)</w:t>
        </w:r>
      </w:ins>
      <w:r w:rsidR="00E25618">
        <w:t xml:space="preserve">. </w:t>
      </w:r>
      <w:r>
        <w:t>These effects</w:t>
      </w:r>
      <w:r w:rsidR="00E25618">
        <w:t xml:space="preserve"> can scale up through space and time </w:t>
      </w:r>
      <w:r>
        <w:t xml:space="preserve">to drive population dynamics </w:t>
      </w:r>
      <w:r w:rsidR="00E25618">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 </w:instrText>
      </w:r>
      <w:r w:rsidR="004131E4">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EN.CITE.DATA </w:instrText>
      </w:r>
      <w:r w:rsidR="004131E4">
        <w:fldChar w:fldCharType="end"/>
      </w:r>
      <w:r w:rsidR="00E25618">
        <w:fldChar w:fldCharType="separate"/>
      </w:r>
      <w:r w:rsidR="00E25618">
        <w:rPr>
          <w:noProof/>
        </w:rPr>
        <w:t>(Cosgrove et al., 2018; Gomez et al., 2025; Templeton et al., 2007)</w:t>
      </w:r>
      <w:r w:rsidR="00E25618">
        <w:fldChar w:fldCharType="end"/>
      </w:r>
      <w:r w:rsidR="00E25618">
        <w:t>.</w:t>
      </w:r>
    </w:p>
    <w:p w14:paraId="68555BFF" w14:textId="1F255443" w:rsidR="00060AE8" w:rsidRDefault="003C263F" w:rsidP="00294A0A">
      <w:commentRangeStart w:id="50"/>
      <w:r w:rsidRPr="003C263F">
        <w:t xml:space="preserve">Fire </w:t>
      </w:r>
      <w:commentRangeEnd w:id="50"/>
      <w:r w:rsidR="00AB7361">
        <w:rPr>
          <w:rStyle w:val="CommentReference"/>
        </w:rPr>
        <w:commentReference w:id="50"/>
      </w:r>
      <w:r w:rsidRPr="003C263F">
        <w:t xml:space="preserve">triggers a variety of animal movements </w:t>
      </w:r>
      <w:commentRangeStart w:id="51"/>
      <w:r w:rsidRPr="003C263F">
        <w:t xml:space="preserve">across different spatial and temporal scales </w:t>
      </w:r>
      <w:commentRangeEnd w:id="51"/>
      <w:r w:rsidR="00A86AE1">
        <w:rPr>
          <w:rStyle w:val="CommentReference"/>
        </w:rPr>
        <w:commentReference w:id="51"/>
      </w:r>
      <w:r w:rsidRPr="003C263F">
        <w:t xml:space="preserve">(Nimmo et al., 2019). In the short term—ranging from the hours during a fire to the days </w:t>
      </w:r>
      <w:r w:rsidRPr="003C263F">
        <w:lastRenderedPageBreak/>
        <w:t xml:space="preserve">immediately after—animals may move to escape </w:t>
      </w:r>
      <w:commentRangeStart w:id="52"/>
      <w:commentRangeStart w:id="53"/>
      <w:r w:rsidR="006E0B8D">
        <w:t>fire</w:t>
      </w:r>
      <w:ins w:id="54" w:author="Tim Doherty" w:date="2025-10-27T09:25:00Z" w16du:dateUtc="2025-10-27T01:25:00Z">
        <w:r w:rsidR="005C63FC">
          <w:t xml:space="preserve"> and leave the burnt area</w:t>
        </w:r>
      </w:ins>
      <w:r w:rsidR="006E0B8D">
        <w:t xml:space="preserve"> </w:t>
      </w:r>
      <w:commentRangeEnd w:id="52"/>
      <w:r w:rsidR="006E0B8D">
        <w:rPr>
          <w:rStyle w:val="CommentReference"/>
        </w:rPr>
        <w:commentReference w:id="52"/>
      </w:r>
      <w:commentRangeEnd w:id="53"/>
      <w:r w:rsidR="006E0B8D">
        <w:rPr>
          <w:rStyle w:val="CommentReference"/>
        </w:rPr>
        <w:commentReference w:id="53"/>
      </w:r>
      <w:r w:rsidR="00242868">
        <w:fldChar w:fldCharType="begin"/>
      </w:r>
      <w:r w:rsidR="004131E4">
        <w:instrText xml:space="preserve"> ADDIN EN.CITE &lt;EndNote&gt;&lt;Cite&gt;&lt;Author&gt;Nimmo&lt;/Author&gt;&lt;Year&gt;2021&lt;/Year&gt;&lt;RecNum&gt;101&lt;/RecNum&gt;&lt;DisplayText&gt;(Nimmo et al., 2021)&lt;/DisplayText&gt;&lt;record&gt;&lt;rec-number&gt;101&lt;/rec-number&gt;&lt;foreign-keys&gt;&lt;key app="EN" db-id="axpffp0eards98ew20rvpa0tdf0f0svatvst" timestamp="1723529605"&gt;101&lt;/key&gt;&lt;/foreign-keys&gt;&lt;ref-type name="Journal Article"&gt;17&lt;/ref-type&gt;&lt;contributors&gt;&lt;authors&gt;&lt;author&gt;Nimmo, Dale G.&lt;/author&gt;&lt;author&gt;Carthey, Alexandra J. R.&lt;/author&gt;&lt;author&gt;Jolly, Chris J.&lt;/author&gt;&lt;author&gt;Blumstein, Daniel T.&lt;/author&gt;&lt;/authors&gt;&lt;/contributors&gt;&lt;titles&gt;&lt;title&gt;Welcome to the Pyrocene: Animal survival in the age of megafire&lt;/title&gt;&lt;secondary-title&gt;Global Change Biology&lt;/secondary-title&gt;&lt;/titles&gt;&lt;pages&gt;5684-5693&lt;/pages&gt;&lt;volume&gt;27&lt;/volume&gt;&lt;number&gt;22&lt;/number&gt;&lt;keywords&gt;&lt;keyword&gt;animal behaviour&lt;/keyword&gt;&lt;keyword&gt;cue&lt;/keyword&gt;&lt;keyword&gt;mortality&lt;/keyword&gt;&lt;keyword&gt;movement&lt;/keyword&gt;&lt;keyword&gt;predator&lt;/keyword&gt;&lt;keyword&gt;threat&lt;/keyword&gt;&lt;keyword&gt;wildfire&lt;/keyword&gt;&lt;keyword&gt;wildlife&lt;/keyword&gt;&lt;/keywords&gt;&lt;dates&gt;&lt;year&gt;2021&lt;/year&gt;&lt;pub-dates&gt;&lt;date&gt;2021/11/01&lt;/date&gt;&lt;/pub-dates&gt;&lt;/dates&gt;&lt;publisher&gt;John Wiley &amp;amp; Sons, Ltd&lt;/publisher&gt;&lt;isbn&gt;1354-1013&lt;/isbn&gt;&lt;urls&gt;&lt;related-urls&gt;&lt;url&gt;https://doi.org/10.1111/gcb.15834&lt;/url&gt;&lt;/related-urls&gt;&lt;/urls&gt;&lt;electronic-resource-num&gt;10.1111/gcb.15834&lt;/electronic-resource-num&gt;&lt;access-date&gt;2024/08/12&lt;/access-date&gt;&lt;/record&gt;&lt;/Cite&gt;&lt;/EndNote&gt;</w:instrText>
      </w:r>
      <w:r w:rsidR="00242868">
        <w:fldChar w:fldCharType="separate"/>
      </w:r>
      <w:r w:rsidR="00242868">
        <w:rPr>
          <w:noProof/>
        </w:rPr>
        <w:t>(Nimmo et al., 2021)</w:t>
      </w:r>
      <w:r w:rsidR="00242868">
        <w:fldChar w:fldCharType="end"/>
      </w:r>
      <w:r w:rsidR="0017246B">
        <w:t>,</w:t>
      </w:r>
      <w:r w:rsidR="00242868">
        <w:t xml:space="preserve"> </w:t>
      </w:r>
      <w:r w:rsidRPr="003C263F">
        <w:t xml:space="preserve">or to quickly exploit new opportunities </w:t>
      </w:r>
      <w:r w:rsidR="006E0B8D">
        <w:t>in the wake of a fire</w:t>
      </w:r>
      <w:r w:rsidRPr="003C263F">
        <w:t xml:space="preserve"> </w:t>
      </w:r>
      <w:r w:rsidR="00242868">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4131E4">
        <w:instrText xml:space="preserve"> ADDIN EN.CITE </w:instrText>
      </w:r>
      <w:r w:rsidR="004131E4">
        <w:fldChar w:fldCharType="begin">
          <w:fldData xml:space="preserve">PEVuZE5vdGU+PENpdGU+PEF1dGhvcj5NY0dyZWdvcjwvQXV0aG9yPjxZZWFyPjIwMTY8L1llYXI+
PFJlY051bT45PC9SZWNOdW0+PERpc3BsYXlUZXh0PihIb3ZpY2sgZXQgYWwuLCAyMDE3OyBNY0dy
ZWdvciBldCBhbC4sIDIwMTZiKTwvRGlzcGxheVRleHQ+PHJlY29yZD48cmVjLW51bWJlcj45PC9y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4131E4">
        <w:instrText xml:space="preserve"> ADDIN EN.CITE.DATA </w:instrText>
      </w:r>
      <w:r w:rsidR="004131E4">
        <w:fldChar w:fldCharType="end"/>
      </w:r>
      <w:r w:rsidR="00242868">
        <w:fldChar w:fldCharType="separate"/>
      </w:r>
      <w:r w:rsidR="00C66B48">
        <w:rPr>
          <w:noProof/>
        </w:rPr>
        <w:t>(Hovick et al., 2017; McGregor et al., 2016b)</w:t>
      </w:r>
      <w:r w:rsidR="00242868">
        <w:fldChar w:fldCharType="end"/>
      </w:r>
      <w:r w:rsidRPr="003C263F">
        <w:t>.</w:t>
      </w:r>
      <w:commentRangeStart w:id="55"/>
      <w:r w:rsidRPr="003C263F">
        <w:t xml:space="preserve"> </w:t>
      </w:r>
      <w:commentRangeEnd w:id="55"/>
      <w:r w:rsidR="00A54667">
        <w:rPr>
          <w:rStyle w:val="CommentReference"/>
        </w:rPr>
        <w:commentReference w:id="55"/>
      </w:r>
      <w:r>
        <w:t>When the availability of resources is reduced after fire, movements</w:t>
      </w:r>
      <w:ins w:id="56" w:author="Tim Doherty" w:date="2025-10-27T07:16:00Z" w16du:dateUtc="2025-10-26T23:16:00Z">
        <w:r w:rsidR="00A86AE1">
          <w:t xml:space="preserve">, </w:t>
        </w:r>
        <w:proofErr w:type="spellStart"/>
        <w:r w:rsidR="00A86AE1">
          <w:t>including</w:t>
        </w:r>
      </w:ins>
      <w:del w:id="57" w:author="Tim Doherty" w:date="2025-10-27T07:16:00Z" w16du:dateUtc="2025-10-26T23:16:00Z">
        <w:r w:rsidDel="00A86AE1">
          <w:delText xml:space="preserve"> (e.g., </w:delText>
        </w:r>
      </w:del>
      <w:r>
        <w:t>distance</w:t>
      </w:r>
      <w:proofErr w:type="spellEnd"/>
      <w:r>
        <w:t xml:space="preserve"> travelled</w:t>
      </w:r>
      <w:ins w:id="58" w:author="Tim Doherty" w:date="2025-10-27T07:16:00Z" w16du:dateUtc="2025-10-26T23:16:00Z">
        <w:r w:rsidR="00650413">
          <w:t xml:space="preserve"> and</w:t>
        </w:r>
      </w:ins>
      <w:del w:id="59" w:author="Tim Doherty" w:date="2025-10-27T07:16:00Z" w16du:dateUtc="2025-10-26T23:16:00Z">
        <w:r w:rsidDel="00650413">
          <w:delText>,</w:delText>
        </w:r>
      </w:del>
      <w:r>
        <w:t xml:space="preserve"> home range </w:t>
      </w:r>
      <w:commentRangeStart w:id="60"/>
      <w:r>
        <w:t>size</w:t>
      </w:r>
      <w:commentRangeEnd w:id="60"/>
      <w:r w:rsidR="0017246B">
        <w:rPr>
          <w:rStyle w:val="CommentReference"/>
        </w:rPr>
        <w:commentReference w:id="60"/>
      </w:r>
      <w:ins w:id="61" w:author="Tim Doherty" w:date="2025-10-27T07:16:00Z" w16du:dateUtc="2025-10-26T23:16:00Z">
        <w:r w:rsidR="00650413">
          <w:t>,</w:t>
        </w:r>
      </w:ins>
      <w:del w:id="62" w:author="Tim Doherty" w:date="2025-10-27T07:16:00Z" w16du:dateUtc="2025-10-26T23:16:00Z">
        <w:r w:rsidDel="00650413">
          <w:delText>)</w:delText>
        </w:r>
      </w:del>
      <w:r>
        <w:t xml:space="preserve"> can increase as animals </w:t>
      </w:r>
      <w:del w:id="63" w:author="Tim Doherty" w:date="2025-10-27T09:25:00Z" w16du:dateUtc="2025-10-27T01:25:00Z">
        <w:r w:rsidDel="005C63FC">
          <w:delText xml:space="preserve">traverse </w:delText>
        </w:r>
      </w:del>
      <w:ins w:id="64" w:author="Tim Doherty" w:date="2025-10-27T09:25:00Z" w16du:dateUtc="2025-10-27T01:25:00Z">
        <w:r w:rsidR="005C63FC">
          <w:t xml:space="preserve">move </w:t>
        </w:r>
      </w:ins>
      <w:r>
        <w:t xml:space="preserve">further to meet their </w:t>
      </w:r>
      <w:ins w:id="65" w:author="Tim Doherty" w:date="2025-10-27T07:16:00Z" w16du:dateUtc="2025-10-26T23:16:00Z">
        <w:r w:rsidR="00650413">
          <w:t xml:space="preserve">ecological </w:t>
        </w:r>
      </w:ins>
      <w:r>
        <w:t xml:space="preserve">requirements </w:t>
      </w:r>
      <w:r>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bnQgQmlvbG9neTwvc2Vjb25kYXJ5LXRpdGxlPjwvdGl0bGVzPjxwYWdlcz40NzYyLTQ3NjguZTU8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</w:fldData>
        </w:fldChar>
      </w:r>
      <w:r w:rsidR="004131E4">
        <w:instrText xml:space="preserve"> ADDIN EN.CITE </w:instrText>
      </w:r>
      <w:r w:rsidR="004131E4">
        <w:fldChar w:fldCharType="begin">
          <w:fldData xml:space="preserve">PEVuZE5vdGU+PENpdGU+PEF1dGhvcj5CbGFrZXk8L0F1dGhvcj48WWVhcj4yMDIyPC9ZZWFyPjxS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</w:fldData>
        </w:fldChar>
      </w:r>
      <w:r w:rsidR="004131E4">
        <w:instrText xml:space="preserve"> ADDIN EN.CITE.DATA </w:instrText>
      </w:r>
      <w:r w:rsidR="004131E4">
        <w:fldChar w:fldCharType="end"/>
      </w:r>
      <w:r>
        <w:fldChar w:fldCharType="separate"/>
      </w:r>
      <w:r w:rsidR="000C7A4E">
        <w:rPr>
          <w:noProof/>
        </w:rPr>
        <w:t>(Blakey et al., 2022; Cherry et al., 2018)</w:t>
      </w:r>
      <w:r>
        <w:fldChar w:fldCharType="end"/>
      </w:r>
      <w:r>
        <w:t xml:space="preserve">. </w:t>
      </w:r>
      <w:r w:rsidR="007F06AE">
        <w:t>Other</w:t>
      </w:r>
      <w:ins w:id="66" w:author="Tim Doherty" w:date="2025-10-27T09:25:00Z" w16du:dateUtc="2025-10-27T01:25:00Z">
        <w:r w:rsidR="005C63FC">
          <w:t xml:space="preserve"> species</w:t>
        </w:r>
      </w:ins>
      <w:del w:id="67" w:author="Tim Doherty" w:date="2025-10-27T09:25:00Z" w16du:dateUtc="2025-10-27T01:25:00Z">
        <w:r w:rsidR="007F06AE" w:rsidDel="005C63FC">
          <w:delText>s</w:delText>
        </w:r>
      </w:del>
      <w:r w:rsidR="007F06AE">
        <w:t xml:space="preserve"> </w:t>
      </w:r>
      <w:ins w:id="68" w:author="Tim Doherty" w:date="2025-10-27T09:25:00Z" w16du:dateUtc="2025-10-27T01:25:00Z">
        <w:r w:rsidR="005C63FC">
          <w:t xml:space="preserve">may </w:t>
        </w:r>
      </w:ins>
      <w:r w:rsidR="007F06AE">
        <w:t>move less to reduce their energetic requirements and avoid traversing risky post-fire landscapes</w:t>
      </w:r>
      <w:r w:rsidR="003024C4">
        <w:t xml:space="preserve"> </w:t>
      </w:r>
      <w:r w:rsidR="003024C4">
        <w:fldChar w:fldCharType="begin"/>
      </w:r>
      <w:r w:rsidR="003024C4">
        <w:instrText xml:space="preserve"> ADDIN EN.CITE &lt;EndNote&gt;&lt;Cite&gt;&lt;Author&gt;Nowack&lt;/Author&gt;&lt;Year&gt;2016&lt;/Year&gt;&lt;RecNum&gt;601&lt;/RecNum&gt;&lt;DisplayText&gt;(Nowack et al., 2016)&lt;/DisplayText&gt;&lt;record&gt;&lt;rec-number&gt;601&lt;/rec-number&gt;&lt;foreign-keys&gt;&lt;key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EndNote&gt;</w:instrText>
      </w:r>
      <w:r w:rsidR="003024C4">
        <w:fldChar w:fldCharType="separate"/>
      </w:r>
      <w:r w:rsidR="003024C4">
        <w:rPr>
          <w:noProof/>
        </w:rPr>
        <w:t>(Nowack et al., 2016)</w:t>
      </w:r>
      <w:r w:rsidR="003024C4">
        <w:fldChar w:fldCharType="end"/>
      </w:r>
      <w:r w:rsidR="003B0D83">
        <w:t xml:space="preserve">. </w:t>
      </w:r>
      <w:r w:rsidRPr="003C263F">
        <w:t xml:space="preserve">Over longer periods, from months to </w:t>
      </w:r>
      <w:ins w:id="69" w:author="Tim Doherty" w:date="2025-10-27T07:17:00Z" w16du:dateUtc="2025-10-26T23:17:00Z">
        <w:r w:rsidR="00650413">
          <w:t xml:space="preserve">years and even </w:t>
        </w:r>
      </w:ins>
      <w:r w:rsidRPr="003C263F">
        <w:t xml:space="preserve">decades, individuals </w:t>
      </w:r>
      <w:commentRangeStart w:id="70"/>
      <w:r w:rsidRPr="003C263F">
        <w:t xml:space="preserve">adjust their movements to track resources </w:t>
      </w:r>
      <w:commentRangeEnd w:id="70"/>
      <w:r w:rsidR="000C597E">
        <w:rPr>
          <w:rStyle w:val="CommentReference"/>
        </w:rPr>
        <w:commentReference w:id="70"/>
      </w:r>
      <w:r w:rsidR="00C167CA">
        <w:fldChar w:fldCharType="begin">
          <w:fldData xml:space="preserve">PEVuZE5vdGU+PENpdGU+PEF1dGhvcj5NY0dyZWdvcjwvQXV0aG9yPjxZZWFyPjIwMTY8L1llYXI+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</w:fldData>
        </w:fldChar>
      </w:r>
      <w:r w:rsidR="004131E4">
        <w:instrText xml:space="preserve"> ADDIN EN.CITE </w:instrText>
      </w:r>
      <w:r w:rsidR="004131E4">
        <w:fldChar w:fldCharType="begin">
          <w:fldData xml:space="preserve">PEVuZE5vdGU+PENpdGU+PEF1dGhvcj5NY0dyZWdvcjwvQXV0aG9yPjxZZWFyPjIwMTY8L1llYXI+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</w:fldData>
        </w:fldChar>
      </w:r>
      <w:r w:rsidR="004131E4">
        <w:instrText xml:space="preserve"> ADDIN EN.CITE.DATA </w:instrText>
      </w:r>
      <w:r w:rsidR="004131E4">
        <w:fldChar w:fldCharType="end"/>
      </w:r>
      <w:r w:rsidR="00C167CA">
        <w:fldChar w:fldCharType="separate"/>
      </w:r>
      <w:r w:rsidR="00C66B48">
        <w:rPr>
          <w:noProof/>
        </w:rPr>
        <w:t>(Gasaway et al., 1989; McGregor et al., 2016a)</w:t>
      </w:r>
      <w:r w:rsidR="00C167CA">
        <w:fldChar w:fldCharType="end"/>
      </w:r>
      <w:r w:rsidR="00C167CA">
        <w:t>.</w:t>
      </w:r>
      <w:r w:rsidR="007570FD">
        <w:t xml:space="preserve"> </w:t>
      </w:r>
      <w:r w:rsidR="002947CC">
        <w:t xml:space="preserve">Their ability to </w:t>
      </w:r>
      <w:del w:id="71" w:author="Tim Doherty" w:date="2025-10-27T07:21:00Z" w16du:dateUtc="2025-10-26T23:21:00Z">
        <w:r w:rsidR="002947CC" w:rsidDel="00291E69">
          <w:delText>do so</w:delText>
        </w:r>
      </w:del>
      <w:ins w:id="72" w:author="Tim Doherty" w:date="2025-10-27T07:21:00Z" w16du:dateUtc="2025-10-26T23:21:00Z">
        <w:r w:rsidR="00291E69">
          <w:t>exploit optimal habitat</w:t>
        </w:r>
      </w:ins>
      <w:r w:rsidR="002947CC">
        <w:t xml:space="preserve"> can be the difference between local persistence and extinction</w:t>
      </w:r>
      <w:r w:rsidR="009B4DAE" w:rsidRPr="004F2DCC">
        <w:t xml:space="preserve"> </w:t>
      </w:r>
      <w:r w:rsidR="009B4DAE">
        <w:fldChar w:fldCharType="begin"/>
      </w:r>
      <w:r w:rsidR="004131E4">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abbr-1&gt;Ecology&lt;/abbr-1&gt;&lt;abbr-2&gt;Ecology&lt;/abbr-2&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9B4DAE">
        <w:fldChar w:fldCharType="separate"/>
      </w:r>
      <w:r w:rsidR="009B4DAE">
        <w:rPr>
          <w:noProof/>
        </w:rPr>
        <w:t>(Templeton et al., 2011)</w:t>
      </w:r>
      <w:r w:rsidR="009B4DAE">
        <w:fldChar w:fldCharType="end"/>
      </w:r>
      <w:r w:rsidR="009B4DAE">
        <w:t xml:space="preserve">. </w:t>
      </w:r>
      <w:r w:rsidR="002947CC">
        <w:t>T</w:t>
      </w:r>
      <w:r w:rsidR="002947CC" w:rsidRPr="002947CC">
        <w:t>herefore, movement represents an adaptive trait and a behavioural strategy that facilitates animal survival and persistence in fire-prone landscapes</w:t>
      </w:r>
      <w:r w:rsidR="002947CC">
        <w:t xml:space="preserve"> </w:t>
      </w:r>
      <w:commentRangeStart w:id="73"/>
      <w:r w:rsidR="00DC6FD5" w:rsidRPr="00DC6FD5">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 </w:instrText>
      </w:r>
      <w:r w:rsidR="004131E4">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EN.CITE.DATA </w:instrText>
      </w:r>
      <w:r w:rsidR="004131E4">
        <w:fldChar w:fldCharType="end"/>
      </w:r>
      <w:r w:rsidR="00DC6FD5" w:rsidRPr="00DC6FD5">
        <w:fldChar w:fldCharType="separate"/>
      </w:r>
      <w:r w:rsidR="009C3EB4">
        <w:rPr>
          <w:noProof/>
        </w:rPr>
        <w:t>(He et al., 2019; Nimmo et al., 2021; Pausas &amp; Parr, 2018)</w:t>
      </w:r>
      <w:r w:rsidR="00DC6FD5" w:rsidRPr="00DC6FD5">
        <w:fldChar w:fldCharType="end"/>
      </w:r>
      <w:commentRangeEnd w:id="73"/>
      <w:r w:rsidR="0017246B">
        <w:rPr>
          <w:rStyle w:val="CommentReference"/>
        </w:rPr>
        <w:commentReference w:id="73"/>
      </w:r>
      <w:r w:rsidR="00A902C6" w:rsidRPr="00DC6FD5">
        <w:t>.</w:t>
      </w:r>
      <w:r w:rsidR="009B4DAE" w:rsidRPr="009B4DAE">
        <w:t xml:space="preserve"> </w:t>
      </w:r>
    </w:p>
    <w:p w14:paraId="25A4D627" w14:textId="6BFF1C3F" w:rsidR="00DB1521" w:rsidRDefault="009B4DAE" w:rsidP="00DB1521">
      <w:r>
        <w:t>F</w:t>
      </w:r>
      <w:r w:rsidR="00DA7916">
        <w:t xml:space="preserve">ire regimes are </w:t>
      </w:r>
      <w:commentRangeStart w:id="74"/>
      <w:r w:rsidR="00DA7916">
        <w:t>changing</w:t>
      </w:r>
      <w:commentRangeEnd w:id="74"/>
      <w:r>
        <w:rPr>
          <w:rStyle w:val="CommentReference"/>
        </w:rPr>
        <w:commentReference w:id="74"/>
      </w:r>
      <w:r>
        <w:t xml:space="preserve"> across the globe</w:t>
      </w:r>
      <w:r w:rsidR="00BF60E1">
        <w:t xml:space="preserve"> </w:t>
      </w:r>
      <w:r w:rsidR="00BF60E1">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 </w:instrText>
      </w:r>
      <w:r w:rsidR="004131E4">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EN.CITE.DATA </w:instrText>
      </w:r>
      <w:r w:rsidR="004131E4">
        <w:fldChar w:fldCharType="end"/>
      </w:r>
      <w:r w:rsidR="00BF60E1">
        <w:fldChar w:fldCharType="separate"/>
      </w:r>
      <w:r w:rsidR="009D6BBA">
        <w:rPr>
          <w:noProof/>
        </w:rPr>
        <w:t>(Bowman et al., 2020; Cunningham et al., 2024)</w:t>
      </w:r>
      <w:r w:rsidR="00BF60E1">
        <w:fldChar w:fldCharType="end"/>
      </w:r>
      <w:r w:rsidR="00DA7916">
        <w:t xml:space="preserve">. </w:t>
      </w:r>
      <w:del w:id="75" w:author="Tim Doherty" w:date="2025-10-27T07:21:00Z" w16du:dateUtc="2025-10-26T23:21:00Z">
        <w:r w:rsidR="00DA7916" w:rsidDel="00080802">
          <w:delText>Driven by</w:delText>
        </w:r>
        <w:r w:rsidR="00353693" w:rsidDel="00080802">
          <w:delText xml:space="preserve"> </w:delText>
        </w:r>
        <w:r w:rsidR="002947CC" w:rsidDel="00080802">
          <w:delText>a</w:delText>
        </w:r>
      </w:del>
      <w:ins w:id="76" w:author="Tim Doherty" w:date="2025-10-27T07:21:00Z" w16du:dateUtc="2025-10-26T23:21:00Z">
        <w:r w:rsidR="00080802">
          <w:t>A</w:t>
        </w:r>
      </w:ins>
      <w:r w:rsidR="002947CC">
        <w:t xml:space="preserve">nthropogenic </w:t>
      </w:r>
      <w:commentRangeStart w:id="77"/>
      <w:r w:rsidR="002947CC">
        <w:t>climate</w:t>
      </w:r>
      <w:commentRangeEnd w:id="77"/>
      <w:r w:rsidR="002947CC">
        <w:rPr>
          <w:rStyle w:val="CommentReference"/>
        </w:rPr>
        <w:commentReference w:id="77"/>
      </w:r>
      <w:r w:rsidR="002947CC">
        <w:t xml:space="preserve"> and </w:t>
      </w:r>
      <w:r w:rsidR="00353693">
        <w:t>land use changes</w:t>
      </w:r>
      <w:del w:id="78" w:author="Tim Doherty" w:date="2025-10-27T07:21:00Z" w16du:dateUtc="2025-10-26T23:21:00Z">
        <w:r w:rsidR="00353693" w:rsidDel="00080802">
          <w:delText>,</w:delText>
        </w:r>
      </w:del>
      <w:r w:rsidR="00DA7916">
        <w:t xml:space="preserve"> </w:t>
      </w:r>
      <w:ins w:id="79" w:author="Tim Doherty" w:date="2025-10-27T07:22:00Z" w16du:dateUtc="2025-10-26T23:22:00Z">
        <w:r w:rsidR="00080802">
          <w:t xml:space="preserve">are major drivers of increased </w:t>
        </w:r>
      </w:ins>
      <w:r w:rsidR="00A015AB">
        <w:t>fire</w:t>
      </w:r>
      <w:r w:rsidR="002342FA">
        <w:t xml:space="preserve"> </w:t>
      </w:r>
      <w:r w:rsidR="00B91D34">
        <w:t xml:space="preserve">severity and extent </w:t>
      </w:r>
      <w:del w:id="80" w:author="Tim Doherty" w:date="2025-10-27T07:22:00Z" w16du:dateUtc="2025-10-26T23:22:00Z">
        <w:r w:rsidR="00A015AB" w:rsidDel="00080802">
          <w:delText>has</w:delText>
        </w:r>
        <w:r w:rsidR="00B91D34" w:rsidDel="00080802">
          <w:delText xml:space="preserve"> </w:delText>
        </w:r>
        <w:commentRangeStart w:id="81"/>
        <w:r w:rsidR="00B91D34" w:rsidDel="00080802">
          <w:delText>increased</w:delText>
        </w:r>
        <w:commentRangeEnd w:id="81"/>
        <w:r w:rsidR="0000300C" w:rsidDel="00080802">
          <w:rPr>
            <w:rStyle w:val="CommentReference"/>
          </w:rPr>
          <w:commentReference w:id="81"/>
        </w:r>
        <w:r w:rsidR="00B91D34" w:rsidDel="00080802">
          <w:delText xml:space="preserve"> </w:delText>
        </w:r>
        <w:r w:rsidR="00A015AB" w:rsidDel="00080802">
          <w:delText xml:space="preserve">across </w:delText>
        </w:r>
      </w:del>
      <w:ins w:id="82" w:author="Tim Doherty" w:date="2025-10-27T07:22:00Z" w16du:dateUtc="2025-10-26T23:22:00Z">
        <w:r w:rsidR="00080802">
          <w:t xml:space="preserve">in </w:t>
        </w:r>
      </w:ins>
      <w:r w:rsidR="00A015AB">
        <w:t>multiple</w:t>
      </w:r>
      <w:r w:rsidR="00093EF7">
        <w:t xml:space="preserve"> </w:t>
      </w:r>
      <w:r w:rsidR="00A22934">
        <w:t xml:space="preserve">biogeographic </w:t>
      </w:r>
      <w:commentRangeStart w:id="83"/>
      <w:r w:rsidR="00A22934">
        <w:t>regions</w:t>
      </w:r>
      <w:commentRangeEnd w:id="83"/>
      <w:r>
        <w:rPr>
          <w:rStyle w:val="CommentReference"/>
        </w:rPr>
        <w:commentReference w:id="83"/>
      </w:r>
      <w:r w:rsidR="00A22934">
        <w:t xml:space="preserve"> </w:t>
      </w:r>
      <w:r w:rsidR="00093EF7">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 </w:instrText>
      </w:r>
      <w:r w:rsidR="004131E4">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EN.CITE.DATA </w:instrText>
      </w:r>
      <w:r w:rsidR="004131E4">
        <w:fldChar w:fldCharType="end"/>
      </w:r>
      <w:r w:rsidR="00093EF7">
        <w:fldChar w:fldCharType="separate"/>
      </w:r>
      <w:r w:rsidR="002666F6">
        <w:rPr>
          <w:noProof/>
        </w:rPr>
        <w:t>(Abatzoglou et al., 2025; Burton et al., 2024; Kreider et al., 2024)</w:t>
      </w:r>
      <w:r w:rsidR="00093EF7">
        <w:fldChar w:fldCharType="end"/>
      </w:r>
      <w:r w:rsidR="00A015AB">
        <w:t>.</w:t>
      </w:r>
      <w:r w:rsidR="0003664B">
        <w:rPr>
          <w:strike/>
        </w:rPr>
        <w:t xml:space="preserve"> </w:t>
      </w:r>
      <w:ins w:id="84" w:author="Tim Doherty" w:date="2025-10-27T07:22:00Z" w16du:dateUtc="2025-10-26T23:22:00Z">
        <w:r w:rsidR="00080802">
          <w:rPr>
            <w:strike/>
          </w:rPr>
          <w:t xml:space="preserve"> </w:t>
        </w:r>
      </w:ins>
      <w:r w:rsidR="0003664B">
        <w:t>S</w:t>
      </w:r>
      <w:r w:rsidR="00DB1521" w:rsidRPr="00DB1521">
        <w:t>ound understanding of animal movement is fundamental to predicting how animals will respond to shifting fire regimes</w:t>
      </w:r>
      <w:r w:rsidR="0078309C">
        <w:t xml:space="preserve"> </w: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 </w:instrTex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EN.CITE.DATA </w:instrText>
      </w:r>
      <w:r w:rsidR="0078309C">
        <w:fldChar w:fldCharType="end"/>
      </w:r>
      <w:r w:rsidR="0078309C">
        <w:fldChar w:fldCharType="separate"/>
      </w:r>
      <w:r w:rsidR="0078309C">
        <w:rPr>
          <w:noProof/>
        </w:rPr>
        <w:t>(Nimmo et al., 2019)</w:t>
      </w:r>
      <w:r w:rsidR="0078309C">
        <w:fldChar w:fldCharType="end"/>
      </w:r>
      <w:r w:rsidR="0078309C">
        <w:t xml:space="preserve">. </w:t>
      </w:r>
      <w:r w:rsidR="00DB1521" w:rsidRPr="00DB1521">
        <w:t xml:space="preserve">While numerous studies have explored the effects of fire on </w:t>
      </w:r>
      <w:r w:rsidR="00DB1521">
        <w:t>animal</w:t>
      </w:r>
      <w:r w:rsidR="00DB1521" w:rsidRPr="00DB1521">
        <w:t xml:space="preserve"> movement, these </w:t>
      </w:r>
      <w:r w:rsidR="00DB1521">
        <w:t>are</w:t>
      </w:r>
      <w:r w:rsidR="00DB1521" w:rsidRPr="00DB1521">
        <w:t xml:space="preserve"> largely taxon- or context-specific, and no quantitative synthesis has yet evaluated whether general patterns emerge across taxa and ecosystems.</w:t>
      </w:r>
    </w:p>
    <w:p w14:paraId="002A4F84" w14:textId="30F08D34" w:rsidR="00DB1521" w:rsidRPr="00DB1521" w:rsidRDefault="00F26A6D" w:rsidP="00DB1521">
      <w:commentRangeStart w:id="85"/>
      <w:commentRangeStart w:id="86"/>
      <w:r w:rsidRPr="00F26A6D">
        <w:t>Here</w:t>
      </w:r>
      <w:commentRangeEnd w:id="85"/>
      <w:r w:rsidR="009B4DAE">
        <w:rPr>
          <w:rStyle w:val="CommentReference"/>
        </w:rPr>
        <w:commentReference w:id="85"/>
      </w:r>
      <w:commentRangeEnd w:id="86"/>
      <w:r w:rsidR="00EB2884">
        <w:rPr>
          <w:rStyle w:val="CommentReference"/>
        </w:rPr>
        <w:commentReference w:id="86"/>
      </w:r>
      <w:r w:rsidRPr="00F26A6D">
        <w:t xml:space="preserve">, we conduct </w:t>
      </w:r>
      <w:r w:rsidR="00DB1521">
        <w:t xml:space="preserve">the </w:t>
      </w:r>
      <w:r w:rsidR="00DB1521" w:rsidRPr="00DB1521">
        <w:t xml:space="preserve">first </w:t>
      </w:r>
      <w:r w:rsidRPr="00DB1521">
        <w:t xml:space="preserve">global systematic review and </w:t>
      </w:r>
      <w:r w:rsidR="00DA4169" w:rsidRPr="00DB1521">
        <w:t>meta-analysis</w:t>
      </w:r>
      <w:r w:rsidRPr="00DB1521">
        <w:t xml:space="preserve"> of the influence of fire on </w:t>
      </w:r>
      <w:ins w:id="87" w:author="Tim Doherty" w:date="2025-10-27T07:22:00Z" w16du:dateUtc="2025-10-26T23:22:00Z">
        <w:r w:rsidR="00F56F03">
          <w:t xml:space="preserve">movement by </w:t>
        </w:r>
      </w:ins>
      <w:r w:rsidRPr="00DB1521">
        <w:t>terrestrial vertebrates.</w:t>
      </w:r>
      <w:r w:rsidR="00DB1521" w:rsidRPr="00DB1521">
        <w:rPr>
          <w:rFonts w:eastAsia="Times New Roman" w:cs="Times New Roman"/>
          <w:kern w:val="0"/>
          <w:szCs w:val="24"/>
          <w:lang w:eastAsia="en-AU"/>
          <w14:ligatures w14:val="none"/>
        </w:rPr>
        <w:t xml:space="preserve"> </w:t>
      </w:r>
      <w:r w:rsidR="00DB1521" w:rsidRPr="00DB1521">
        <w:t xml:space="preserve">We synthesised </w:t>
      </w:r>
      <w:r w:rsidR="00DB1521" w:rsidRPr="00623A79">
        <w:t>113 effect sizes</w:t>
      </w:r>
      <w:r w:rsidR="00DB1521" w:rsidRPr="00DB1521">
        <w:t xml:space="preserve"> derived from </w:t>
      </w:r>
      <w:r w:rsidR="00DB1521" w:rsidRPr="00623A79">
        <w:t>73 taxa</w:t>
      </w:r>
      <w:r w:rsidR="00DB1521" w:rsidRPr="00DB1521">
        <w:t xml:space="preserve"> across </w:t>
      </w:r>
      <w:r w:rsidR="00DB1521" w:rsidRPr="00623A79">
        <w:t>84 published studies</w:t>
      </w:r>
      <w:ins w:id="88" w:author="Tim Doherty" w:date="2025-10-27T07:24:00Z" w16du:dateUtc="2025-10-26T23:24:00Z">
        <w:r w:rsidR="00601088">
          <w:t xml:space="preserve"> and six continents</w:t>
        </w:r>
      </w:ins>
      <w:r w:rsidR="00DB1521" w:rsidRPr="00DB1521">
        <w:t xml:space="preserve"> </w:t>
      </w:r>
      <w:del w:id="89" w:author="Tim Doherty" w:date="2025-10-27T07:24:00Z" w16du:dateUtc="2025-10-26T23:24:00Z">
        <w:r w:rsidR="00DB1521" w:rsidRPr="00DB1521" w:rsidDel="00601088">
          <w:delText xml:space="preserve">documenting how animal movement responds to fire, </w:delText>
        </w:r>
      </w:del>
      <w:r w:rsidR="00DB1521" w:rsidRPr="00DB1521">
        <w:t xml:space="preserve">to assess </w:t>
      </w:r>
      <w:del w:id="90" w:author="Tim Doherty" w:date="2025-10-27T07:24:00Z" w16du:dateUtc="2025-10-26T23:24:00Z">
        <w:r w:rsidR="00DB1521" w:rsidRPr="00DB1521" w:rsidDel="00601088">
          <w:delText xml:space="preserve">the influence </w:delText>
        </w:r>
      </w:del>
      <w:ins w:id="91" w:author="Tim Doherty" w:date="2025-10-27T07:24:00Z" w16du:dateUtc="2025-10-26T23:24:00Z">
        <w:r w:rsidR="00601088">
          <w:t xml:space="preserve">how </w:t>
        </w:r>
      </w:ins>
      <w:del w:id="92" w:author="Tim Doherty" w:date="2025-10-27T07:24:00Z" w16du:dateUtc="2025-10-26T23:24:00Z">
        <w:r w:rsidR="00DB1521" w:rsidRPr="00DB1521" w:rsidDel="00601088">
          <w:delText xml:space="preserve">of </w:delText>
        </w:r>
      </w:del>
      <w:r w:rsidR="00DB1521" w:rsidRPr="00DB1521">
        <w:t xml:space="preserve">fire attributes, taxonomy, and biogeography </w:t>
      </w:r>
      <w:ins w:id="93" w:author="Tim Doherty" w:date="2025-10-27T07:24:00Z" w16du:dateUtc="2025-10-26T23:24:00Z">
        <w:r w:rsidR="00601088">
          <w:t>influence animal responses to fire</w:t>
        </w:r>
      </w:ins>
      <w:del w:id="94" w:author="Tim Doherty" w:date="2025-10-27T07:24:00Z" w16du:dateUtc="2025-10-26T23:24:00Z">
        <w:r w:rsidR="00DB1521" w:rsidRPr="00DB1521" w:rsidDel="00601088">
          <w:delText>on these responses</w:delText>
        </w:r>
      </w:del>
      <w:r w:rsidR="00DB1521" w:rsidRPr="00DB1521">
        <w:t xml:space="preserve">. We hypothesised that, overall, fire would increase animal movement as </w:t>
      </w:r>
      <w:r w:rsidR="00DB1521">
        <w:t xml:space="preserve">individuals make more long-ranging, </w:t>
      </w:r>
      <w:commentRangeStart w:id="95"/>
      <w:r w:rsidR="00DB1521">
        <w:t xml:space="preserve">tortuous </w:t>
      </w:r>
      <w:commentRangeEnd w:id="95"/>
      <w:r w:rsidR="00DB1521">
        <w:rPr>
          <w:rStyle w:val="CommentReference"/>
        </w:rPr>
        <w:commentReference w:id="95"/>
      </w:r>
      <w:r w:rsidR="00DB1521">
        <w:t xml:space="preserve">movements in search of resources, leading to larger home ranges after fire. </w:t>
      </w:r>
      <w:r w:rsidR="009D59A8">
        <w:t>Further, w</w:t>
      </w:r>
      <w:r w:rsidR="0078309C">
        <w:t>e predicted</w:t>
      </w:r>
      <w:r w:rsidR="009A05B3">
        <w:t>;</w:t>
      </w:r>
      <w:r w:rsidR="0078309C">
        <w:t xml:space="preserve"> (</w:t>
      </w:r>
      <w:proofErr w:type="spellStart"/>
      <w:r w:rsidR="0078309C">
        <w:t>i</w:t>
      </w:r>
      <w:proofErr w:type="spellEnd"/>
      <w:r w:rsidR="0078309C">
        <w:t xml:space="preserve">) </w:t>
      </w:r>
      <w:r w:rsidR="005A6B62">
        <w:t xml:space="preserve">movement would increase with </w:t>
      </w:r>
      <w:r w:rsidR="00E67A52">
        <w:t>spatial extent of burnt area</w:t>
      </w:r>
      <w:r w:rsidR="00ED0781">
        <w:t xml:space="preserve">, because of </w:t>
      </w:r>
      <w:r w:rsidR="000F4106">
        <w:t>the increased</w:t>
      </w:r>
      <w:r w:rsidR="00ED0781">
        <w:t xml:space="preserve"> spatial extent of </w:t>
      </w:r>
      <w:r w:rsidR="008339EB">
        <w:t>altered resources</w:t>
      </w:r>
      <w:r w:rsidR="000F4106">
        <w:t xml:space="preserve"> </w:t>
      </w:r>
      <w:r w:rsidR="003D2B7D">
        <w:fldChar w:fldCharType="begin"/>
      </w:r>
      <w:r w:rsidR="009A05B3">
        <w:instrText xml:space="preserve"> ADDIN EN.CITE &lt;EndNote&gt;&lt;Cite&gt;&lt;Author&gt;Bowman&lt;/Author&gt;&lt;Year&gt;2009&lt;/Year&gt;&lt;RecNum&gt;112&lt;/RecNum&gt;&lt;DisplayText&gt;(Bowman et al., 2009)&lt;/DisplayText&gt;&lt;record&gt;&lt;rec-number&gt;112&lt;/rec-number&gt;&lt;foreign-keys&gt;&lt;key app="EN" db-id="axpffp0eards98ew20rvpa0tdf0f0svatvst" timestamp="1723688147"&gt;112&lt;/key&gt;&lt;/foreign-keys&gt;&lt;ref-type name="Journal Article"&gt;17&lt;/ref-type&gt;&lt;contributors&gt;&lt;authors&gt;&lt;author&gt;Bowman, David M. J. S.&lt;/author&gt;&lt;author&gt;Balch, Jennifer K.&lt;/author&gt;&lt;author&gt;Artaxo, Paulo&lt;/author&gt;&lt;author&gt;Bond, William J.&lt;/author&gt;&lt;author&gt;Carlson, Jean M.&lt;/author&gt;&lt;author&gt;Cochrane, Mark A.&lt;/author&gt;&lt;author&gt;D’Antonio, Carla M.&lt;/author&gt;&lt;author&gt;DeFries, Ruth S.&lt;/author&gt;&lt;author&gt;Doyle, John C.&lt;/author&gt;&lt;author&gt;Harrison, Sandy P.&lt;/author&gt;&lt;author&gt;Johnston, Fay H.&lt;/author&gt;&lt;author&gt;Keeley, Jon E.&lt;/author&gt;&lt;author&gt;Krawchuk, Meg A.&lt;/author&gt;&lt;author&gt;Kull, Christian A.&lt;/author&gt;&lt;author&gt;Marston, J. Brad&lt;/author&gt;&lt;author&gt;Moritz, Max A.&lt;/author&gt;&lt;author&gt;Prentice, I. Colin&lt;/author&gt;&lt;author&gt;Roos, Christopher I.&lt;/author&gt;&lt;author&gt;Scott, Andrew C.&lt;/author&gt;&lt;author&gt;Swetnam, Thomas W.&lt;/author&gt;&lt;author&gt;van der Werf, Guido R.&lt;/author&gt;&lt;author&gt;Pyne, Stephen J.&lt;/author&gt;&lt;/authors&gt;&lt;/contributors&gt;&lt;titles&gt;&lt;title&gt;Fire in the Earth system&lt;/title&gt;&lt;secondary-title&gt;Science&lt;/secondary-title&gt;&lt;/titles&gt;&lt;pages&gt;481-484&lt;/pages&gt;&lt;volume&gt;324&lt;/volume&gt;&lt;number&gt;5926&lt;/number&gt;&lt;dates&gt;&lt;year&gt;2009&lt;/year&gt;&lt;pub-dates&gt;&lt;date&gt;2009/04/24&lt;/date&gt;&lt;/pub-dates&gt;&lt;/dates&gt;&lt;publisher&gt;American Association for the Advancement of Science&lt;/publisher&gt;&lt;urls&gt;&lt;related-urls&gt;&lt;url&gt;https://doi.org/10.1126/science.1163886&lt;/url&gt;&lt;/related-urls&gt;&lt;/urls&gt;&lt;electronic-resource-num&gt;10.1126/science.1163886&lt;/electronic-resource-num&gt;&lt;access-date&gt;2024/08/14&lt;/access-date&gt;&lt;/record&gt;&lt;/Cite&gt;&lt;/EndNote&gt;</w:instrText>
      </w:r>
      <w:r w:rsidR="003D2B7D">
        <w:fldChar w:fldCharType="separate"/>
      </w:r>
      <w:r w:rsidR="003D2B7D">
        <w:rPr>
          <w:noProof/>
        </w:rPr>
        <w:t>(Bowman et al., 2009)</w:t>
      </w:r>
      <w:r w:rsidR="003D2B7D">
        <w:fldChar w:fldCharType="end"/>
      </w:r>
      <w:r w:rsidR="00E67A52">
        <w:t xml:space="preserve">; (ii) </w:t>
      </w:r>
      <w:r w:rsidR="004367A0">
        <w:t xml:space="preserve">relative to planned burns, </w:t>
      </w:r>
      <w:r w:rsidR="00677F5F">
        <w:t xml:space="preserve">movement responses would be greater </w:t>
      </w:r>
      <w:r w:rsidR="00ED0781">
        <w:t xml:space="preserve">in response to </w:t>
      </w:r>
      <w:r w:rsidR="004367A0">
        <w:t>wildfire</w:t>
      </w:r>
      <w:r w:rsidR="00ED0781">
        <w:t>,</w:t>
      </w:r>
      <w:r w:rsidR="00ED0781" w:rsidRPr="00ED0781">
        <w:t xml:space="preserve"> </w:t>
      </w:r>
      <w:r w:rsidR="00ED0781">
        <w:t xml:space="preserve">due to differential seasonality, severity and extent </w: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 </w:instrTex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EN.CITE.DATA </w:instrText>
      </w:r>
      <w:r w:rsidR="00ED0781">
        <w:fldChar w:fldCharType="end"/>
      </w:r>
      <w:r w:rsidR="00ED0781">
        <w:fldChar w:fldCharType="separate"/>
      </w:r>
      <w:r w:rsidR="00ED0781">
        <w:rPr>
          <w:noProof/>
        </w:rPr>
        <w:t>(Ezzy, 2022; van Wagtendonk &amp; Lutz, 2007)</w:t>
      </w:r>
      <w:r w:rsidR="00ED0781">
        <w:fldChar w:fldCharType="end"/>
      </w:r>
      <w:r w:rsidR="00ED0781">
        <w:t xml:space="preserve">; </w:t>
      </w:r>
      <w:r w:rsidR="009D59A8">
        <w:t xml:space="preserve">and </w:t>
      </w:r>
      <w:r w:rsidR="00ED0781">
        <w:t>(iii)</w:t>
      </w:r>
      <w:r w:rsidR="004367A0">
        <w:t xml:space="preserve"> </w:t>
      </w:r>
      <w:r w:rsidR="00B042EE">
        <w:t xml:space="preserve">effect sizes would increase with </w:t>
      </w:r>
      <w:ins w:id="96" w:author="Tim Doherty" w:date="2025-10-27T07:25:00Z" w16du:dateUtc="2025-10-26T23:25:00Z">
        <w:r w:rsidR="000028E0">
          <w:t xml:space="preserve">species-level </w:t>
        </w:r>
      </w:ins>
      <w:r w:rsidR="00B042EE">
        <w:t>body mass</w:t>
      </w:r>
      <w:r w:rsidR="009D59A8">
        <w:t xml:space="preserve">, given that space use increases with body size, and larger animals are likely to </w:t>
      </w:r>
      <w:r w:rsidR="009D59A8">
        <w:lastRenderedPageBreak/>
        <w:t xml:space="preserve">have greater </w:t>
      </w:r>
      <w:del w:id="97" w:author="Tim Doherty" w:date="2025-10-27T07:25:00Z" w16du:dateUtc="2025-10-26T23:25:00Z">
        <w:r w:rsidR="009D59A8" w:rsidDel="00020393">
          <w:delText>movement capacity</w:delText>
        </w:r>
      </w:del>
      <w:ins w:id="98" w:author="Tim Doherty" w:date="2025-10-27T07:25:00Z" w16du:dateUtc="2025-10-26T23:25:00Z">
        <w:r w:rsidR="00020393">
          <w:t>resource requi</w:t>
        </w:r>
      </w:ins>
      <w:ins w:id="99" w:author="Tim Doherty" w:date="2025-10-27T07:26:00Z" w16du:dateUtc="2025-10-26T23:26:00Z">
        <w:r w:rsidR="00020393">
          <w:t>rements</w:t>
        </w:r>
      </w:ins>
      <w:r w:rsidR="009D59A8">
        <w:t xml:space="preserve"> </w: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 </w:instrTex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EN.CITE.DATA </w:instrText>
      </w:r>
      <w:r w:rsidR="009D59A8">
        <w:fldChar w:fldCharType="end"/>
      </w:r>
      <w:r w:rsidR="009D59A8">
        <w:fldChar w:fldCharType="separate"/>
      </w:r>
      <w:r w:rsidR="009D59A8">
        <w:rPr>
          <w:noProof/>
        </w:rPr>
        <w:t>(Jetz et al., 2004; Straus et al., 2024; Tamburello et al., 2015)</w:t>
      </w:r>
      <w:r w:rsidR="009D59A8">
        <w:fldChar w:fldCharType="end"/>
      </w:r>
      <w:r w:rsidR="008339EB">
        <w:t>.</w:t>
      </w:r>
    </w:p>
    <w:p w14:paraId="79E89BAD" w14:textId="0E21B7BD" w:rsidR="000C6D2A" w:rsidRPr="00F26A6D" w:rsidRDefault="00F26A6D" w:rsidP="00294A0A">
      <w:pPr>
        <w:pStyle w:val="Heading1"/>
      </w:pPr>
      <w:r w:rsidRPr="00F26A6D">
        <w:t>Materials and Methods</w:t>
      </w:r>
    </w:p>
    <w:p w14:paraId="57AB1110" w14:textId="77777777" w:rsidR="00F26A6D" w:rsidRDefault="00F26A6D" w:rsidP="00294A0A">
      <w:pPr>
        <w:pStyle w:val="Heading2"/>
      </w:pPr>
      <w:r w:rsidRPr="00F26A6D">
        <w:t>Systematic review</w:t>
      </w:r>
    </w:p>
    <w:p w14:paraId="49686277" w14:textId="1397C46E" w:rsidR="009F31D5" w:rsidRDefault="009F31D5" w:rsidP="00294A0A">
      <w:r>
        <w:t xml:space="preserve">We aimed to capture literature investigating four categories of </w:t>
      </w:r>
      <w:del w:id="100" w:author="Tim Doherty" w:date="2025-10-28T06:29:00Z" w16du:dateUtc="2025-10-27T22:29:00Z">
        <w:r w:rsidDel="00005425">
          <w:delText xml:space="preserve">quantitative </w:delText>
        </w:r>
      </w:del>
      <w:ins w:id="101" w:author="Tim Doherty" w:date="2025-10-28T06:29:00Z" w16du:dateUtc="2025-10-27T22:29:00Z">
        <w:r w:rsidR="00005425">
          <w:t>animal</w:t>
        </w:r>
        <w:r w:rsidR="00005425">
          <w:t xml:space="preserve"> </w:t>
        </w:r>
      </w:ins>
      <w:r>
        <w:t>movement</w:t>
      </w:r>
      <w:del w:id="102" w:author="Tim Doherty" w:date="2025-10-28T06:29:00Z" w16du:dateUtc="2025-10-27T22:29:00Z">
        <w:r w:rsidDel="00005425">
          <w:delText xml:space="preserve"> responses</w:delText>
        </w:r>
      </w:del>
      <w:r>
        <w:t>,</w:t>
      </w:r>
      <w:ins w:id="103" w:author="Tim Doherty" w:date="2025-10-27T07:26:00Z" w16du:dateUtc="2025-10-26T23:26:00Z">
        <w:r w:rsidR="007C2D39">
          <w:t xml:space="preserve"> namely</w:t>
        </w:r>
      </w:ins>
      <w:r>
        <w:t xml:space="preserve"> home range</w:t>
      </w:r>
      <w:ins w:id="104" w:author="Tim Doherty" w:date="2025-10-27T07:26:00Z" w16du:dateUtc="2025-10-26T23:26:00Z">
        <w:r w:rsidR="007C2D39">
          <w:t xml:space="preserve"> size</w:t>
        </w:r>
      </w:ins>
      <w:r>
        <w:t>, linear distance</w:t>
      </w:r>
      <w:ins w:id="105" w:author="Tim Doherty" w:date="2025-10-27T07:26:00Z" w16du:dateUtc="2025-10-26T23:26:00Z">
        <w:r w:rsidR="007C2D39">
          <w:t xml:space="preserve"> moved</w:t>
        </w:r>
      </w:ins>
      <w:r>
        <w:t xml:space="preserve">, tortuosity, and other measures of space use. Following </w:t>
      </w:r>
      <w:r w:rsidR="008C3E70">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 </w:instrText>
      </w:r>
      <w:r w:rsidR="004131E4">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EN.CITE.DATA </w:instrText>
      </w:r>
      <w:r w:rsidR="004131E4">
        <w:fldChar w:fldCharType="end"/>
      </w:r>
      <w:r w:rsidR="008C3E70">
        <w:fldChar w:fldCharType="separate"/>
      </w:r>
      <w:r w:rsidR="008C3E70">
        <w:rPr>
          <w:noProof/>
        </w:rPr>
        <w:t>Doherty et al. (2021)</w:t>
      </w:r>
      <w:r w:rsidR="008C3E70">
        <w:fldChar w:fldCharType="end"/>
      </w:r>
      <w:r w:rsidR="008C3E70">
        <w:t xml:space="preserve"> </w:t>
      </w:r>
      <w:r>
        <w:t xml:space="preserve">home range responses included </w:t>
      </w:r>
      <w:del w:id="106" w:author="Tim Doherty" w:date="2025-10-28T06:32:00Z" w16du:dateUtc="2025-10-27T22:32:00Z">
        <w:r w:rsidDel="003679F0">
          <w:delText xml:space="preserve">mean </w:delText>
        </w:r>
      </w:del>
      <w:r>
        <w:t>area-based measurements</w:t>
      </w:r>
      <w:ins w:id="107" w:author="Tim Doherty" w:date="2025-10-28T06:32:00Z" w16du:dateUtc="2025-10-27T22:32:00Z">
        <w:r w:rsidR="003679F0">
          <w:t xml:space="preserve"> of space </w:t>
        </w:r>
        <w:r w:rsidR="00B37602">
          <w:t>use</w:t>
        </w:r>
      </w:ins>
      <w:r>
        <w:t xml:space="preserve">, such as home range size and nest area size. Linear distance </w:t>
      </w:r>
      <w:del w:id="108" w:author="Tim Doherty" w:date="2025-10-27T07:26:00Z" w16du:dateUtc="2025-10-26T23:26:00Z">
        <w:r w:rsidDel="007C2D39">
          <w:delText xml:space="preserve">responses included </w:delText>
        </w:r>
      </w:del>
      <w:r>
        <w:t xml:space="preserve">metrics </w:t>
      </w:r>
      <w:ins w:id="109" w:author="Tim Doherty" w:date="2025-10-27T07:26:00Z" w16du:dateUtc="2025-10-26T23:26:00Z">
        <w:r w:rsidR="007C2D39">
          <w:t xml:space="preserve">were those </w:t>
        </w:r>
      </w:ins>
      <w:r>
        <w:t xml:space="preserve">that measured </w:t>
      </w:r>
      <w:del w:id="110" w:author="Tim Doherty" w:date="2025-10-28T06:32:00Z" w16du:dateUtc="2025-10-27T22:32:00Z">
        <w:r w:rsidDel="00B37602">
          <w:delText xml:space="preserve">mean </w:delText>
        </w:r>
      </w:del>
      <w:r>
        <w:t xml:space="preserve">straight-line distances between relocations, such as daily distance travelled, as well as </w:t>
      </w:r>
      <w:del w:id="111" w:author="Tim Doherty" w:date="2025-10-28T06:33:00Z" w16du:dateUtc="2025-10-27T22:33:00Z">
        <w:r w:rsidDel="00B37602">
          <w:delText xml:space="preserve">movement rates measured as </w:delText>
        </w:r>
      </w:del>
      <w:r>
        <w:t xml:space="preserve">distance travelled </w:t>
      </w:r>
      <w:del w:id="112" w:author="Tim Doherty" w:date="2025-10-28T06:33:00Z" w16du:dateUtc="2025-10-27T22:33:00Z">
        <w:r w:rsidDel="00B37602">
          <w:delText>within a given</w:delText>
        </w:r>
      </w:del>
      <w:ins w:id="113" w:author="Tim Doherty" w:date="2025-10-28T06:33:00Z" w16du:dateUtc="2025-10-27T22:33:00Z">
        <w:r w:rsidR="00B37602">
          <w:t>per</w:t>
        </w:r>
      </w:ins>
      <w:r>
        <w:t xml:space="preserve"> unit of time. Tortuosity provides a measure of how a movement path deviates from a straight-line and was captured by straightness indices and turning angles. Other space use </w:t>
      </w:r>
      <w:ins w:id="114" w:author="Tim Doherty" w:date="2025-10-28T06:34:00Z" w16du:dateUtc="2025-10-27T22:34:00Z">
        <w:r w:rsidR="00B37602">
          <w:t xml:space="preserve">metrics </w:t>
        </w:r>
      </w:ins>
      <w:r>
        <w:t xml:space="preserve">included </w:t>
      </w:r>
      <w:del w:id="115" w:author="Tim Doherty" w:date="2025-10-28T06:34:00Z" w16du:dateUtc="2025-10-27T22:34:00Z">
        <w:r w:rsidDel="00B37602">
          <w:delText xml:space="preserve">metrics </w:delText>
        </w:r>
      </w:del>
      <w:ins w:id="116" w:author="Tim Doherty" w:date="2025-10-28T06:34:00Z" w16du:dateUtc="2025-10-27T22:34:00Z">
        <w:r w:rsidR="00B37602">
          <w:t xml:space="preserve">those </w:t>
        </w:r>
      </w:ins>
      <w:r>
        <w:t xml:space="preserve">that quantified other aspects of animal movement decisions and behaviours not captured by the </w:t>
      </w:r>
      <w:del w:id="117" w:author="Tim Doherty" w:date="2025-10-28T06:34:00Z" w16du:dateUtc="2025-10-27T22:34:00Z">
        <w:r w:rsidDel="00B37602">
          <w:delText xml:space="preserve">other </w:delText>
        </w:r>
      </w:del>
      <w:ins w:id="118" w:author="Tim Doherty" w:date="2025-10-28T06:34:00Z" w16du:dateUtc="2025-10-27T22:34:00Z">
        <w:r w:rsidR="00B37602">
          <w:t>previous</w:t>
        </w:r>
        <w:r w:rsidR="00B37602">
          <w:t xml:space="preserve"> </w:t>
        </w:r>
      </w:ins>
      <w:r>
        <w:t xml:space="preserve">categories, such as mean residency time, time to return, and proportion of fixes within burnt and unburnt habitats. </w:t>
      </w:r>
    </w:p>
    <w:p w14:paraId="06785FA7" w14:textId="6B8BBDA9" w:rsidR="00922014" w:rsidRDefault="00524F90" w:rsidP="00294A0A">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commentRangeStart w:id="119"/>
      <w:commentRangeStart w:id="120"/>
      <w:commentRangeStart w:id="121"/>
      <w:r w:rsidR="00ED2E83">
        <w:t>Search terms</w:t>
      </w:r>
      <w:r w:rsidR="007730A6">
        <w:t xml:space="preserve"> relating to animal movement were combined with </w:t>
      </w:r>
      <w:r w:rsidR="00ED2E83">
        <w:t>terms</w:t>
      </w:r>
      <w:r w:rsidR="007730A6">
        <w:t xml:space="preserve"> relating to fire and terrestrial vertebrates to identity suitable studies</w:t>
      </w:r>
      <w:commentRangeEnd w:id="119"/>
      <w:r w:rsidR="00B520A0">
        <w:rPr>
          <w:rStyle w:val="CommentReference"/>
        </w:rPr>
        <w:commentReference w:id="119"/>
      </w:r>
      <w:commentRangeEnd w:id="120"/>
      <w:r w:rsidR="00C44FCA">
        <w:rPr>
          <w:rStyle w:val="CommentReference"/>
        </w:rPr>
        <w:commentReference w:id="120"/>
      </w:r>
      <w:commentRangeEnd w:id="121"/>
      <w:r w:rsidR="00F86038">
        <w:rPr>
          <w:rStyle w:val="CommentReference"/>
        </w:rPr>
        <w:commentReference w:id="121"/>
      </w:r>
      <w:r w:rsidR="005E6697">
        <w:t xml:space="preserve"> (Supplementary Information 1)</w:t>
      </w:r>
      <w:r w:rsidR="007730A6">
        <w:t xml:space="preserve">. </w:t>
      </w:r>
      <w:r w:rsidR="009C5E55">
        <w:t>To be considered for inclusion in the sy</w:t>
      </w:r>
      <w:r w:rsidR="00BA402C">
        <w:t>stematic review</w:t>
      </w:r>
      <w:r w:rsidR="00D928F3">
        <w:t xml:space="preserve"> </w:t>
      </w:r>
      <w:r w:rsidR="00BA402C">
        <w:t>studies needed to meet the following criteria: (</w:t>
      </w:r>
      <w:proofErr w:type="spellStart"/>
      <w:r w:rsidR="00BA402C">
        <w:t>i</w:t>
      </w:r>
      <w:proofErr w:type="spellEnd"/>
      <w:r w:rsidR="00BA402C">
        <w:t xml:space="preserve">)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ins w:id="122" w:author="Tim Doherty" w:date="2025-10-27T07:30:00Z" w16du:dateUtc="2025-10-26T23:30:00Z">
        <w:r w:rsidR="000B6B62">
          <w:t>–</w:t>
        </w:r>
      </w:ins>
      <w:del w:id="123" w:author="Tim Doherty" w:date="2025-10-27T07:30:00Z" w16du:dateUtc="2025-10-26T23:30:00Z">
        <w:r w:rsidR="00C5735E" w:rsidDel="000B6B62">
          <w:delText>-</w:delText>
        </w:r>
      </w:del>
      <w:r w:rsidR="00931CA9">
        <w:t>after</w:t>
      </w:r>
      <w:ins w:id="124" w:author="Tim Doherty" w:date="2025-10-27T07:27:00Z" w16du:dateUtc="2025-10-26T23:27:00Z">
        <w:r w:rsidR="00DC536B">
          <w:t xml:space="preserve"> fire</w:t>
        </w:r>
      </w:ins>
      <w:r w:rsidR="00931CA9">
        <w:t xml:space="preserve">, </w:t>
      </w:r>
      <w:r w:rsidR="00BF30DC">
        <w:t>burnt</w:t>
      </w:r>
      <w:ins w:id="125" w:author="Tim Doherty" w:date="2025-10-27T07:30:00Z" w16du:dateUtc="2025-10-26T23:30:00Z">
        <w:r w:rsidR="000B6B62">
          <w:t>–</w:t>
        </w:r>
      </w:ins>
      <w:del w:id="126" w:author="Tim Doherty" w:date="2025-10-27T07:30:00Z" w16du:dateUtc="2025-10-26T23:30:00Z">
        <w:r w:rsidR="00BF30DC" w:rsidDel="000B6B62">
          <w:delText>-</w:delText>
        </w:r>
      </w:del>
      <w:r w:rsidR="00BF30DC">
        <w:t>unburnt,</w:t>
      </w:r>
      <w:r w:rsidR="00931CA9">
        <w:t xml:space="preserve"> or before</w:t>
      </w:r>
      <w:ins w:id="127" w:author="Tim Doherty" w:date="2025-10-27T07:30:00Z" w16du:dateUtc="2025-10-26T23:30:00Z">
        <w:r w:rsidR="000B6B62">
          <w:t>–</w:t>
        </w:r>
      </w:ins>
      <w:del w:id="128" w:author="Tim Doherty" w:date="2025-10-27T07:30:00Z" w16du:dateUtc="2025-10-26T23:30:00Z">
        <w:r w:rsidR="00931CA9" w:rsidDel="000B6B62">
          <w:delText>-</w:delText>
        </w:r>
      </w:del>
      <w:r w:rsidR="00931CA9">
        <w:t>after</w:t>
      </w:r>
      <w:ins w:id="129" w:author="Tim Doherty" w:date="2025-10-27T07:30:00Z" w16du:dateUtc="2025-10-26T23:30:00Z">
        <w:r w:rsidR="000B6B62">
          <w:t xml:space="preserve"> </w:t>
        </w:r>
      </w:ins>
      <w:del w:id="130" w:author="Tim Doherty" w:date="2025-10-27T07:30:00Z" w16du:dateUtc="2025-10-26T23:30:00Z">
        <w:r w:rsidR="00931CA9" w:rsidDel="000B6B62">
          <w:delText>-</w:delText>
        </w:r>
      </w:del>
      <w:r w:rsidR="00931CA9">
        <w:t>control</w:t>
      </w:r>
      <w:ins w:id="131" w:author="Tim Doherty" w:date="2025-10-27T07:30:00Z" w16du:dateUtc="2025-10-26T23:30:00Z">
        <w:r w:rsidR="000B6B62">
          <w:t>–</w:t>
        </w:r>
      </w:ins>
      <w:del w:id="132" w:author="Tim Doherty" w:date="2025-10-27T07:30:00Z" w16du:dateUtc="2025-10-26T23:30:00Z">
        <w:r w:rsidR="00C5735E" w:rsidDel="000B6B62">
          <w:delText>-</w:delText>
        </w:r>
      </w:del>
      <w:r w:rsidR="00C5735E">
        <w:t>impact</w:t>
      </w:r>
      <w:r w:rsidR="00F203E4">
        <w:t xml:space="preserve"> </w:t>
      </w:r>
      <w:r w:rsidR="00374AFF">
        <w:t>designs</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w:t>
      </w:r>
      <w:ins w:id="133" w:author="Tim Doherty" w:date="2025-10-27T07:28:00Z" w16du:dateUtc="2025-10-26T23:28:00Z">
        <w:r w:rsidR="00A41558">
          <w:t>-</w:t>
        </w:r>
      </w:ins>
      <w:del w:id="134" w:author="Tim Doherty" w:date="2025-10-27T07:28:00Z" w16du:dateUtc="2025-10-26T23:28:00Z">
        <w:r w:rsidR="00C5735E" w:rsidDel="00A41558">
          <w:delText xml:space="preserve"> </w:delText>
        </w:r>
      </w:del>
      <w:r w:rsidR="00C5735E">
        <w:t>ranging</w:t>
      </w:r>
      <w:r w:rsidR="008666F5">
        <w:t xml:space="preserve"> terrestrial</w:t>
      </w:r>
      <w:r w:rsidR="00C5735E">
        <w:t xml:space="preserve">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All returned results were filtered to include only articles or theses published in 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w:t>
      </w:r>
      <w:commentRangeStart w:id="135"/>
      <w:r w:rsidR="007D78B1">
        <w:t xml:space="preserve">Additional studies were identified by snowball searches of reference lists from </w:t>
      </w:r>
      <w:ins w:id="136" w:author="Tim Doherty" w:date="2025-10-27T07:28:00Z" w16du:dateUtc="2025-10-26T23:28:00Z">
        <w:r w:rsidR="00EA1CBD">
          <w:t>two</w:t>
        </w:r>
      </w:ins>
      <w:del w:id="137" w:author="Tim Doherty" w:date="2025-10-27T07:28:00Z" w16du:dateUtc="2025-10-26T23:28:00Z">
        <w:r w:rsidR="005001DE" w:rsidDel="00EA1CBD">
          <w:delText>2</w:delText>
        </w:r>
      </w:del>
      <w:r w:rsidR="005001DE">
        <w:t xml:space="preserve"> </w:t>
      </w:r>
      <w:r w:rsidR="007D78B1">
        <w:t>review articles returned in database searches</w:t>
      </w:r>
      <w:r w:rsidR="005962D8">
        <w:t xml:space="preserve"> </w:t>
      </w:r>
      <w:r w:rsidR="00E963F3">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 </w:instrText>
      </w:r>
      <w:r w:rsidR="004131E4">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EN.CITE.DATA </w:instrText>
      </w:r>
      <w:r w:rsidR="004131E4">
        <w:fldChar w:fldCharType="end"/>
      </w:r>
      <w:r w:rsidR="00E963F3">
        <w:fldChar w:fldCharType="separate"/>
      </w:r>
      <w:r w:rsidR="00E963F3">
        <w:rPr>
          <w:noProof/>
        </w:rPr>
        <w:t>(Nimmo et al., 2019; Nimmo et al., 2021)</w:t>
      </w:r>
      <w:r w:rsidR="00E963F3">
        <w:fldChar w:fldCharType="end"/>
      </w:r>
      <w:r w:rsidR="007D78B1">
        <w:t xml:space="preserve">, and </w:t>
      </w:r>
      <w:ins w:id="138" w:author="Tim Doherty" w:date="2025-10-27T07:28:00Z" w16du:dateUtc="2025-10-26T23:28:00Z">
        <w:r w:rsidR="00EA1CBD">
          <w:t>one</w:t>
        </w:r>
      </w:ins>
      <w:del w:id="139" w:author="Tim Doherty" w:date="2025-10-27T07:28:00Z" w16du:dateUtc="2025-10-26T23:28:00Z">
        <w:r w:rsidR="005001DE" w:rsidDel="00EA1CBD">
          <w:delText>1</w:delText>
        </w:r>
      </w:del>
      <w:r w:rsidR="005001DE">
        <w:t xml:space="preserve"> </w:t>
      </w:r>
      <w:r w:rsidR="007D78B1">
        <w:t>review paper known to the authors</w:t>
      </w:r>
      <w:r w:rsidR="00CE1C43">
        <w:t xml:space="preserve"> </w:t>
      </w:r>
      <w:r w:rsidR="0060349D">
        <w:lastRenderedPageBreak/>
        <w:fldChar w:fldCharType="begin"/>
      </w:r>
      <w:r w:rsidR="004131E4">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60349D">
        <w:fldChar w:fldCharType="separate"/>
      </w:r>
      <w:r w:rsidR="0060349D">
        <w:rPr>
          <w:noProof/>
        </w:rPr>
        <w:t>(Volkmann et al., 2020)</w:t>
      </w:r>
      <w:r w:rsidR="0060349D">
        <w:fldChar w:fldCharType="end"/>
      </w:r>
      <w:r w:rsidR="007D78B1">
        <w:t>.</w:t>
      </w:r>
      <w:commentRangeEnd w:id="135"/>
      <w:r w:rsidR="007D78B1">
        <w:rPr>
          <w:rStyle w:val="CommentReference"/>
        </w:rPr>
        <w:commentReference w:id="135"/>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w:t>
      </w:r>
      <w:r w:rsidR="005D0EC3">
        <w:t>.L.</w:t>
      </w:r>
      <w:r w:rsidR="00FA2B9B">
        <w:t>M. Full text screening was performed by C</w:t>
      </w:r>
      <w:r w:rsidR="00467189">
        <w:t>.L.</w:t>
      </w:r>
      <w:r w:rsidR="00FA2B9B">
        <w:t>M,</w:t>
      </w:r>
      <w:r w:rsidR="00FE5A88">
        <w:t xml:space="preserve"> B</w:t>
      </w:r>
      <w:r w:rsidR="00830D92">
        <w:t>.</w:t>
      </w:r>
      <w:r w:rsidR="00FE5A88">
        <w:t>W, D</w:t>
      </w:r>
      <w:r w:rsidR="00830D92">
        <w:t>.</w:t>
      </w:r>
      <w:r w:rsidR="00FE5A88">
        <w:t xml:space="preserve">W, </w:t>
      </w:r>
      <w:r w:rsidR="00957993">
        <w:t>C</w:t>
      </w:r>
      <w:r w:rsidR="00830D92">
        <w:t>.J</w:t>
      </w:r>
      <w:r w:rsidR="00B127C7">
        <w:t>.</w:t>
      </w:r>
      <w:r w:rsidR="00957993">
        <w:t xml:space="preserve">J, </w:t>
      </w:r>
      <w:r w:rsidR="00FE5A88">
        <w:t>M</w:t>
      </w:r>
      <w:r w:rsidR="00B127C7">
        <w:t>.A.</w:t>
      </w:r>
      <w:r w:rsidR="00FE5A88">
        <w:t>C,</w:t>
      </w:r>
      <w:r w:rsidR="00FA2B9B">
        <w:t xml:space="preserve"> </w:t>
      </w:r>
      <w:commentRangeStart w:id="140"/>
      <w:r w:rsidR="00FA2B9B">
        <w:t>E</w:t>
      </w:r>
      <w:r w:rsidR="006C31BA">
        <w:t>.I.F.</w:t>
      </w:r>
      <w:r w:rsidR="00FA2B9B">
        <w:t>W</w:t>
      </w:r>
      <w:r w:rsidR="00957993">
        <w:t xml:space="preserve"> </w:t>
      </w:r>
      <w:commentRangeEnd w:id="140"/>
      <w:r w:rsidR="006C31BA">
        <w:rPr>
          <w:rStyle w:val="CommentReference"/>
        </w:rPr>
        <w:commentReference w:id="140"/>
      </w:r>
      <w:r w:rsidR="00957993">
        <w:t>and</w:t>
      </w:r>
      <w:r w:rsidR="00FE5A88">
        <w:t xml:space="preserve"> G</w:t>
      </w:r>
      <w:r w:rsidR="00B127C7">
        <w:t>.D.</w:t>
      </w:r>
      <w:r w:rsidR="00FE5A88">
        <w:t>L</w:t>
      </w:r>
      <w:r w:rsidR="007D78B1">
        <w:t>.</w:t>
      </w:r>
    </w:p>
    <w:p w14:paraId="6576B7C8" w14:textId="0EE87D62" w:rsidR="000349DC" w:rsidRDefault="00F26A6D" w:rsidP="00821948">
      <w:pPr>
        <w:pStyle w:val="Heading2"/>
        <w:rPr>
          <w:rFonts w:eastAsia="Times New Roman"/>
          <w:lang w:eastAsia="en-AU"/>
        </w:rPr>
      </w:pPr>
      <w:commentRangeStart w:id="141"/>
      <w:commentRangeStart w:id="142"/>
      <w:commentRangeStart w:id="143"/>
      <w:r w:rsidRPr="00220911">
        <w:t>Data</w:t>
      </w:r>
      <w:commentRangeEnd w:id="141"/>
      <w:r w:rsidR="00FD3775">
        <w:rPr>
          <w:rStyle w:val="CommentReference"/>
          <w:rFonts w:eastAsiaTheme="minorHAnsi" w:cstheme="minorBidi"/>
          <w:b w:val="0"/>
          <w:color w:val="auto"/>
        </w:rPr>
        <w:commentReference w:id="141"/>
      </w:r>
      <w:commentRangeEnd w:id="142"/>
      <w:r w:rsidR="003C0C77">
        <w:rPr>
          <w:rStyle w:val="CommentReference"/>
          <w:rFonts w:eastAsiaTheme="minorHAnsi" w:cstheme="minorBidi"/>
          <w:b w:val="0"/>
          <w:color w:val="auto"/>
        </w:rPr>
        <w:commentReference w:id="142"/>
      </w:r>
      <w:commentRangeEnd w:id="143"/>
      <w:r w:rsidR="00162EF1">
        <w:rPr>
          <w:rStyle w:val="CommentReference"/>
          <w:rFonts w:eastAsiaTheme="minorHAnsi" w:cstheme="minorBidi"/>
          <w:b w:val="0"/>
          <w:color w:val="auto"/>
        </w:rPr>
        <w:commentReference w:id="143"/>
      </w:r>
      <w:r w:rsidRPr="00220911">
        <w:t xml:space="preserve"> extraction</w:t>
      </w:r>
    </w:p>
    <w:p w14:paraId="0CE56516" w14:textId="11F4166B" w:rsidR="00FD3775" w:rsidRPr="00FD3775" w:rsidRDefault="00FD3775" w:rsidP="00792BA3">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From each study, we extracted metadata on </w:t>
      </w:r>
      <w:r w:rsidRPr="00792BA3">
        <w:rPr>
          <w:rFonts w:eastAsia="Times New Roman" w:cs="Times New Roman"/>
          <w:kern w:val="0"/>
          <w:szCs w:val="24"/>
          <w:lang w:eastAsia="en-AU"/>
          <w14:ligatures w14:val="none"/>
        </w:rPr>
        <w:t>fire type</w:t>
      </w:r>
      <w:r w:rsidRPr="00FD3775">
        <w:rPr>
          <w:rFonts w:eastAsia="Times New Roman" w:cs="Times New Roman"/>
          <w:kern w:val="0"/>
          <w:szCs w:val="24"/>
          <w:lang w:eastAsia="en-AU"/>
          <w14:ligatures w14:val="none"/>
        </w:rPr>
        <w:t xml:space="preserve"> (wildfire or planned),</w:t>
      </w:r>
      <w:r w:rsidR="00B07E93">
        <w:rPr>
          <w:rFonts w:eastAsia="Times New Roman" w:cs="Times New Roman"/>
          <w:kern w:val="0"/>
          <w:szCs w:val="24"/>
          <w:lang w:eastAsia="en-AU"/>
          <w14:ligatures w14:val="none"/>
        </w:rPr>
        <w:t xml:space="preserve"> fire size (h</w:t>
      </w:r>
      <w:ins w:id="144" w:author="Tim Doherty" w:date="2025-10-27T07:29:00Z" w16du:dateUtc="2025-10-26T23:29:00Z">
        <w:r w:rsidR="00F9715E">
          <w:rPr>
            <w:rFonts w:eastAsia="Times New Roman" w:cs="Times New Roman"/>
            <w:kern w:val="0"/>
            <w:szCs w:val="24"/>
            <w:lang w:eastAsia="en-AU"/>
            <w14:ligatures w14:val="none"/>
          </w:rPr>
          <w:t>ectares</w:t>
        </w:r>
      </w:ins>
      <w:del w:id="145" w:author="Tim Doherty" w:date="2025-10-27T07:29:00Z" w16du:dateUtc="2025-10-26T23:29:00Z">
        <w:r w:rsidR="00B07E93" w:rsidDel="00F9715E">
          <w:rPr>
            <w:rFonts w:eastAsia="Times New Roman" w:cs="Times New Roman"/>
            <w:kern w:val="0"/>
            <w:szCs w:val="24"/>
            <w:lang w:eastAsia="en-AU"/>
            <w14:ligatures w14:val="none"/>
          </w:rPr>
          <w:delText>a</w:delText>
        </w:r>
      </w:del>
      <w:r w:rsidR="00B07E93">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t>
      </w:r>
      <w:commentRangeStart w:id="146"/>
      <w:r w:rsidR="00B07E93">
        <w:rPr>
          <w:rFonts w:eastAsia="Times New Roman" w:cs="Times New Roman"/>
          <w:kern w:val="0"/>
          <w:szCs w:val="24"/>
          <w:lang w:eastAsia="en-AU"/>
          <w14:ligatures w14:val="none"/>
        </w:rPr>
        <w:t xml:space="preserve">maximum burn age </w:t>
      </w:r>
      <w:commentRangeEnd w:id="146"/>
      <w:r w:rsidR="008D21DC">
        <w:rPr>
          <w:rStyle w:val="CommentReference"/>
        </w:rPr>
        <w:commentReference w:id="146"/>
      </w:r>
      <w:r w:rsidR="00B07E93">
        <w:rPr>
          <w:rFonts w:eastAsia="Times New Roman" w:cs="Times New Roman"/>
          <w:kern w:val="0"/>
          <w:szCs w:val="24"/>
          <w:lang w:eastAsia="en-AU"/>
          <w14:ligatures w14:val="none"/>
        </w:rPr>
        <w:t>(</w:t>
      </w:r>
      <w:commentRangeStart w:id="147"/>
      <w:r w:rsidR="00B07E93">
        <w:rPr>
          <w:rFonts w:eastAsia="Times New Roman" w:cs="Times New Roman"/>
          <w:kern w:val="0"/>
          <w:szCs w:val="24"/>
          <w:lang w:eastAsia="en-AU"/>
          <w14:ligatures w14:val="none"/>
        </w:rPr>
        <w:t>months</w:t>
      </w:r>
      <w:commentRangeEnd w:id="147"/>
      <w:r w:rsidR="00EB2CEE">
        <w:rPr>
          <w:rStyle w:val="CommentReference"/>
        </w:rPr>
        <w:commentReference w:id="147"/>
      </w:r>
      <w:r w:rsidR="00B07E93">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study design</w:t>
      </w:r>
      <w:r w:rsidRPr="00FD3775">
        <w:rPr>
          <w:rFonts w:eastAsia="Times New Roman" w:cs="Times New Roman"/>
          <w:kern w:val="0"/>
          <w:szCs w:val="24"/>
          <w:lang w:eastAsia="en-AU"/>
          <w14:ligatures w14:val="none"/>
        </w:rPr>
        <w:t xml:space="preserve"> (before–after, control–impact, or before–after control–impact), </w:t>
      </w:r>
      <w:r w:rsidRPr="00792BA3">
        <w:rPr>
          <w:rFonts w:eastAsia="Times New Roman" w:cs="Times New Roman"/>
          <w:kern w:val="0"/>
          <w:szCs w:val="24"/>
          <w:lang w:eastAsia="en-AU"/>
          <w14:ligatures w14:val="none"/>
        </w:rPr>
        <w:t>geographic coordinates</w:t>
      </w:r>
      <w:r w:rsidRPr="00FD3775">
        <w:rPr>
          <w:rFonts w:eastAsia="Times New Roman" w:cs="Times New Roman"/>
          <w:kern w:val="0"/>
          <w:szCs w:val="24"/>
          <w:lang w:eastAsia="en-AU"/>
          <w14:ligatures w14:val="none"/>
        </w:rPr>
        <w:t xml:space="preserve"> (latitude and longitude), </w:t>
      </w:r>
      <w:r w:rsidRPr="00792BA3">
        <w:rPr>
          <w:rFonts w:eastAsia="Times New Roman" w:cs="Times New Roman"/>
          <w:kern w:val="0"/>
          <w:szCs w:val="24"/>
          <w:lang w:eastAsia="en-AU"/>
          <w14:ligatures w14:val="none"/>
        </w:rPr>
        <w:t>country</w:t>
      </w:r>
      <w:r w:rsidRPr="00FD3775">
        <w:rPr>
          <w:rFonts w:eastAsia="Times New Roman" w:cs="Times New Roman"/>
          <w:kern w:val="0"/>
          <w:szCs w:val="24"/>
          <w:lang w:eastAsia="en-AU"/>
          <w14:ligatures w14:val="none"/>
        </w:rPr>
        <w:t xml:space="preserve">, and </w:t>
      </w:r>
      <w:r w:rsidRPr="00792BA3">
        <w:rPr>
          <w:rFonts w:eastAsia="Times New Roman" w:cs="Times New Roman"/>
          <w:kern w:val="0"/>
          <w:szCs w:val="24"/>
          <w:lang w:eastAsia="en-AU"/>
          <w14:ligatures w14:val="none"/>
        </w:rPr>
        <w:t>movement response</w:t>
      </w:r>
      <w:r w:rsidRPr="00FD3775">
        <w:rPr>
          <w:rFonts w:eastAsia="Times New Roman" w:cs="Times New Roman"/>
          <w:kern w:val="0"/>
          <w:szCs w:val="24"/>
          <w:lang w:eastAsia="en-AU"/>
          <w14:ligatures w14:val="none"/>
        </w:rPr>
        <w:t xml:space="preserve"> (home range, linear distance, tortuosity, or other space</w:t>
      </w:r>
      <w:ins w:id="148" w:author="Tim Doherty" w:date="2025-10-27T07:30:00Z" w16du:dateUtc="2025-10-26T23:30:00Z">
        <w:r w:rsidR="00EB2CEE">
          <w:rPr>
            <w:rFonts w:eastAsia="Times New Roman" w:cs="Times New Roman"/>
            <w:kern w:val="0"/>
            <w:szCs w:val="24"/>
            <w:lang w:eastAsia="en-AU"/>
            <w14:ligatures w14:val="none"/>
          </w:rPr>
          <w:t xml:space="preserve"> </w:t>
        </w:r>
      </w:ins>
      <w:del w:id="149" w:author="Tim Doherty" w:date="2025-10-27T07:30:00Z" w16du:dateUtc="2025-10-26T23:30:00Z">
        <w:r w:rsidRPr="00FD3775" w:rsidDel="00EB2CEE">
          <w:rPr>
            <w:rFonts w:eastAsia="Times New Roman" w:cs="Times New Roman"/>
            <w:kern w:val="0"/>
            <w:szCs w:val="24"/>
            <w:lang w:eastAsia="en-AU"/>
            <w14:ligatures w14:val="none"/>
          </w:rPr>
          <w:delText>-</w:delText>
        </w:r>
      </w:del>
      <w:r w:rsidRPr="00FD3775">
        <w:rPr>
          <w:rFonts w:eastAsia="Times New Roman" w:cs="Times New Roman"/>
          <w:kern w:val="0"/>
          <w:szCs w:val="24"/>
          <w:lang w:eastAsia="en-AU"/>
          <w14:ligatures w14:val="none"/>
        </w:rPr>
        <w:t>use metrics)</w:t>
      </w:r>
      <w:r w:rsidR="00E33EB3">
        <w:rPr>
          <w:rFonts w:eastAsia="Times New Roman" w:cs="Times New Roman"/>
          <w:kern w:val="0"/>
          <w:szCs w:val="24"/>
          <w:lang w:eastAsia="en-AU"/>
          <w14:ligatures w14:val="none"/>
        </w:rPr>
        <w:t xml:space="preserve"> (Supplementary </w:t>
      </w:r>
      <w:r w:rsidR="004F02B8">
        <w:rPr>
          <w:rFonts w:eastAsia="Times New Roman" w:cs="Times New Roman"/>
          <w:kern w:val="0"/>
          <w:szCs w:val="24"/>
          <w:lang w:eastAsia="en-AU"/>
          <w14:ligatures w14:val="none"/>
        </w:rPr>
        <w:t>Information 1, Table S1.1</w:t>
      </w:r>
      <w:r w:rsidR="00256951">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We defined </w:t>
      </w:r>
      <w:r w:rsidRPr="00FD3775">
        <w:rPr>
          <w:rFonts w:eastAsia="Times New Roman" w:cs="Times New Roman"/>
          <w:i/>
          <w:iCs/>
          <w:kern w:val="0"/>
          <w:szCs w:val="24"/>
          <w:lang w:eastAsia="en-AU"/>
          <w14:ligatures w14:val="none"/>
        </w:rPr>
        <w:t>planned fires</w:t>
      </w:r>
      <w:r w:rsidRPr="00FD3775">
        <w:rPr>
          <w:rFonts w:eastAsia="Times New Roman" w:cs="Times New Roman"/>
          <w:kern w:val="0"/>
          <w:szCs w:val="24"/>
          <w:lang w:eastAsia="en-AU"/>
          <w14:ligatures w14:val="none"/>
        </w:rPr>
        <w:t xml:space="preserve"> as those intentionally ignited by people, and </w:t>
      </w:r>
      <w:r w:rsidRPr="00FD3775">
        <w:rPr>
          <w:rFonts w:eastAsia="Times New Roman" w:cs="Times New Roman"/>
          <w:i/>
          <w:iCs/>
          <w:kern w:val="0"/>
          <w:szCs w:val="24"/>
          <w:lang w:eastAsia="en-AU"/>
          <w14:ligatures w14:val="none"/>
        </w:rPr>
        <w:t>wildfires</w:t>
      </w:r>
      <w:r w:rsidRPr="00FD3775">
        <w:rPr>
          <w:rFonts w:eastAsia="Times New Roman" w:cs="Times New Roman"/>
          <w:kern w:val="0"/>
          <w:szCs w:val="24"/>
          <w:lang w:eastAsia="en-AU"/>
          <w14:ligatures w14:val="none"/>
        </w:rPr>
        <w:t xml:space="preserve"> as those ignited by natural causes or unintentionally by anthropogenic sources. Fire type was recorded according to the authors’ description of the event.</w:t>
      </w:r>
      <w:r w:rsidR="00B07E93">
        <w:rPr>
          <w:rFonts w:eastAsia="Times New Roman" w:cs="Times New Roman"/>
          <w:kern w:val="0"/>
          <w:szCs w:val="24"/>
          <w:lang w:eastAsia="en-AU"/>
          <w14:ligatures w14:val="none"/>
        </w:rPr>
        <w:t xml:space="preserve"> </w:t>
      </w:r>
      <w:r w:rsidR="00CF65A3" w:rsidRPr="00DE46D9">
        <w:rPr>
          <w:rFonts w:eastAsia="Times New Roman" w:cs="Times New Roman"/>
          <w:kern w:val="0"/>
          <w:szCs w:val="24"/>
          <w:lang w:eastAsia="en-AU"/>
          <w14:ligatures w14:val="none"/>
        </w:rPr>
        <w:t>Fire size</w:t>
      </w:r>
      <w:r w:rsidR="00CF65A3" w:rsidRPr="00FD3775">
        <w:rPr>
          <w:rFonts w:eastAsia="Times New Roman" w:cs="Times New Roman"/>
          <w:kern w:val="0"/>
          <w:szCs w:val="24"/>
          <w:lang w:eastAsia="en-AU"/>
          <w14:ligatures w14:val="none"/>
        </w:rPr>
        <w:t xml:space="preserve"> (area burned, ha) and </w:t>
      </w:r>
      <w:r w:rsidR="00CF65A3" w:rsidRPr="00DE46D9">
        <w:rPr>
          <w:rFonts w:eastAsia="Times New Roman" w:cs="Times New Roman"/>
          <w:kern w:val="0"/>
          <w:szCs w:val="24"/>
          <w:lang w:eastAsia="en-AU"/>
          <w14:ligatures w14:val="none"/>
        </w:rPr>
        <w:t>maximum burn age</w:t>
      </w:r>
      <w:r w:rsidR="00CF65A3" w:rsidRPr="00FD3775">
        <w:rPr>
          <w:rFonts w:eastAsia="Times New Roman" w:cs="Times New Roman"/>
          <w:kern w:val="0"/>
          <w:szCs w:val="24"/>
          <w:lang w:eastAsia="en-AU"/>
          <w14:ligatures w14:val="none"/>
        </w:rPr>
        <w:t xml:space="preserve"> (time since fire, years) were obtained directly from source studies where available.</w:t>
      </w:r>
      <w:r w:rsidR="00CF65A3">
        <w:rPr>
          <w:rFonts w:eastAsia="Times New Roman" w:cs="Times New Roman"/>
          <w:kern w:val="0"/>
          <w:szCs w:val="24"/>
          <w:lang w:eastAsia="en-AU"/>
          <w14:ligatures w14:val="none"/>
        </w:rPr>
        <w:t xml:space="preserve"> </w:t>
      </w:r>
    </w:p>
    <w:p w14:paraId="75314D2A" w14:textId="0B8E4AAB" w:rsidR="000349DC" w:rsidRDefault="00FD3775" w:rsidP="00FD3775">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Sample sizes, means, and measures of variation were extracted from tables, text, supplementary materials, or figures</w:t>
      </w:r>
      <w:ins w:id="150" w:author="Tim Doherty" w:date="2025-10-27T07:32:00Z" w16du:dateUtc="2025-10-26T23:32:00Z">
        <w:r w:rsidR="007D7885">
          <w:rPr>
            <w:rFonts w:eastAsia="Times New Roman" w:cs="Times New Roman"/>
            <w:kern w:val="0"/>
            <w:szCs w:val="24"/>
            <w:lang w:eastAsia="en-AU"/>
            <w14:ligatures w14:val="none"/>
          </w:rPr>
          <w:t xml:space="preserve">. </w:t>
        </w:r>
      </w:ins>
      <w:ins w:id="151" w:author="Tim Doherty" w:date="2025-10-28T06:37:00Z" w16du:dateUtc="2025-10-27T22:37:00Z">
        <w:r w:rsidR="00162EF1">
          <w:rPr>
            <w:rFonts w:eastAsia="Times New Roman" w:cs="Times New Roman"/>
            <w:kern w:val="0"/>
            <w:szCs w:val="24"/>
            <w:lang w:eastAsia="en-AU"/>
            <w14:ligatures w14:val="none"/>
          </w:rPr>
          <w:t>W</w:t>
        </w:r>
        <w:r w:rsidR="00162EF1" w:rsidRPr="00FD3775">
          <w:rPr>
            <w:rFonts w:eastAsia="Times New Roman" w:cs="Times New Roman"/>
            <w:kern w:val="0"/>
            <w:szCs w:val="24"/>
            <w:lang w:eastAsia="en-AU"/>
            <w14:ligatures w14:val="none"/>
          </w:rPr>
          <w:t>here necessary</w:t>
        </w:r>
        <w:r w:rsidR="00162EF1">
          <w:rPr>
            <w:rFonts w:eastAsia="Times New Roman" w:cs="Times New Roman"/>
            <w:kern w:val="0"/>
            <w:szCs w:val="24"/>
            <w:lang w:eastAsia="en-AU"/>
            <w14:ligatures w14:val="none"/>
          </w:rPr>
          <w:t>, d</w:t>
        </w:r>
      </w:ins>
      <w:ins w:id="152" w:author="Tim Doherty" w:date="2025-10-27T07:32:00Z" w16du:dateUtc="2025-10-26T23:32:00Z">
        <w:r w:rsidR="007D7885">
          <w:rPr>
            <w:rFonts w:eastAsia="Times New Roman" w:cs="Times New Roman"/>
            <w:kern w:val="0"/>
            <w:szCs w:val="24"/>
            <w:lang w:eastAsia="en-AU"/>
            <w14:ligatures w14:val="none"/>
          </w:rPr>
          <w:t>ata in figures were digitised</w:t>
        </w:r>
      </w:ins>
      <w:r w:rsidRPr="00FD3775">
        <w:rPr>
          <w:rFonts w:eastAsia="Times New Roman" w:cs="Times New Roman"/>
          <w:kern w:val="0"/>
          <w:szCs w:val="24"/>
          <w:lang w:eastAsia="en-AU"/>
          <w14:ligatures w14:val="none"/>
        </w:rPr>
        <w:t xml:space="preserve"> using </w:t>
      </w:r>
      <w:proofErr w:type="spellStart"/>
      <w:r w:rsidRPr="00792BA3">
        <w:rPr>
          <w:rFonts w:eastAsia="Times New Roman" w:cs="Times New Roman"/>
          <w:kern w:val="0"/>
          <w:szCs w:val="24"/>
          <w:lang w:eastAsia="en-AU"/>
          <w14:ligatures w14:val="none"/>
        </w:rPr>
        <w:t>WebPlotDigitizer</w:t>
      </w:r>
      <w:proofErr w:type="spellEnd"/>
      <w:r w:rsidRPr="00FD3775">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(Ankit, 2025)</w:t>
      </w:r>
      <w:r w:rsidR="00861830">
        <w:rPr>
          <w:rFonts w:eastAsia="Times New Roman" w:cs="Times New Roman"/>
          <w:kern w:val="0"/>
          <w:szCs w:val="24"/>
          <w:lang w:eastAsia="en-AU"/>
          <w14:ligatures w14:val="none"/>
        </w:rPr>
        <w:fldChar w:fldCharType="end"/>
      </w:r>
      <w:del w:id="153" w:author="Tim Doherty" w:date="2025-10-28T06:37:00Z" w16du:dateUtc="2025-10-27T22:37:00Z">
        <w:r w:rsidR="00453D2F" w:rsidDel="00162EF1">
          <w:rPr>
            <w:rFonts w:eastAsia="Times New Roman" w:cs="Times New Roman"/>
            <w:kern w:val="0"/>
            <w:szCs w:val="24"/>
            <w:lang w:eastAsia="en-AU"/>
            <w14:ligatures w14:val="none"/>
          </w:rPr>
          <w:delText xml:space="preserve"> </w:delText>
        </w:r>
        <w:r w:rsidRPr="00FD3775" w:rsidDel="00162EF1">
          <w:rPr>
            <w:rFonts w:eastAsia="Times New Roman" w:cs="Times New Roman"/>
            <w:kern w:val="0"/>
            <w:szCs w:val="24"/>
            <w:lang w:eastAsia="en-AU"/>
            <w14:ligatures w14:val="none"/>
          </w:rPr>
          <w:delText>where necessary</w:delText>
        </w:r>
      </w:del>
      <w:r w:rsidRPr="00FD3775">
        <w:rPr>
          <w:rFonts w:eastAsia="Times New Roman" w:cs="Times New Roman"/>
          <w:kern w:val="0"/>
          <w:szCs w:val="24"/>
          <w:lang w:eastAsia="en-AU"/>
          <w14:ligatures w14:val="none"/>
        </w:rPr>
        <w:t xml:space="preserve">. The sampling unit was typically the number of tracked individuals or independent movement paths. To minimise potential confounding from seasonal effects in before–after designs, we recorded the timing of data collection and noted any additional management activities that could interact with fire (e.g. logging, mechanical thinning, or livestock grazing). </w:t>
      </w:r>
    </w:p>
    <w:p w14:paraId="262DE080" w14:textId="24F06C34"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Classification of burned and unburned animal populations followed the authors’ definitions.</w:t>
      </w:r>
      <w:r>
        <w:rPr>
          <w:rFonts w:eastAsia="Times New Roman" w:cs="Times New Roman"/>
          <w:kern w:val="0"/>
          <w:szCs w:val="24"/>
          <w:lang w:eastAsia="en-AU"/>
          <w14:ligatures w14:val="none"/>
        </w:rPr>
        <w:t xml:space="preserve"> </w:t>
      </w:r>
      <w:r w:rsidR="002E7AD8">
        <w:rPr>
          <w:rFonts w:eastAsia="Times New Roman" w:cs="Times New Roman"/>
          <w:kern w:val="0"/>
          <w:szCs w:val="24"/>
          <w:lang w:eastAsia="en-AU"/>
          <w14:ligatures w14:val="none"/>
        </w:rPr>
        <w:t>As such, m</w:t>
      </w:r>
      <w:r w:rsidR="00274DC1">
        <w:rPr>
          <w:rFonts w:eastAsia="Times New Roman" w:cs="Times New Roman"/>
          <w:kern w:val="0"/>
          <w:szCs w:val="24"/>
          <w:lang w:eastAsia="en-AU"/>
          <w14:ligatures w14:val="none"/>
        </w:rPr>
        <w:t>ovement</w:t>
      </w:r>
      <w:r w:rsidR="009C2D54">
        <w:rPr>
          <w:rFonts w:eastAsia="Times New Roman" w:cs="Times New Roman"/>
          <w:kern w:val="0"/>
          <w:szCs w:val="24"/>
          <w:lang w:eastAsia="en-AU"/>
          <w14:ligatures w14:val="none"/>
        </w:rPr>
        <w:t xml:space="preserve"> data </w:t>
      </w:r>
      <w:r w:rsidR="002E7AD8">
        <w:rPr>
          <w:rFonts w:eastAsia="Times New Roman" w:cs="Times New Roman"/>
          <w:kern w:val="0"/>
          <w:szCs w:val="24"/>
          <w:lang w:eastAsia="en-AU"/>
          <w14:ligatures w14:val="none"/>
        </w:rPr>
        <w:t>extracted</w:t>
      </w:r>
      <w:r w:rsidR="009C2D54">
        <w:rPr>
          <w:rFonts w:eastAsia="Times New Roman" w:cs="Times New Roman"/>
          <w:kern w:val="0"/>
          <w:szCs w:val="24"/>
          <w:lang w:eastAsia="en-AU"/>
          <w14:ligatures w14:val="none"/>
        </w:rPr>
        <w:t xml:space="preserve"> from burned populations were not necessarily constrained to fire </w:t>
      </w:r>
      <w:r w:rsidR="00070A63">
        <w:rPr>
          <w:rFonts w:eastAsia="Times New Roman" w:cs="Times New Roman"/>
          <w:kern w:val="0"/>
          <w:szCs w:val="24"/>
          <w:lang w:eastAsia="en-AU"/>
          <w14:ligatures w14:val="none"/>
        </w:rPr>
        <w:t>scars and</w:t>
      </w:r>
      <w:r w:rsidR="00B11814">
        <w:rPr>
          <w:rFonts w:eastAsia="Times New Roman" w:cs="Times New Roman"/>
          <w:kern w:val="0"/>
          <w:szCs w:val="24"/>
          <w:lang w:eastAsia="en-AU"/>
          <w14:ligatures w14:val="none"/>
        </w:rPr>
        <w:t xml:space="preserve"> included data from animals </w:t>
      </w:r>
      <w:r w:rsidR="00070A63">
        <w:rPr>
          <w:rFonts w:eastAsia="Times New Roman" w:cs="Times New Roman"/>
          <w:kern w:val="0"/>
          <w:szCs w:val="24"/>
          <w:lang w:eastAsia="en-AU"/>
          <w14:ligatures w14:val="none"/>
        </w:rPr>
        <w:t xml:space="preserve">the study </w:t>
      </w:r>
      <w:r w:rsidR="00E76AF8">
        <w:rPr>
          <w:rFonts w:eastAsia="Times New Roman" w:cs="Times New Roman"/>
          <w:kern w:val="0"/>
          <w:szCs w:val="24"/>
          <w:lang w:eastAsia="en-AU"/>
          <w14:ligatures w14:val="none"/>
        </w:rPr>
        <w:t>authors</w:t>
      </w:r>
      <w:r w:rsidR="00070A63">
        <w:rPr>
          <w:rFonts w:eastAsia="Times New Roman" w:cs="Times New Roman"/>
          <w:kern w:val="0"/>
          <w:szCs w:val="24"/>
          <w:lang w:eastAsia="en-AU"/>
          <w14:ligatures w14:val="none"/>
        </w:rPr>
        <w:t xml:space="preserve"> categorised as impacted by fire</w:t>
      </w:r>
      <w:r w:rsidR="00CA06C7">
        <w:rPr>
          <w:rFonts w:eastAsia="Times New Roman" w:cs="Times New Roman"/>
          <w:kern w:val="0"/>
          <w:szCs w:val="24"/>
          <w:lang w:eastAsia="en-AU"/>
          <w14:ligatures w14:val="none"/>
        </w:rPr>
        <w:t xml:space="preserve"> (e.g</w:t>
      </w:r>
      <w:r w:rsidR="002E7AD8">
        <w:rPr>
          <w:rFonts w:eastAsia="Times New Roman" w:cs="Times New Roman"/>
          <w:kern w:val="0"/>
          <w:szCs w:val="24"/>
          <w:lang w:eastAsia="en-AU"/>
          <w14:ligatures w14:val="none"/>
        </w:rPr>
        <w:t>.</w:t>
      </w:r>
      <w:r w:rsidR="00CA06C7">
        <w:rPr>
          <w:rFonts w:eastAsia="Times New Roman" w:cs="Times New Roman"/>
          <w:kern w:val="0"/>
          <w:szCs w:val="24"/>
          <w:lang w:eastAsia="en-AU"/>
          <w14:ligatures w14:val="none"/>
        </w:rPr>
        <w:t xml:space="preserve"> </w:t>
      </w:r>
      <w:r w:rsidR="000824E7">
        <w:rPr>
          <w:rFonts w:eastAsia="Times New Roman" w:cs="Times New Roman"/>
          <w:kern w:val="0"/>
          <w:szCs w:val="24"/>
          <w:lang w:eastAsia="en-AU"/>
          <w14:ligatures w14:val="none"/>
        </w:rPr>
        <w:t>a defined portion</w:t>
      </w:r>
      <w:r w:rsidR="00CA06C7">
        <w:rPr>
          <w:rFonts w:eastAsia="Times New Roman" w:cs="Times New Roman"/>
          <w:kern w:val="0"/>
          <w:szCs w:val="24"/>
          <w:lang w:eastAsia="en-AU"/>
          <w14:ligatures w14:val="none"/>
        </w:rPr>
        <w:t xml:space="preserve"> of the home range </w:t>
      </w:r>
      <w:r w:rsidR="000824E7">
        <w:rPr>
          <w:rFonts w:eastAsia="Times New Roman" w:cs="Times New Roman"/>
          <w:kern w:val="0"/>
          <w:szCs w:val="24"/>
          <w:lang w:eastAsia="en-AU"/>
          <w14:ligatures w14:val="none"/>
        </w:rPr>
        <w:t>overlapped with the burn extent).</w:t>
      </w:r>
      <w:r w:rsidR="00274DC1">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When studies reported multiple time periods or treatment contrasts, we extracted data for the comparison closest to the fire event, or, in before–after studies, for the combination that minimised seasonal confounding. When demographic subgroups (e.g. males and females, adults and juveniles) were presented, each subgroup was treated as a separate case unless the sample size fell below inclusion thresholds; in such cases, subgroups were pooled if responses were similar in magnitude and direction.</w:t>
      </w:r>
    </w:p>
    <w:p w14:paraId="2D7198E0" w14:textId="4193ADF1"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lastRenderedPageBreak/>
        <w:t xml:space="preserve">In addition to study-level variables, we extracted or derived several covariates used as moderators in the meta-analysis. </w:t>
      </w:r>
      <w:r w:rsidRPr="00792BA3">
        <w:rPr>
          <w:rFonts w:eastAsia="Times New Roman" w:cs="Times New Roman"/>
          <w:kern w:val="0"/>
          <w:szCs w:val="24"/>
          <w:lang w:eastAsia="en-AU"/>
          <w14:ligatures w14:val="none"/>
        </w:rPr>
        <w:t>Biome</w:t>
      </w:r>
      <w:r w:rsidRPr="00FD3775">
        <w:rPr>
          <w:rFonts w:eastAsia="Times New Roman" w:cs="Times New Roman"/>
          <w:kern w:val="0"/>
          <w:szCs w:val="24"/>
          <w:lang w:eastAsia="en-AU"/>
          <w14:ligatures w14:val="none"/>
        </w:rPr>
        <w:t xml:space="preserve"> was determined for each study location using the coordinates provided by authors or estimated from site descriptions, overlaid with the terrestrial biome classification of Olson et al. (2001) via the </w:t>
      </w:r>
      <w:r w:rsidRPr="00821948">
        <w:rPr>
          <w:rFonts w:eastAsia="Times New Roman" w:cs="Times New Roman"/>
          <w:kern w:val="0"/>
          <w:szCs w:val="24"/>
          <w:lang w:eastAsia="en-AU"/>
          <w14:ligatures w14:val="none"/>
        </w:rPr>
        <w:t>geodata</w:t>
      </w:r>
      <w:r w:rsidRPr="00FD3775">
        <w:rPr>
          <w:rFonts w:eastAsia="Times New Roman" w:cs="Times New Roman"/>
          <w:kern w:val="0"/>
          <w:szCs w:val="24"/>
          <w:lang w:eastAsia="en-AU"/>
          <w14:ligatures w14:val="none"/>
        </w:rPr>
        <w:t xml:space="preserve"> package</w:t>
      </w:r>
      <w:r w:rsidR="00861830">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(Hijmans et al., 2025)</w:t>
      </w:r>
      <w:r w:rsidR="00861830">
        <w:rPr>
          <w:rFonts w:eastAsia="Times New Roman" w:cs="Times New Roman"/>
          <w:kern w:val="0"/>
          <w:szCs w:val="24"/>
          <w:lang w:eastAsia="en-AU"/>
          <w14:ligatures w14:val="none"/>
        </w:rPr>
        <w:fldChar w:fldCharType="end"/>
      </w:r>
      <w:r w:rsidR="00401580">
        <w:rPr>
          <w:rFonts w:eastAsia="Times New Roman" w:cs="Times New Roman"/>
          <w:kern w:val="0"/>
          <w:szCs w:val="24"/>
          <w:lang w:eastAsia="en-AU"/>
          <w14:ligatures w14:val="none"/>
        </w:rPr>
        <w:t xml:space="preserve"> implemented in R </w:t>
      </w:r>
      <w:r w:rsidR="003F71BF">
        <w:rPr>
          <w:rFonts w:eastAsia="Times New Roman" w:cs="Times New Roman"/>
          <w:kern w:val="0"/>
          <w:szCs w:val="24"/>
          <w:lang w:eastAsia="en-AU"/>
          <w14:ligatures w14:val="none"/>
        </w:rPr>
        <w:t>v</w:t>
      </w:r>
      <w:r w:rsidR="00195518">
        <w:rPr>
          <w:rFonts w:eastAsia="Times New Roman" w:cs="Times New Roman"/>
          <w:kern w:val="0"/>
          <w:szCs w:val="24"/>
          <w:lang w:eastAsia="en-AU"/>
          <w14:ligatures w14:val="none"/>
        </w:rPr>
        <w:t xml:space="preserve">ersion </w:t>
      </w:r>
      <w:r w:rsidR="00195518" w:rsidRPr="00195518">
        <w:rPr>
          <w:rFonts w:eastAsia="Times New Roman" w:cs="Times New Roman"/>
          <w:kern w:val="0"/>
          <w:szCs w:val="24"/>
          <w:lang w:eastAsia="en-AU"/>
          <w14:ligatures w14:val="none"/>
        </w:rPr>
        <w:t>4.4.2</w:t>
      </w:r>
      <w:r w:rsidR="002A6838">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fldChar w:fldCharType="begin"/>
      </w:r>
      <w:r w:rsidR="002A6838">
        <w:rPr>
          <w:rFonts w:eastAsia="Times New Roman" w:cs="Times New Roman"/>
          <w:kern w:val="0"/>
          <w:szCs w:val="24"/>
          <w:lang w:eastAsia="en-AU"/>
          <w14:ligatures w14:val="none"/>
        </w:rPr>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2A6838">
        <w:rPr>
          <w:rFonts w:eastAsia="Times New Roman" w:cs="Times New Roman"/>
          <w:kern w:val="0"/>
          <w:szCs w:val="24"/>
          <w:lang w:eastAsia="en-AU"/>
          <w14:ligatures w14:val="none"/>
        </w:rPr>
        <w:fldChar w:fldCharType="separate"/>
      </w:r>
      <w:r w:rsidR="002A6838">
        <w:rPr>
          <w:rFonts w:eastAsia="Times New Roman" w:cs="Times New Roman"/>
          <w:noProof/>
          <w:kern w:val="0"/>
          <w:szCs w:val="24"/>
          <w:lang w:eastAsia="en-AU"/>
          <w14:ligatures w14:val="none"/>
        </w:rPr>
        <w:t>(R Core Team, 2024)</w:t>
      </w:r>
      <w:r w:rsidR="002A6838">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commentRangeStart w:id="154"/>
      <w:r w:rsidRPr="00792BA3">
        <w:rPr>
          <w:rFonts w:eastAsia="Times New Roman" w:cs="Times New Roman"/>
          <w:kern w:val="0"/>
          <w:szCs w:val="24"/>
          <w:lang w:eastAsia="en-AU"/>
          <w14:ligatures w14:val="none"/>
        </w:rPr>
        <w:t>Body mass</w:t>
      </w:r>
      <w:r w:rsidRPr="00FD3775">
        <w:rPr>
          <w:rFonts w:eastAsia="Times New Roman" w:cs="Times New Roman"/>
          <w:kern w:val="0"/>
          <w:szCs w:val="24"/>
          <w:lang w:eastAsia="en-AU"/>
          <w14:ligatures w14:val="none"/>
        </w:rPr>
        <w:t xml:space="preserve"> data </w:t>
      </w:r>
      <w:commentRangeEnd w:id="154"/>
      <w:r w:rsidR="00A206BE">
        <w:rPr>
          <w:rStyle w:val="CommentReference"/>
        </w:rPr>
        <w:commentReference w:id="154"/>
      </w:r>
      <w:r w:rsidRPr="00FD3775">
        <w:rPr>
          <w:rFonts w:eastAsia="Times New Roman" w:cs="Times New Roman"/>
          <w:kern w:val="0"/>
          <w:szCs w:val="24"/>
          <w:lang w:eastAsia="en-AU"/>
          <w14:ligatures w14:val="none"/>
        </w:rPr>
        <w:t xml:space="preserve">were obtained for each species from published trait databases including </w:t>
      </w:r>
      <w:proofErr w:type="spellStart"/>
      <w:r w:rsidRPr="00FD3775">
        <w:rPr>
          <w:rFonts w:eastAsia="Times New Roman" w:cs="Times New Roman"/>
          <w:kern w:val="0"/>
          <w:szCs w:val="24"/>
          <w:lang w:eastAsia="en-AU"/>
          <w14:ligatures w14:val="none"/>
        </w:rPr>
        <w:t>AvoNet</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 </w:instrTex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EN.CITE.DATA </w:instrText>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end"/>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(Tobias et al., 2022)</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proofErr w:type="spellStart"/>
      <w:r w:rsidRPr="00FD3775">
        <w:rPr>
          <w:rFonts w:eastAsia="Times New Roman" w:cs="Times New Roman"/>
          <w:kern w:val="0"/>
          <w:szCs w:val="24"/>
          <w:lang w:eastAsia="en-AU"/>
          <w14:ligatures w14:val="none"/>
        </w:rPr>
        <w:t>ReptTraits</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(Oskyrko, 2024)</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and </w:t>
      </w:r>
      <w:proofErr w:type="spellStart"/>
      <w:r w:rsidRPr="00FD3775">
        <w:rPr>
          <w:rFonts w:eastAsia="Times New Roman" w:cs="Times New Roman"/>
          <w:kern w:val="0"/>
          <w:szCs w:val="24"/>
          <w:lang w:eastAsia="en-AU"/>
          <w14:ligatures w14:val="none"/>
        </w:rPr>
        <w:t>Phylacine</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(Faurby et al., 2018)</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supplemented with literature values where necessary. </w:t>
      </w:r>
      <w:r w:rsidR="00453D2F">
        <w:rPr>
          <w:rFonts w:eastAsia="Times New Roman" w:cs="Times New Roman"/>
          <w:kern w:val="0"/>
          <w:szCs w:val="24"/>
          <w:lang w:eastAsia="en-AU"/>
          <w14:ligatures w14:val="none"/>
        </w:rPr>
        <w:t>S</w:t>
      </w:r>
      <w:r w:rsidRPr="00792BA3">
        <w:rPr>
          <w:rFonts w:eastAsia="Times New Roman" w:cs="Times New Roman"/>
          <w:kern w:val="0"/>
          <w:szCs w:val="24"/>
          <w:lang w:eastAsia="en-AU"/>
          <w14:ligatures w14:val="none"/>
        </w:rPr>
        <w:t xml:space="preserve">pecies </w:t>
      </w:r>
      <w:proofErr w:type="gramStart"/>
      <w:r w:rsidRPr="00792BA3">
        <w:rPr>
          <w:rFonts w:eastAsia="Times New Roman" w:cs="Times New Roman"/>
          <w:kern w:val="0"/>
          <w:szCs w:val="24"/>
          <w:lang w:eastAsia="en-AU"/>
          <w14:ligatures w14:val="none"/>
        </w:rPr>
        <w:t>identity</w:t>
      </w:r>
      <w:proofErr w:type="gramEnd"/>
      <w:r w:rsidRPr="00FD3775">
        <w:rPr>
          <w:rFonts w:eastAsia="Times New Roman" w:cs="Times New Roman"/>
          <w:kern w:val="0"/>
          <w:szCs w:val="24"/>
          <w:lang w:eastAsia="en-AU"/>
          <w14:ligatures w14:val="none"/>
        </w:rPr>
        <w:t xml:space="preserve"> were recorded for all effect sizes based on the original publications.</w:t>
      </w:r>
      <w:r w:rsidR="00B245BF">
        <w:rPr>
          <w:rFonts w:eastAsia="Times New Roman" w:cs="Times New Roman"/>
          <w:kern w:val="0"/>
          <w:szCs w:val="24"/>
          <w:lang w:eastAsia="en-AU"/>
          <w14:ligatures w14:val="none"/>
        </w:rPr>
        <w:t xml:space="preserve"> Taxonomic class was extracted </w:t>
      </w:r>
      <w:r w:rsidR="005B7D6A">
        <w:rPr>
          <w:rFonts w:eastAsia="Times New Roman" w:cs="Times New Roman"/>
          <w:kern w:val="0"/>
          <w:szCs w:val="24"/>
          <w:lang w:eastAsia="en-AU"/>
          <w14:ligatures w14:val="none"/>
        </w:rPr>
        <w:t xml:space="preserve">from the </w:t>
      </w:r>
      <w:r w:rsidR="005B7D6A" w:rsidRPr="005B7D6A">
        <w:rPr>
          <w:rFonts w:eastAsia="Times New Roman" w:cs="Times New Roman"/>
          <w:kern w:val="0"/>
          <w:szCs w:val="24"/>
          <w:lang w:eastAsia="en-AU"/>
          <w14:ligatures w14:val="none"/>
        </w:rPr>
        <w:t xml:space="preserve">National </w:t>
      </w:r>
      <w:proofErr w:type="spellStart"/>
      <w:r w:rsidR="005B7D6A" w:rsidRPr="005B7D6A">
        <w:rPr>
          <w:rFonts w:eastAsia="Times New Roman" w:cs="Times New Roman"/>
          <w:kern w:val="0"/>
          <w:szCs w:val="24"/>
          <w:lang w:eastAsia="en-AU"/>
          <w14:ligatures w14:val="none"/>
        </w:rPr>
        <w:t>Center</w:t>
      </w:r>
      <w:proofErr w:type="spellEnd"/>
      <w:r w:rsidR="005B7D6A" w:rsidRPr="005B7D6A">
        <w:rPr>
          <w:rFonts w:eastAsia="Times New Roman" w:cs="Times New Roman"/>
          <w:kern w:val="0"/>
          <w:szCs w:val="24"/>
          <w:lang w:eastAsia="en-AU"/>
          <w14:ligatures w14:val="none"/>
        </w:rPr>
        <w:t xml:space="preserve"> for Biotechnology Information </w:t>
      </w:r>
      <w:r w:rsidR="005B7D6A">
        <w:rPr>
          <w:rFonts w:eastAsia="Times New Roman" w:cs="Times New Roman"/>
          <w:kern w:val="0"/>
          <w:szCs w:val="24"/>
          <w:lang w:eastAsia="en-AU"/>
          <w14:ligatures w14:val="none"/>
        </w:rPr>
        <w:t xml:space="preserve">database </w:t>
      </w:r>
      <w:r w:rsidR="00B245BF">
        <w:rPr>
          <w:rFonts w:eastAsia="Times New Roman" w:cs="Times New Roman"/>
          <w:kern w:val="0"/>
          <w:szCs w:val="24"/>
          <w:lang w:eastAsia="en-AU"/>
          <w14:ligatures w14:val="none"/>
        </w:rPr>
        <w:t>using the</w:t>
      </w:r>
      <w:r w:rsidR="000B2340">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tax_name</w:t>
      </w:r>
      <w:proofErr w:type="spellEnd"/>
      <w:r w:rsidR="000B2340">
        <w:rPr>
          <w:rFonts w:eastAsia="Times New Roman" w:cs="Times New Roman"/>
          <w:kern w:val="0"/>
          <w:szCs w:val="24"/>
          <w:lang w:eastAsia="en-AU"/>
          <w14:ligatures w14:val="none"/>
        </w:rPr>
        <w:t xml:space="preserve"> function</w:t>
      </w:r>
      <w:r w:rsidR="00DF3DF3">
        <w:rPr>
          <w:rFonts w:eastAsia="Times New Roman" w:cs="Times New Roman"/>
          <w:kern w:val="0"/>
          <w:szCs w:val="24"/>
          <w:lang w:eastAsia="en-AU"/>
          <w14:ligatures w14:val="none"/>
        </w:rPr>
        <w:t xml:space="preserve"> </w:t>
      </w:r>
      <w:r w:rsidR="005B7D6A">
        <w:rPr>
          <w:rFonts w:eastAsia="Times New Roman" w:cs="Times New Roman"/>
          <w:kern w:val="0"/>
          <w:szCs w:val="24"/>
          <w:lang w:eastAsia="en-AU"/>
          <w14:ligatures w14:val="none"/>
        </w:rPr>
        <w:t>within</w:t>
      </w:r>
      <w:r w:rsidR="000B2340">
        <w:rPr>
          <w:rFonts w:eastAsia="Times New Roman" w:cs="Times New Roman"/>
          <w:kern w:val="0"/>
          <w:szCs w:val="24"/>
          <w:lang w:eastAsia="en-AU"/>
          <w14:ligatures w14:val="none"/>
        </w:rPr>
        <w:t xml:space="preserve"> the</w:t>
      </w:r>
      <w:r w:rsidR="00B245BF">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taxize</w:t>
      </w:r>
      <w:proofErr w:type="spellEnd"/>
      <w:r w:rsidR="000B2340">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t xml:space="preserve">R </w:t>
      </w:r>
      <w:r w:rsidR="000B2340">
        <w:rPr>
          <w:rFonts w:eastAsia="Times New Roman" w:cs="Times New Roman"/>
          <w:kern w:val="0"/>
          <w:szCs w:val="24"/>
          <w:lang w:eastAsia="en-AU"/>
          <w14:ligatures w14:val="none"/>
        </w:rPr>
        <w:t xml:space="preserve">package </w:t>
      </w:r>
      <w:r w:rsidR="005B7D6A">
        <w:rPr>
          <w:rFonts w:eastAsia="Times New Roman" w:cs="Times New Roman"/>
          <w:kern w:val="0"/>
          <w:szCs w:val="24"/>
          <w:lang w:eastAsia="en-AU"/>
          <w14:ligatures w14:val="none"/>
        </w:rPr>
        <w:fldChar w:fldCharType="begin"/>
      </w:r>
      <w:r w:rsidR="005B7D6A">
        <w:rPr>
          <w:rFonts w:eastAsia="Times New Roman" w:cs="Times New Roman"/>
          <w:kern w:val="0"/>
          <w:szCs w:val="24"/>
          <w:lang w:eastAsia="en-AU"/>
          <w14:ligatures w14:val="none"/>
        </w:rPr>
        <w:instrText xml:space="preserve"> ADDIN EN.CITE &lt;EndNote&gt;&lt;Cite&gt;&lt;Author&gt;Chamberlain&lt;/Author&gt;&lt;Year&gt;2013&lt;/Year&gt;&lt;RecNum&gt;720&lt;/RecNum&gt;&lt;DisplayText&gt;(Chamberlain &amp;amp; Szöcs, 2013)&lt;/DisplayText&gt;&lt;record&gt;&lt;rec-number&gt;720&lt;/rec-number&gt;&lt;foreign-keys&gt;&lt;key app="EN" db-id="axpffp0eards98ew20rvpa0tdf0f0svatvst" timestamp="1761283999"&gt;720&lt;/key&gt;&lt;/foreign-keys&gt;&lt;ref-type name="Journal Article"&gt;17&lt;/ref-type&gt;&lt;contributors&gt;&lt;authors&gt;&lt;author&gt;Chamberlain, SA&lt;/author&gt;&lt;author&gt;Szöcs, E&lt;/author&gt;&lt;/authors&gt;&lt;/contributors&gt;&lt;titles&gt;&lt;title&gt;Taxize: taxonomic search and retrieval in R [version 2; peer review: 3 approved]&lt;/title&gt;&lt;secondary-title&gt;F1000Research&lt;/secondary-title&gt;&lt;/titles&gt;&lt;volume&gt;2&lt;/volume&gt;&lt;number&gt;191&lt;/number&gt;&lt;dates&gt;&lt;year&gt;2013&lt;/year&gt;&lt;/dates&gt;&lt;urls&gt;&lt;related-urls&gt;&lt;url&gt;https://f1000research.com/articles/2-191/v2&lt;/url&gt;&lt;/related-urls&gt;&lt;/urls&gt;&lt;electronic-resource-num&gt;10.12688/f1000research.2-191.v2&lt;/electronic-resource-num&gt;&lt;/record&gt;&lt;/Cite&gt;&lt;/EndNote&gt;</w:instrText>
      </w:r>
      <w:r w:rsidR="005B7D6A">
        <w:rPr>
          <w:rFonts w:eastAsia="Times New Roman" w:cs="Times New Roman"/>
          <w:kern w:val="0"/>
          <w:szCs w:val="24"/>
          <w:lang w:eastAsia="en-AU"/>
          <w14:ligatures w14:val="none"/>
        </w:rPr>
        <w:fldChar w:fldCharType="separate"/>
      </w:r>
      <w:r w:rsidR="005B7D6A">
        <w:rPr>
          <w:rFonts w:eastAsia="Times New Roman" w:cs="Times New Roman"/>
          <w:noProof/>
          <w:kern w:val="0"/>
          <w:szCs w:val="24"/>
          <w:lang w:eastAsia="en-AU"/>
          <w14:ligatures w14:val="none"/>
        </w:rPr>
        <w:t>(Chamberlain &amp; Szöcs, 2013)</w:t>
      </w:r>
      <w:r w:rsidR="005B7D6A">
        <w:rPr>
          <w:rFonts w:eastAsia="Times New Roman" w:cs="Times New Roman"/>
          <w:kern w:val="0"/>
          <w:szCs w:val="24"/>
          <w:lang w:eastAsia="en-AU"/>
          <w14:ligatures w14:val="none"/>
        </w:rPr>
        <w:fldChar w:fldCharType="end"/>
      </w:r>
      <w:r w:rsidR="005B7D6A">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Data extraction was conducted by</w:t>
      </w:r>
      <w:r w:rsidR="00850F38">
        <w:rPr>
          <w:rFonts w:eastAsia="Times New Roman" w:cs="Times New Roman"/>
          <w:kern w:val="0"/>
          <w:szCs w:val="24"/>
          <w:lang w:eastAsia="en-AU"/>
          <w14:ligatures w14:val="none"/>
        </w:rPr>
        <w:t xml:space="preserve"> </w:t>
      </w:r>
      <w:r w:rsidR="00CF65A3">
        <w:rPr>
          <w:rFonts w:eastAsia="Times New Roman" w:cs="Times New Roman"/>
          <w:kern w:val="0"/>
          <w:szCs w:val="24"/>
          <w:lang w:eastAsia="en-AU"/>
          <w14:ligatures w14:val="none"/>
        </w:rPr>
        <w:t xml:space="preserve">C.L.M and </w:t>
      </w:r>
      <w:r w:rsidR="00850F38">
        <w:rPr>
          <w:rFonts w:eastAsia="Times New Roman" w:cs="Times New Roman"/>
          <w:kern w:val="0"/>
          <w:szCs w:val="24"/>
          <w:lang w:eastAsia="en-AU"/>
          <w14:ligatures w14:val="none"/>
        </w:rPr>
        <w:t>E.I.F.W</w:t>
      </w:r>
      <w:r w:rsidR="00CF65A3">
        <w:rPr>
          <w:rFonts w:eastAsia="Times New Roman" w:cs="Times New Roman"/>
          <w:kern w:val="0"/>
          <w:szCs w:val="24"/>
          <w:lang w:eastAsia="en-AU"/>
          <w14:ligatures w14:val="none"/>
        </w:rPr>
        <w:t>.</w:t>
      </w:r>
    </w:p>
    <w:p w14:paraId="6E3E15C2" w14:textId="22EFAA03" w:rsidR="00E14814" w:rsidRDefault="00F26A6D" w:rsidP="008C3E70">
      <w:pPr>
        <w:pStyle w:val="Heading2"/>
      </w:pPr>
      <w:r w:rsidRPr="00F26A6D">
        <w:t>Meta</w:t>
      </w:r>
      <w:r w:rsidR="00350E30">
        <w:t>-a</w:t>
      </w:r>
      <w:r w:rsidRPr="00F26A6D">
        <w:t>nalysis</w:t>
      </w:r>
    </w:p>
    <w:p w14:paraId="3B57C566" w14:textId="63FBD7C9" w:rsidR="00256951" w:rsidRDefault="00256951" w:rsidP="00294A0A">
      <w:commentRangeStart w:id="155"/>
      <w:r w:rsidRPr="00FD3775">
        <w:rPr>
          <w:rFonts w:eastAsia="Times New Roman" w:cs="Times New Roman"/>
          <w:kern w:val="0"/>
          <w:szCs w:val="24"/>
          <w:lang w:eastAsia="en-AU"/>
          <w14:ligatures w14:val="none"/>
        </w:rPr>
        <w:t xml:space="preserve">To qualify </w:t>
      </w:r>
      <w:commentRangeEnd w:id="155"/>
      <w:r w:rsidR="00453D2F">
        <w:rPr>
          <w:rStyle w:val="CommentReference"/>
        </w:rPr>
        <w:commentReference w:id="155"/>
      </w:r>
      <w:r w:rsidRPr="00FD3775">
        <w:rPr>
          <w:rFonts w:eastAsia="Times New Roman" w:cs="Times New Roman"/>
          <w:kern w:val="0"/>
          <w:szCs w:val="24"/>
          <w:lang w:eastAsia="en-AU"/>
          <w14:ligatures w14:val="none"/>
        </w:rPr>
        <w:t xml:space="preserve">for data </w:t>
      </w:r>
      <w:r>
        <w:rPr>
          <w:rFonts w:eastAsia="Times New Roman" w:cs="Times New Roman"/>
          <w:kern w:val="0"/>
          <w:szCs w:val="24"/>
          <w:lang w:eastAsia="en-AU"/>
          <w14:ligatures w14:val="none"/>
        </w:rPr>
        <w:t>inclusion in the meta-analysis</w:t>
      </w:r>
      <w:r w:rsidRPr="00FD3775">
        <w:rPr>
          <w:rFonts w:eastAsia="Times New Roman" w:cs="Times New Roman"/>
          <w:kern w:val="0"/>
          <w:szCs w:val="24"/>
          <w:lang w:eastAsia="en-AU"/>
          <w14:ligatures w14:val="none"/>
        </w:rPr>
        <w:t>, studies were required to meet the following criteria: (</w:t>
      </w:r>
      <w:proofErr w:type="spellStart"/>
      <w:r w:rsidRPr="00FD3775">
        <w:rPr>
          <w:rFonts w:eastAsia="Times New Roman" w:cs="Times New Roman"/>
          <w:kern w:val="0"/>
          <w:szCs w:val="24"/>
          <w:lang w:eastAsia="en-AU"/>
          <w14:ligatures w14:val="none"/>
        </w:rPr>
        <w:t>i</w:t>
      </w:r>
      <w:proofErr w:type="spellEnd"/>
      <w:r w:rsidRPr="00FD3775">
        <w:rPr>
          <w:rFonts w:eastAsia="Times New Roman" w:cs="Times New Roman"/>
          <w:kern w:val="0"/>
          <w:szCs w:val="24"/>
          <w:lang w:eastAsia="en-AU"/>
          <w14:ligatures w14:val="none"/>
        </w:rPr>
        <w:t>) they provided sufficient information to calculate sample sizes, means, and measures of variation (standard deviations, standard errors, or 95% confidence intervals) for each treatment group; (ii) each treatment group had a sample size of at least five; (iii) methods were standardised across treatment groups; and (iv) the potential confounding effects of other environmental variables were considered minimal. To minimise seasonal confounding in before–after designs, only studies in which data were collected during the same or adjacent seasons were included in subsequent analyses.</w:t>
      </w:r>
    </w:p>
    <w:p w14:paraId="3A28DBEA" w14:textId="234ADEE0" w:rsidR="00D571CC" w:rsidRDefault="001922E3" w:rsidP="00294A0A">
      <w:r>
        <w:t xml:space="preserve">We used the </w:t>
      </w:r>
      <w:r w:rsidR="00AB1BDB">
        <w:t xml:space="preserve">following formula </w:t>
      </w:r>
      <w:r w:rsidR="00CC1482">
        <w:t xml:space="preserve">from </w:t>
      </w:r>
      <w:r w:rsidR="00CC1482">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CC1482">
        <w:fldChar w:fldCharType="separate"/>
      </w:r>
      <w:r w:rsidR="00CC1482">
        <w:rPr>
          <w:noProof/>
        </w:rPr>
        <w:t>Morris (2008)</w:t>
      </w:r>
      <w:r w:rsidR="00CC1482">
        <w:fldChar w:fldCharType="end"/>
      </w:r>
      <w:r w:rsidR="00CC1482">
        <w:t xml:space="preserve"> </w:t>
      </w:r>
      <w:r w:rsidR="00AB1BDB">
        <w:t>to convert</w:t>
      </w:r>
      <w:r>
        <w:t xml:space="preserve"> </w:t>
      </w:r>
      <w:r w:rsidR="00AB1BDB">
        <w:t>b</w:t>
      </w:r>
      <w:commentRangeStart w:id="156"/>
      <w:r w:rsidR="003A587F">
        <w:t>efore</w:t>
      </w:r>
      <w:commentRangeEnd w:id="156"/>
      <w:r w:rsidR="003C0BF5">
        <w:rPr>
          <w:rStyle w:val="CommentReference"/>
        </w:rPr>
        <w:commentReference w:id="156"/>
      </w:r>
      <w:ins w:id="157" w:author="Tim Doherty" w:date="2025-10-27T07:49:00Z" w16du:dateUtc="2025-10-26T23:49:00Z">
        <w:r w:rsidR="009D5487">
          <w:t>–</w:t>
        </w:r>
      </w:ins>
      <w:del w:id="158" w:author="Tim Doherty" w:date="2025-10-27T07:49:00Z" w16du:dateUtc="2025-10-26T23:49:00Z">
        <w:r w:rsidR="003A587F" w:rsidDel="009D5487">
          <w:delText>-</w:delText>
        </w:r>
      </w:del>
      <w:r w:rsidR="003A587F">
        <w:t>after</w:t>
      </w:r>
      <w:ins w:id="159" w:author="Tim Doherty" w:date="2025-10-27T07:49:00Z" w16du:dateUtc="2025-10-26T23:49:00Z">
        <w:r w:rsidR="009D5487">
          <w:t xml:space="preserve"> </w:t>
        </w:r>
      </w:ins>
      <w:del w:id="160" w:author="Tim Doherty" w:date="2025-10-27T07:49:00Z" w16du:dateUtc="2025-10-26T23:49:00Z">
        <w:r w:rsidR="003A587F" w:rsidDel="009D5487">
          <w:delText>-</w:delText>
        </w:r>
      </w:del>
      <w:r w:rsidR="003A587F">
        <w:t>control</w:t>
      </w:r>
      <w:ins w:id="161" w:author="Tim Doherty" w:date="2025-10-27T07:49:00Z" w16du:dateUtc="2025-10-26T23:49:00Z">
        <w:r w:rsidR="009D5487">
          <w:t>–</w:t>
        </w:r>
      </w:ins>
      <w:del w:id="162" w:author="Tim Doherty" w:date="2025-10-27T07:49:00Z" w16du:dateUtc="2025-10-26T23:49:00Z">
        <w:r w:rsidR="003A587F" w:rsidDel="009D5487">
          <w:delText>-</w:delText>
        </w:r>
      </w:del>
      <w:r w:rsidR="003A587F">
        <w:t>impact studies to control</w:t>
      </w:r>
      <w:ins w:id="163" w:author="Tim Doherty" w:date="2025-10-27T07:49:00Z" w16du:dateUtc="2025-10-26T23:49:00Z">
        <w:r w:rsidR="00887920">
          <w:t>–</w:t>
        </w:r>
      </w:ins>
      <w:del w:id="164" w:author="Tim Doherty" w:date="2025-10-27T07:49:00Z" w16du:dateUtc="2025-10-26T23:49:00Z">
        <w:r w:rsidR="003A587F" w:rsidDel="00887920">
          <w:delText>-</w:delText>
        </w:r>
      </w:del>
      <w:r w:rsidR="003A587F">
        <w:t>impact</w:t>
      </w:r>
      <w:r w:rsidR="00197326">
        <w:t xml:space="preserve"> studies to </w:t>
      </w:r>
      <w:r w:rsidR="00244068">
        <w:t>calculate effect sizes</w:t>
      </w:r>
      <w:r w:rsidR="00CC1482">
        <w:t>.</w:t>
      </w:r>
    </w:p>
    <w:p w14:paraId="5134FE41" w14:textId="26F51509" w:rsidR="00D571CC" w:rsidRDefault="00000000" w:rsidP="00294A0A">
      <m:oMath>
        <m:sSub>
          <m:sSubPr>
            <m:ctrlPr>
              <w:rPr>
                <w:rFonts w:ascii="Cambria Math" w:hAnsi="Cambria Math"/>
                <w:i/>
              </w:rPr>
            </m:ctrlPr>
          </m:sSubPr>
          <m:e>
            <m:r>
              <w:rPr>
                <w:rFonts w:ascii="Cambria Math" w:hAnsi="Cambria Math"/>
              </w:rPr>
              <m:t>d</m:t>
            </m:r>
          </m:e>
          <m:sub>
            <m:r>
              <w:rPr>
                <w:rFonts w:ascii="Cambria Math" w:hAnsi="Cambria Math"/>
              </w:rPr>
              <m:t>ppc1</m:t>
            </m:r>
          </m:sub>
        </m:sSub>
        <m:r>
          <w:rPr>
            <w:rFonts w:ascii="Cambria Math" w:hAnsi="Cambria Math"/>
          </w:rPr>
          <m:t>= c(</m:t>
        </m:r>
        <m:f>
          <m:fPr>
            <m:ctrlPr>
              <w:rPr>
                <w:rFonts w:ascii="Cambria Math" w:hAnsi="Cambria Math"/>
                <w:i/>
              </w:rPr>
            </m:ctrlPr>
          </m:fPr>
          <m:num>
            <m:r>
              <w:rPr>
                <w:rFonts w:ascii="Cambria Math" w:hAnsi="Cambria Math"/>
              </w:rPr>
              <m:t>Mₚₒₛₜ,ₜ - Mₚᵣₑ,ₜ</m:t>
            </m:r>
          </m:num>
          <m:den>
            <m:r>
              <w:rPr>
                <w:rFonts w:ascii="Cambria Math" w:hAnsi="Cambria Math"/>
              </w:rPr>
              <m:t xml:space="preserve"> SDₚᵣₑ,ₜ</m:t>
            </m:r>
          </m:den>
        </m:f>
        <m:r>
          <w:rPr>
            <w:rFonts w:ascii="Cambria Math" w:hAnsi="Cambria Math"/>
          </w:rPr>
          <m:t xml:space="preserve"> ) - 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Mₚₒₛₜ,</m:t>
            </m:r>
            <m:r>
              <w:rPr>
                <w:rFonts w:ascii="Sans Serif Collection" w:hAnsi="Sans Serif Collection" w:cs="Sans Serif Collection"/>
              </w:rPr>
              <m:t>꜀</m:t>
            </m:r>
            <m:r>
              <w:rPr>
                <w:rFonts w:ascii="Cambria Math" w:hAnsi="Cambria Math"/>
              </w:rPr>
              <m:t xml:space="preserve"> - Mₚᵣₑ,</m:t>
            </m:r>
            <m:r>
              <w:rPr>
                <w:rFonts w:ascii="Sans Serif Collection" w:hAnsi="Sans Serif Collection" w:cs="Sans Serif Collection"/>
              </w:rPr>
              <m:t>꜀</m:t>
            </m:r>
          </m:num>
          <m:den>
            <m:r>
              <w:rPr>
                <w:rFonts w:ascii="Cambria Math" w:hAnsi="Cambria Math"/>
              </w:rPr>
              <m:t>SDₚᵣₑ,</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247B2131" w:rsidR="00E9257C" w:rsidRPr="00AA2F6F" w:rsidRDefault="00546EE3" w:rsidP="00294A0A">
      <w:pPr>
        <w:rPr>
          <w:highlight w:val="cyan"/>
        </w:rPr>
      </w:pPr>
      <w:r>
        <w:t xml:space="preserve">Following </w:t>
      </w:r>
      <w:r>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fldChar w:fldCharType="separate"/>
      </w:r>
      <w:r>
        <w:rPr>
          <w:noProof/>
        </w:rPr>
        <w:t>Morris (2008)</w:t>
      </w:r>
      <w:r>
        <w:fldChar w:fldCharType="end"/>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BA7AEF">
        <w:fldChar w:fldCharType="begin"/>
      </w:r>
      <w:r w:rsidR="00BA7AEF">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BA7AEF">
        <w:fldChar w:fldCharType="separate"/>
      </w:r>
      <w:r w:rsidR="00BA7AEF">
        <w:rPr>
          <w:noProof/>
        </w:rPr>
        <w:t>(R Core Team, 2024)</w:t>
      </w:r>
      <w:r w:rsidR="00BA7AEF">
        <w:fldChar w:fldCharType="end"/>
      </w:r>
      <w:r w:rsidR="006D1136">
        <w:t xml:space="preserve"> </w:t>
      </w:r>
      <w:r w:rsidR="00BA7AEF">
        <w:t>in</w:t>
      </w:r>
      <w:r w:rsidR="0067239A">
        <w:t xml:space="preserve"> RStudio</w:t>
      </w:r>
      <w:r w:rsidR="00BA7AEF">
        <w:t xml:space="preserve"> </w:t>
      </w:r>
      <w:r w:rsidR="00BA7AEF">
        <w:fldChar w:fldCharType="begin"/>
      </w:r>
      <w:r w:rsidR="00BA7AEF">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BA7AEF">
        <w:fldChar w:fldCharType="separate"/>
      </w:r>
      <w:r w:rsidR="00BA7AEF">
        <w:rPr>
          <w:noProof/>
        </w:rPr>
        <w:t>(Posit team, 2025)</w:t>
      </w:r>
      <w:r w:rsidR="00BA7AEF">
        <w:fldChar w:fldCharType="end"/>
      </w:r>
      <w:r w:rsidR="00D1454F">
        <w:t xml:space="preserve">. </w:t>
      </w:r>
      <w:r w:rsidR="003A587F">
        <w:t>Hedge’s G</w:t>
      </w:r>
      <w:r w:rsidR="00D1454F">
        <w:t>,</w:t>
      </w:r>
      <w:r w:rsidR="00B953EF">
        <w:t xml:space="preserve"> using </w:t>
      </w:r>
      <w:r w:rsidR="00F95020">
        <w:t xml:space="preserve">the </w:t>
      </w:r>
      <w:r w:rsidR="00B953EF">
        <w:t>unbiased estimate of sampling variance</w:t>
      </w:r>
      <w:r w:rsidR="00F95020">
        <w:t>s</w:t>
      </w:r>
      <w:r w:rsidR="00765AA3">
        <w:t>,</w:t>
      </w:r>
      <w:r w:rsidR="00E67FFD">
        <w:t xml:space="preserve"> </w:t>
      </w:r>
      <w:r w:rsidR="000D6FBE">
        <w:t>was calculated for each study</w:t>
      </w:r>
      <w:r w:rsidR="003A587F">
        <w:t xml:space="preserve"> using the</w:t>
      </w:r>
      <w:r w:rsidR="00FC458B">
        <w:t xml:space="preserve"> </w:t>
      </w:r>
      <w:proofErr w:type="spellStart"/>
      <w:r w:rsidR="00FC458B">
        <w:t>escalc</w:t>
      </w:r>
      <w:proofErr w:type="spellEnd"/>
      <w:r w:rsidR="00FC458B">
        <w:t xml:space="preserve"> function in the</w:t>
      </w:r>
      <w:r w:rsidR="003A587F">
        <w:t xml:space="preserve"> </w:t>
      </w:r>
      <w:proofErr w:type="spellStart"/>
      <w:r w:rsidR="003A587F">
        <w:t>metafor</w:t>
      </w:r>
      <w:proofErr w:type="spellEnd"/>
      <w:r w:rsidR="003A587F">
        <w:t xml:space="preserve"> package</w:t>
      </w:r>
      <w:r w:rsidR="00EE7B42">
        <w:t xml:space="preserve"> </w:t>
      </w:r>
      <w:r w:rsidR="005F4BD2">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5F4BD2">
        <w:fldChar w:fldCharType="separate"/>
      </w:r>
      <w:r w:rsidR="00D1454F">
        <w:rPr>
          <w:noProof/>
        </w:rPr>
        <w:t>(Viechtbauer, 2010)</w:t>
      </w:r>
      <w:r w:rsidR="005F4BD2">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DB1640">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DB1640">
        <w:fldChar w:fldCharType="separate"/>
      </w:r>
      <w:r w:rsidR="00DB1640">
        <w:rPr>
          <w:noProof/>
        </w:rPr>
        <w:t>(Viechtbauer, 2010)</w:t>
      </w:r>
      <w:r w:rsidR="00DB1640">
        <w:fldChar w:fldCharType="end"/>
      </w:r>
      <w:r w:rsidR="00D63A06">
        <w:t xml:space="preserve">. </w:t>
      </w:r>
      <w:r w:rsidR="00DB1640">
        <w:t xml:space="preserve">By providing a standardised measure between control and treatment groups, </w:t>
      </w:r>
      <w:r w:rsidR="0072034C">
        <w:t>Hedge’s G 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C1475B">
        <w:t xml:space="preserve"> </w:t>
      </w:r>
      <w:r w:rsidR="00C239EE">
        <w:t xml:space="preserve">A negative effect size indicates a decrease in animal movement, and a </w:t>
      </w:r>
      <w:r w:rsidR="00C239EE">
        <w:lastRenderedPageBreak/>
        <w:t xml:space="preserve">positive value an increase in animal movement. </w:t>
      </w:r>
      <w:r w:rsidR="00EE7B42">
        <w:t xml:space="preserve">We used </w:t>
      </w:r>
      <w:r w:rsidR="000B6FE0">
        <w:t>the effect size benchmarks outlined in</w:t>
      </w:r>
      <w:r w:rsidR="00D55C11">
        <w:t xml:space="preserve"> </w:t>
      </w:r>
      <w:r w:rsidR="00D55C11">
        <w:fldChar w:fldCharType="begin"/>
      </w:r>
      <w:r w:rsidR="004131E4">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D55C11">
        <w:fldChar w:fldCharType="separate"/>
      </w:r>
      <w:r w:rsidR="00D55C11">
        <w:rPr>
          <w:noProof/>
        </w:rPr>
        <w:t>Nakagawa and Cuthill (2007)</w:t>
      </w:r>
      <w:r w:rsidR="00D55C11">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r w:rsidR="00C507FF">
        <w:t>Effect size calculation was done by C.M</w:t>
      </w:r>
      <w:ins w:id="165" w:author="Tim Doherty" w:date="2025-10-27T07:50:00Z" w16du:dateUtc="2025-10-26T23:50:00Z">
        <w:r w:rsidR="00887920">
          <w:t xml:space="preserve"> and</w:t>
        </w:r>
      </w:ins>
      <w:del w:id="166" w:author="Tim Doherty" w:date="2025-10-27T07:50:00Z" w16du:dateUtc="2025-10-26T23:50:00Z">
        <w:r w:rsidR="00E777DF" w:rsidDel="00887920">
          <w:delText>,</w:delText>
        </w:r>
      </w:del>
      <w:r w:rsidR="00E777DF">
        <w:t xml:space="preserve"> </w:t>
      </w:r>
      <w:r w:rsidR="00C507FF">
        <w:t>E.I.</w:t>
      </w:r>
      <w:proofErr w:type="gramStart"/>
      <w:r w:rsidR="00C507FF">
        <w:t>F.W</w:t>
      </w:r>
      <w:proofErr w:type="gramEnd"/>
      <w:del w:id="167" w:author="Tim Doherty" w:date="2025-10-27T07:50:00Z" w16du:dateUtc="2025-10-26T23:50:00Z">
        <w:r w:rsidR="00E777DF" w:rsidDel="00887920">
          <w:delText xml:space="preserve"> and T.</w:delText>
        </w:r>
        <w:r w:rsidR="001729D4" w:rsidDel="00887920">
          <w:delText>S.</w:delText>
        </w:r>
        <w:r w:rsidR="00E777DF" w:rsidDel="00887920">
          <w:delText>D</w:delText>
        </w:r>
      </w:del>
      <w:r w:rsidR="00C507FF">
        <w:t>.</w:t>
      </w:r>
    </w:p>
    <w:p w14:paraId="120EBE67" w14:textId="736CA2AB"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w:t>
      </w:r>
      <w:r w:rsidR="00620859">
        <w:t>multi-level meta analytic</w:t>
      </w:r>
      <w:r w:rsidR="004E0D2E">
        <w:t xml:space="preserve"> models using the rma.mv function in the </w:t>
      </w:r>
      <w:proofErr w:type="spellStart"/>
      <w:r w:rsidR="004E0D2E">
        <w:t>metafor</w:t>
      </w:r>
      <w:proofErr w:type="spellEnd"/>
      <w:r w:rsidR="004E0D2E">
        <w:t xml:space="preserve"> package</w:t>
      </w:r>
      <w:r w:rsidR="00E31145">
        <w:t xml:space="preserve"> </w:t>
      </w:r>
      <w:r w:rsidR="00E31145">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31145">
        <w:fldChar w:fldCharType="separate"/>
      </w:r>
      <w:r w:rsidR="00E31145">
        <w:rPr>
          <w:noProof/>
        </w:rPr>
        <w:t>(Viechtbauer, 2010)</w:t>
      </w:r>
      <w:r w:rsidR="00E31145">
        <w:fldChar w:fldCharType="end"/>
      </w:r>
      <w:r w:rsidR="004E0D2E">
        <w:t xml:space="preserve">. </w:t>
      </w:r>
      <w:r w:rsidR="002E5922">
        <w:t xml:space="preserve">These models weigh each effect size by the inverse of the sampling variance, allowing the models to account for </w:t>
      </w:r>
      <w:del w:id="168" w:author="Tim Doherty" w:date="2025-10-27T07:51:00Z" w16du:dateUtc="2025-10-26T23:51:00Z">
        <w:r w:rsidR="002E5922" w:rsidDel="00887920">
          <w:delText>data quality</w:delText>
        </w:r>
      </w:del>
      <w:ins w:id="169" w:author="Tim Doherty" w:date="2025-10-27T07:51:00Z" w16du:dateUtc="2025-10-26T23:51:00Z">
        <w:r w:rsidR="00887920">
          <w:t>uncertainty in effect sizes</w:t>
        </w:r>
      </w:ins>
      <w:r w:rsidR="002E5922">
        <w:t xml:space="preserve">. This results in </w:t>
      </w:r>
      <w:commentRangeStart w:id="170"/>
      <w:r w:rsidR="002E5922">
        <w:t>larger sample sizes</w:t>
      </w:r>
      <w:commentRangeEnd w:id="170"/>
      <w:r w:rsidR="008F190C">
        <w:rPr>
          <w:rStyle w:val="CommentReference"/>
        </w:rPr>
        <w:commentReference w:id="170"/>
      </w:r>
      <w:r w:rsidR="002E5922">
        <w:t xml:space="preserve"> having higher weight in the models.</w:t>
      </w:r>
      <w:r w:rsidR="006221C7">
        <w:t xml:space="preserve"> </w:t>
      </w:r>
      <w:r w:rsidR="00E82962">
        <w:t xml:space="preserve">To account </w:t>
      </w:r>
      <w:r w:rsidR="008D0042">
        <w:t xml:space="preserve">for non-independence </w:t>
      </w:r>
      <w:del w:id="171" w:author="Tim Doherty" w:date="2025-10-27T07:54:00Z" w16du:dateUtc="2025-10-26T23:54:00Z">
        <w:r w:rsidR="008D0042" w:rsidDel="00722E57">
          <w:delText xml:space="preserve">within </w:delText>
        </w:r>
      </w:del>
      <w:ins w:id="172" w:author="Tim Doherty" w:date="2025-10-27T07:54:00Z" w16du:dateUtc="2025-10-26T23:54:00Z">
        <w:r w:rsidR="00722E57">
          <w:t xml:space="preserve">amongst </w:t>
        </w:r>
      </w:ins>
      <w:del w:id="173" w:author="Tim Doherty" w:date="2025-10-27T07:54:00Z" w16du:dateUtc="2025-10-26T23:54:00Z">
        <w:r w:rsidR="008D0042" w:rsidDel="00722E57">
          <w:delText xml:space="preserve">our </w:delText>
        </w:r>
      </w:del>
      <w:r w:rsidR="008D0042">
        <w:t>effect sizes, we included</w:t>
      </w:r>
      <w:r w:rsidR="00986910">
        <w:t xml:space="preserve"> stud</w:t>
      </w:r>
      <w:r w:rsidR="00D66DEE">
        <w:t>y ID</w:t>
      </w:r>
      <w:r w:rsidR="00440956">
        <w:t xml:space="preserve"> (a unique identifier assigned to each article or thesis)</w:t>
      </w:r>
      <w:r w:rsidR="00050CB1">
        <w:t xml:space="preserve">, </w:t>
      </w:r>
      <w:commentRangeStart w:id="174"/>
      <w:r w:rsidR="00A30ECB">
        <w:t>observation ID</w:t>
      </w:r>
      <w:r w:rsidR="00440956">
        <w:t xml:space="preserve"> (a unique identifie</w:t>
      </w:r>
      <w:r w:rsidR="00013DB7">
        <w:t>r</w:t>
      </w:r>
      <w:r w:rsidR="00440956">
        <w:t xml:space="preserve"> assigned to </w:t>
      </w:r>
      <w:r w:rsidR="00B45E8B">
        <w:t>each effect size)</w:t>
      </w:r>
      <w:commentRangeEnd w:id="174"/>
      <w:r w:rsidR="00EB57E3">
        <w:rPr>
          <w:rStyle w:val="CommentReference"/>
        </w:rPr>
        <w:commentReference w:id="174"/>
      </w:r>
      <w:r w:rsidR="00A30ECB">
        <w:t xml:space="preserve">, </w:t>
      </w:r>
      <w:r w:rsidR="000C73B6">
        <w:t>species phylogeny</w:t>
      </w:r>
      <w:r w:rsidR="00013DB7">
        <w:t>,</w:t>
      </w:r>
      <w:r w:rsidR="000C73B6">
        <w:t xml:space="preserve"> and </w:t>
      </w:r>
      <w:r w:rsidR="002E5922">
        <w:t xml:space="preserve">species identity </w:t>
      </w:r>
      <w:r w:rsidR="00F7528B">
        <w:t>(non-phylogenetic species identification)</w:t>
      </w:r>
      <w:r w:rsidR="000C73B6">
        <w:t xml:space="preserve"> as random effects</w:t>
      </w:r>
      <w:r w:rsidR="00C86A5E">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0C73B6">
        <w:t>.</w:t>
      </w:r>
      <w:r w:rsidR="006F793C">
        <w:t xml:space="preserve"> Phylogenies were obtained from the Open Tree of Life, using the</w:t>
      </w:r>
      <w:r w:rsidR="00B500B1">
        <w:t xml:space="preserve"> </w:t>
      </w:r>
      <w:proofErr w:type="spellStart"/>
      <w:r w:rsidR="00B500B1" w:rsidRPr="00B500B1">
        <w:t>tnrs_match_names</w:t>
      </w:r>
      <w:proofErr w:type="spellEnd"/>
      <w:r w:rsidR="00B500B1">
        <w:t xml:space="preserve"> function in the</w:t>
      </w:r>
      <w:r w:rsidR="006F793C">
        <w:t xml:space="preserve"> rotl package </w:t>
      </w:r>
      <w:r w:rsidR="003D5648">
        <w:fldChar w:fldCharType="begin"/>
      </w:r>
      <w:r w:rsidR="004131E4">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3D5648">
        <w:fldChar w:fldCharType="separate"/>
      </w:r>
      <w:r w:rsidR="003D5648">
        <w:rPr>
          <w:noProof/>
        </w:rPr>
        <w:t>(Michonneau et al., 2016)</w:t>
      </w:r>
      <w:r w:rsidR="003D5648">
        <w:fldChar w:fldCharType="end"/>
      </w:r>
      <w:r w:rsidR="006F793C">
        <w:t xml:space="preserve">. </w:t>
      </w:r>
      <w:r w:rsidR="002E5922" w:rsidRPr="00A33032">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r w:rsidR="002E5922">
        <w:t xml:space="preserve"> </w:t>
      </w:r>
      <w:r w:rsidR="008514E2">
        <w:t>We included a</w:t>
      </w:r>
      <w:r w:rsidR="00DE6330">
        <w:t xml:space="preserve"> variance-covariance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 xml:space="preserve">for the same species within the same </w:t>
      </w:r>
      <w:commentRangeStart w:id="175"/>
      <w:r w:rsidR="00013DB7">
        <w:t>studies</w:t>
      </w:r>
      <w:commentRangeEnd w:id="175"/>
      <w:r w:rsidR="00B633E9">
        <w:rPr>
          <w:rStyle w:val="CommentReference"/>
        </w:rPr>
        <w:commentReference w:id="175"/>
      </w:r>
      <w:r w:rsidR="00013DB7">
        <w:t xml:space="preserve">. </w:t>
      </w:r>
      <w:r w:rsidR="00DE6330">
        <w:t xml:space="preserve"> </w:t>
      </w:r>
    </w:p>
    <w:p w14:paraId="3B3BD5DA" w14:textId="21B06BEF" w:rsidR="005B5C26" w:rsidRPr="00B45D96" w:rsidRDefault="002A32B2" w:rsidP="00294A0A">
      <w:del w:id="176" w:author="Tim Doherty" w:date="2025-10-27T07:58:00Z" w16du:dateUtc="2025-10-26T23:58:00Z">
        <w:r w:rsidDel="00B633E9">
          <w:delText>F</w:delText>
        </w:r>
        <w:r w:rsidR="00EC19F6" w:rsidDel="00B633E9">
          <w:delText>irst</w:delText>
        </w:r>
        <w:r w:rsidDel="00B633E9">
          <w:delText>, we</w:delText>
        </w:r>
        <w:r w:rsidR="00EC19F6" w:rsidDel="00B633E9">
          <w:delText xml:space="preserve"> </w:delText>
        </w:r>
      </w:del>
      <w:ins w:id="177" w:author="Tim Doherty" w:date="2025-10-27T07:58:00Z" w16du:dateUtc="2025-10-26T23:58:00Z">
        <w:r w:rsidR="00B633E9">
          <w:t xml:space="preserve">We first </w:t>
        </w:r>
      </w:ins>
      <w:r w:rsidR="00EC19F6">
        <w:t>model</w:t>
      </w:r>
      <w:r>
        <w:t>led</w:t>
      </w:r>
      <w:r w:rsidR="00EC19F6">
        <w:t xml:space="preserve"> the </w:t>
      </w:r>
      <w:r w:rsidR="003C0BF5">
        <w:t>overall effect of fire on animal movement</w:t>
      </w:r>
      <w:ins w:id="178" w:author="Tim Doherty" w:date="2025-10-27T07:59:00Z" w16du:dateUtc="2025-10-26T23:59:00Z">
        <w:r w:rsidR="00641470">
          <w:t xml:space="preserve"> by fitting ‘fire’ as the only fixed effect in the </w:t>
        </w:r>
        <w:commentRangeStart w:id="179"/>
        <w:r w:rsidR="00641470">
          <w:t>model</w:t>
        </w:r>
        <w:commentRangeEnd w:id="179"/>
        <w:r w:rsidR="00641470">
          <w:rPr>
            <w:rStyle w:val="CommentReference"/>
          </w:rPr>
          <w:commentReference w:id="179"/>
        </w:r>
      </w:ins>
      <w:r w:rsidR="00CC42FF">
        <w:t xml:space="preserve">. </w:t>
      </w:r>
      <w:r w:rsidR="00EC19F6">
        <w:rPr>
          <w:iCs/>
          <w:color w:val="000000"/>
        </w:rPr>
        <w:t>We then asked in subsequent models</w:t>
      </w:r>
      <w:ins w:id="180" w:author="Tim Doherty" w:date="2025-10-27T07:59:00Z" w16du:dateUtc="2025-10-26T23:59:00Z">
        <w:r w:rsidR="00676987">
          <w:rPr>
            <w:iCs/>
            <w:color w:val="000000"/>
          </w:rPr>
          <w:t xml:space="preserve"> whether</w:t>
        </w:r>
      </w:ins>
      <w:r w:rsidR="00EC19F6">
        <w:rPr>
          <w:iCs/>
          <w:color w:val="000000"/>
        </w:rPr>
        <w:t xml:space="preserve"> </w:t>
      </w:r>
      <w:ins w:id="181" w:author="Tim Doherty" w:date="2025-10-27T07:59:00Z" w16du:dateUtc="2025-10-26T23:59:00Z">
        <w:r w:rsidR="00676987">
          <w:t>movement responses</w:t>
        </w:r>
        <w:r w:rsidR="00676987">
          <w:rPr>
            <w:iCs/>
            <w:color w:val="000000"/>
          </w:rPr>
          <w:t xml:space="preserve"> </w:t>
        </w:r>
      </w:ins>
      <w:del w:id="182" w:author="Tim Doherty" w:date="2025-10-27T07:59:00Z" w16du:dateUtc="2025-10-26T23:59:00Z">
        <w:r w:rsidR="00EC19F6" w:rsidDel="00676987">
          <w:rPr>
            <w:iCs/>
            <w:color w:val="000000"/>
          </w:rPr>
          <w:delText xml:space="preserve">how </w:delText>
        </w:r>
      </w:del>
      <w:ins w:id="183" w:author="Tim Doherty" w:date="2025-10-27T07:59:00Z" w16du:dateUtc="2025-10-26T23:59:00Z">
        <w:r w:rsidR="00676987">
          <w:rPr>
            <w:iCs/>
            <w:color w:val="000000"/>
          </w:rPr>
          <w:t xml:space="preserve">varied </w:t>
        </w:r>
      </w:ins>
      <w:ins w:id="184" w:author="Tim Doherty" w:date="2025-10-27T08:00:00Z" w16du:dateUtc="2025-10-27T00:00:00Z">
        <w:r w:rsidR="00FD3BE1">
          <w:rPr>
            <w:iCs/>
            <w:color w:val="000000"/>
          </w:rPr>
          <w:t>according to</w:t>
        </w:r>
      </w:ins>
      <w:ins w:id="185" w:author="Tim Doherty" w:date="2025-10-27T07:59:00Z" w16du:dateUtc="2025-10-26T23:59:00Z">
        <w:r w:rsidR="00676987">
          <w:rPr>
            <w:iCs/>
            <w:color w:val="000000"/>
          </w:rPr>
          <w:t xml:space="preserve"> </w:t>
        </w:r>
      </w:ins>
      <w:r w:rsidR="00EC19F6">
        <w:rPr>
          <w:iCs/>
          <w:color w:val="000000"/>
        </w:rPr>
        <w:t xml:space="preserve">movement </w:t>
      </w:r>
      <w:del w:id="186" w:author="Tim Doherty" w:date="2025-10-27T08:00:00Z" w16du:dateUtc="2025-10-27T00:00:00Z">
        <w:r w:rsidR="00EC19F6" w:rsidDel="00FD3BE1">
          <w:rPr>
            <w:iCs/>
            <w:color w:val="000000"/>
          </w:rPr>
          <w:delText xml:space="preserve">response </w:delText>
        </w:r>
      </w:del>
      <w:r w:rsidR="00EC19F6">
        <w:rPr>
          <w:iCs/>
          <w:color w:val="000000"/>
        </w:rPr>
        <w:t xml:space="preserve">category, </w:t>
      </w:r>
      <w:r w:rsidR="00EC19F6">
        <w:t>fire type, fire size, maximum burn age, biome, body mass, taxonomic class</w:t>
      </w:r>
      <w:r w:rsidR="00A452E1">
        <w:t xml:space="preserve"> </w:t>
      </w:r>
      <w:commentRangeStart w:id="187"/>
      <w:r w:rsidR="00A452E1">
        <w:t>and</w:t>
      </w:r>
      <w:r w:rsidR="00EC19F6">
        <w:t xml:space="preserve"> specie</w:t>
      </w:r>
      <w:r w:rsidR="00A452E1">
        <w:t>s</w:t>
      </w:r>
      <w:commentRangeEnd w:id="187"/>
      <w:r w:rsidR="008530F6">
        <w:rPr>
          <w:rStyle w:val="CommentReference"/>
        </w:rPr>
        <w:commentReference w:id="187"/>
      </w:r>
      <w:ins w:id="188" w:author="Tim Doherty" w:date="2025-10-27T08:00:00Z" w16du:dateUtc="2025-10-27T00:00:00Z">
        <w:r w:rsidR="00FD3BE1">
          <w:t>.</w:t>
        </w:r>
      </w:ins>
      <w:r w:rsidR="00D34803">
        <w:t xml:space="preserve"> </w:t>
      </w:r>
      <w:del w:id="189" w:author="Tim Doherty" w:date="2025-10-27T08:00:00Z" w16du:dateUtc="2025-10-27T00:00:00Z">
        <w:r w:rsidR="00D34803" w:rsidDel="00FD3BE1">
          <w:delText>influenced</w:delText>
        </w:r>
      </w:del>
      <w:del w:id="190" w:author="Tim Doherty" w:date="2025-10-27T07:59:00Z" w16du:dateUtc="2025-10-26T23:59:00Z">
        <w:r w:rsidR="00D34803" w:rsidDel="00676987">
          <w:delText xml:space="preserve"> movement responses</w:delText>
        </w:r>
      </w:del>
      <w:r w:rsidR="00792BA3">
        <w:t xml:space="preserve">. </w:t>
      </w:r>
      <w:r w:rsidR="00380F58">
        <w:t xml:space="preserve">Models were plotted using the </w:t>
      </w:r>
      <w:proofErr w:type="spellStart"/>
      <w:r w:rsidR="004C6766">
        <w:t>orchaRd</w:t>
      </w:r>
      <w:proofErr w:type="spellEnd"/>
      <w:r w:rsidR="004C6766">
        <w:t xml:space="preserve"> package </w:t>
      </w:r>
      <w:r w:rsidR="00901B30">
        <w:fldChar w:fldCharType="begin"/>
      </w:r>
      <w:r w:rsidR="004131E4">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901B30">
        <w:fldChar w:fldCharType="separate"/>
      </w:r>
      <w:r w:rsidR="00901B30">
        <w:rPr>
          <w:noProof/>
        </w:rPr>
        <w:t>(Nakagawa et al., 2023)</w:t>
      </w:r>
      <w:r w:rsidR="00901B30">
        <w:fldChar w:fldCharType="end"/>
      </w:r>
      <w:r w:rsidR="00901B30">
        <w:t>.</w:t>
      </w:r>
      <w:r w:rsidR="00EC19F6">
        <w:t xml:space="preserve"> </w:t>
      </w:r>
      <w:r w:rsidR="00C34230">
        <w:t xml:space="preserve">Meta-analysis was performed by </w:t>
      </w:r>
      <w:commentRangeStart w:id="191"/>
      <w:commentRangeStart w:id="192"/>
      <w:r w:rsidR="00C34230">
        <w:t>C.</w:t>
      </w:r>
      <w:r w:rsidR="003E34CC">
        <w:t>L.</w:t>
      </w:r>
      <w:r w:rsidR="00C34230">
        <w:t>M</w:t>
      </w:r>
      <w:r w:rsidR="00756D2A">
        <w:t xml:space="preserve"> and</w:t>
      </w:r>
      <w:r w:rsidR="00C34230">
        <w:t xml:space="preserve"> E.I.F.W</w:t>
      </w:r>
      <w:r w:rsidR="006C31BA">
        <w:t>.</w:t>
      </w:r>
      <w:commentRangeEnd w:id="191"/>
      <w:r w:rsidR="001729D4">
        <w:rPr>
          <w:rStyle w:val="CommentReference"/>
        </w:rPr>
        <w:commentReference w:id="191"/>
      </w:r>
      <w:commentRangeEnd w:id="192"/>
      <w:r w:rsidR="000349DC">
        <w:rPr>
          <w:rStyle w:val="CommentReference"/>
        </w:rPr>
        <w:commentReference w:id="192"/>
      </w:r>
    </w:p>
    <w:p w14:paraId="5864C413" w14:textId="612DC7E5" w:rsidR="00F26A6D" w:rsidRDefault="00F26A6D" w:rsidP="00294A0A">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4512C9E6" w14:textId="4631393C" w:rsidR="00B44E59" w:rsidRDefault="00526E00" w:rsidP="00294A0A">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proofErr w:type="spellStart"/>
      <w:r w:rsidR="00C30DB6" w:rsidRPr="00C30DB6">
        <w:t>orchaRd</w:t>
      </w:r>
      <w:proofErr w:type="spellEnd"/>
      <w:r w:rsidR="0031615A">
        <w:t xml:space="preserve"> </w:t>
      </w:r>
      <w:r w:rsidR="00174D70">
        <w:t>packa</w:t>
      </w:r>
      <w:r w:rsidR="009E38A9">
        <w:t xml:space="preserve">ge </w:t>
      </w:r>
      <w:r w:rsidR="00715623" w:rsidRPr="00715623">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 </w:instrText>
      </w:r>
      <w:r w:rsidR="004131E4">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EN.CITE.DATA </w:instrText>
      </w:r>
      <w:r w:rsidR="004131E4">
        <w:fldChar w:fldCharType="end"/>
      </w:r>
      <w:r w:rsidR="00715623" w:rsidRPr="00715623">
        <w:fldChar w:fldCharType="separate"/>
      </w:r>
      <w:r w:rsidR="00731F4A">
        <w:rPr>
          <w:noProof/>
        </w:rPr>
        <w:t>(Nakagawa et al., 2023; Nakagawa &amp; Santos, 2012)</w:t>
      </w:r>
      <w:r w:rsidR="00715623" w:rsidRPr="00715623">
        <w:fldChar w:fldCharType="end"/>
      </w:r>
      <w:r w:rsidR="00715623" w:rsidRPr="00715623">
        <w:t>.</w:t>
      </w:r>
      <w:r w:rsidR="006234F8">
        <w:t xml:space="preserve"> </w:t>
      </w:r>
      <w:r w:rsidR="00FA6A4A">
        <w:t xml:space="preserve">To </w:t>
      </w:r>
      <w:r w:rsidR="000822C3">
        <w:t>test</w:t>
      </w:r>
      <w:r w:rsidR="00FA6A4A">
        <w:t xml:space="preserve"> </w:t>
      </w:r>
      <w:r w:rsidR="007A4DC4">
        <w:t xml:space="preserve">for </w:t>
      </w:r>
      <w:r w:rsidR="00FA6A4A">
        <w:t>publication bias</w:t>
      </w:r>
      <w:r w:rsidR="00FF7E7F">
        <w:t xml:space="preserve"> resulting from </w:t>
      </w:r>
      <w:r w:rsidR="00920404">
        <w:t xml:space="preserve">biases in </w:t>
      </w:r>
      <w:r w:rsidR="001B7CB2">
        <w:t>outcome reporting</w:t>
      </w:r>
      <w:r w:rsidR="00FA6A4A">
        <w:t xml:space="preserve">, we </w:t>
      </w:r>
      <w:r w:rsidR="00C86B62">
        <w:t xml:space="preserve">visually </w:t>
      </w:r>
      <w:r w:rsidR="00680DED">
        <w:t xml:space="preserve">assessed funnel plot asymmetry and </w:t>
      </w:r>
      <w:r w:rsidR="00AB57E4">
        <w:t xml:space="preserve">ran a multilevel </w:t>
      </w:r>
      <w:r w:rsidR="008D1332">
        <w:t xml:space="preserve">version </w:t>
      </w:r>
      <w:r w:rsidR="008D1332">
        <w:lastRenderedPageBreak/>
        <w:t>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B508EC">
        <w:fldChar w:fldCharType="begin"/>
      </w:r>
      <w:r w:rsidR="004131E4">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B508EC">
        <w:fldChar w:fldCharType="separate"/>
      </w:r>
      <w:r w:rsidR="00B508EC">
        <w:rPr>
          <w:noProof/>
        </w:rPr>
        <w:t>(Nakagawa et al., 2022)</w:t>
      </w:r>
      <w:r w:rsidR="00B508EC">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 xml:space="preserve">leave-a-study-out-test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390563">
        <w:rPr>
          <w:noProof/>
          <w:lang w:val="en-US"/>
        </w:rPr>
        <w:fldChar w:fldCharType="begin"/>
      </w:r>
      <w:r w:rsidR="004131E4">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390563">
        <w:rPr>
          <w:noProof/>
          <w:lang w:val="en-US"/>
        </w:rPr>
        <w:fldChar w:fldCharType="separate"/>
      </w:r>
      <w:r w:rsidR="00390563">
        <w:rPr>
          <w:noProof/>
          <w:lang w:val="en-US"/>
        </w:rPr>
        <w:t>(Viechtbauer &amp; Cheung, 2010)</w:t>
      </w:r>
      <w:r w:rsidR="00390563">
        <w:rPr>
          <w:noProof/>
          <w:lang w:val="en-US"/>
        </w:rPr>
        <w:fldChar w:fldCharType="end"/>
      </w:r>
      <w:r w:rsidR="00985545">
        <w:rPr>
          <w:noProof/>
          <w:lang w:val="en-US"/>
        </w:rPr>
        <w:t>.</w:t>
      </w:r>
      <w:r w:rsidR="001729D4">
        <w:t xml:space="preserve"> Publication bias testing was done by C.</w:t>
      </w:r>
      <w:r w:rsidR="003E34CC">
        <w:t>L.</w:t>
      </w:r>
      <w:r w:rsidR="001729D4">
        <w:t>M and E.I.F.W.</w:t>
      </w:r>
    </w:p>
    <w:p w14:paraId="038B0EB7" w14:textId="00B25429" w:rsidR="00F97364" w:rsidRPr="00F97364" w:rsidRDefault="00F97364" w:rsidP="00294A0A">
      <w:pPr>
        <w:pStyle w:val="Heading1"/>
      </w:pPr>
      <w:r>
        <w:t>Results</w:t>
      </w:r>
    </w:p>
    <w:p w14:paraId="4CE40FA4" w14:textId="77777777" w:rsidR="00F26A6D" w:rsidRDefault="00F26A6D" w:rsidP="00294A0A">
      <w:pPr>
        <w:pStyle w:val="Heading2"/>
      </w:pPr>
      <w:r w:rsidRPr="00F26A6D">
        <w:t xml:space="preserve">Systematic </w:t>
      </w:r>
      <w:commentRangeStart w:id="193"/>
      <w:commentRangeStart w:id="194"/>
      <w:r w:rsidRPr="00F26A6D">
        <w:t>review</w:t>
      </w:r>
      <w:commentRangeEnd w:id="193"/>
      <w:r w:rsidR="00DA4C46">
        <w:rPr>
          <w:rStyle w:val="CommentReference"/>
          <w:rFonts w:eastAsiaTheme="minorHAnsi" w:cstheme="minorBidi"/>
          <w:b w:val="0"/>
          <w:color w:val="auto"/>
        </w:rPr>
        <w:commentReference w:id="193"/>
      </w:r>
      <w:commentRangeEnd w:id="194"/>
      <w:r w:rsidR="00E76AF8">
        <w:rPr>
          <w:rStyle w:val="CommentReference"/>
          <w:rFonts w:eastAsiaTheme="minorHAnsi" w:cstheme="minorBidi"/>
          <w:b w:val="0"/>
          <w:color w:val="auto"/>
        </w:rPr>
        <w:commentReference w:id="194"/>
      </w:r>
    </w:p>
    <w:p w14:paraId="62A6A2A4" w14:textId="635081B5" w:rsidR="000349DC" w:rsidRPr="000349DC" w:rsidRDefault="000349DC" w:rsidP="00F91C67">
      <w:pPr>
        <w:spacing w:before="100" w:beforeAutospacing="1" w:after="100" w:afterAutospacing="1"/>
        <w:rPr>
          <w:rFonts w:eastAsia="Times New Roman" w:cs="Times New Roman"/>
          <w:kern w:val="0"/>
          <w:szCs w:val="24"/>
          <w:lang w:eastAsia="en-AU"/>
          <w14:ligatures w14:val="none"/>
        </w:rPr>
      </w:pPr>
      <w:r w:rsidRPr="000349DC">
        <w:rPr>
          <w:rFonts w:eastAsia="Times New Roman" w:cs="Times New Roman"/>
          <w:kern w:val="0"/>
          <w:szCs w:val="24"/>
          <w:lang w:eastAsia="en-AU"/>
          <w14:ligatures w14:val="none"/>
        </w:rPr>
        <w:t xml:space="preserve">Our </w:t>
      </w:r>
      <w:del w:id="195" w:author="Tim Doherty" w:date="2025-10-27T08:05:00Z" w16du:dateUtc="2025-10-27T00:05:00Z">
        <w:r w:rsidRPr="000349DC" w:rsidDel="000A06C1">
          <w:rPr>
            <w:rFonts w:eastAsia="Times New Roman" w:cs="Times New Roman"/>
            <w:kern w:val="0"/>
            <w:szCs w:val="24"/>
            <w:lang w:eastAsia="en-AU"/>
            <w14:ligatures w14:val="none"/>
          </w:rPr>
          <w:delText>systematic review</w:delText>
        </w:r>
      </w:del>
      <w:ins w:id="196" w:author="Tim Doherty" w:date="2025-10-27T08:05:00Z" w16du:dateUtc="2025-10-27T00:05:00Z">
        <w:r w:rsidR="000A06C1">
          <w:rPr>
            <w:rFonts w:eastAsia="Times New Roman" w:cs="Times New Roman"/>
            <w:kern w:val="0"/>
            <w:szCs w:val="24"/>
            <w:lang w:eastAsia="en-AU"/>
            <w14:ligatures w14:val="none"/>
          </w:rPr>
          <w:t>database searches</w:t>
        </w:r>
      </w:ins>
      <w:r w:rsidRPr="000349DC">
        <w:rPr>
          <w:rFonts w:eastAsia="Times New Roman" w:cs="Times New Roman"/>
          <w:kern w:val="0"/>
          <w:szCs w:val="24"/>
          <w:lang w:eastAsia="en-AU"/>
          <w14:ligatures w14:val="none"/>
        </w:rPr>
        <w:t xml:space="preserve"> yielded </w:t>
      </w:r>
      <w:r w:rsidRPr="00FB1493">
        <w:rPr>
          <w:rFonts w:eastAsia="Times New Roman" w:cs="Times New Roman"/>
          <w:kern w:val="0"/>
          <w:szCs w:val="24"/>
          <w:lang w:eastAsia="en-AU"/>
          <w14:ligatures w14:val="none"/>
        </w:rPr>
        <w:t>5,231 records</w:t>
      </w:r>
      <w:r w:rsidRPr="000349DC">
        <w:rPr>
          <w:rFonts w:eastAsia="Times New Roman" w:cs="Times New Roman"/>
          <w:kern w:val="0"/>
          <w:szCs w:val="24"/>
          <w:lang w:eastAsia="en-AU"/>
          <w14:ligatures w14:val="none"/>
        </w:rPr>
        <w:t xml:space="preserve"> after duplicate removal. Following screening, </w:t>
      </w:r>
      <w:r w:rsidRPr="00FB1493">
        <w:rPr>
          <w:rFonts w:eastAsia="Times New Roman" w:cs="Times New Roman"/>
          <w:kern w:val="0"/>
          <w:szCs w:val="24"/>
          <w:lang w:eastAsia="en-AU"/>
          <w14:ligatures w14:val="none"/>
        </w:rPr>
        <w:t>84 studies</w:t>
      </w:r>
      <w:r w:rsidRPr="000349DC">
        <w:rPr>
          <w:rFonts w:eastAsia="Times New Roman" w:cs="Times New Roman"/>
          <w:kern w:val="0"/>
          <w:szCs w:val="24"/>
          <w:lang w:eastAsia="en-AU"/>
          <w14:ligatures w14:val="none"/>
        </w:rPr>
        <w:t xml:space="preserve"> met the eligibility criteria. These studies were conducted across </w:t>
      </w:r>
      <w:r w:rsidRPr="00FB1493">
        <w:rPr>
          <w:rFonts w:eastAsia="Times New Roman" w:cs="Times New Roman"/>
          <w:kern w:val="0"/>
          <w:szCs w:val="24"/>
          <w:lang w:eastAsia="en-AU"/>
          <w14:ligatures w14:val="none"/>
        </w:rPr>
        <w:t>12 countries and six continents</w:t>
      </w:r>
      <w:r w:rsidRPr="000349DC">
        <w:rPr>
          <w:rFonts w:eastAsia="Times New Roman" w:cs="Times New Roman"/>
          <w:kern w:val="0"/>
          <w:szCs w:val="24"/>
          <w:lang w:eastAsia="en-AU"/>
          <w14:ligatures w14:val="none"/>
        </w:rPr>
        <w:t xml:space="preserve"> (Figure </w:t>
      </w:r>
      <w:r w:rsidR="003E34CC">
        <w:rPr>
          <w:rFonts w:eastAsia="Times New Roman" w:cs="Times New Roman"/>
          <w:kern w:val="0"/>
          <w:szCs w:val="24"/>
          <w:lang w:eastAsia="en-AU"/>
          <w14:ligatures w14:val="none"/>
        </w:rPr>
        <w:t>1</w:t>
      </w:r>
      <w:r w:rsidRPr="000349DC">
        <w:rPr>
          <w:rFonts w:eastAsia="Times New Roman" w:cs="Times New Roman"/>
          <w:kern w:val="0"/>
          <w:szCs w:val="24"/>
          <w:lang w:eastAsia="en-AU"/>
          <w14:ligatures w14:val="none"/>
        </w:rPr>
        <w:t xml:space="preserve">). Most research was conducted in </w:t>
      </w:r>
      <w:r w:rsidRPr="00FB1493">
        <w:rPr>
          <w:rFonts w:eastAsia="Times New Roman" w:cs="Times New Roman"/>
          <w:kern w:val="0"/>
          <w:szCs w:val="24"/>
          <w:lang w:eastAsia="en-AU"/>
          <w14:ligatures w14:val="none"/>
        </w:rPr>
        <w:t>North America (60.7%)</w:t>
      </w:r>
      <w:r w:rsidRPr="000349DC">
        <w:rPr>
          <w:rFonts w:eastAsia="Times New Roman" w:cs="Times New Roman"/>
          <w:kern w:val="0"/>
          <w:szCs w:val="24"/>
          <w:lang w:eastAsia="en-AU"/>
          <w14:ligatures w14:val="none"/>
        </w:rPr>
        <w:t xml:space="preserve">, followed by </w:t>
      </w:r>
      <w:r w:rsidRPr="00FB1493">
        <w:rPr>
          <w:rFonts w:eastAsia="Times New Roman" w:cs="Times New Roman"/>
          <w:kern w:val="0"/>
          <w:szCs w:val="24"/>
          <w:lang w:eastAsia="en-AU"/>
          <w14:ligatures w14:val="none"/>
        </w:rPr>
        <w:t>Oceania (20.2%)</w:t>
      </w:r>
      <w:r w:rsidRPr="000349DC">
        <w:rPr>
          <w:rFonts w:eastAsia="Times New Roman" w:cs="Times New Roman"/>
          <w:kern w:val="0"/>
          <w:szCs w:val="24"/>
          <w:lang w:eastAsia="en-AU"/>
          <w14:ligatures w14:val="none"/>
        </w:rPr>
        <w:t xml:space="preserve">. Within North America, </w:t>
      </w:r>
      <w:r w:rsidRPr="00FB1493">
        <w:rPr>
          <w:rFonts w:eastAsia="Times New Roman" w:cs="Times New Roman"/>
          <w:kern w:val="0"/>
          <w:szCs w:val="24"/>
          <w:lang w:eastAsia="en-AU"/>
          <w14:ligatures w14:val="none"/>
        </w:rPr>
        <w:t>90.2%</w:t>
      </w:r>
      <w:r w:rsidRPr="000349DC">
        <w:rPr>
          <w:rFonts w:eastAsia="Times New Roman" w:cs="Times New Roman"/>
          <w:kern w:val="0"/>
          <w:szCs w:val="24"/>
          <w:lang w:eastAsia="en-AU"/>
          <w14:ligatures w14:val="none"/>
        </w:rPr>
        <w:t xml:space="preserve"> of studies were from the </w:t>
      </w:r>
      <w:r w:rsidRPr="00FB1493">
        <w:rPr>
          <w:rFonts w:eastAsia="Times New Roman" w:cs="Times New Roman"/>
          <w:kern w:val="0"/>
          <w:szCs w:val="24"/>
          <w:lang w:eastAsia="en-AU"/>
          <w14:ligatures w14:val="none"/>
        </w:rPr>
        <w:t>United States</w:t>
      </w:r>
      <w:r w:rsidRPr="000349DC">
        <w:rPr>
          <w:rFonts w:eastAsia="Times New Roman" w:cs="Times New Roman"/>
          <w:kern w:val="0"/>
          <w:szCs w:val="24"/>
          <w:lang w:eastAsia="en-AU"/>
          <w14:ligatures w14:val="none"/>
        </w:rPr>
        <w:t xml:space="preserve">, with the remainder from </w:t>
      </w:r>
      <w:r w:rsidRPr="00FB1493">
        <w:rPr>
          <w:rFonts w:eastAsia="Times New Roman" w:cs="Times New Roman"/>
          <w:kern w:val="0"/>
          <w:szCs w:val="24"/>
          <w:lang w:eastAsia="en-AU"/>
          <w14:ligatures w14:val="none"/>
        </w:rPr>
        <w:t>Canada</w:t>
      </w:r>
      <w:commentRangeStart w:id="197"/>
      <w:r w:rsidRPr="000349DC">
        <w:rPr>
          <w:rFonts w:eastAsia="Times New Roman" w:cs="Times New Roman"/>
          <w:kern w:val="0"/>
          <w:szCs w:val="24"/>
          <w:lang w:eastAsia="en-AU"/>
          <w14:ligatures w14:val="none"/>
        </w:rPr>
        <w:t>.</w:t>
      </w:r>
      <w:commentRangeEnd w:id="197"/>
      <w:r w:rsidR="00105AAA">
        <w:rPr>
          <w:rStyle w:val="CommentReference"/>
        </w:rPr>
        <w:commentReference w:id="197"/>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Africa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71.4%</w:t>
      </w:r>
      <w:r w:rsidRPr="000349DC">
        <w:rPr>
          <w:rFonts w:eastAsia="Times New Roman" w:cs="Times New Roman"/>
          <w:kern w:val="0"/>
          <w:szCs w:val="24"/>
          <w:lang w:eastAsia="en-AU"/>
          <w14:ligatures w14:val="none"/>
        </w:rPr>
        <w:t xml:space="preserve"> of studies originated from </w:t>
      </w:r>
      <w:r w:rsidRPr="00FB1493">
        <w:rPr>
          <w:rFonts w:eastAsia="Times New Roman" w:cs="Times New Roman"/>
          <w:kern w:val="0"/>
          <w:szCs w:val="24"/>
          <w:lang w:eastAsia="en-AU"/>
          <w14:ligatures w14:val="none"/>
        </w:rPr>
        <w:t>South Africa</w:t>
      </w:r>
      <w:r w:rsidRPr="000349DC">
        <w:rPr>
          <w:rFonts w:eastAsia="Times New Roman" w:cs="Times New Roman"/>
          <w:kern w:val="0"/>
          <w:szCs w:val="24"/>
          <w:lang w:eastAsia="en-AU"/>
          <w14:ligatures w14:val="none"/>
        </w:rPr>
        <w:t xml:space="preserve">, with single studies from </w:t>
      </w:r>
      <w:r w:rsidRPr="00FB1493">
        <w:rPr>
          <w:rFonts w:eastAsia="Times New Roman" w:cs="Times New Roman"/>
          <w:kern w:val="0"/>
          <w:szCs w:val="24"/>
          <w:lang w:eastAsia="en-AU"/>
          <w14:ligatures w14:val="none"/>
        </w:rPr>
        <w:t>Kenya</w:t>
      </w:r>
      <w:r w:rsidRPr="000349DC">
        <w:rPr>
          <w:rFonts w:eastAsia="Times New Roman" w:cs="Times New Roman"/>
          <w:kern w:val="0"/>
          <w:szCs w:val="24"/>
          <w:lang w:eastAsia="en-AU"/>
          <w14:ligatures w14:val="none"/>
        </w:rPr>
        <w:t xml:space="preserve"> and </w:t>
      </w:r>
      <w:r w:rsidRPr="00FB1493">
        <w:rPr>
          <w:rFonts w:eastAsia="Times New Roman" w:cs="Times New Roman"/>
          <w:kern w:val="0"/>
          <w:szCs w:val="24"/>
          <w:lang w:eastAsia="en-AU"/>
          <w14:ligatures w14:val="none"/>
        </w:rPr>
        <w:t>Uganda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South America</w:t>
      </w:r>
      <w:r w:rsidRPr="000349DC">
        <w:rPr>
          <w:rFonts w:eastAsia="Times New Roman" w:cs="Times New Roman"/>
          <w:kern w:val="0"/>
          <w:szCs w:val="24"/>
          <w:lang w:eastAsia="en-AU"/>
          <w14:ligatures w14:val="none"/>
        </w:rPr>
        <w:t xml:space="preserve"> was represented by a single study from </w:t>
      </w:r>
      <w:r w:rsidRPr="00FB1493">
        <w:rPr>
          <w:rFonts w:eastAsia="Times New Roman" w:cs="Times New Roman"/>
          <w:kern w:val="0"/>
          <w:szCs w:val="24"/>
          <w:lang w:eastAsia="en-AU"/>
          <w14:ligatures w14:val="none"/>
        </w:rPr>
        <w:t>Paraguay</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Asia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60%</w:t>
      </w:r>
      <w:r w:rsidRPr="000349DC">
        <w:rPr>
          <w:rFonts w:eastAsia="Times New Roman" w:cs="Times New Roman"/>
          <w:kern w:val="0"/>
          <w:szCs w:val="24"/>
          <w:lang w:eastAsia="en-AU"/>
          <w14:ligatures w14:val="none"/>
        </w:rPr>
        <w:t xml:space="preserve"> of studies were conducted in </w:t>
      </w:r>
      <w:r w:rsidRPr="00FB1493">
        <w:rPr>
          <w:rFonts w:eastAsia="Times New Roman" w:cs="Times New Roman"/>
          <w:kern w:val="0"/>
          <w:szCs w:val="24"/>
          <w:lang w:eastAsia="en-AU"/>
          <w14:ligatures w14:val="none"/>
        </w:rPr>
        <w:t>Indonesia</w:t>
      </w:r>
      <w:r w:rsidRPr="000349DC">
        <w:rPr>
          <w:rFonts w:eastAsia="Times New Roman" w:cs="Times New Roman"/>
          <w:kern w:val="0"/>
          <w:szCs w:val="24"/>
          <w:lang w:eastAsia="en-AU"/>
          <w14:ligatures w14:val="none"/>
        </w:rPr>
        <w:t xml:space="preserve">, while </w:t>
      </w:r>
      <w:r w:rsidRPr="00FB1493">
        <w:rPr>
          <w:rFonts w:eastAsia="Times New Roman" w:cs="Times New Roman"/>
          <w:kern w:val="0"/>
          <w:szCs w:val="24"/>
          <w:lang w:eastAsia="en-AU"/>
          <w14:ligatures w14:val="none"/>
        </w:rPr>
        <w:t>Europe</w:t>
      </w:r>
      <w:r w:rsidRPr="000349DC">
        <w:rPr>
          <w:rFonts w:eastAsia="Times New Roman" w:cs="Times New Roman"/>
          <w:kern w:val="0"/>
          <w:szCs w:val="24"/>
          <w:lang w:eastAsia="en-AU"/>
          <w14:ligatures w14:val="none"/>
        </w:rPr>
        <w:t xml:space="preserve"> was represented by three studies</w:t>
      </w:r>
      <w:r w:rsidR="000E1094">
        <w:rPr>
          <w:rFonts w:eastAsia="Times New Roman" w:cs="Times New Roman"/>
          <w:kern w:val="0"/>
          <w:szCs w:val="24"/>
          <w:lang w:eastAsia="en-AU"/>
          <w14:ligatures w14:val="none"/>
        </w:rPr>
        <w:t xml:space="preserve">, </w:t>
      </w:r>
      <w:r w:rsidRPr="000349DC">
        <w:rPr>
          <w:rFonts w:eastAsia="Times New Roman" w:cs="Times New Roman"/>
          <w:kern w:val="0"/>
          <w:szCs w:val="24"/>
          <w:lang w:eastAsia="en-AU"/>
          <w14:ligatures w14:val="none"/>
        </w:rPr>
        <w:t xml:space="preserve">two from </w:t>
      </w:r>
      <w:r w:rsidRPr="00FB1493">
        <w:rPr>
          <w:rFonts w:eastAsia="Times New Roman" w:cs="Times New Roman"/>
          <w:kern w:val="0"/>
          <w:szCs w:val="24"/>
          <w:lang w:eastAsia="en-AU"/>
          <w14:ligatures w14:val="none"/>
        </w:rPr>
        <w:t>Spain</w:t>
      </w:r>
      <w:r w:rsidRPr="000349DC">
        <w:rPr>
          <w:rFonts w:eastAsia="Times New Roman" w:cs="Times New Roman"/>
          <w:kern w:val="0"/>
          <w:szCs w:val="24"/>
          <w:lang w:eastAsia="en-AU"/>
          <w14:ligatures w14:val="none"/>
        </w:rPr>
        <w:t xml:space="preserve"> and one from </w:t>
      </w:r>
      <w:r w:rsidRPr="00FB1493">
        <w:rPr>
          <w:rFonts w:eastAsia="Times New Roman" w:cs="Times New Roman"/>
          <w:kern w:val="0"/>
          <w:szCs w:val="24"/>
          <w:lang w:eastAsia="en-AU"/>
          <w14:ligatures w14:val="none"/>
        </w:rPr>
        <w:t>Portugal</w:t>
      </w:r>
      <w:r w:rsidRPr="000349DC">
        <w:rPr>
          <w:rFonts w:eastAsia="Times New Roman" w:cs="Times New Roman"/>
          <w:kern w:val="0"/>
          <w:szCs w:val="24"/>
          <w:lang w:eastAsia="en-AU"/>
          <w14:ligatures w14:val="none"/>
        </w:rPr>
        <w:t xml:space="preserve">. Research effort has increased markedly over time. Only </w:t>
      </w:r>
      <w:r w:rsidRPr="00FB1493">
        <w:rPr>
          <w:rFonts w:eastAsia="Times New Roman" w:cs="Times New Roman"/>
          <w:kern w:val="0"/>
          <w:szCs w:val="24"/>
          <w:lang w:eastAsia="en-AU"/>
          <w14:ligatures w14:val="none"/>
        </w:rPr>
        <w:t>nine</w:t>
      </w:r>
      <w:r w:rsidRPr="000349DC">
        <w:rPr>
          <w:rFonts w:eastAsia="Times New Roman" w:cs="Times New Roman"/>
          <w:kern w:val="0"/>
          <w:szCs w:val="24"/>
          <w:lang w:eastAsia="en-AU"/>
          <w14:ligatures w14:val="none"/>
        </w:rPr>
        <w:t xml:space="preserve"> of the 84 studies were published before </w:t>
      </w:r>
      <w:r w:rsidRPr="00FB1493">
        <w:rPr>
          <w:rFonts w:eastAsia="Times New Roman" w:cs="Times New Roman"/>
          <w:kern w:val="0"/>
          <w:szCs w:val="24"/>
          <w:lang w:eastAsia="en-AU"/>
          <w14:ligatures w14:val="none"/>
        </w:rPr>
        <w:t>2000</w:t>
      </w:r>
      <w:r w:rsidRPr="000349DC">
        <w:rPr>
          <w:rFonts w:eastAsia="Times New Roman" w:cs="Times New Roman"/>
          <w:kern w:val="0"/>
          <w:szCs w:val="24"/>
          <w:lang w:eastAsia="en-AU"/>
          <w14:ligatures w14:val="none"/>
        </w:rPr>
        <w:t>, whereas nearly half (</w:t>
      </w:r>
      <w:r w:rsidRPr="00FB1493">
        <w:rPr>
          <w:rFonts w:eastAsia="Times New Roman" w:cs="Times New Roman"/>
          <w:kern w:val="0"/>
          <w:szCs w:val="24"/>
          <w:lang w:eastAsia="en-AU"/>
          <w14:ligatures w14:val="none"/>
        </w:rPr>
        <w:t>48.8%</w:t>
      </w:r>
      <w:r w:rsidRPr="000349DC">
        <w:rPr>
          <w:rFonts w:eastAsia="Times New Roman" w:cs="Times New Roman"/>
          <w:kern w:val="0"/>
          <w:szCs w:val="24"/>
          <w:lang w:eastAsia="en-AU"/>
          <w14:ligatures w14:val="none"/>
        </w:rPr>
        <w:t xml:space="preserve">) were published between </w:t>
      </w:r>
      <w:r w:rsidRPr="00FB1493">
        <w:rPr>
          <w:rFonts w:eastAsia="Times New Roman" w:cs="Times New Roman"/>
          <w:kern w:val="0"/>
          <w:szCs w:val="24"/>
          <w:lang w:eastAsia="en-AU"/>
          <w14:ligatures w14:val="none"/>
        </w:rPr>
        <w:t>2010 and 2019</w:t>
      </w:r>
      <w:r w:rsidRPr="000349DC">
        <w:rPr>
          <w:rFonts w:eastAsia="Times New Roman" w:cs="Times New Roman"/>
          <w:kern w:val="0"/>
          <w:szCs w:val="24"/>
          <w:lang w:eastAsia="en-AU"/>
          <w14:ligatures w14:val="none"/>
        </w:rPr>
        <w:t xml:space="preserve"> (Supplementary Information 3, Figure S3.1).</w:t>
      </w:r>
    </w:p>
    <w:p w14:paraId="62358331" w14:textId="56AD590A" w:rsidR="00900C02" w:rsidRDefault="006E0860" w:rsidP="00294A0A">
      <w:pPr>
        <w:rPr>
          <w:lang w:val="en-US"/>
        </w:rPr>
      </w:pPr>
      <w:commentRangeStart w:id="198"/>
      <w:commentRangeStart w:id="199"/>
      <w:commentRangeEnd w:id="198"/>
      <w:r>
        <w:rPr>
          <w:rStyle w:val="CommentReference"/>
        </w:rPr>
        <w:commentReference w:id="198"/>
      </w:r>
      <w:commentRangeEnd w:id="199"/>
      <w:r w:rsidR="00DD4C66">
        <w:rPr>
          <w:rStyle w:val="CommentReference"/>
        </w:rPr>
        <w:commentReference w:id="199"/>
      </w:r>
      <w:r w:rsidR="00CE1C58" w:rsidRPr="00CE1C58">
        <w:rPr>
          <w:noProof/>
          <w:lang w:val="en-US"/>
        </w:rPr>
        <w:drawing>
          <wp:inline distT="0" distB="0" distL="0" distR="0" wp14:anchorId="533DBDE8" wp14:editId="4E916C94">
            <wp:extent cx="5731510" cy="2789555"/>
            <wp:effectExtent l="0" t="0" r="2540" b="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
                    <pic:cNvPicPr/>
                  </pic:nvPicPr>
                  <pic:blipFill>
                    <a:blip r:embed="rId12"/>
                    <a:stretch>
                      <a:fillRect/>
                    </a:stretch>
                  </pic:blipFill>
                  <pic:spPr>
                    <a:xfrm>
                      <a:off x="0" y="0"/>
                      <a:ext cx="5731510" cy="2789555"/>
                    </a:xfrm>
                    <a:prstGeom prst="rect">
                      <a:avLst/>
                    </a:prstGeom>
                  </pic:spPr>
                </pic:pic>
              </a:graphicData>
            </a:graphic>
          </wp:inline>
        </w:drawing>
      </w:r>
    </w:p>
    <w:p w14:paraId="10C08EAB" w14:textId="23562A23" w:rsidR="00F42D1F" w:rsidRPr="00F42D1F" w:rsidRDefault="00F42D1F" w:rsidP="008C3E70">
      <w:pPr>
        <w:pStyle w:val="MSCaption"/>
        <w:rPr>
          <w:lang w:val="en-US"/>
        </w:rPr>
      </w:pPr>
      <w:commentRangeStart w:id="200"/>
      <w:r w:rsidRPr="008C3E70">
        <w:rPr>
          <w:b/>
          <w:bCs w:val="0"/>
          <w:lang w:val="en-US"/>
        </w:rPr>
        <w:t xml:space="preserve">Figure </w:t>
      </w:r>
      <w:commentRangeEnd w:id="200"/>
      <w:r w:rsidR="00543EA8">
        <w:rPr>
          <w:rStyle w:val="CommentReference"/>
          <w:bCs w:val="0"/>
        </w:rPr>
        <w:commentReference w:id="200"/>
      </w:r>
      <w:r w:rsidR="003E34CC">
        <w:rPr>
          <w:b/>
          <w:bCs w:val="0"/>
          <w:lang w:val="en-US"/>
        </w:rPr>
        <w:t>1</w:t>
      </w:r>
      <w:r w:rsidRPr="008C3E70">
        <w:rPr>
          <w:b/>
          <w:bCs w:val="0"/>
          <w:lang w:val="en-US"/>
        </w:rPr>
        <w:t>:</w:t>
      </w:r>
      <w:r w:rsidR="000F325C">
        <w:rPr>
          <w:b/>
          <w:bCs w:val="0"/>
          <w:lang w:val="en-US"/>
        </w:rPr>
        <w:t xml:space="preserve"> </w:t>
      </w:r>
      <w:r w:rsidR="00D22C25" w:rsidRPr="008C3E70">
        <w:rPr>
          <w:lang w:val="en-US"/>
        </w:rPr>
        <w:t xml:space="preserve">Map illustrating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 xml:space="preserve">number of studies per country, with darker colours indicating </w:t>
      </w:r>
      <w:r w:rsidR="00AD1958">
        <w:rPr>
          <w:lang w:val="en-US"/>
        </w:rPr>
        <w:lastRenderedPageBreak/>
        <w:t>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p>
    <w:p w14:paraId="7AA86B51" w14:textId="341BCDE9" w:rsidR="008D6AA9" w:rsidRDefault="002D1D00" w:rsidP="00294A0A">
      <w:pPr>
        <w:rPr>
          <w:lang w:val="en-US"/>
        </w:rPr>
      </w:pPr>
      <w:r>
        <w:rPr>
          <w:lang w:val="en-US"/>
        </w:rPr>
        <w:t>From the</w:t>
      </w:r>
      <w:r w:rsidR="00AC0C19">
        <w:rPr>
          <w:lang w:val="en-US"/>
        </w:rPr>
        <w:t xml:space="preserve"> 84 studies</w:t>
      </w:r>
      <w:r>
        <w:rPr>
          <w:lang w:val="en-US"/>
        </w:rPr>
        <w:t xml:space="preserve">, we extracted </w:t>
      </w:r>
      <w:commentRangeStart w:id="201"/>
      <w:r>
        <w:rPr>
          <w:lang w:val="en-US"/>
        </w:rPr>
        <w:t xml:space="preserve">185 </w:t>
      </w:r>
      <w:commentRangeEnd w:id="201"/>
      <w:r w:rsidR="0043008D">
        <w:rPr>
          <w:rStyle w:val="CommentReference"/>
        </w:rPr>
        <w:commentReference w:id="201"/>
      </w:r>
      <w:r>
        <w:rPr>
          <w:lang w:val="en-US"/>
        </w:rPr>
        <w:t xml:space="preserve">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planned and wildfire fire separately </w:t>
      </w:r>
      <w:r w:rsidR="00452A81">
        <w:rPr>
          <w:lang w:val="en-US"/>
        </w:rPr>
        <w:fldChar w:fldCharType="begin"/>
      </w:r>
      <w:r w:rsidR="004131E4">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452A81">
        <w:rPr>
          <w:lang w:val="en-US"/>
        </w:rPr>
        <w:fldChar w:fldCharType="separate"/>
      </w:r>
      <w:r w:rsidR="00452A81">
        <w:rPr>
          <w:noProof/>
          <w:lang w:val="en-US"/>
        </w:rPr>
        <w:t>(Clapp &amp; Beck, 2016)</w:t>
      </w:r>
      <w:r w:rsidR="00452A81">
        <w:rPr>
          <w:lang w:val="en-US"/>
        </w:rPr>
        <w:fldChar w:fldCharType="end"/>
      </w:r>
      <w:r w:rsidR="001B6830">
        <w:rPr>
          <w:lang w:val="en-US"/>
        </w:rPr>
        <w:t>, although other</w:t>
      </w:r>
      <w:r w:rsidR="001B593A">
        <w:rPr>
          <w:lang w:val="en-US"/>
        </w:rPr>
        <w:t xml:space="preserve"> studies investigate</w:t>
      </w:r>
      <w:ins w:id="202" w:author="Tim Doherty" w:date="2025-10-27T08:09:00Z" w16du:dateUtc="2025-10-27T00:09:00Z">
        <w:r w:rsidR="00D033D8">
          <w:rPr>
            <w:lang w:val="en-US"/>
          </w:rPr>
          <w:t>d</w:t>
        </w:r>
      </w:ins>
      <w:r w:rsidR="001B593A">
        <w:rPr>
          <w:lang w:val="en-US"/>
        </w:rPr>
        <w:t xml:space="preserve"> the combined effect of wildfire and planned burns</w:t>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452A81">
        <w:rPr>
          <w:lang w:val="en-US"/>
        </w:rPr>
        <w:fldChar w:fldCharType="begin"/>
      </w:r>
      <w:r w:rsidR="004131E4">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Theriologica&lt;/full-title&gt;&lt;abbr-1&gt;Acta Theriol&lt;/abbr-1&gt;&lt;abbr-2&gt;Acta Theriol.&lt;/abbr-2&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452A81">
        <w:rPr>
          <w:lang w:val="en-US"/>
        </w:rPr>
        <w:fldChar w:fldCharType="separate"/>
      </w:r>
      <w:r w:rsidR="00452A81">
        <w:rPr>
          <w:noProof/>
          <w:lang w:val="en-US"/>
        </w:rPr>
        <w:t>(Venter et al., 2014)</w:t>
      </w:r>
      <w:r w:rsidR="00452A81">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55.1</w:t>
      </w:r>
      <w:del w:id="203" w:author="Tim Doherty" w:date="2025-10-27T08:09:00Z" w16du:dateUtc="2025-10-27T00:09:00Z">
        <w:r w:rsidR="0049223B" w:rsidDel="0063685C">
          <w:rPr>
            <w:lang w:val="en-US"/>
          </w:rPr>
          <w:delText xml:space="preserve"> </w:delText>
        </w:r>
      </w:del>
      <w:r w:rsidR="0049223B">
        <w:rPr>
          <w:lang w:val="en-US"/>
        </w:rPr>
        <w:t xml:space="preserve">%)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3041D8">
        <w:rPr>
          <w:lang w:val="en-US"/>
        </w:rPr>
        <w:t>burnt</w:t>
      </w:r>
      <w:ins w:id="204" w:author="Tim Doherty" w:date="2025-10-27T08:09:00Z" w16du:dateUtc="2025-10-27T00:09:00Z">
        <w:r w:rsidR="0063685C">
          <w:rPr>
            <w:lang w:val="en-US"/>
          </w:rPr>
          <w:t>–</w:t>
        </w:r>
      </w:ins>
      <w:del w:id="205" w:author="Tim Doherty" w:date="2025-10-27T08:09:00Z" w16du:dateUtc="2025-10-27T00:09:00Z">
        <w:r w:rsidR="003041D8" w:rsidDel="0063685C">
          <w:rPr>
            <w:lang w:val="en-US"/>
          </w:rPr>
          <w:delText>-</w:delText>
        </w:r>
      </w:del>
      <w:r w:rsidR="003041D8">
        <w:rPr>
          <w:lang w:val="en-US"/>
        </w:rPr>
        <w:t xml:space="preserve">unburnt </w:t>
      </w:r>
      <w:r w:rsidR="00AB2036">
        <w:rPr>
          <w:lang w:val="en-US"/>
        </w:rPr>
        <w:t>study design</w:t>
      </w:r>
      <w:r w:rsidR="0049223B">
        <w:rPr>
          <w:lang w:val="en-US"/>
        </w:rPr>
        <w:t xml:space="preserve">. </w:t>
      </w:r>
      <w:r w:rsidR="00E626CB">
        <w:rPr>
          <w:lang w:val="en-US"/>
        </w:rPr>
        <w:t>A before</w:t>
      </w:r>
      <w:ins w:id="206" w:author="Tim Doherty" w:date="2025-10-27T08:09:00Z" w16du:dateUtc="2025-10-27T00:09:00Z">
        <w:r w:rsidR="0063685C">
          <w:rPr>
            <w:lang w:val="en-US"/>
          </w:rPr>
          <w:t>–</w:t>
        </w:r>
      </w:ins>
      <w:del w:id="207" w:author="Tim Doherty" w:date="2025-10-27T08:09:00Z" w16du:dateUtc="2025-10-27T00:09:00Z">
        <w:r w:rsidR="003041D8" w:rsidDel="0063685C">
          <w:rPr>
            <w:lang w:val="en-US"/>
          </w:rPr>
          <w:delText>-</w:delText>
        </w:r>
      </w:del>
      <w:r w:rsidR="00E626CB">
        <w:rPr>
          <w:lang w:val="en-US"/>
        </w:rPr>
        <w:t xml:space="preserve">after study design was used in 34.6% of </w:t>
      </w:r>
      <w:r w:rsidR="00AD6572">
        <w:rPr>
          <w:lang w:val="en-US"/>
        </w:rPr>
        <w:t>cases</w:t>
      </w:r>
      <w:r w:rsidR="00E626CB">
        <w:rPr>
          <w:lang w:val="en-US"/>
        </w:rPr>
        <w:t xml:space="preserve"> and </w:t>
      </w:r>
      <w:commentRangeStart w:id="208"/>
      <w:r w:rsidR="00E626CB">
        <w:rPr>
          <w:lang w:val="en-US"/>
        </w:rPr>
        <w:t>before</w:t>
      </w:r>
      <w:ins w:id="209" w:author="Tim Doherty" w:date="2025-10-27T08:09:00Z" w16du:dateUtc="2025-10-27T00:09:00Z">
        <w:r w:rsidR="0063685C">
          <w:rPr>
            <w:lang w:val="en-US"/>
          </w:rPr>
          <w:t>–</w:t>
        </w:r>
      </w:ins>
      <w:del w:id="210" w:author="Tim Doherty" w:date="2025-10-27T08:09:00Z" w16du:dateUtc="2025-10-27T00:09:00Z">
        <w:r w:rsidR="003041D8" w:rsidDel="0063685C">
          <w:rPr>
            <w:lang w:val="en-US"/>
          </w:rPr>
          <w:delText>-</w:delText>
        </w:r>
      </w:del>
      <w:r w:rsidR="00E626CB">
        <w:rPr>
          <w:lang w:val="en-US"/>
        </w:rPr>
        <w:t>after control</w:t>
      </w:r>
      <w:ins w:id="211" w:author="Tim Doherty" w:date="2025-10-27T08:09:00Z" w16du:dateUtc="2025-10-27T00:09:00Z">
        <w:r w:rsidR="0063685C">
          <w:rPr>
            <w:lang w:val="en-US"/>
          </w:rPr>
          <w:t>–</w:t>
        </w:r>
      </w:ins>
      <w:del w:id="212" w:author="Tim Doherty" w:date="2025-10-27T08:09:00Z" w16du:dateUtc="2025-10-27T00:09:00Z">
        <w:r w:rsidR="003041D8" w:rsidDel="0063685C">
          <w:rPr>
            <w:lang w:val="en-US"/>
          </w:rPr>
          <w:delText>-</w:delText>
        </w:r>
      </w:del>
      <w:r w:rsidR="00E626CB">
        <w:rPr>
          <w:lang w:val="en-US"/>
        </w:rPr>
        <w:t xml:space="preserve">impact </w:t>
      </w:r>
      <w:commentRangeEnd w:id="208"/>
      <w:r w:rsidR="00F921ED">
        <w:rPr>
          <w:rStyle w:val="CommentReference"/>
        </w:rPr>
        <w:commentReference w:id="208"/>
      </w:r>
      <w:r w:rsidR="00E626CB">
        <w:rPr>
          <w:lang w:val="en-US"/>
        </w:rPr>
        <w:t>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and other space use</w:t>
      </w:r>
      <w:r w:rsidR="001A10F2">
        <w:rPr>
          <w:lang w:val="en-US"/>
        </w:rPr>
        <w:t xml:space="preserve"> (14.1%). </w:t>
      </w:r>
    </w:p>
    <w:p w14:paraId="28F94BFB" w14:textId="271CEEC5" w:rsidR="000349DC" w:rsidRDefault="000349DC" w:rsidP="00294A0A">
      <w:r w:rsidRPr="000349DC">
        <w:t xml:space="preserve">Twelve biomes were represented among the 185 cases included in the review (Supplementary Information 3, Figure S3.2). Most research occurred in </w:t>
      </w:r>
      <w:r w:rsidRPr="00FB1493">
        <w:rPr>
          <w:rStyle w:val="Strong"/>
          <w:b w:val="0"/>
          <w:bCs w:val="0"/>
        </w:rPr>
        <w:t>temperate biomes</w:t>
      </w:r>
      <w:r w:rsidRPr="000349DC">
        <w:t xml:space="preserve">, with </w:t>
      </w:r>
      <w:r w:rsidRPr="00FB1493">
        <w:rPr>
          <w:rStyle w:val="Strong"/>
          <w:b w:val="0"/>
          <w:bCs w:val="0"/>
        </w:rPr>
        <w:t>20%</w:t>
      </w:r>
      <w:r w:rsidRPr="000349DC">
        <w:t xml:space="preserve"> of cases in </w:t>
      </w:r>
      <w:r w:rsidRPr="000349DC">
        <w:rPr>
          <w:rStyle w:val="Emphasis"/>
        </w:rPr>
        <w:t>Temperate broadleaf and mixed forests</w:t>
      </w:r>
      <w:r w:rsidRPr="000349DC">
        <w:t xml:space="preserve">, </w:t>
      </w:r>
      <w:r w:rsidRPr="00FB1493">
        <w:rPr>
          <w:rStyle w:val="Strong"/>
          <w:b w:val="0"/>
          <w:bCs w:val="0"/>
        </w:rPr>
        <w:t>26%</w:t>
      </w:r>
      <w:r w:rsidRPr="000349DC">
        <w:t xml:space="preserve"> in </w:t>
      </w:r>
      <w:r w:rsidRPr="000349DC">
        <w:rPr>
          <w:rStyle w:val="Emphasis"/>
        </w:rPr>
        <w:t>Mediterranean forests, woodlands and scrub</w:t>
      </w:r>
      <w:r w:rsidRPr="000349DC">
        <w:t xml:space="preserve"> (including sclerophyll forests), and </w:t>
      </w:r>
      <w:r w:rsidRPr="00FB1493">
        <w:rPr>
          <w:rStyle w:val="Strong"/>
          <w:b w:val="0"/>
          <w:bCs w:val="0"/>
        </w:rPr>
        <w:t>25%</w:t>
      </w:r>
      <w:r w:rsidRPr="000349DC">
        <w:t xml:space="preserve"> in </w:t>
      </w:r>
      <w:r w:rsidRPr="000349DC">
        <w:rPr>
          <w:rStyle w:val="Emphasis"/>
        </w:rPr>
        <w:t>Temperate coniferous forests</w:t>
      </w:r>
      <w:r w:rsidRPr="000349DC">
        <w:t>. Approximately half of all cases (</w:t>
      </w:r>
      <w:r w:rsidRPr="00FB1493">
        <w:rPr>
          <w:rStyle w:val="Strong"/>
          <w:b w:val="0"/>
          <w:bCs w:val="0"/>
        </w:rPr>
        <w:t>49.7%</w:t>
      </w:r>
      <w:r w:rsidRPr="000349DC">
        <w:t xml:space="preserve">) examined the effects of </w:t>
      </w:r>
      <w:r w:rsidRPr="00FB1493">
        <w:rPr>
          <w:rStyle w:val="Strong"/>
          <w:b w:val="0"/>
          <w:bCs w:val="0"/>
        </w:rPr>
        <w:t>wildfire</w:t>
      </w:r>
      <w:r w:rsidRPr="000349DC">
        <w:t xml:space="preserve"> on animal movement, while </w:t>
      </w:r>
      <w:r w:rsidRPr="00FB1493">
        <w:rPr>
          <w:rStyle w:val="Strong"/>
          <w:b w:val="0"/>
          <w:bCs w:val="0"/>
        </w:rPr>
        <w:t>34.1%</w:t>
      </w:r>
      <w:r w:rsidRPr="000349DC">
        <w:t xml:space="preserve"> investigated </w:t>
      </w:r>
      <w:r w:rsidRPr="00FB1493">
        <w:rPr>
          <w:rStyle w:val="Strong"/>
          <w:b w:val="0"/>
          <w:bCs w:val="0"/>
        </w:rPr>
        <w:t>planned burns</w:t>
      </w:r>
      <w:r w:rsidRPr="000349DC">
        <w:t xml:space="preserve">. The </w:t>
      </w:r>
      <w:r w:rsidRPr="00FB1493">
        <w:rPr>
          <w:rStyle w:val="Strong"/>
          <w:b w:val="0"/>
          <w:bCs w:val="0"/>
        </w:rPr>
        <w:t>fire type</w:t>
      </w:r>
      <w:r w:rsidRPr="000349DC">
        <w:t xml:space="preserve"> was not clearly specified for </w:t>
      </w:r>
      <w:r w:rsidRPr="00FB1493">
        <w:rPr>
          <w:rStyle w:val="Strong"/>
          <w:b w:val="0"/>
          <w:bCs w:val="0"/>
        </w:rPr>
        <w:t>9.2%</w:t>
      </w:r>
      <w:r w:rsidRPr="000349DC">
        <w:t xml:space="preserve"> of observations, and </w:t>
      </w:r>
      <w:r w:rsidRPr="00FB1493">
        <w:rPr>
          <w:rStyle w:val="Strong"/>
          <w:b w:val="0"/>
          <w:bCs w:val="0"/>
        </w:rPr>
        <w:t>7%</w:t>
      </w:r>
      <w:r w:rsidRPr="000349DC">
        <w:t xml:space="preserve"> assessed the </w:t>
      </w:r>
      <w:r w:rsidRPr="00FB1493">
        <w:rPr>
          <w:rStyle w:val="Strong"/>
          <w:b w:val="0"/>
          <w:bCs w:val="0"/>
        </w:rPr>
        <w:t>combined effects</w:t>
      </w:r>
      <w:r w:rsidRPr="000349DC">
        <w:t xml:space="preserve"> of wildfire and planned burns. Within </w:t>
      </w:r>
      <w:r w:rsidRPr="000349DC">
        <w:rPr>
          <w:rStyle w:val="Emphasis"/>
        </w:rPr>
        <w:t>Temperate broadleaf and mixed forests</w:t>
      </w:r>
      <w:r w:rsidRPr="000349DC">
        <w:t xml:space="preserve">, more than half of the cases examined planned fires, whereas in </w:t>
      </w:r>
      <w:r w:rsidRPr="000349DC">
        <w:rPr>
          <w:rStyle w:val="Emphasis"/>
        </w:rPr>
        <w:t>Mediterranean forests, woodlands and scrub</w:t>
      </w:r>
      <w:r w:rsidRPr="000349DC">
        <w:t xml:space="preserve"> (or sclerophyll forests), most studies focused on wildfire effects</w:t>
      </w:r>
      <w:commentRangeStart w:id="213"/>
      <w:r w:rsidRPr="000349DC">
        <w:t>.</w:t>
      </w:r>
      <w:commentRangeEnd w:id="213"/>
      <w:r w:rsidR="00766B62">
        <w:rPr>
          <w:rStyle w:val="CommentReference"/>
        </w:rPr>
        <w:commentReference w:id="213"/>
      </w:r>
    </w:p>
    <w:p w14:paraId="4B8BF7E6" w14:textId="7FD4D656" w:rsidR="000349DC" w:rsidRPr="000349DC" w:rsidRDefault="000349DC" w:rsidP="000349DC">
      <w:r w:rsidRPr="000349DC">
        <w:t xml:space="preserve">The dataset encompassed </w:t>
      </w:r>
      <w:r w:rsidRPr="000349DC">
        <w:rPr>
          <w:bCs/>
        </w:rPr>
        <w:t>73 taxa</w:t>
      </w:r>
      <w:r w:rsidRPr="000349DC">
        <w:t xml:space="preserve"> spanning </w:t>
      </w:r>
      <w:r w:rsidRPr="000349DC">
        <w:rPr>
          <w:bCs/>
        </w:rPr>
        <w:t>23 orders</w:t>
      </w:r>
      <w:r w:rsidRPr="000349DC">
        <w:t xml:space="preserve"> and </w:t>
      </w:r>
      <w:r w:rsidRPr="000349DC">
        <w:rPr>
          <w:bCs/>
        </w:rPr>
        <w:t>four vertebrate classes</w:t>
      </w:r>
      <w:r w:rsidRPr="000349DC">
        <w:t xml:space="preserve">. Most taxa belonged to </w:t>
      </w:r>
      <w:commentRangeStart w:id="214"/>
      <w:r w:rsidRPr="00821948">
        <w:rPr>
          <w:bCs/>
          <w:i/>
          <w:iCs/>
        </w:rPr>
        <w:t>Mammalia</w:t>
      </w:r>
      <w:r w:rsidRPr="000349DC">
        <w:rPr>
          <w:bCs/>
        </w:rPr>
        <w:t xml:space="preserve"> (65.9%)</w:t>
      </w:r>
      <w:r w:rsidRPr="000349DC">
        <w:t xml:space="preserve">, followed by </w:t>
      </w:r>
      <w:r w:rsidRPr="00821948">
        <w:rPr>
          <w:bCs/>
          <w:i/>
          <w:iCs/>
        </w:rPr>
        <w:t>Aves</w:t>
      </w:r>
      <w:r w:rsidRPr="000349DC">
        <w:rPr>
          <w:bCs/>
        </w:rPr>
        <w:t xml:space="preserve"> (18.9%)</w:t>
      </w:r>
      <w:r w:rsidRPr="000349DC">
        <w:t xml:space="preserve">, </w:t>
      </w:r>
      <w:r w:rsidRPr="00821948">
        <w:rPr>
          <w:bCs/>
          <w:i/>
          <w:iCs/>
        </w:rPr>
        <w:t>Reptilia</w:t>
      </w:r>
      <w:r w:rsidRPr="000349DC">
        <w:rPr>
          <w:bCs/>
        </w:rPr>
        <w:t xml:space="preserve"> (13.0%)</w:t>
      </w:r>
      <w:r w:rsidRPr="000349DC">
        <w:t xml:space="preserve">, and </w:t>
      </w:r>
      <w:r w:rsidRPr="00821948">
        <w:rPr>
          <w:bCs/>
          <w:i/>
          <w:iCs/>
        </w:rPr>
        <w:t>Amphibia</w:t>
      </w:r>
      <w:r w:rsidRPr="000349DC">
        <w:rPr>
          <w:bCs/>
        </w:rPr>
        <w:t xml:space="preserve"> (2.2%)</w:t>
      </w:r>
      <w:commentRangeEnd w:id="214"/>
      <w:r w:rsidR="000E01CD">
        <w:rPr>
          <w:rStyle w:val="CommentReference"/>
        </w:rPr>
        <w:commentReference w:id="214"/>
      </w:r>
      <w:r w:rsidRPr="000349DC">
        <w:t xml:space="preserve">. Among orders, </w:t>
      </w:r>
      <w:r w:rsidRPr="000349DC">
        <w:rPr>
          <w:bCs/>
        </w:rPr>
        <w:t>Artiodactyla</w:t>
      </w:r>
      <w:r w:rsidRPr="000349DC">
        <w:t xml:space="preserve"> (even-toed ungulates; 23.8%) and </w:t>
      </w:r>
      <w:r w:rsidRPr="000349DC">
        <w:rPr>
          <w:bCs/>
        </w:rPr>
        <w:t>Rodentia</w:t>
      </w:r>
      <w:r w:rsidRPr="000349DC">
        <w:t xml:space="preserve"> (14.1%) were the most frequently represented (Supplementary Information 3, Figure S3.3). Several orders</w:t>
      </w:r>
      <w:r w:rsidR="0042488F">
        <w:t xml:space="preserve">, </w:t>
      </w:r>
      <w:r w:rsidRPr="000349DC">
        <w:rPr>
          <w:bCs/>
        </w:rPr>
        <w:t>Accipitriformes</w:t>
      </w:r>
      <w:r w:rsidRPr="000349DC">
        <w:t xml:space="preserve">, </w:t>
      </w:r>
      <w:r w:rsidRPr="000349DC">
        <w:rPr>
          <w:bCs/>
        </w:rPr>
        <w:t>Caprimulgiformes</w:t>
      </w:r>
      <w:r w:rsidRPr="000349DC">
        <w:t xml:space="preserve">, </w:t>
      </w:r>
      <w:r w:rsidRPr="000349DC">
        <w:rPr>
          <w:bCs/>
        </w:rPr>
        <w:t>Piciformes</w:t>
      </w:r>
      <w:r w:rsidRPr="000349DC">
        <w:t xml:space="preserve">, and </w:t>
      </w:r>
      <w:proofErr w:type="spellStart"/>
      <w:r w:rsidRPr="000349DC">
        <w:rPr>
          <w:bCs/>
        </w:rPr>
        <w:t>Dasyuromorphia</w:t>
      </w:r>
      <w:proofErr w:type="spellEnd"/>
      <w:r w:rsidR="0042488F">
        <w:t xml:space="preserve">, </w:t>
      </w:r>
      <w:r w:rsidRPr="000349DC">
        <w:t>were each represented by a single case.</w:t>
      </w:r>
      <w:commentRangeStart w:id="215"/>
      <w:r w:rsidRPr="000349DC">
        <w:t xml:space="preserve"> Within </w:t>
      </w:r>
      <w:r w:rsidRPr="003E34CC">
        <w:rPr>
          <w:i/>
          <w:iCs/>
        </w:rPr>
        <w:t>Aves</w:t>
      </w:r>
      <w:r w:rsidRPr="000349DC">
        <w:t xml:space="preserve">, </w:t>
      </w:r>
      <w:r w:rsidRPr="000349DC">
        <w:rPr>
          <w:bCs/>
        </w:rPr>
        <w:t>Galliformes</w:t>
      </w:r>
      <w:r w:rsidRPr="000349DC">
        <w:t xml:space="preserve"> was the most frequently studied order, while within </w:t>
      </w:r>
      <w:r w:rsidRPr="000349DC">
        <w:rPr>
          <w:i/>
          <w:iCs/>
        </w:rPr>
        <w:t>Reptilia</w:t>
      </w:r>
      <w:r w:rsidRPr="000349DC">
        <w:t xml:space="preserve">, </w:t>
      </w:r>
      <w:r w:rsidRPr="000349DC">
        <w:rPr>
          <w:bCs/>
        </w:rPr>
        <w:t>Testudines</w:t>
      </w:r>
      <w:r w:rsidRPr="000349DC">
        <w:t xml:space="preserve"> predominated. At the species level, </w:t>
      </w:r>
      <w:r w:rsidRPr="000349DC">
        <w:rPr>
          <w:bCs/>
        </w:rPr>
        <w:t>white-tailed deer (</w:t>
      </w:r>
      <w:r w:rsidRPr="000349DC">
        <w:rPr>
          <w:bCs/>
          <w:i/>
          <w:iCs/>
        </w:rPr>
        <w:t>Odocoileus virginianus</w:t>
      </w:r>
      <w:r w:rsidRPr="000349DC">
        <w:rPr>
          <w:bCs/>
        </w:rPr>
        <w:t>)</w:t>
      </w:r>
      <w:r w:rsidRPr="000349DC">
        <w:t xml:space="preserve"> was the </w:t>
      </w:r>
      <w:proofErr w:type="gramStart"/>
      <w:r w:rsidRPr="000349DC">
        <w:t>most commonly studied</w:t>
      </w:r>
      <w:proofErr w:type="gramEnd"/>
      <w:r w:rsidRPr="000349DC">
        <w:t xml:space="preserve"> species (12 cases), followed by </w:t>
      </w:r>
      <w:r w:rsidRPr="000349DC">
        <w:rPr>
          <w:bCs/>
        </w:rPr>
        <w:t>moose (</w:t>
      </w:r>
      <w:r w:rsidRPr="000349DC">
        <w:rPr>
          <w:bCs/>
          <w:i/>
          <w:iCs/>
        </w:rPr>
        <w:t xml:space="preserve">Alces </w:t>
      </w:r>
      <w:proofErr w:type="spellStart"/>
      <w:r w:rsidRPr="000349DC">
        <w:rPr>
          <w:bCs/>
          <w:i/>
          <w:iCs/>
        </w:rPr>
        <w:t>alces</w:t>
      </w:r>
      <w:proofErr w:type="spellEnd"/>
      <w:r w:rsidRPr="000349DC">
        <w:rPr>
          <w:bCs/>
        </w:rPr>
        <w:t>)</w:t>
      </w:r>
      <w:r w:rsidRPr="000349DC">
        <w:t xml:space="preserve"> with 10 cases.</w:t>
      </w:r>
      <w:commentRangeEnd w:id="215"/>
      <w:r w:rsidR="006A052F">
        <w:rPr>
          <w:rStyle w:val="CommentReference"/>
        </w:rPr>
        <w:commentReference w:id="215"/>
      </w:r>
    </w:p>
    <w:p w14:paraId="5759D2BD" w14:textId="30DFECE1" w:rsidR="0034536B" w:rsidRDefault="002B2E22" w:rsidP="003E34CC">
      <w:pPr>
        <w:pStyle w:val="Heading2"/>
      </w:pPr>
      <w:r>
        <w:lastRenderedPageBreak/>
        <w:t>M</w:t>
      </w:r>
      <w:r w:rsidR="0034536B">
        <w:t>e</w:t>
      </w:r>
      <w:r>
        <w:t>ta-</w:t>
      </w:r>
      <w:r w:rsidR="0034536B">
        <w:t>analysis</w:t>
      </w:r>
    </w:p>
    <w:p w14:paraId="4A4329D4" w14:textId="385A32FA" w:rsidR="00FF0E51" w:rsidRPr="00FB1493" w:rsidRDefault="00D10A7E" w:rsidP="00294A0A">
      <w:pPr>
        <w:rPr>
          <w:strike/>
        </w:rPr>
      </w:pPr>
      <w:r>
        <w:t>From the 18</w:t>
      </w:r>
      <w:r w:rsidR="00BD1E7D">
        <w:t>5 cases</w:t>
      </w:r>
      <w:r>
        <w:t xml:space="preserve"> included in the</w:t>
      </w:r>
      <w:r w:rsidR="00293AC1">
        <w:t xml:space="preserve"> systematic</w:t>
      </w:r>
      <w:r>
        <w:t xml:space="preserve"> review, </w:t>
      </w:r>
      <w:r w:rsidR="005465D3">
        <w:t xml:space="preserve">we calculated </w:t>
      </w:r>
      <w:r w:rsidR="00293AC1">
        <w:t xml:space="preserve">113 </w:t>
      </w:r>
      <w:r w:rsidR="005465D3">
        <w:t>effect sizes</w:t>
      </w:r>
      <w:r w:rsidR="00293AC1">
        <w:t xml:space="preserve"> from </w:t>
      </w:r>
      <w:r w:rsidR="00FF7010">
        <w:t>43 studies</w:t>
      </w:r>
      <w:r w:rsidR="005465D3">
        <w:t>. The remaining</w:t>
      </w:r>
      <w:r w:rsidR="0007168E">
        <w:t xml:space="preserve"> 72</w:t>
      </w:r>
      <w:r w:rsidR="005465D3">
        <w:t xml:space="preserve"> cases</w:t>
      </w:r>
      <w:r w:rsidR="0007168E">
        <w:t xml:space="preserve"> did not</w:t>
      </w:r>
      <w:r w:rsidR="00FF7010">
        <w:t xml:space="preserve"> </w:t>
      </w:r>
      <w:r w:rsidR="0007168E">
        <w:t>meet</w:t>
      </w:r>
      <w:r w:rsidR="00FF7010">
        <w:t xml:space="preserve"> the criteria for inclusion in </w:t>
      </w:r>
      <w:commentRangeStart w:id="216"/>
      <w:r w:rsidR="00FF7010">
        <w:t>the meta-analysis.</w:t>
      </w:r>
      <w:r>
        <w:t xml:space="preserve"> </w:t>
      </w:r>
      <w:commentRangeEnd w:id="216"/>
      <w:r w:rsidR="003108BE">
        <w:rPr>
          <w:rStyle w:val="CommentReference"/>
        </w:rPr>
        <w:commentReference w:id="216"/>
      </w:r>
      <w:r w:rsidR="000349DC" w:rsidRPr="000349DC">
        <w:t xml:space="preserve">The phylogenetic multilevel meta-analytic model revealed a </w:t>
      </w:r>
      <w:r w:rsidR="000349DC" w:rsidRPr="00FB1493">
        <w:t>significant positive overall effect</w:t>
      </w:r>
      <w:r w:rsidR="000349DC" w:rsidRPr="000349DC">
        <w:t xml:space="preserve"> of fire on animal movement (</w:t>
      </w:r>
      <w:r w:rsidR="000349DC" w:rsidRPr="00D3763B">
        <w:t>Hedge’s</w:t>
      </w:r>
      <w:r w:rsidR="000349DC" w:rsidRPr="00821948">
        <w:rPr>
          <w:i/>
          <w:iCs/>
        </w:rPr>
        <w:t xml:space="preserve"> g</w:t>
      </w:r>
      <w:ins w:id="217" w:author="Tim Doherty" w:date="2025-10-27T08:27:00Z" w16du:dateUtc="2025-10-27T00:27:00Z">
        <w:r w:rsidR="00256B33">
          <w:rPr>
            <w:i/>
            <w:iCs/>
          </w:rPr>
          <w:t xml:space="preserve"> </w:t>
        </w:r>
      </w:ins>
      <w:ins w:id="218" w:author="Tim Doherty" w:date="2025-10-27T08:28:00Z" w16du:dateUtc="2025-10-27T00:28:00Z">
        <w:r w:rsidR="00256B33">
          <w:t>[95% CI]</w:t>
        </w:r>
      </w:ins>
      <w:r w:rsidR="000349DC" w:rsidRPr="00FB1493">
        <w:t xml:space="preserve"> = 0.21</w:t>
      </w:r>
      <w:ins w:id="219" w:author="Tim Doherty" w:date="2025-10-27T08:28:00Z" w16du:dateUtc="2025-10-27T00:28:00Z">
        <w:r w:rsidR="00256B33">
          <w:t xml:space="preserve"> [0.02–0.41]</w:t>
        </w:r>
      </w:ins>
      <w:r w:rsidR="000349DC" w:rsidRPr="000349DC">
        <w:t>,</w:t>
      </w:r>
      <w:del w:id="220" w:author="Tim Doherty" w:date="2025-10-27T08:28:00Z" w16du:dateUtc="2025-10-27T00:28:00Z">
        <w:r w:rsidR="000349DC" w:rsidRPr="000349DC" w:rsidDel="008745E9">
          <w:delText xml:space="preserve"> 95% CI = 0.02–0.41,</w:delText>
        </w:r>
      </w:del>
      <w:r w:rsidR="000349DC" w:rsidRPr="000349DC">
        <w:t xml:space="preserve"> </w:t>
      </w:r>
      <w:r w:rsidR="000349DC" w:rsidRPr="000349DC">
        <w:rPr>
          <w:i/>
          <w:iCs/>
        </w:rPr>
        <w:t>p</w:t>
      </w:r>
      <w:r w:rsidR="000349DC" w:rsidRPr="000349DC">
        <w:t xml:space="preserve"> = 0.024; Figure </w:t>
      </w:r>
      <w:r w:rsidR="003E34CC">
        <w:t>2</w:t>
      </w:r>
      <w:r w:rsidR="000349DC" w:rsidRPr="000349DC">
        <w:t xml:space="preserve">). On average, animals occupying </w:t>
      </w:r>
      <w:r w:rsidR="000349DC" w:rsidRPr="00FB1493">
        <w:t>fire-affected habitats moved more</w:t>
      </w:r>
      <w:r w:rsidR="000349DC" w:rsidRPr="000349DC">
        <w:t xml:space="preserve"> than those in unburnt areas. However, </w:t>
      </w:r>
      <w:r w:rsidR="000349DC" w:rsidRPr="00FB1493">
        <w:t>responses varied substantially among species</w:t>
      </w:r>
      <w:r w:rsidR="000349DC" w:rsidRPr="000349DC">
        <w:t>, indicating high interspecific heterogeneity (Supplementary Information 4, Figure S4.1).</w:t>
      </w:r>
      <w:r w:rsidR="00916C70" w:rsidRPr="00FB1493">
        <w:rPr>
          <w:strike/>
        </w:rPr>
        <w:t xml:space="preserve"> </w:t>
      </w:r>
    </w:p>
    <w:p w14:paraId="130B8204" w14:textId="4E9354EC" w:rsidR="00BF6BA1" w:rsidRDefault="00B20FCD" w:rsidP="00294A0A">
      <w:r w:rsidRPr="00B20FCD">
        <w:rPr>
          <w:noProof/>
        </w:rPr>
        <w:drawing>
          <wp:inline distT="0" distB="0" distL="0" distR="0" wp14:anchorId="052DC398" wp14:editId="3C2FF6DD">
            <wp:extent cx="5731510" cy="4262120"/>
            <wp:effectExtent l="0" t="0" r="2540" b="5080"/>
            <wp:docPr id="1586416973" name="Picture 1" descr="A graph with blue dots and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descr="A graph with blue dots and black lines&#10;&#10;AI-generated content may be incorrect."/>
                    <pic:cNvPicPr/>
                  </pic:nvPicPr>
                  <pic:blipFill>
                    <a:blip r:embed="rId13"/>
                    <a:stretch>
                      <a:fillRect/>
                    </a:stretch>
                  </pic:blipFill>
                  <pic:spPr>
                    <a:xfrm>
                      <a:off x="0" y="0"/>
                      <a:ext cx="5731510" cy="4262120"/>
                    </a:xfrm>
                    <a:prstGeom prst="rect">
                      <a:avLst/>
                    </a:prstGeom>
                  </pic:spPr>
                </pic:pic>
              </a:graphicData>
            </a:graphic>
          </wp:inline>
        </w:drawing>
      </w:r>
    </w:p>
    <w:p w14:paraId="6B283354" w14:textId="63889562" w:rsidR="00A960B8" w:rsidRPr="00591A10" w:rsidRDefault="00A960B8" w:rsidP="008C3E70">
      <w:pPr>
        <w:pStyle w:val="MSCaption"/>
      </w:pPr>
      <w:commentRangeStart w:id="221"/>
      <w:commentRangeStart w:id="222"/>
      <w:commentRangeStart w:id="223"/>
      <w:r w:rsidRPr="008C3E70">
        <w:rPr>
          <w:b/>
          <w:highlight w:val="yellow"/>
        </w:rPr>
        <w:t xml:space="preserve">Figure </w:t>
      </w:r>
      <w:commentRangeEnd w:id="221"/>
      <w:r w:rsidR="007A7C14">
        <w:rPr>
          <w:rStyle w:val="CommentReference"/>
          <w:bCs w:val="0"/>
        </w:rPr>
        <w:commentReference w:id="221"/>
      </w:r>
      <w:commentRangeEnd w:id="222"/>
      <w:r w:rsidR="007A7C14">
        <w:rPr>
          <w:rStyle w:val="CommentReference"/>
          <w:bCs w:val="0"/>
        </w:rPr>
        <w:commentReference w:id="222"/>
      </w:r>
      <w:commentRangeEnd w:id="223"/>
      <w:r w:rsidR="009259F6">
        <w:rPr>
          <w:rStyle w:val="CommentReference"/>
          <w:bCs w:val="0"/>
        </w:rPr>
        <w:commentReference w:id="223"/>
      </w:r>
      <w:r w:rsidR="003E34CC">
        <w:rPr>
          <w:b/>
          <w:highlight w:val="yellow"/>
        </w:rPr>
        <w:t>2</w:t>
      </w:r>
      <w:r w:rsidR="00E03DE3" w:rsidRPr="008C3E70">
        <w:rPr>
          <w:b/>
          <w:highlight w:val="yellow"/>
        </w:rPr>
        <w:t>:</w:t>
      </w:r>
      <w:r w:rsidR="00E03DE3">
        <w:rPr>
          <w:b/>
        </w:rPr>
        <w:t xml:space="preserve"> </w:t>
      </w:r>
      <w:r w:rsidR="00681CD7" w:rsidRPr="008C3E70">
        <w:rPr>
          <w:rStyle w:val="MSCaptionChar"/>
        </w:rPr>
        <w:t>Orchard p</w:t>
      </w:r>
      <w:r w:rsidR="00756D44" w:rsidRPr="008C3E70">
        <w:rPr>
          <w:rStyle w:val="MSCaptionChar"/>
        </w:rPr>
        <w:t xml:space="preserve">lot </w:t>
      </w:r>
      <w:r w:rsidR="00EF1E97" w:rsidRPr="008C3E70">
        <w:rPr>
          <w:rStyle w:val="MSCaptionChar"/>
        </w:rPr>
        <w:t>showing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ins w:id="224" w:author="Tim Doherty" w:date="2025-10-27T08:20:00Z" w16du:dateUtc="2025-10-27T00:20:00Z">
        <w:r w:rsidR="00C74FDF">
          <w:rPr>
            <w:rStyle w:val="MSCaptionChar"/>
          </w:rPr>
          <w:t>The outlined point is t</w:t>
        </w:r>
      </w:ins>
      <w:del w:id="225" w:author="Tim Doherty" w:date="2025-10-27T08:20:00Z" w16du:dateUtc="2025-10-27T00:20:00Z">
        <w:r w:rsidR="00591A10" w:rsidRPr="008C3E70" w:rsidDel="00C74FDF">
          <w:rPr>
            <w:rStyle w:val="MSCaptionChar"/>
          </w:rPr>
          <w:delText>T</w:delText>
        </w:r>
      </w:del>
      <w:r w:rsidR="00591A10" w:rsidRPr="008C3E70">
        <w:rPr>
          <w:rStyle w:val="MSCaptionChar"/>
        </w:rPr>
        <w:t>he meta-analytic mean</w:t>
      </w:r>
      <w:del w:id="226" w:author="Tim Doherty" w:date="2025-10-27T08:20:00Z" w16du:dateUtc="2025-10-27T00:20:00Z">
        <w:r w:rsidR="00591A10" w:rsidRPr="008C3E70" w:rsidDel="00881588">
          <w:rPr>
            <w:rStyle w:val="MSCaptionChar"/>
          </w:rPr>
          <w:delText xml:space="preserve"> of the random effects model is represented by the outlined point</w:delText>
        </w:r>
      </w:del>
      <w:r w:rsidR="00591A10" w:rsidRPr="008C3E70">
        <w:rPr>
          <w:rStyle w:val="MSCaptionChar"/>
        </w:rPr>
        <w:t xml:space="preserve">, </w:t>
      </w:r>
      <w:del w:id="227" w:author="Tim Doherty" w:date="2025-10-27T08:20:00Z" w16du:dateUtc="2025-10-27T00:20:00Z">
        <w:r w:rsidR="00591A10" w:rsidRPr="008C3E70" w:rsidDel="00881588">
          <w:rPr>
            <w:rStyle w:val="MSCaptionChar"/>
          </w:rPr>
          <w:delText xml:space="preserve">with </w:delText>
        </w:r>
      </w:del>
      <w:r w:rsidR="00591A10" w:rsidRPr="008C3E70">
        <w:rPr>
          <w:rStyle w:val="MSCaptionChar"/>
        </w:rPr>
        <w:t xml:space="preserve">the thick horizontal bars </w:t>
      </w:r>
      <w:del w:id="228" w:author="Tim Doherty" w:date="2025-10-27T08:20:00Z" w16du:dateUtc="2025-10-27T00:20:00Z">
        <w:r w:rsidR="00591A10" w:rsidRPr="008C3E70" w:rsidDel="00881588">
          <w:rPr>
            <w:rStyle w:val="MSCaptionChar"/>
          </w:rPr>
          <w:delText xml:space="preserve">showing </w:delText>
        </w:r>
      </w:del>
      <w:ins w:id="229" w:author="Tim Doherty" w:date="2025-10-27T08:20:00Z" w16du:dateUtc="2025-10-27T00:20:00Z">
        <w:r w:rsidR="00881588">
          <w:rPr>
            <w:rStyle w:val="MSCaptionChar"/>
          </w:rPr>
          <w:t xml:space="preserve">are </w:t>
        </w:r>
      </w:ins>
      <w:r w:rsidR="00591A10" w:rsidRPr="008C3E70">
        <w:rPr>
          <w:rStyle w:val="MSCaptionChar"/>
        </w:rPr>
        <w:t>95% confidence interval</w:t>
      </w:r>
      <w:ins w:id="230" w:author="Tim Doherty" w:date="2025-10-27T08:20:00Z" w16du:dateUtc="2025-10-27T00:20:00Z">
        <w:r w:rsidR="00881588">
          <w:rPr>
            <w:rStyle w:val="MSCaptionChar"/>
          </w:rPr>
          <w:t>s</w:t>
        </w:r>
      </w:ins>
      <w:r w:rsidR="00591A10" w:rsidRPr="008C3E70">
        <w:rPr>
          <w:rStyle w:val="MSCaptionChar"/>
        </w:rPr>
        <w:t xml:space="preserve"> and the whiskers </w:t>
      </w:r>
      <w:del w:id="231" w:author="Tim Doherty" w:date="2025-10-27T08:21:00Z" w16du:dateUtc="2025-10-27T00:21:00Z">
        <w:r w:rsidR="00591A10" w:rsidRPr="008C3E70" w:rsidDel="00881588">
          <w:rPr>
            <w:rStyle w:val="MSCaptionChar"/>
          </w:rPr>
          <w:delText xml:space="preserve">the </w:delText>
        </w:r>
      </w:del>
      <w:ins w:id="232" w:author="Tim Doherty" w:date="2025-10-27T08:21:00Z" w16du:dateUtc="2025-10-27T00:21:00Z">
        <w:r w:rsidR="00881588">
          <w:rPr>
            <w:rStyle w:val="MSCaptionChar"/>
          </w:rPr>
          <w:t>are</w:t>
        </w:r>
        <w:r w:rsidR="00881588" w:rsidRPr="008C3E70">
          <w:rPr>
            <w:rStyle w:val="MSCaptionChar"/>
          </w:rPr>
          <w:t xml:space="preserve"> </w:t>
        </w:r>
      </w:ins>
      <w:r w:rsidR="00591A10" w:rsidRPr="008C3E70">
        <w:rPr>
          <w:rStyle w:val="MSCaptionChar"/>
        </w:rPr>
        <w:t>95% prediction intervals</w:t>
      </w:r>
      <w:r w:rsidR="00D66FD7" w:rsidRPr="008C3E70">
        <w:rPr>
          <w:rStyle w:val="MSCaptionChar"/>
        </w:rPr>
        <w:t>.</w:t>
      </w:r>
      <w:r w:rsidR="00591A10" w:rsidRPr="008C3E70">
        <w:rPr>
          <w:rStyle w:val="MSCaptionChar"/>
        </w:rPr>
        <w:t xml:space="preserve"> </w:t>
      </w:r>
      <w:del w:id="233" w:author="Tim Doherty" w:date="2025-10-27T08:21:00Z" w16du:dateUtc="2025-10-27T00:21:00Z">
        <w:r w:rsidR="00632508" w:rsidRPr="008C3E70" w:rsidDel="00881588">
          <w:rPr>
            <w:rStyle w:val="MSCaptionChar"/>
          </w:rPr>
          <w:delText xml:space="preserve">Each </w:delText>
        </w:r>
        <w:r w:rsidR="00294C00" w:rsidRPr="008C3E70" w:rsidDel="00881588">
          <w:rPr>
            <w:rStyle w:val="MSCaptionChar"/>
          </w:rPr>
          <w:delText>s</w:delText>
        </w:r>
      </w:del>
      <w:ins w:id="234" w:author="Tim Doherty" w:date="2025-10-27T08:21:00Z" w16du:dateUtc="2025-10-27T00:21:00Z">
        <w:r w:rsidR="00881588">
          <w:rPr>
            <w:rStyle w:val="MSCaptionChar"/>
          </w:rPr>
          <w:t>S</w:t>
        </w:r>
      </w:ins>
      <w:r w:rsidR="00294C00" w:rsidRPr="008C3E70">
        <w:rPr>
          <w:rStyle w:val="MSCaptionChar"/>
        </w:rPr>
        <w:t>haded point</w:t>
      </w:r>
      <w:ins w:id="235" w:author="Tim Doherty" w:date="2025-10-27T08:21:00Z" w16du:dateUtc="2025-10-27T00:21:00Z">
        <w:r w:rsidR="00881588">
          <w:rPr>
            <w:rStyle w:val="MSCaptionChar"/>
          </w:rPr>
          <w:t>s</w:t>
        </w:r>
      </w:ins>
      <w:r w:rsidR="00294C00" w:rsidRPr="008C3E70">
        <w:rPr>
          <w:rStyle w:val="MSCaptionChar"/>
        </w:rPr>
        <w:t xml:space="preserve"> </w:t>
      </w:r>
      <w:del w:id="236" w:author="Tim Doherty" w:date="2025-10-27T08:21:00Z" w16du:dateUtc="2025-10-27T00:21:00Z">
        <w:r w:rsidR="00294C00" w:rsidRPr="008C3E70" w:rsidDel="00881588">
          <w:rPr>
            <w:rStyle w:val="MSCaptionChar"/>
          </w:rPr>
          <w:delText>represents</w:delText>
        </w:r>
        <w:r w:rsidR="00DA4FC0" w:rsidRPr="008C3E70" w:rsidDel="00881588">
          <w:rPr>
            <w:rStyle w:val="MSCaptionChar"/>
          </w:rPr>
          <w:delText xml:space="preserve"> </w:delText>
        </w:r>
      </w:del>
      <w:r w:rsidR="00DA4FC0" w:rsidRPr="008C3E70">
        <w:rPr>
          <w:rStyle w:val="MSCaptionChar"/>
        </w:rPr>
        <w:t>a</w:t>
      </w:r>
      <w:ins w:id="237" w:author="Tim Doherty" w:date="2025-10-27T08:21:00Z" w16du:dateUtc="2025-10-27T00:21:00Z">
        <w:r w:rsidR="00881588">
          <w:rPr>
            <w:rStyle w:val="MSCaptionChar"/>
          </w:rPr>
          <w:t>re</w:t>
        </w:r>
      </w:ins>
      <w:del w:id="238" w:author="Tim Doherty" w:date="2025-10-27T08:21:00Z" w16du:dateUtc="2025-10-27T00:21:00Z">
        <w:r w:rsidR="00DA4FC0" w:rsidRPr="008C3E70" w:rsidDel="00881588">
          <w:rPr>
            <w:rStyle w:val="MSCaptionChar"/>
          </w:rPr>
          <w:delText>n</w:delText>
        </w:r>
      </w:del>
      <w:r w:rsidR="00DA4FC0" w:rsidRPr="008C3E70">
        <w:rPr>
          <w:rStyle w:val="MSCaptionChar"/>
        </w:rPr>
        <w:t xml:space="preserve"> </w:t>
      </w:r>
      <w:r w:rsidR="00294C00" w:rsidRPr="008C3E70">
        <w:rPr>
          <w:rStyle w:val="MSCaptionChar"/>
        </w:rPr>
        <w:t>effect size</w:t>
      </w:r>
      <w:ins w:id="239" w:author="Tim Doherty" w:date="2025-10-27T08:21:00Z" w16du:dateUtc="2025-10-27T00:21:00Z">
        <w:r w:rsidR="00881588">
          <w:rPr>
            <w:rStyle w:val="MSCaptionChar"/>
          </w:rPr>
          <w:t>s</w:t>
        </w:r>
      </w:ins>
      <w:r w:rsidR="00294C00" w:rsidRPr="008C3E70">
        <w:rPr>
          <w:rStyle w:val="MSCaptionChar"/>
        </w:rPr>
        <w:t xml:space="preserve"> (</w:t>
      </w:r>
      <w:r w:rsidR="00D3763B" w:rsidRPr="00821948">
        <w:rPr>
          <w:rStyle w:val="MSCaptionChar"/>
        </w:rPr>
        <w:t>Hedge’s</w:t>
      </w:r>
      <w:r w:rsidR="00D3763B">
        <w:rPr>
          <w:rStyle w:val="MSCaptionChar"/>
          <w:i/>
          <w:iCs/>
        </w:rPr>
        <w:t xml:space="preserve"> </w:t>
      </w:r>
      <w:r w:rsidR="00D3763B" w:rsidRPr="00D3763B">
        <w:rPr>
          <w:rStyle w:val="MSCaptionChar"/>
          <w:i/>
          <w:iCs/>
        </w:rPr>
        <w:t>g</w:t>
      </w:r>
      <w:commentRangeStart w:id="240"/>
      <w:r w:rsidR="00D3763B">
        <w:rPr>
          <w:rStyle w:val="MSCaptionChar"/>
        </w:rPr>
        <w:t xml:space="preserve">, </w:t>
      </w:r>
      <w:r w:rsidR="00294C00" w:rsidRPr="00D3763B">
        <w:rPr>
          <w:rStyle w:val="MSCaptionChar"/>
        </w:rPr>
        <w:t>n</w:t>
      </w:r>
      <w:r w:rsidR="00294C00" w:rsidRPr="008C3E70">
        <w:rPr>
          <w:rStyle w:val="MSCaptionChar"/>
        </w:rPr>
        <w:t xml:space="preserve"> = 113</w:t>
      </w:r>
      <w:commentRangeEnd w:id="240"/>
      <w:r w:rsidR="00730D9A">
        <w:rPr>
          <w:rStyle w:val="CommentReference"/>
          <w:bCs w:val="0"/>
        </w:rPr>
        <w:commentReference w:id="240"/>
      </w:r>
      <w:r w:rsidR="00294C00" w:rsidRPr="008C3E70">
        <w:rPr>
          <w:rStyle w:val="MSCaptionChar"/>
        </w:rPr>
        <w:t>)</w:t>
      </w:r>
      <w:r w:rsidR="00371816" w:rsidRPr="008C3E70">
        <w:rPr>
          <w:rStyle w:val="MSCaptionChar"/>
        </w:rPr>
        <w:t xml:space="preserve">, </w:t>
      </w:r>
      <w:r w:rsidR="007533D7" w:rsidRPr="008C3E70">
        <w:rPr>
          <w:rStyle w:val="MSCaptionChar"/>
        </w:rPr>
        <w:t xml:space="preserve">with </w:t>
      </w:r>
      <w:del w:id="241" w:author="Tim Doherty" w:date="2025-10-27T08:21:00Z" w16du:dateUtc="2025-10-27T00:21:00Z">
        <w:r w:rsidR="007533D7" w:rsidRPr="008C3E70" w:rsidDel="00881588">
          <w:rPr>
            <w:rStyle w:val="MSCaptionChar"/>
          </w:rPr>
          <w:delText xml:space="preserve">the </w:delText>
        </w:r>
      </w:del>
      <w:ins w:id="242" w:author="Tim Doherty" w:date="2025-10-27T08:21:00Z" w16du:dateUtc="2025-10-27T00:21:00Z">
        <w:r w:rsidR="00881588">
          <w:rPr>
            <w:rStyle w:val="MSCaptionChar"/>
          </w:rPr>
          <w:t>point</w:t>
        </w:r>
        <w:r w:rsidR="00881588" w:rsidRPr="008C3E70">
          <w:rPr>
            <w:rStyle w:val="MSCaptionChar"/>
          </w:rPr>
          <w:t xml:space="preserve"> </w:t>
        </w:r>
      </w:ins>
      <w:r w:rsidR="007533D7" w:rsidRPr="008C3E70">
        <w:rPr>
          <w:rStyle w:val="MSCaptionChar"/>
        </w:rPr>
        <w:t xml:space="preserve">size </w:t>
      </w:r>
      <w:del w:id="243" w:author="Tim Doherty" w:date="2025-10-27T08:21:00Z" w16du:dateUtc="2025-10-27T00:21:00Z">
        <w:r w:rsidR="007533D7" w:rsidRPr="008C3E70" w:rsidDel="00881588">
          <w:rPr>
            <w:rStyle w:val="MSCaptionChar"/>
          </w:rPr>
          <w:delText xml:space="preserve">of the point </w:delText>
        </w:r>
      </w:del>
      <w:r w:rsidR="007533D7" w:rsidRPr="008C3E70">
        <w:rPr>
          <w:rStyle w:val="MSCaptionChar"/>
        </w:rPr>
        <w:t>scaled to show precision</w:t>
      </w:r>
      <w:r w:rsidR="003B350C" w:rsidRPr="008C3E70">
        <w:rPr>
          <w:rStyle w:val="MSCaptionChar"/>
        </w:rPr>
        <w:t xml:space="preserve"> </w:t>
      </w:r>
      <w:del w:id="244" w:author="Tim Doherty" w:date="2025-10-27T08:22:00Z" w16du:dateUtc="2025-10-27T00:22:00Z">
        <w:r w:rsidR="00805D79" w:rsidRPr="008C3E70" w:rsidDel="00E90069">
          <w:rPr>
            <w:rStyle w:val="MSCaptionChar"/>
          </w:rPr>
          <w:delText xml:space="preserve">within the model </w:delText>
        </w:r>
      </w:del>
      <w:r w:rsidR="00805D79" w:rsidRPr="008C3E70">
        <w:rPr>
          <w:rStyle w:val="MSCaptionChar"/>
        </w:rPr>
        <w:t>(</w:t>
      </w:r>
      <w:r w:rsidR="003B350C" w:rsidRPr="008C3E70">
        <w:rPr>
          <w:rStyle w:val="MSCaptionChar"/>
        </w:rPr>
        <w:t>1/SE</w:t>
      </w:r>
      <w:ins w:id="245" w:author="Tim Doherty" w:date="2025-10-27T08:22:00Z" w16du:dateUtc="2025-10-27T00:22:00Z">
        <w:r w:rsidR="0002536A">
          <w:rPr>
            <w:rStyle w:val="MSCaptionChar"/>
          </w:rPr>
          <w:t xml:space="preserve">; </w:t>
        </w:r>
      </w:ins>
      <w:del w:id="246" w:author="Tim Doherty" w:date="2025-10-27T08:22:00Z" w16du:dateUtc="2025-10-27T00:22:00Z">
        <w:r w:rsidR="00805D79" w:rsidRPr="008C3E70" w:rsidDel="0002536A">
          <w:rPr>
            <w:rStyle w:val="MSCaptionChar"/>
          </w:rPr>
          <w:delText>)</w:delText>
        </w:r>
        <w:r w:rsidR="00A41177" w:rsidRPr="008C3E70" w:rsidDel="0002536A">
          <w:rPr>
            <w:rStyle w:val="MSCaptionChar"/>
          </w:rPr>
          <w:delText xml:space="preserve"> and</w:delText>
        </w:r>
      </w:del>
      <w:ins w:id="247" w:author="Tim Doherty" w:date="2025-10-27T08:22:00Z" w16du:dateUtc="2025-10-27T00:22:00Z">
        <w:r w:rsidR="0002536A">
          <w:rPr>
            <w:rStyle w:val="MSCaptionChar"/>
          </w:rPr>
          <w:t>i.e.,</w:t>
        </w:r>
      </w:ins>
      <w:r w:rsidR="00A41177" w:rsidRPr="008C3E70">
        <w:rPr>
          <w:rStyle w:val="MSCaptionChar"/>
        </w:rPr>
        <w:t xml:space="preserve"> l</w:t>
      </w:r>
      <w:r w:rsidR="00805D79" w:rsidRPr="008C3E70">
        <w:rPr>
          <w:rStyle w:val="MSCaptionChar"/>
        </w:rPr>
        <w:t>arger points</w:t>
      </w:r>
      <w:r w:rsidR="00F434E1" w:rsidRPr="008C3E70">
        <w:rPr>
          <w:rStyle w:val="MSCaptionChar"/>
        </w:rPr>
        <w:t xml:space="preserve"> </w:t>
      </w:r>
      <w:ins w:id="248" w:author="Tim Doherty" w:date="2025-10-27T08:22:00Z" w16du:dateUtc="2025-10-27T00:22:00Z">
        <w:r w:rsidR="0002536A">
          <w:rPr>
            <w:rStyle w:val="MSCaptionChar"/>
          </w:rPr>
          <w:t xml:space="preserve">had </w:t>
        </w:r>
      </w:ins>
      <w:del w:id="249" w:author="Tim Doherty" w:date="2025-10-27T08:22:00Z" w16du:dateUtc="2025-10-27T00:22:00Z">
        <w:r w:rsidR="00C909FA" w:rsidRPr="008C3E70" w:rsidDel="0002536A">
          <w:rPr>
            <w:rStyle w:val="MSCaptionChar"/>
          </w:rPr>
          <w:delText xml:space="preserve">having a </w:delText>
        </w:r>
      </w:del>
      <w:r w:rsidR="00C909FA" w:rsidRPr="008C3E70">
        <w:rPr>
          <w:rStyle w:val="MSCaptionChar"/>
        </w:rPr>
        <w:t>greater influence</w:t>
      </w:r>
      <w:ins w:id="250" w:author="Tim Doherty" w:date="2025-10-27T08:22:00Z" w16du:dateUtc="2025-10-27T00:22:00Z">
        <w:r w:rsidR="0002536A">
          <w:rPr>
            <w:rStyle w:val="MSCaptionChar"/>
          </w:rPr>
          <w:t>).</w:t>
        </w:r>
      </w:ins>
      <w:del w:id="251" w:author="Tim Doherty" w:date="2025-10-27T08:22:00Z" w16du:dateUtc="2025-10-27T00:22:00Z">
        <w:r w:rsidR="00F434E1" w:rsidRPr="008C3E70" w:rsidDel="0002536A">
          <w:rPr>
            <w:rStyle w:val="MSCaptionChar"/>
          </w:rPr>
          <w:delText xml:space="preserve"> </w:delText>
        </w:r>
        <w:r w:rsidR="00C909FA" w:rsidRPr="008C3E70" w:rsidDel="0002536A">
          <w:rPr>
            <w:rStyle w:val="MSCaptionChar"/>
          </w:rPr>
          <w:delText>on</w:delText>
        </w:r>
        <w:r w:rsidR="00F434E1" w:rsidRPr="008C3E70" w:rsidDel="0002536A">
          <w:rPr>
            <w:rStyle w:val="MSCaptionChar"/>
          </w:rPr>
          <w:delText xml:space="preserve"> the model</w:delText>
        </w:r>
      </w:del>
      <w:r w:rsidR="00F434E1" w:rsidRPr="008C3E70">
        <w:rPr>
          <w:rStyle w:val="MSCaptionChar"/>
        </w:rPr>
        <w:t>.</w:t>
      </w:r>
      <w:r w:rsidR="007A0ABA" w:rsidRPr="008C3E70">
        <w:rPr>
          <w:rStyle w:val="MSCaptionChar"/>
        </w:rPr>
        <w:t xml:space="preserve"> </w:t>
      </w:r>
      <w:del w:id="252" w:author="Tim Doherty" w:date="2025-10-27T08:23:00Z" w16du:dateUtc="2025-10-27T00:23:00Z">
        <w:r w:rsidR="007A0ABA" w:rsidRPr="008C3E70" w:rsidDel="0002536A">
          <w:rPr>
            <w:rStyle w:val="MSCaptionChar"/>
          </w:rPr>
          <w:delText>Effect size is shown on the x axis, and p</w:delText>
        </w:r>
      </w:del>
      <w:ins w:id="253" w:author="Tim Doherty" w:date="2025-10-27T08:23:00Z" w16du:dateUtc="2025-10-27T00:23:00Z">
        <w:r w:rsidR="0002536A">
          <w:rPr>
            <w:rStyle w:val="MSCaptionChar"/>
          </w:rPr>
          <w:t>P</w:t>
        </w:r>
      </w:ins>
      <w:r w:rsidR="007A0ABA" w:rsidRPr="008C3E70">
        <w:rPr>
          <w:rStyle w:val="MSCaptionChar"/>
        </w:rPr>
        <w:t xml:space="preserve">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p>
    <w:p w14:paraId="39573A1F" w14:textId="0EC21493" w:rsidR="0058085F" w:rsidRPr="000349DC" w:rsidRDefault="004317C5" w:rsidP="008C3E70">
      <w:pPr>
        <w:pStyle w:val="Heading3"/>
      </w:pPr>
      <w:r w:rsidRPr="000349DC">
        <w:lastRenderedPageBreak/>
        <w:t xml:space="preserve">Movement </w:t>
      </w:r>
      <w:r w:rsidR="0089245E" w:rsidRPr="000349DC">
        <w:t>Category</w:t>
      </w:r>
    </w:p>
    <w:p w14:paraId="3227682A" w14:textId="47AE094E" w:rsidR="00D3763B" w:rsidRDefault="000349DC" w:rsidP="00294A0A">
      <w:r w:rsidRPr="000349DC">
        <w:t xml:space="preserve">When modelling </w:t>
      </w:r>
      <w:r w:rsidRPr="00FB1493">
        <w:t>movement category</w:t>
      </w:r>
      <w:r w:rsidRPr="000349DC">
        <w:t xml:space="preserve"> as a moderator, fire had a </w:t>
      </w:r>
      <w:r w:rsidRPr="00FB1493">
        <w:t>small but significant positive effect</w:t>
      </w:r>
      <w:r w:rsidRPr="000349DC">
        <w:t xml:space="preserve"> on </w:t>
      </w:r>
      <w:r w:rsidRPr="00FB1493">
        <w:t>linear distance movements</w:t>
      </w:r>
      <w:ins w:id="254" w:author="Tim Doherty" w:date="2025-10-27T08:28:00Z" w16du:dateUtc="2025-10-27T00:28:00Z">
        <w:r w:rsidR="008745E9">
          <w:t xml:space="preserve"> (0.30 [0.04–0.56]</w:t>
        </w:r>
        <w:commentRangeStart w:id="255"/>
        <w:r w:rsidR="008745E9">
          <w:t>,</w:t>
        </w:r>
      </w:ins>
      <w:ins w:id="256" w:author="Tim Doherty" w:date="2025-10-27T08:29:00Z" w16du:dateUtc="2025-10-27T00:29:00Z">
        <w:r w:rsidR="009E2BE2">
          <w:t xml:space="preserve"> 0.023</w:t>
        </w:r>
      </w:ins>
      <w:commentRangeEnd w:id="255"/>
      <w:ins w:id="257" w:author="Tim Doherty" w:date="2025-10-27T08:30:00Z" w16du:dateUtc="2025-10-27T00:30:00Z">
        <w:r w:rsidR="00450C83">
          <w:rPr>
            <w:rStyle w:val="CommentReference"/>
          </w:rPr>
          <w:commentReference w:id="255"/>
        </w:r>
      </w:ins>
      <w:ins w:id="258" w:author="Tim Doherty" w:date="2025-10-27T08:29:00Z" w16du:dateUtc="2025-10-27T00:29:00Z">
        <w:r w:rsidR="009E2BE2">
          <w:t>; Figure 3).</w:t>
        </w:r>
      </w:ins>
      <w:r w:rsidRPr="000349DC">
        <w:t xml:space="preserve"> (Hedge’s </w:t>
      </w:r>
      <w:r w:rsidRPr="000349DC">
        <w:rPr>
          <w:i/>
          <w:iCs/>
        </w:rPr>
        <w:t>g</w:t>
      </w:r>
      <w:r w:rsidRPr="000349DC">
        <w:t xml:space="preserve"> = 0.30, 95% CI = 0.04–0.56, </w:t>
      </w:r>
      <w:r w:rsidRPr="000349DC">
        <w:rPr>
          <w:i/>
          <w:iCs/>
        </w:rPr>
        <w:t>p</w:t>
      </w:r>
      <w:r w:rsidRPr="000349DC">
        <w:t xml:space="preserve"> = 0.023; Figure </w:t>
      </w:r>
      <w:r w:rsidR="00D3763B">
        <w:t>3</w:t>
      </w:r>
      <w:r w:rsidRPr="000349DC">
        <w:t xml:space="preserve">). The effect of fire on </w:t>
      </w:r>
      <w:r>
        <w:t>‘</w:t>
      </w:r>
      <w:r w:rsidRPr="00FB1493">
        <w:t>other</w:t>
      </w:r>
      <w:r>
        <w:t>’</w:t>
      </w:r>
      <w:r w:rsidRPr="00FB1493">
        <w:t xml:space="preserve"> space-use </w:t>
      </w:r>
      <w:r w:rsidRPr="000349DC">
        <w:t xml:space="preserve">was also positive but </w:t>
      </w:r>
      <w:r w:rsidRPr="00FB1493">
        <w:t>non-significant</w:t>
      </w:r>
      <w:r w:rsidRPr="000349DC">
        <w:t xml:space="preserve"> (Hedge’s </w:t>
      </w:r>
      <w:r w:rsidRPr="000349DC">
        <w:rPr>
          <w:i/>
          <w:iCs/>
        </w:rPr>
        <w:t>g</w:t>
      </w:r>
      <w:r w:rsidRPr="000349DC">
        <w:t xml:space="preserve"> = 0.32, 95% CI = –0.08–0.72, </w:t>
      </w:r>
      <w:r w:rsidRPr="000349DC">
        <w:rPr>
          <w:i/>
          <w:iCs/>
        </w:rPr>
        <w:t>p</w:t>
      </w:r>
      <w:r w:rsidRPr="000349DC">
        <w:t xml:space="preserve"> = 0.11). Effects on </w:t>
      </w:r>
      <w:r w:rsidRPr="00FB1493">
        <w:t>home-range size</w:t>
      </w:r>
      <w:r w:rsidRPr="000349DC">
        <w:t xml:space="preserve"> (Hedge’s </w:t>
      </w:r>
      <w:r w:rsidRPr="000349DC">
        <w:rPr>
          <w:i/>
          <w:iCs/>
        </w:rPr>
        <w:t>g</w:t>
      </w:r>
      <w:r w:rsidRPr="000349DC">
        <w:t xml:space="preserve"> = 0.15, 95% CI = –0.07–0.38, </w:t>
      </w:r>
      <w:r w:rsidRPr="000349DC">
        <w:rPr>
          <w:i/>
          <w:iCs/>
        </w:rPr>
        <w:t>p</w:t>
      </w:r>
      <w:r w:rsidRPr="000349DC">
        <w:t xml:space="preserve"> = 0.18) and </w:t>
      </w:r>
      <w:r w:rsidRPr="00FB1493">
        <w:t>tortuosity</w:t>
      </w:r>
      <w:r w:rsidRPr="000349DC">
        <w:t xml:space="preserve"> (Hedge’s </w:t>
      </w:r>
      <w:r w:rsidRPr="000349DC">
        <w:rPr>
          <w:i/>
          <w:iCs/>
        </w:rPr>
        <w:t>g</w:t>
      </w:r>
      <w:r w:rsidRPr="000349DC">
        <w:t xml:space="preserve"> = 0.14, 95% CI = –0.56–0.85, </w:t>
      </w:r>
      <w:r w:rsidRPr="000349DC">
        <w:rPr>
          <w:i/>
          <w:iCs/>
        </w:rPr>
        <w:t>p</w:t>
      </w:r>
      <w:r w:rsidRPr="000349DC">
        <w:t xml:space="preserve"> = 0.69) were also non-significant.</w:t>
      </w:r>
    </w:p>
    <w:p w14:paraId="5FE83D3F" w14:textId="390C911A" w:rsidR="001E2E0B" w:rsidRDefault="001E2E0B" w:rsidP="00294A0A">
      <w:r w:rsidRPr="001E2E0B">
        <w:rPr>
          <w:noProof/>
        </w:rPr>
        <w:drawing>
          <wp:inline distT="0" distB="0" distL="0" distR="0" wp14:anchorId="13366EAA" wp14:editId="4CDFEA90">
            <wp:extent cx="5731510" cy="3796665"/>
            <wp:effectExtent l="0" t="0" r="2540" b="0"/>
            <wp:docPr id="323685085" name="Picture 1" descr="A diagram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descr="A diagram of different colored circles&#10;&#10;AI-generated content may be incorrect."/>
                    <pic:cNvPicPr/>
                  </pic:nvPicPr>
                  <pic:blipFill>
                    <a:blip r:embed="rId14"/>
                    <a:stretch>
                      <a:fillRect/>
                    </a:stretch>
                  </pic:blipFill>
                  <pic:spPr>
                    <a:xfrm>
                      <a:off x="0" y="0"/>
                      <a:ext cx="5731510" cy="3796665"/>
                    </a:xfrm>
                    <a:prstGeom prst="rect">
                      <a:avLst/>
                    </a:prstGeom>
                  </pic:spPr>
                </pic:pic>
              </a:graphicData>
            </a:graphic>
          </wp:inline>
        </w:drawing>
      </w:r>
    </w:p>
    <w:p w14:paraId="5F354F98" w14:textId="7F512FE0" w:rsidR="00554978" w:rsidRPr="00591A10" w:rsidRDefault="009E3DAB" w:rsidP="008C3E70">
      <w:pPr>
        <w:pStyle w:val="MSCaption"/>
      </w:pPr>
      <w:commentRangeStart w:id="259"/>
      <w:r w:rsidRPr="008C3E70">
        <w:rPr>
          <w:b/>
          <w:highlight w:val="yellow"/>
        </w:rPr>
        <w:t xml:space="preserve">Figure </w:t>
      </w:r>
      <w:commentRangeEnd w:id="259"/>
      <w:r w:rsidR="007A7C14">
        <w:rPr>
          <w:rStyle w:val="CommentReference"/>
          <w:bCs w:val="0"/>
        </w:rPr>
        <w:commentReference w:id="259"/>
      </w:r>
      <w:r w:rsidR="00D3763B">
        <w:rPr>
          <w:b/>
          <w:highlight w:val="yellow"/>
        </w:rPr>
        <w:t>3</w:t>
      </w:r>
      <w:r>
        <w:rPr>
          <w:b/>
        </w:rPr>
        <w:t xml:space="preserve">: </w:t>
      </w:r>
      <w:r w:rsidR="00554978" w:rsidRPr="005F502D">
        <w:t xml:space="preserve">Orchard plot showing the estimated effect of fire </w:t>
      </w:r>
      <w:r w:rsidR="006D6A12">
        <w:t xml:space="preserve">on each of the four </w:t>
      </w:r>
      <w:r w:rsidR="00554978">
        <w:t>moveme</w:t>
      </w:r>
      <w:r w:rsidR="006D6A12">
        <w:t>nt response categor</w:t>
      </w:r>
      <w:r w:rsidR="00773409">
        <w:t>ies</w:t>
      </w:r>
      <w:r w:rsidR="00554978" w:rsidRPr="005F502D">
        <w:t>. The meta-analytic mean is represented by the outlined point, with the thick horizontal bars showing 95% confidence interval and the whiskers the 95% prediction intervals</w:t>
      </w:r>
      <w:r w:rsidR="00554978">
        <w:t>.</w:t>
      </w:r>
      <w:r w:rsidR="00554978" w:rsidRPr="005F502D">
        <w:t xml:space="preserve"> Each shaded point represents an effect size (Hedge’s </w:t>
      </w:r>
      <w:r w:rsidR="00554978" w:rsidRPr="00821948">
        <w:rPr>
          <w:i/>
          <w:iCs/>
        </w:rPr>
        <w:t>g</w:t>
      </w:r>
      <w:r w:rsidR="00554978" w:rsidRPr="005F502D">
        <w:t xml:space="preserve">, n = 113), with the size of the point scaled to show precision within the model (1/SE) and larger points having a greater influence on the model. Effect size is shown on the x axis, and points are jittered on the y axis to improve </w:t>
      </w:r>
      <w:r w:rsidR="00554978">
        <w:t>readability</w:t>
      </w:r>
      <w:r w:rsidR="00554978" w:rsidRPr="005F502D">
        <w:t>.</w:t>
      </w:r>
    </w:p>
    <w:p w14:paraId="45D471F3" w14:textId="5AE4EDB2" w:rsidR="00220579" w:rsidRDefault="00220579" w:rsidP="008C3E70">
      <w:pPr>
        <w:pStyle w:val="Heading3"/>
      </w:pPr>
      <w:r>
        <w:t>Taxonomy</w:t>
      </w:r>
    </w:p>
    <w:p w14:paraId="674E3756" w14:textId="2D30E6F4" w:rsidR="001B0BCB" w:rsidRPr="000349DC" w:rsidRDefault="000349DC" w:rsidP="00294A0A">
      <w:r w:rsidRPr="000349DC">
        <w:t xml:space="preserve">When modelling </w:t>
      </w:r>
      <w:r w:rsidRPr="00FB1493">
        <w:t>taxonomic class</w:t>
      </w:r>
      <w:r w:rsidRPr="000349DC">
        <w:t xml:space="preserve"> as a moderator, fire had a </w:t>
      </w:r>
      <w:r w:rsidRPr="00FB1493">
        <w:t>small but significant positive effect</w:t>
      </w:r>
      <w:r w:rsidRPr="000349DC">
        <w:t xml:space="preserve"> on movement in </w:t>
      </w:r>
      <w:commentRangeStart w:id="260"/>
      <w:r w:rsidRPr="00FB1493">
        <w:t>mammals</w:t>
      </w:r>
      <w:commentRangeEnd w:id="260"/>
      <w:r w:rsidR="004E3AD1">
        <w:rPr>
          <w:rStyle w:val="CommentReference"/>
        </w:rPr>
        <w:commentReference w:id="260"/>
      </w:r>
      <w:r w:rsidRPr="000349DC">
        <w:t xml:space="preserve"> (</w:t>
      </w:r>
      <w:r w:rsidRPr="00821948">
        <w:t xml:space="preserve">Hedge’s </w:t>
      </w:r>
      <w:r w:rsidRPr="000349DC">
        <w:rPr>
          <w:i/>
          <w:iCs/>
        </w:rPr>
        <w:t>g</w:t>
      </w:r>
      <w:r w:rsidRPr="000349DC">
        <w:t xml:space="preserve"> = 0.27, 95% CI = 0.02–0.52, </w:t>
      </w:r>
      <w:r w:rsidRPr="000349DC">
        <w:rPr>
          <w:i/>
          <w:iCs/>
        </w:rPr>
        <w:t>p</w:t>
      </w:r>
      <w:r w:rsidRPr="000349DC">
        <w:t xml:space="preserve"> = 0.036; Figure </w:t>
      </w:r>
      <w:r w:rsidR="00D3763B">
        <w:t>4</w:t>
      </w:r>
      <w:r w:rsidRPr="000349DC">
        <w:t xml:space="preserve">). A </w:t>
      </w:r>
      <w:r w:rsidRPr="00FB1493">
        <w:t>small, positive effect</w:t>
      </w:r>
      <w:r w:rsidRPr="000349DC">
        <w:t xml:space="preserve"> was also observed in </w:t>
      </w:r>
      <w:r w:rsidRPr="00FB1493">
        <w:t>birds</w:t>
      </w:r>
      <w:r w:rsidRPr="000349DC">
        <w:t xml:space="preserve"> (</w:t>
      </w:r>
      <w:r w:rsidRPr="00821948">
        <w:t>Hedge’s</w:t>
      </w:r>
      <w:r w:rsidRPr="000349DC">
        <w:rPr>
          <w:i/>
          <w:iCs/>
        </w:rPr>
        <w:t xml:space="preserve"> g</w:t>
      </w:r>
      <w:r w:rsidRPr="000349DC">
        <w:t xml:space="preserve"> = 0.35, 95% CI = –0.04–0.74, </w:t>
      </w:r>
      <w:r w:rsidRPr="000349DC">
        <w:rPr>
          <w:i/>
          <w:iCs/>
        </w:rPr>
        <w:t>p</w:t>
      </w:r>
      <w:r w:rsidRPr="000349DC">
        <w:t xml:space="preserve"> = 0.077). </w:t>
      </w:r>
      <w:r w:rsidR="007473CB">
        <w:t>By</w:t>
      </w:r>
      <w:r w:rsidRPr="000349DC">
        <w:t xml:space="preserve"> contrast, </w:t>
      </w:r>
      <w:r w:rsidRPr="00FB1493">
        <w:t>no effect</w:t>
      </w:r>
      <w:r w:rsidRPr="000349DC">
        <w:t xml:space="preserve"> of fire on movement was detected in </w:t>
      </w:r>
      <w:r w:rsidRPr="00FB1493">
        <w:t>reptiles</w:t>
      </w:r>
      <w:r w:rsidRPr="000349DC">
        <w:t xml:space="preserve"> (</w:t>
      </w:r>
      <w:r w:rsidRPr="00821948">
        <w:t xml:space="preserve">Hedge’s </w:t>
      </w:r>
      <w:r w:rsidRPr="000349DC">
        <w:rPr>
          <w:i/>
          <w:iCs/>
        </w:rPr>
        <w:lastRenderedPageBreak/>
        <w:t>g</w:t>
      </w:r>
      <w:r w:rsidRPr="000349DC">
        <w:t xml:space="preserve"> </w:t>
      </w:r>
      <w:r w:rsidR="00D3763B">
        <w:t>=</w:t>
      </w:r>
      <w:r w:rsidRPr="000349DC">
        <w:t xml:space="preserve"> 0.00, 95% CI = –0.42–0.42, </w:t>
      </w:r>
      <w:r w:rsidRPr="000349DC">
        <w:rPr>
          <w:i/>
          <w:iCs/>
        </w:rPr>
        <w:t>p</w:t>
      </w:r>
      <w:r w:rsidRPr="000349DC">
        <w:t xml:space="preserve"> = 0.999).</w:t>
      </w:r>
      <w:r w:rsidR="001B0BCB" w:rsidRPr="000349DC">
        <w:rPr>
          <w:noProof/>
        </w:rPr>
        <w:drawing>
          <wp:inline distT="0" distB="0" distL="0" distR="0" wp14:anchorId="6D75FB9A" wp14:editId="4BB57386">
            <wp:extent cx="5502910" cy="3658039"/>
            <wp:effectExtent l="0" t="0" r="2540" b="0"/>
            <wp:docPr id="524467144" name="Picture 1" descr="A graph of different colored cir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descr="A graph of different colored circles&#10;&#10;AI-generated content may be incorrect."/>
                    <pic:cNvPicPr/>
                  </pic:nvPicPr>
                  <pic:blipFill>
                    <a:blip r:embed="rId15"/>
                    <a:stretch>
                      <a:fillRect/>
                    </a:stretch>
                  </pic:blipFill>
                  <pic:spPr>
                    <a:xfrm>
                      <a:off x="0" y="0"/>
                      <a:ext cx="5508526" cy="3661772"/>
                    </a:xfrm>
                    <a:prstGeom prst="rect">
                      <a:avLst/>
                    </a:prstGeom>
                  </pic:spPr>
                </pic:pic>
              </a:graphicData>
            </a:graphic>
          </wp:inline>
        </w:drawing>
      </w:r>
    </w:p>
    <w:p w14:paraId="152542A8" w14:textId="03E1C3BA" w:rsidR="00D45967" w:rsidRDefault="00974596" w:rsidP="00D45967">
      <w:pPr>
        <w:pStyle w:val="MSCaption"/>
        <w:rPr>
          <w:bCs w:val="0"/>
        </w:rPr>
      </w:pPr>
      <w:commentRangeStart w:id="261"/>
      <w:r w:rsidRPr="0042488F">
        <w:rPr>
          <w:b/>
          <w:highlight w:val="yellow"/>
        </w:rPr>
        <w:t xml:space="preserve">Figure </w:t>
      </w:r>
      <w:commentRangeEnd w:id="261"/>
      <w:r w:rsidR="00D07B71" w:rsidRPr="00FB1493">
        <w:rPr>
          <w:rStyle w:val="CommentReference"/>
          <w:b/>
        </w:rPr>
        <w:commentReference w:id="261"/>
      </w:r>
      <w:r w:rsidR="00D3763B">
        <w:rPr>
          <w:b/>
          <w:highlight w:val="yellow"/>
        </w:rPr>
        <w:t>4</w:t>
      </w:r>
      <w:r w:rsidRPr="0042488F">
        <w:rPr>
          <w:b/>
          <w:highlight w:val="yellow"/>
        </w:rPr>
        <w:t>:</w:t>
      </w:r>
      <w:r w:rsidRPr="00FB1493">
        <w:rPr>
          <w:bCs w:val="0"/>
        </w:rPr>
        <w:t xml:space="preserve"> </w:t>
      </w:r>
      <w:r w:rsidR="00D45967" w:rsidRPr="00FB1493">
        <w:rPr>
          <w:bCs w:val="0"/>
        </w:rPr>
        <w:t>Orchard plot showing the estimated effect of fire on animal movement by taxonomic class. The meta-analytic mean is represented by the outlined point; thick horizontal bars indicate 95 % confidence intervals, and whiskers denote 95 % prediction intervals. Each shaded point represents an individual effect size (</w:t>
      </w:r>
      <w:r w:rsidR="00D45967" w:rsidRPr="00821948">
        <w:rPr>
          <w:bCs w:val="0"/>
        </w:rPr>
        <w:t xml:space="preserve">Hedge’s </w:t>
      </w:r>
      <w:r w:rsidR="00D45967" w:rsidRPr="00FB1493">
        <w:rPr>
          <w:bCs w:val="0"/>
          <w:i/>
          <w:iCs/>
        </w:rPr>
        <w:t>g</w:t>
      </w:r>
      <w:r w:rsidR="00D45967" w:rsidRPr="00FB1493">
        <w:rPr>
          <w:bCs w:val="0"/>
        </w:rPr>
        <w:t xml:space="preserve">, </w:t>
      </w:r>
      <w:r w:rsidR="00D45967" w:rsidRPr="00FB1493">
        <w:rPr>
          <w:bCs w:val="0"/>
          <w:i/>
          <w:iCs/>
        </w:rPr>
        <w:t>n</w:t>
      </w:r>
      <w:r w:rsidR="00D45967" w:rsidRPr="00FB1493">
        <w:rPr>
          <w:bCs w:val="0"/>
        </w:rPr>
        <w:t xml:space="preserve"> = 109), with point size scaled by precision (1/SE), such that larger points have greater influence on the model. Effect size is shown on the </w:t>
      </w:r>
      <w:r w:rsidR="00D45967" w:rsidRPr="00FB1493">
        <w:rPr>
          <w:bCs w:val="0"/>
          <w:i/>
          <w:iCs/>
        </w:rPr>
        <w:t>x</w:t>
      </w:r>
      <w:r w:rsidR="00D45967" w:rsidRPr="00FB1493">
        <w:rPr>
          <w:bCs w:val="0"/>
        </w:rPr>
        <w:t xml:space="preserve">-axis, with points jittered along the </w:t>
      </w:r>
      <w:r w:rsidR="00D45967" w:rsidRPr="00FB1493">
        <w:rPr>
          <w:bCs w:val="0"/>
          <w:i/>
          <w:iCs/>
        </w:rPr>
        <w:t>y</w:t>
      </w:r>
      <w:r w:rsidR="00D45967" w:rsidRPr="00FB1493">
        <w:rPr>
          <w:bCs w:val="0"/>
        </w:rPr>
        <w:t>-axis for clarity.</w:t>
      </w:r>
    </w:p>
    <w:p w14:paraId="78CB5088" w14:textId="77777777" w:rsidR="00D3763B" w:rsidRPr="00FB1493" w:rsidRDefault="00D3763B" w:rsidP="00D45967">
      <w:pPr>
        <w:pStyle w:val="MSCaption"/>
        <w:rPr>
          <w:bCs w:val="0"/>
        </w:rPr>
      </w:pPr>
    </w:p>
    <w:p w14:paraId="3150C4C9" w14:textId="77777777" w:rsidR="00D3763B" w:rsidRDefault="00D3763B" w:rsidP="00D3763B">
      <w:pPr>
        <w:pStyle w:val="Heading3"/>
      </w:pPr>
      <w:commentRangeStart w:id="262"/>
      <w:r w:rsidRPr="00F12E64">
        <w:t xml:space="preserve">Fire </w:t>
      </w:r>
      <w:commentRangeEnd w:id="262"/>
      <w:r>
        <w:rPr>
          <w:rStyle w:val="CommentReference"/>
          <w:rFonts w:eastAsiaTheme="minorHAnsi" w:cstheme="minorBidi"/>
          <w:i w:val="0"/>
        </w:rPr>
        <w:commentReference w:id="262"/>
      </w:r>
      <w:r w:rsidRPr="00F12E64">
        <w:t xml:space="preserve">Type, </w:t>
      </w:r>
      <w:commentRangeStart w:id="263"/>
      <w:commentRangeStart w:id="264"/>
      <w:commentRangeStart w:id="265"/>
      <w:r w:rsidRPr="00F12E64">
        <w:t xml:space="preserve">Fire Size </w:t>
      </w:r>
      <w:commentRangeEnd w:id="263"/>
      <w:r>
        <w:rPr>
          <w:rStyle w:val="CommentReference"/>
          <w:rFonts w:eastAsiaTheme="minorHAnsi" w:cstheme="minorBidi"/>
          <w:i w:val="0"/>
        </w:rPr>
        <w:commentReference w:id="263"/>
      </w:r>
      <w:commentRangeEnd w:id="264"/>
      <w:r w:rsidR="00D10A7E">
        <w:rPr>
          <w:rStyle w:val="CommentReference"/>
          <w:rFonts w:eastAsiaTheme="minorHAnsi" w:cstheme="minorBidi"/>
          <w:i w:val="0"/>
        </w:rPr>
        <w:commentReference w:id="264"/>
      </w:r>
      <w:commentRangeEnd w:id="265"/>
      <w:r w:rsidR="008D3191">
        <w:rPr>
          <w:rStyle w:val="CommentReference"/>
          <w:rFonts w:eastAsiaTheme="minorHAnsi" w:cstheme="minorBidi"/>
          <w:i w:val="0"/>
        </w:rPr>
        <w:commentReference w:id="265"/>
      </w:r>
      <w:r w:rsidRPr="00F12E64">
        <w:t>&amp; Maximum Burn Age</w:t>
      </w:r>
    </w:p>
    <w:p w14:paraId="029A14E3" w14:textId="10476508" w:rsidR="00D3763B" w:rsidRDefault="00D3763B" w:rsidP="00D3763B">
      <w:r>
        <w:t>When comparing the effect of fire type, either planned or wildfire, on animal movement, we found that planned burns had a significant small, positive effect on movement (</w:t>
      </w:r>
      <w:r w:rsidRPr="00821948">
        <w:t xml:space="preserve">Hedge’s </w:t>
      </w:r>
      <w:r w:rsidRPr="005B2DE1">
        <w:rPr>
          <w:i/>
          <w:iCs/>
        </w:rPr>
        <w:t>g</w:t>
      </w:r>
      <w:r>
        <w:t xml:space="preserve"> = </w:t>
      </w:r>
      <w:r w:rsidRPr="00D1510E">
        <w:t>0.313</w:t>
      </w:r>
      <w:r>
        <w:t xml:space="preserve">, 95% CI = </w:t>
      </w:r>
      <w:r w:rsidRPr="00D1510E">
        <w:t>0.00</w:t>
      </w:r>
      <w:r w:rsidR="0058071E">
        <w:t>5</w:t>
      </w:r>
      <w:r>
        <w:t>,</w:t>
      </w:r>
      <w:r w:rsidRPr="00D1510E">
        <w:t xml:space="preserve"> 0.62</w:t>
      </w:r>
      <w:r w:rsidR="0058071E">
        <w:t>2</w:t>
      </w:r>
      <w:r>
        <w:t xml:space="preserve">, p = </w:t>
      </w:r>
      <w:r w:rsidRPr="00D1510E">
        <w:t>0.0466</w:t>
      </w:r>
      <w:r>
        <w:t xml:space="preserve">; </w:t>
      </w:r>
      <w:r w:rsidRPr="008C3E70">
        <w:rPr>
          <w:highlight w:val="yellow"/>
        </w:rPr>
        <w:t xml:space="preserve">Figure </w:t>
      </w:r>
      <w:r>
        <w:rPr>
          <w:highlight w:val="yellow"/>
        </w:rPr>
        <w:t>5</w:t>
      </w:r>
      <w:r>
        <w:t>). When modelling the effect of maximum burn age on movement responses we found no correlation between maximum burn age and movement responses (</w:t>
      </w:r>
      <w:r w:rsidRPr="00570391">
        <w:t>β = –0.047</w:t>
      </w:r>
      <w:r>
        <w:t xml:space="preserve"> [95% CI = </w:t>
      </w:r>
      <w:r w:rsidRPr="00570391">
        <w:t>–0.163</w:t>
      </w:r>
      <w:r>
        <w:t>,</w:t>
      </w:r>
      <w:r w:rsidRPr="00570391">
        <w:t xml:space="preserve"> 0.070</w:t>
      </w:r>
      <w:r>
        <w:t xml:space="preserve">], </w:t>
      </w:r>
      <w:r w:rsidRPr="00570391">
        <w:t>p = 0.43</w:t>
      </w:r>
      <w:r>
        <w:t>; Supplementary Information 4, Table S4.1). Similarly, we found no relationship between fire size and movement responses (</w:t>
      </w:r>
      <w:r w:rsidRPr="00570391">
        <w:t xml:space="preserve">β = </w:t>
      </w:r>
      <w:r>
        <w:t>0.002 [95% CI = -0.11</w:t>
      </w:r>
      <w:r w:rsidR="0058071E">
        <w:t>3</w:t>
      </w:r>
      <w:r>
        <w:t>, 0.11</w:t>
      </w:r>
      <w:r w:rsidR="0058071E">
        <w:t>7</w:t>
      </w:r>
      <w:r>
        <w:t xml:space="preserve">], </w:t>
      </w:r>
      <w:r w:rsidRPr="00570391">
        <w:t>p = 0.</w:t>
      </w:r>
      <w:r>
        <w:t>97; Supplementary Information 4, Table S4.1).</w:t>
      </w:r>
      <w:r w:rsidRPr="00F12E64">
        <w:t xml:space="preserve"> </w:t>
      </w:r>
    </w:p>
    <w:p w14:paraId="6C1FEEFA" w14:textId="77777777" w:rsidR="00D3763B" w:rsidRDefault="00D3763B" w:rsidP="00D3763B"/>
    <w:p w14:paraId="201FD49A" w14:textId="77777777" w:rsidR="00D3763B" w:rsidRDefault="00D3763B" w:rsidP="00D3763B">
      <w:r w:rsidRPr="00490D69">
        <w:rPr>
          <w:noProof/>
        </w:rPr>
        <w:lastRenderedPageBreak/>
        <w:drawing>
          <wp:inline distT="0" distB="0" distL="0" distR="0" wp14:anchorId="2C24B487" wp14:editId="172E670E">
            <wp:extent cx="5731510" cy="3806190"/>
            <wp:effectExtent l="0" t="0" r="2540" b="3810"/>
            <wp:docPr id="2076834756" name="Picture 1" descr="A graph of a graph with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50211" name="Picture 1" descr="A graph of a graph with dots and lines&#10;&#10;AI-generated content may be incorrect."/>
                    <pic:cNvPicPr/>
                  </pic:nvPicPr>
                  <pic:blipFill>
                    <a:blip r:embed="rId16"/>
                    <a:stretch>
                      <a:fillRect/>
                    </a:stretch>
                  </pic:blipFill>
                  <pic:spPr>
                    <a:xfrm>
                      <a:off x="0" y="0"/>
                      <a:ext cx="5731510" cy="3806190"/>
                    </a:xfrm>
                    <a:prstGeom prst="rect">
                      <a:avLst/>
                    </a:prstGeom>
                  </pic:spPr>
                </pic:pic>
              </a:graphicData>
            </a:graphic>
          </wp:inline>
        </w:drawing>
      </w:r>
    </w:p>
    <w:p w14:paraId="002BD205" w14:textId="1E075ED7" w:rsidR="00D3763B" w:rsidRPr="0007102B" w:rsidRDefault="00D3763B" w:rsidP="00D3763B">
      <w:pPr>
        <w:pStyle w:val="MSCaption"/>
      </w:pPr>
      <w:r w:rsidRPr="008C3E70">
        <w:rPr>
          <w:b/>
          <w:highlight w:val="yellow"/>
        </w:rPr>
        <w:t xml:space="preserve">Figure </w:t>
      </w:r>
      <w:r w:rsidR="006E37B7">
        <w:rPr>
          <w:b/>
          <w:highlight w:val="yellow"/>
        </w:rPr>
        <w:t>5</w:t>
      </w:r>
      <w:r w:rsidRPr="008C3E70">
        <w:rPr>
          <w:b/>
        </w:rPr>
        <w:t>:</w:t>
      </w:r>
      <w:r>
        <w:t xml:space="preserve"> </w:t>
      </w:r>
      <w:commentRangeStart w:id="266"/>
      <w:r w:rsidRPr="005F502D">
        <w:t>Orchard</w:t>
      </w:r>
      <w:commentRangeEnd w:id="266"/>
      <w:r>
        <w:rPr>
          <w:rStyle w:val="CommentReference"/>
          <w:bCs w:val="0"/>
        </w:rPr>
        <w:commentReference w:id="266"/>
      </w:r>
      <w:r w:rsidRPr="005F502D">
        <w:t xml:space="preserve"> plot showing the estimated effect of fire </w:t>
      </w:r>
      <w:r>
        <w:t>on animal movement by fire type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Pr="00821948">
        <w:t>Hedge’s</w:t>
      </w:r>
      <w:r w:rsidRPr="005B2DE1">
        <w:rPr>
          <w:i/>
          <w:iCs/>
        </w:rPr>
        <w:t xml:space="preserve"> g</w:t>
      </w:r>
      <w:r w:rsidRPr="005F502D">
        <w:t xml:space="preserve">, n = </w:t>
      </w:r>
      <w:r>
        <w:t>97</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166357EB" w14:textId="50090D6A" w:rsidR="0089245E" w:rsidRDefault="0089245E" w:rsidP="00FB1493">
      <w:pPr>
        <w:pStyle w:val="Heading3"/>
      </w:pPr>
      <w:r w:rsidRPr="00F12E64">
        <w:t>Biome</w:t>
      </w:r>
    </w:p>
    <w:p w14:paraId="39EB0BFC" w14:textId="52375CB6" w:rsidR="00DB07C1" w:rsidRDefault="000349DC" w:rsidP="00294A0A">
      <w:r w:rsidRPr="000349DC">
        <w:t xml:space="preserve">The phylogenetic multilevel meta-analytic model indicated that </w:t>
      </w:r>
      <w:r w:rsidRPr="00FB1493">
        <w:t>biome significantly influenced animal movement responses to fire</w:t>
      </w:r>
      <w:r w:rsidRPr="000349DC">
        <w:t xml:space="preserve">, although the </w:t>
      </w:r>
      <w:r w:rsidRPr="00FB1493">
        <w:t>magnitude and direction of effects</w:t>
      </w:r>
      <w:r w:rsidRPr="000349DC">
        <w:t xml:space="preserve"> varied across biomes (Figure </w:t>
      </w:r>
      <w:r w:rsidR="006E37B7">
        <w:t>6</w:t>
      </w:r>
      <w:r w:rsidRPr="000349DC">
        <w:t xml:space="preserve">). A </w:t>
      </w:r>
      <w:r w:rsidRPr="00FB1493">
        <w:t>large and significant positive effect</w:t>
      </w:r>
      <w:r w:rsidRPr="000349DC">
        <w:t xml:space="preserve"> was detected in </w:t>
      </w:r>
      <w:r w:rsidRPr="00821948">
        <w:rPr>
          <w:i/>
          <w:iCs/>
        </w:rPr>
        <w:t>tropical and subtropical grasslands, savannas and shrublands</w:t>
      </w:r>
      <w:r w:rsidRPr="000349DC">
        <w:t xml:space="preserve"> (</w:t>
      </w:r>
      <w:r w:rsidRPr="000349DC">
        <w:rPr>
          <w:i/>
          <w:iCs/>
        </w:rPr>
        <w:t>Hedge’s g</w:t>
      </w:r>
      <w:r w:rsidRPr="000349DC">
        <w:t xml:space="preserve"> = 0.83, 95% CI = 0.22–1.43, </w:t>
      </w:r>
      <w:r w:rsidRPr="000349DC">
        <w:rPr>
          <w:i/>
          <w:iCs/>
        </w:rPr>
        <w:t>p</w:t>
      </w:r>
      <w:r w:rsidRPr="000349DC">
        <w:t xml:space="preserve"> = 0.008). </w:t>
      </w:r>
      <w:r w:rsidRPr="00FB1493">
        <w:t>Moderate, marginally positive effects</w:t>
      </w:r>
      <w:r w:rsidRPr="000349DC">
        <w:t xml:space="preserve"> were observed in </w:t>
      </w:r>
      <w:r w:rsidRPr="00821948">
        <w:rPr>
          <w:i/>
          <w:iCs/>
        </w:rPr>
        <w:t xml:space="preserve">flooded grasslands and savannas </w:t>
      </w:r>
      <w:r w:rsidRPr="000349DC">
        <w:t>(</w:t>
      </w:r>
      <w:r w:rsidRPr="00821948">
        <w:t>Hedge’s</w:t>
      </w:r>
      <w:r w:rsidRPr="000349DC">
        <w:rPr>
          <w:i/>
          <w:iCs/>
        </w:rPr>
        <w:t xml:space="preserve"> g</w:t>
      </w:r>
      <w:r w:rsidRPr="000349DC">
        <w:t xml:space="preserve"> = 0.78, 95% CI = –0.08–1.64, </w:t>
      </w:r>
      <w:r w:rsidRPr="000349DC">
        <w:rPr>
          <w:i/>
          <w:iCs/>
        </w:rPr>
        <w:t>p</w:t>
      </w:r>
      <w:r w:rsidRPr="000349DC">
        <w:t xml:space="preserve"> = 0.074) and </w:t>
      </w:r>
      <w:r w:rsidRPr="00821948">
        <w:rPr>
          <w:i/>
          <w:iCs/>
        </w:rPr>
        <w:t xml:space="preserve">temperate grasslands, savannas and shrublands </w:t>
      </w:r>
      <w:r w:rsidRPr="000349DC">
        <w:t>(</w:t>
      </w:r>
      <w:r w:rsidRPr="000349DC">
        <w:rPr>
          <w:i/>
          <w:iCs/>
        </w:rPr>
        <w:t>Hedge’s g</w:t>
      </w:r>
      <w:r w:rsidRPr="000349DC">
        <w:t xml:space="preserve"> = 0.59, 95% CI = –0.01–1.19, </w:t>
      </w:r>
      <w:r w:rsidRPr="000349DC">
        <w:rPr>
          <w:i/>
          <w:iCs/>
        </w:rPr>
        <w:t>p</w:t>
      </w:r>
      <w:r w:rsidRPr="000349DC">
        <w:t xml:space="preserve"> = 0.053). </w:t>
      </w:r>
      <w:r w:rsidRPr="00821948">
        <w:rPr>
          <w:i/>
          <w:iCs/>
        </w:rPr>
        <w:t>Deserts and xeric shrublands</w:t>
      </w:r>
      <w:r w:rsidRPr="000349DC">
        <w:t xml:space="preserve"> exhibited a </w:t>
      </w:r>
      <w:r w:rsidRPr="00FB1493">
        <w:t>negative but non-significant effect</w:t>
      </w:r>
      <w:r w:rsidRPr="000349DC">
        <w:t xml:space="preserve">, while </w:t>
      </w:r>
      <w:r w:rsidRPr="00FB1493">
        <w:t>all remaining biomes</w:t>
      </w:r>
      <w:r w:rsidRPr="000349DC">
        <w:t xml:space="preserve"> showed no significant responses (Supplementary Information 4, Table </w:t>
      </w:r>
      <w:r w:rsidRPr="000349DC">
        <w:lastRenderedPageBreak/>
        <w:t>S4.1).</w:t>
      </w:r>
      <w:r w:rsidR="00DB07C1" w:rsidRPr="00DB07C1">
        <w:rPr>
          <w:noProof/>
        </w:rPr>
        <w:drawing>
          <wp:inline distT="0" distB="0" distL="0" distR="0" wp14:anchorId="7D8C96FF" wp14:editId="59F3F084">
            <wp:extent cx="5731510" cy="4237990"/>
            <wp:effectExtent l="0" t="0" r="2540" b="0"/>
            <wp:docPr id="1966302555" name="Picture 1" descr="A graph with colorful dot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descr="A graph with colorful dots and lines&#10;&#10;AI-generated content may be incorrect."/>
                    <pic:cNvPicPr/>
                  </pic:nvPicPr>
                  <pic:blipFill>
                    <a:blip r:embed="rId17"/>
                    <a:stretch>
                      <a:fillRect/>
                    </a:stretch>
                  </pic:blipFill>
                  <pic:spPr>
                    <a:xfrm>
                      <a:off x="0" y="0"/>
                      <a:ext cx="5731510" cy="4237990"/>
                    </a:xfrm>
                    <a:prstGeom prst="rect">
                      <a:avLst/>
                    </a:prstGeom>
                  </pic:spPr>
                </pic:pic>
              </a:graphicData>
            </a:graphic>
          </wp:inline>
        </w:drawing>
      </w:r>
    </w:p>
    <w:p w14:paraId="47F7C6D8" w14:textId="09EF7A77" w:rsidR="00B63554" w:rsidRPr="008C3E70" w:rsidRDefault="00B63554" w:rsidP="008C3E70">
      <w:pPr>
        <w:pStyle w:val="MSCaption"/>
        <w:rPr>
          <w:b/>
        </w:rPr>
      </w:pPr>
      <w:r w:rsidRPr="008C3E70">
        <w:rPr>
          <w:b/>
          <w:highlight w:val="yellow"/>
        </w:rPr>
        <w:t xml:space="preserve">Figure </w:t>
      </w:r>
      <w:r w:rsidR="00875402">
        <w:rPr>
          <w:b/>
          <w:highlight w:val="yellow"/>
        </w:rPr>
        <w:t>6</w:t>
      </w:r>
      <w:r w:rsidRPr="008C3E70">
        <w:rPr>
          <w:b/>
          <w:highlight w:val="yellow"/>
        </w:rPr>
        <w:t>:</w:t>
      </w:r>
      <w:r>
        <w:rPr>
          <w:b/>
        </w:rPr>
        <w:t xml:space="preserve"> </w:t>
      </w:r>
      <w:commentRangeStart w:id="267"/>
      <w:r w:rsidRPr="005F502D">
        <w:t xml:space="preserve">Orchard </w:t>
      </w:r>
      <w:commentRangeEnd w:id="267"/>
      <w:r w:rsidR="00EC5DCA">
        <w:rPr>
          <w:rStyle w:val="CommentReference"/>
          <w:bCs w:val="0"/>
        </w:rPr>
        <w:commentReference w:id="267"/>
      </w:r>
      <w:r w:rsidRPr="005F502D">
        <w:t xml:space="preserve">plot showing </w:t>
      </w:r>
      <w:commentRangeStart w:id="268"/>
      <w:commentRangeStart w:id="269"/>
      <w:r w:rsidRPr="005F502D">
        <w:t>the</w:t>
      </w:r>
      <w:commentRangeEnd w:id="268"/>
      <w:r w:rsidR="003B45AF">
        <w:rPr>
          <w:rStyle w:val="CommentReference"/>
          <w:bCs w:val="0"/>
        </w:rPr>
        <w:commentReference w:id="268"/>
      </w:r>
      <w:commentRangeEnd w:id="269"/>
      <w:r w:rsidR="00432A4D">
        <w:rPr>
          <w:rStyle w:val="CommentReference"/>
          <w:bCs w:val="0"/>
        </w:rPr>
        <w:commentReference w:id="269"/>
      </w:r>
      <w:r w:rsidRPr="005F502D">
        <w:t xml:space="preserve"> estimated effect </w:t>
      </w:r>
      <w:commentRangeStart w:id="270"/>
      <w:commentRangeStart w:id="271"/>
      <w:r w:rsidRPr="005F502D">
        <w:t>of</w:t>
      </w:r>
      <w:commentRangeEnd w:id="270"/>
      <w:r w:rsidR="00DA4C46">
        <w:rPr>
          <w:rStyle w:val="CommentReference"/>
          <w:bCs w:val="0"/>
        </w:rPr>
        <w:commentReference w:id="270"/>
      </w:r>
      <w:commentRangeEnd w:id="271"/>
      <w:r w:rsidR="00D800E8">
        <w:rPr>
          <w:rStyle w:val="CommentReference"/>
          <w:bCs w:val="0"/>
        </w:rPr>
        <w:commentReference w:id="271"/>
      </w:r>
      <w:r w:rsidRPr="005F502D">
        <w:t xml:space="preserve"> fire </w:t>
      </w:r>
      <w:r>
        <w:t>on animal movement by biome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006E37B7">
        <w:t xml:space="preserve">Hedge’s </w:t>
      </w:r>
      <w:r w:rsidR="006E37B7" w:rsidRPr="00FE03EB">
        <w:rPr>
          <w:i/>
          <w:iCs/>
        </w:rPr>
        <w:t>g</w:t>
      </w:r>
      <w:r w:rsidR="00FE03EB">
        <w:t xml:space="preserve">, </w:t>
      </w:r>
      <w:r w:rsidRPr="006E37B7">
        <w:t>n</w:t>
      </w:r>
      <w:r w:rsidRPr="005F502D">
        <w:t xml:space="preserve"> = 1</w:t>
      </w:r>
      <w:r>
        <w:t>13</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0E066523" w14:textId="418627B3" w:rsidR="0089245E" w:rsidRDefault="0089245E" w:rsidP="008C3E70">
      <w:pPr>
        <w:pStyle w:val="Heading3"/>
      </w:pPr>
      <w:r>
        <w:t>Body Mass</w:t>
      </w:r>
    </w:p>
    <w:p w14:paraId="3BC76139" w14:textId="45AECC8A" w:rsidR="004E3AD1" w:rsidRDefault="004E3AD1" w:rsidP="004E3AD1">
      <w:commentRangeStart w:id="272"/>
      <w:r w:rsidRPr="004E3AD1">
        <w:t>Across</w:t>
      </w:r>
      <w:commentRangeEnd w:id="272"/>
      <w:r>
        <w:rPr>
          <w:rStyle w:val="CommentReference"/>
        </w:rPr>
        <w:commentReference w:id="272"/>
      </w:r>
      <w:r w:rsidRPr="004E3AD1">
        <w:t xml:space="preserve"> the full dataset, </w:t>
      </w:r>
      <w:r w:rsidRPr="004E3AD1">
        <w:rPr>
          <w:bCs/>
        </w:rPr>
        <w:t>body mass was not correlated</w:t>
      </w:r>
      <w:r w:rsidRPr="004E3AD1">
        <w:t xml:space="preserve"> with animal movement responses to fire (</w:t>
      </w:r>
      <w:r w:rsidRPr="004E3AD1">
        <w:rPr>
          <w:i/>
          <w:iCs/>
        </w:rPr>
        <w:t>β</w:t>
      </w:r>
      <w:r w:rsidRPr="004E3AD1">
        <w:t xml:space="preserve"> = 0.02, 95% CI = –0.04–0.08, </w:t>
      </w:r>
      <w:r w:rsidRPr="004E3AD1">
        <w:rPr>
          <w:i/>
          <w:iCs/>
        </w:rPr>
        <w:t>p</w:t>
      </w:r>
      <w:r w:rsidRPr="004E3AD1">
        <w:t xml:space="preserve"> = 0.52; Supplementary Information 4, Table S4.1). When modelled separately for each </w:t>
      </w:r>
      <w:r w:rsidRPr="004E3AD1">
        <w:rPr>
          <w:bCs/>
        </w:rPr>
        <w:t>taxonomic class</w:t>
      </w:r>
      <w:r w:rsidRPr="004E3AD1">
        <w:t xml:space="preserve">, </w:t>
      </w:r>
      <w:r w:rsidRPr="004E3AD1">
        <w:rPr>
          <w:bCs/>
        </w:rPr>
        <w:t>no significant relationship</w:t>
      </w:r>
      <w:r w:rsidRPr="004E3AD1">
        <w:t xml:space="preserve"> between body mass and movement response was detected in any </w:t>
      </w:r>
      <w:commentRangeStart w:id="273"/>
      <w:r w:rsidRPr="004E3AD1">
        <w:t xml:space="preserve">group </w:t>
      </w:r>
      <w:commentRangeEnd w:id="273"/>
      <w:r w:rsidR="00090C87">
        <w:rPr>
          <w:rStyle w:val="CommentReference"/>
        </w:rPr>
        <w:commentReference w:id="273"/>
      </w:r>
      <w:r w:rsidRPr="004E3AD1">
        <w:t>(Supplementary Information 4, Table S4.1).</w:t>
      </w:r>
    </w:p>
    <w:p w14:paraId="716A60E3" w14:textId="4CAC6389" w:rsidR="00DB5966" w:rsidRDefault="00DB5966" w:rsidP="00DB5966">
      <w:pPr>
        <w:pStyle w:val="Heading3"/>
      </w:pPr>
      <w:r>
        <w:t>Study heterogeneity, publication bias and sensitivity</w:t>
      </w:r>
    </w:p>
    <w:p w14:paraId="1A82F1C2" w14:textId="53150D0E" w:rsidR="00DB5966" w:rsidRDefault="00DB5966" w:rsidP="00DB5966">
      <w:pPr>
        <w:rPr>
          <w:iCs/>
          <w:color w:val="000000"/>
        </w:rPr>
      </w:pPr>
      <w:r w:rsidRPr="00A33032">
        <w:t xml:space="preserve">For overall </w:t>
      </w:r>
      <w:r>
        <w:t>effect of fire on animal movement</w:t>
      </w:r>
      <w:r w:rsidRPr="00A33032">
        <w:t>,</w:t>
      </w:r>
      <w:r w:rsidRPr="00A33032">
        <w:rPr>
          <w:iCs/>
          <w:color w:val="000000"/>
        </w:rPr>
        <w:t xml:space="preserve"> total heterogeneity was</w:t>
      </w:r>
      <w:r>
        <w:rPr>
          <w:iCs/>
          <w:color w:val="000000"/>
        </w:rPr>
        <w:t xml:space="preserve"> 61.59% (I</w:t>
      </w:r>
      <w:r w:rsidRPr="008C3E70">
        <w:rPr>
          <w:iCs/>
          <w:color w:val="000000"/>
          <w:vertAlign w:val="superscript"/>
        </w:rPr>
        <w:t>2</w:t>
      </w:r>
      <w:r>
        <w:rPr>
          <w:iCs/>
          <w:color w:val="000000"/>
          <w:vertAlign w:val="subscript"/>
        </w:rPr>
        <w:t>[total]</w:t>
      </w:r>
      <w:r>
        <w:rPr>
          <w:iCs/>
          <w:color w:val="000000"/>
        </w:rPr>
        <w:t xml:space="preserve">=61.59), with </w:t>
      </w:r>
      <w:commentRangeStart w:id="274"/>
      <w:r>
        <w:rPr>
          <w:iCs/>
          <w:color w:val="000000"/>
        </w:rPr>
        <w:t xml:space="preserve">33.26% of variation remaining unexplained </w:t>
      </w:r>
      <w:commentRangeEnd w:id="274"/>
      <w:r w:rsidR="0088245E">
        <w:rPr>
          <w:rStyle w:val="CommentReference"/>
        </w:rPr>
        <w:commentReference w:id="274"/>
      </w:r>
      <w:r>
        <w:rPr>
          <w:iCs/>
          <w:color w:val="000000"/>
        </w:rPr>
        <w:t>I</w:t>
      </w:r>
      <w:r w:rsidRPr="00CE6133">
        <w:rPr>
          <w:iCs/>
          <w:color w:val="000000"/>
          <w:vertAlign w:val="superscript"/>
        </w:rPr>
        <w:t>2</w:t>
      </w:r>
      <w:r>
        <w:rPr>
          <w:iCs/>
          <w:color w:val="000000"/>
          <w:vertAlign w:val="subscript"/>
        </w:rPr>
        <w:t>[residuals]</w:t>
      </w:r>
      <w:r>
        <w:rPr>
          <w:iCs/>
          <w:color w:val="000000"/>
        </w:rPr>
        <w:t xml:space="preserve">=33.26), indicating </w:t>
      </w:r>
      <w:r>
        <w:rPr>
          <w:iCs/>
          <w:color w:val="000000"/>
        </w:rPr>
        <w:lastRenderedPageBreak/>
        <w:t xml:space="preserve">a moderate to high level of true heterogeneity in the full dataset. </w:t>
      </w:r>
      <w:r w:rsidRPr="00A02C71">
        <w:rPr>
          <w:iCs/>
          <w:color w:val="000000"/>
        </w:rPr>
        <w:t>Across study variation accounted for 28.32% of the estimated heterogeneity</w:t>
      </w:r>
      <w:r>
        <w:rPr>
          <w:iCs/>
          <w:color w:val="000000"/>
        </w:rPr>
        <w:t xml:space="preserve"> </w:t>
      </w:r>
      <w:r w:rsidRPr="00A02C71">
        <w:rPr>
          <w:iCs/>
          <w:color w:val="000000"/>
        </w:rPr>
        <w:t>(I2</w:t>
      </w:r>
      <w:r w:rsidRPr="008C3E70">
        <w:rPr>
          <w:iCs/>
          <w:color w:val="000000"/>
          <w:vertAlign w:val="subscript"/>
        </w:rPr>
        <w:t>[</w:t>
      </w:r>
      <w:proofErr w:type="spellStart"/>
      <w:r w:rsidRPr="008C3E70">
        <w:rPr>
          <w:iCs/>
          <w:color w:val="000000"/>
          <w:vertAlign w:val="subscript"/>
        </w:rPr>
        <w:t>study_</w:t>
      </w:r>
      <w:proofErr w:type="gramStart"/>
      <w:r w:rsidRPr="008C3E70">
        <w:rPr>
          <w:iCs/>
          <w:color w:val="000000"/>
          <w:vertAlign w:val="subscript"/>
        </w:rPr>
        <w:t>ID</w:t>
      </w:r>
      <w:proofErr w:type="spellEnd"/>
      <w:r w:rsidRPr="008C3E70">
        <w:rPr>
          <w:iCs/>
          <w:color w:val="000000"/>
          <w:vertAlign w:val="subscript"/>
        </w:rPr>
        <w:t>]</w:t>
      </w:r>
      <w:r w:rsidRPr="00A02C71">
        <w:rPr>
          <w:iCs/>
          <w:color w:val="000000"/>
        </w:rPr>
        <w:t>=</w:t>
      </w:r>
      <w:proofErr w:type="gramEnd"/>
      <w:r w:rsidRPr="00A02C71">
        <w:rPr>
          <w:iCs/>
          <w:color w:val="000000"/>
        </w:rPr>
        <w:t>28.32)</w:t>
      </w:r>
      <w:r>
        <w:rPr>
          <w:iCs/>
          <w:color w:val="000000"/>
        </w:rPr>
        <w:t xml:space="preserve">. </w:t>
      </w:r>
      <w:r w:rsidRPr="00A02C71">
        <w:rPr>
          <w:iCs/>
          <w:color w:val="000000"/>
        </w:rPr>
        <w:t xml:space="preserve">Neither phylogenetic relatedness or species identity accounted for any additional heterogeneity in the random effects only model, suggesting </w:t>
      </w:r>
      <w:r>
        <w:rPr>
          <w:iCs/>
          <w:color w:val="000000"/>
        </w:rPr>
        <w:t xml:space="preserve">both </w:t>
      </w:r>
      <w:r>
        <w:t>residual variation unexplained by the random effects, and</w:t>
      </w:r>
      <w:r w:rsidRPr="00A02C71">
        <w:rPr>
          <w:iCs/>
          <w:color w:val="000000"/>
        </w:rPr>
        <w:t xml:space="preserve"> limited evolutionary or intraspecific structuring in effect sizes.</w:t>
      </w:r>
    </w:p>
    <w:p w14:paraId="7E0401C4" w14:textId="584778CB" w:rsidR="00DB5966" w:rsidRDefault="00DB5966" w:rsidP="00DB5966">
      <w:r>
        <w:t>The results of the multilevel version of Egger’s regression indicated there was no evidence of publication bias or small-study effects on the dataset. We found no statistical asymmetry in the distribution of effect sizes (</w:t>
      </w:r>
      <w:r w:rsidRPr="00570391">
        <w:t xml:space="preserve">β = </w:t>
      </w:r>
      <w:r w:rsidRPr="00E913DE">
        <w:t>-0.07</w:t>
      </w:r>
      <w:r w:rsidR="00EA19AD">
        <w:t>8</w:t>
      </w:r>
      <w:r w:rsidRPr="00E913DE">
        <w:t xml:space="preserve"> </w:t>
      </w:r>
      <w:r>
        <w:t>[</w:t>
      </w:r>
      <w:r w:rsidRPr="00E913DE">
        <w:t>-0.220, 0.06</w:t>
      </w:r>
      <w:r w:rsidR="00EA19AD">
        <w:t>5</w:t>
      </w:r>
      <w:r>
        <w:t>], p =</w:t>
      </w:r>
      <w:r w:rsidRPr="000222CC">
        <w:t xml:space="preserve"> 0.282</w:t>
      </w:r>
      <w:r>
        <w:t>). We found a significant decline effect in the dataset (</w:t>
      </w:r>
      <w:r w:rsidRPr="00570391">
        <w:t xml:space="preserve">β </w:t>
      </w:r>
      <w:r>
        <w:t>= -0.</w:t>
      </w:r>
      <w:r w:rsidR="00EA19AD">
        <w:t>023</w:t>
      </w:r>
      <w:r>
        <w:t xml:space="preserve">, [-0.043, -0.002], p = </w:t>
      </w:r>
      <w:r w:rsidRPr="00D51D30">
        <w:t>0.</w:t>
      </w:r>
      <w:r w:rsidR="00EA19AD" w:rsidRPr="00D51D30">
        <w:t>03</w:t>
      </w:r>
      <w:r w:rsidR="00EA19AD">
        <w:t>2</w:t>
      </w:r>
      <w:r>
        <w:t xml:space="preserve">), with the magnitude of effect sizes </w:t>
      </w:r>
      <w:commentRangeStart w:id="275"/>
      <w:r>
        <w:t xml:space="preserve">declining over time </w:t>
      </w:r>
      <w:commentRangeEnd w:id="275"/>
      <w:r w:rsidR="00084207">
        <w:rPr>
          <w:rStyle w:val="CommentReference"/>
        </w:rPr>
        <w:commentReference w:id="275"/>
      </w:r>
      <w:r w:rsidRPr="00996C69">
        <w:rPr>
          <w:highlight w:val="yellow"/>
        </w:rPr>
        <w:t>(</w:t>
      </w:r>
      <w:commentRangeStart w:id="276"/>
      <w:commentRangeStart w:id="277"/>
      <w:r>
        <w:rPr>
          <w:highlight w:val="yellow"/>
        </w:rPr>
        <w:t xml:space="preserve">Figure </w:t>
      </w:r>
      <w:commentRangeEnd w:id="276"/>
      <w:r>
        <w:rPr>
          <w:rStyle w:val="CommentReference"/>
        </w:rPr>
        <w:commentReference w:id="276"/>
      </w:r>
      <w:commentRangeEnd w:id="277"/>
      <w:r>
        <w:rPr>
          <w:rStyle w:val="CommentReference"/>
        </w:rPr>
        <w:commentReference w:id="277"/>
      </w:r>
      <w:r w:rsidR="00C02534">
        <w:rPr>
          <w:highlight w:val="yellow"/>
        </w:rPr>
        <w:t>7</w:t>
      </w:r>
      <w:r w:rsidRPr="00996C69">
        <w:rPr>
          <w:highlight w:val="yellow"/>
        </w:rPr>
        <w:t>).</w:t>
      </w:r>
      <w:r>
        <w:t xml:space="preserve"> Results of the leave-one-out sensitivity analysis indicated minimal evidence of outlier influence, with confidence intervals of all leave-one-out models within the confidence intervals of the full model </w:t>
      </w:r>
      <w:r w:rsidRPr="008C3E70">
        <w:t>(Supplementary Information 2, Figure S2.3)</w:t>
      </w:r>
    </w:p>
    <w:p w14:paraId="6068E417" w14:textId="4E874951" w:rsidR="00FB1493" w:rsidRDefault="00FB1493" w:rsidP="00DB5966">
      <w:r w:rsidRPr="003A66C6">
        <w:rPr>
          <w:noProof/>
        </w:rPr>
        <w:drawing>
          <wp:inline distT="0" distB="0" distL="0" distR="0" wp14:anchorId="37149A65" wp14:editId="49E06593">
            <wp:extent cx="5731510" cy="2819400"/>
            <wp:effectExtent l="0" t="0" r="2540" b="0"/>
            <wp:docPr id="1477617028" name="Picture 1" descr="A graph with black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11268" name="Picture 1" descr="A graph with black and white lines&#10;&#10;AI-generated content may be incorrect."/>
                    <pic:cNvPicPr/>
                  </pic:nvPicPr>
                  <pic:blipFill>
                    <a:blip r:embed="rId18"/>
                    <a:stretch>
                      <a:fillRect/>
                    </a:stretch>
                  </pic:blipFill>
                  <pic:spPr>
                    <a:xfrm>
                      <a:off x="0" y="0"/>
                      <a:ext cx="5731510" cy="2819400"/>
                    </a:xfrm>
                    <a:prstGeom prst="rect">
                      <a:avLst/>
                    </a:prstGeom>
                  </pic:spPr>
                </pic:pic>
              </a:graphicData>
            </a:graphic>
          </wp:inline>
        </w:drawing>
      </w:r>
    </w:p>
    <w:p w14:paraId="3B1B5187" w14:textId="5C3F72A6" w:rsidR="00FB1493" w:rsidRPr="008E2E91" w:rsidRDefault="00FB1493" w:rsidP="00FB1493">
      <w:pPr>
        <w:pStyle w:val="MSCaption"/>
      </w:pPr>
      <w:r w:rsidRPr="008C3E70">
        <w:rPr>
          <w:b/>
          <w:highlight w:val="yellow"/>
        </w:rPr>
        <w:t xml:space="preserve">Figure </w:t>
      </w:r>
      <w:r w:rsidR="00C02534">
        <w:rPr>
          <w:b/>
        </w:rPr>
        <w:t>7</w:t>
      </w:r>
      <w:r w:rsidRPr="008E2E91">
        <w:rPr>
          <w:b/>
        </w:rPr>
        <w:t>:</w:t>
      </w:r>
      <w:r w:rsidRPr="008C3E70">
        <w:t xml:space="preserve"> Meta-regression of effect sizes against publication year. </w:t>
      </w:r>
      <w:r w:rsidRPr="008E2E91">
        <w:t xml:space="preserve">Each point represents an induvial effect size (k = 133), with the point size scaled by precision. The solid line indicates the estimated regression slope, with the 95% confidence interval shown by the dashed lines. The dotted lines show 95% prediction intervals. We found a significant decline effect in our dataset, with the magnitude of effect sizes declining over time. </w:t>
      </w:r>
    </w:p>
    <w:p w14:paraId="5EF5E7B6" w14:textId="77777777" w:rsidR="00FB1493" w:rsidRPr="00DB5966" w:rsidRDefault="00FB1493" w:rsidP="00DB5966"/>
    <w:p w14:paraId="6D0405A4" w14:textId="77777777" w:rsidR="00F26A6D" w:rsidRDefault="00F26A6D" w:rsidP="00294A0A">
      <w:pPr>
        <w:pStyle w:val="Heading1"/>
      </w:pPr>
      <w:commentRangeStart w:id="278"/>
      <w:commentRangeStart w:id="279"/>
      <w:r w:rsidRPr="00F26A6D">
        <w:lastRenderedPageBreak/>
        <w:t>Discussion</w:t>
      </w:r>
      <w:commentRangeEnd w:id="278"/>
      <w:commentRangeEnd w:id="279"/>
      <w:r w:rsidR="007473CB">
        <w:rPr>
          <w:rStyle w:val="CommentReference"/>
          <w:rFonts w:eastAsiaTheme="minorHAnsi" w:cstheme="minorBidi"/>
          <w:b w:val="0"/>
        </w:rPr>
        <w:commentReference w:id="278"/>
      </w:r>
      <w:r w:rsidR="00DA4C46">
        <w:rPr>
          <w:rStyle w:val="CommentReference"/>
          <w:rFonts w:eastAsiaTheme="minorHAnsi" w:cstheme="minorBidi"/>
          <w:b w:val="0"/>
        </w:rPr>
        <w:commentReference w:id="279"/>
      </w:r>
    </w:p>
    <w:p w14:paraId="3BEC5082" w14:textId="57A7DD40" w:rsidR="000A5EC5" w:rsidRPr="004D2D7E" w:rsidRDefault="00BA42C7" w:rsidP="00294A0A">
      <w:pPr>
        <w:rPr>
          <w:strike/>
        </w:rPr>
      </w:pPr>
      <w:commentRangeStart w:id="280"/>
      <w:r w:rsidRPr="004D2D7E">
        <w:rPr>
          <w:strike/>
        </w:rPr>
        <w:t>p</w:t>
      </w:r>
      <w:commentRangeEnd w:id="280"/>
      <w:r w:rsidR="00DA4C46" w:rsidRPr="004D2D7E">
        <w:rPr>
          <w:rStyle w:val="CommentReference"/>
          <w:strike/>
        </w:rPr>
        <w:commentReference w:id="280"/>
      </w:r>
      <w:r w:rsidRPr="004D2D7E">
        <w:rPr>
          <w:strike/>
        </w:rPr>
        <w:t xml:space="preserve"> </w:t>
      </w:r>
      <w:commentRangeStart w:id="281"/>
      <w:commentRangeStart w:id="282"/>
      <w:r w:rsidR="005B7300" w:rsidRPr="004D2D7E">
        <w:rPr>
          <w:strike/>
        </w:rPr>
        <w:t>C</w:t>
      </w:r>
      <w:commentRangeEnd w:id="281"/>
      <w:r w:rsidR="00DA4C46" w:rsidRPr="004D2D7E">
        <w:rPr>
          <w:rStyle w:val="CommentReference"/>
          <w:strike/>
        </w:rPr>
        <w:commentReference w:id="281"/>
      </w:r>
      <w:commentRangeEnd w:id="282"/>
      <w:r w:rsidR="0018197A">
        <w:rPr>
          <w:rStyle w:val="CommentReference"/>
        </w:rPr>
        <w:commentReference w:id="282"/>
      </w:r>
      <w:r w:rsidR="005B7300" w:rsidRPr="004D2D7E">
        <w:rPr>
          <w:strike/>
        </w:rPr>
        <w:t xml:space="preserve"> </w:t>
      </w:r>
    </w:p>
    <w:p w14:paraId="4E59666E" w14:textId="42A3B21C" w:rsidR="00F26A6D" w:rsidRPr="00F26A6D" w:rsidRDefault="00F26A6D" w:rsidP="00294A0A">
      <w:pPr>
        <w:pStyle w:val="Heading1"/>
      </w:pPr>
      <w:r w:rsidRPr="00F26A6D">
        <w:t xml:space="preserve">Conclusion </w:t>
      </w:r>
    </w:p>
    <w:p w14:paraId="56BB5B8F" w14:textId="05EDF978" w:rsidR="00ED6E51" w:rsidRDefault="00ED6E51">
      <w:pPr>
        <w:spacing w:line="259" w:lineRule="auto"/>
      </w:pPr>
      <w:r>
        <w:br w:type="page"/>
      </w:r>
    </w:p>
    <w:p w14:paraId="6CB44F5E" w14:textId="77777777" w:rsidR="00F26A6D" w:rsidRPr="00F26A6D" w:rsidRDefault="00F26A6D" w:rsidP="00294A0A">
      <w:pPr>
        <w:pStyle w:val="Heading1"/>
      </w:pPr>
      <w:r w:rsidRPr="00F26A6D">
        <w:lastRenderedPageBreak/>
        <w:t>References</w:t>
      </w:r>
    </w:p>
    <w:p w14:paraId="58BFFAED" w14:textId="699E0DFB" w:rsidR="002A6838" w:rsidRPr="002A6838" w:rsidRDefault="00777CA1" w:rsidP="002A6838">
      <w:pPr>
        <w:pStyle w:val="EndNoteBibliography"/>
        <w:spacing w:after="0"/>
        <w:ind w:left="720" w:hanging="720"/>
      </w:pPr>
      <w:r>
        <w:fldChar w:fldCharType="begin"/>
      </w:r>
      <w:r>
        <w:instrText xml:space="preserve"> ADDIN EN.REFLIST </w:instrText>
      </w:r>
      <w:r>
        <w:fldChar w:fldCharType="separate"/>
      </w:r>
      <w:r w:rsidR="002A6838" w:rsidRPr="002A6838">
        <w:t xml:space="preserve">Abatzoglou, J. T., Kolden, C. A., Cullen, A. C., Sadegh, M., Williams, E. L., Turco, M., &amp; Jones, M. W. (2025). Climate change has increased the odds of extreme regional forest fire years globally. </w:t>
      </w:r>
      <w:r w:rsidR="002A6838" w:rsidRPr="002A6838">
        <w:rPr>
          <w:i/>
        </w:rPr>
        <w:t>Nature Communications, 16</w:t>
      </w:r>
      <w:r w:rsidR="002A6838" w:rsidRPr="002A6838">
        <w:t xml:space="preserve">(1), 6390.  </w:t>
      </w:r>
      <w:hyperlink r:id="rId19" w:history="1">
        <w:r w:rsidR="002A6838" w:rsidRPr="002A6838">
          <w:rPr>
            <w:rStyle w:val="Hyperlink"/>
          </w:rPr>
          <w:t>https://doi.org/10.1038/s41467-025-61608-1</w:t>
        </w:r>
      </w:hyperlink>
      <w:r w:rsidR="002A6838" w:rsidRPr="002A6838">
        <w:t xml:space="preserve"> </w:t>
      </w:r>
    </w:p>
    <w:p w14:paraId="1DD1AE57" w14:textId="40CE8E93" w:rsidR="002A6838" w:rsidRPr="002A6838" w:rsidRDefault="002A6838" w:rsidP="002A6838">
      <w:pPr>
        <w:pStyle w:val="EndNoteBibliography"/>
        <w:spacing w:after="0"/>
        <w:ind w:left="720" w:hanging="720"/>
      </w:pPr>
      <w:r w:rsidRPr="002A6838">
        <w:t xml:space="preserve">Ankit, R. (2025). </w:t>
      </w:r>
      <w:r w:rsidRPr="002A6838">
        <w:rPr>
          <w:i/>
        </w:rPr>
        <w:t>WebPlotDigitizer Version 5.2</w:t>
      </w:r>
      <w:r w:rsidRPr="002A6838">
        <w:t xml:space="preserve">. </w:t>
      </w:r>
      <w:hyperlink r:id="rId20" w:history="1">
        <w:r w:rsidRPr="002A6838">
          <w:rPr>
            <w:rStyle w:val="Hyperlink"/>
          </w:rPr>
          <w:t>https://automeris.io</w:t>
        </w:r>
      </w:hyperlink>
    </w:p>
    <w:p w14:paraId="2D172386" w14:textId="77777777" w:rsidR="002A6838" w:rsidRPr="002A6838" w:rsidRDefault="002A6838" w:rsidP="002A6838">
      <w:pPr>
        <w:pStyle w:val="EndNoteBibliography"/>
        <w:spacing w:after="0"/>
        <w:ind w:left="720" w:hanging="720"/>
      </w:pPr>
      <w:r w:rsidRPr="002A6838">
        <w:t>Berry, L. E., Lindenmayer, D. B., Dennis, T. E., Driscoll, D. A., &amp; Banks, S. C. (2016). Fire severity alters spatio–temporal movements and habitat utilisation by an arboreal marsupial, the mountain brushtail possum (</w:t>
      </w:r>
      <w:r w:rsidRPr="002A6838">
        <w:rPr>
          <w:i/>
        </w:rPr>
        <w:t>Trichosurus cunninghami</w:t>
      </w:r>
      <w:r w:rsidRPr="002A6838">
        <w:t xml:space="preserve">). </w:t>
      </w:r>
      <w:r w:rsidRPr="002A6838">
        <w:rPr>
          <w:i/>
        </w:rPr>
        <w:t>International Journal of Wildland Fire, 25</w:t>
      </w:r>
      <w:r w:rsidRPr="002A6838">
        <w:t xml:space="preserve">(12), 1291-1302.  </w:t>
      </w:r>
    </w:p>
    <w:p w14:paraId="551EF11A" w14:textId="69DE9232" w:rsidR="002A6838" w:rsidRPr="002A6838" w:rsidRDefault="002A6838" w:rsidP="002A6838">
      <w:pPr>
        <w:pStyle w:val="EndNoteBibliography"/>
        <w:spacing w:after="0"/>
        <w:ind w:left="720" w:hanging="720"/>
      </w:pPr>
      <w:r w:rsidRPr="002A6838">
        <w:t xml:space="preserve">Blakey, R. V., Sikich, J. A., Blumstein, D. T., &amp; Riley, S. P. D. (2022). Mountain lions avoid burned areas and increase risky behavior after wildfire in a fragmented urban landscape. </w:t>
      </w:r>
      <w:r w:rsidRPr="002A6838">
        <w:rPr>
          <w:i/>
        </w:rPr>
        <w:t>Current Biology, 32</w:t>
      </w:r>
      <w:r w:rsidRPr="002A6838">
        <w:t xml:space="preserve">(21), 4762-4768.e4765.  </w:t>
      </w:r>
      <w:hyperlink r:id="rId21" w:history="1">
        <w:r w:rsidRPr="002A6838">
          <w:rPr>
            <w:rStyle w:val="Hyperlink"/>
          </w:rPr>
          <w:t>https://doi.org/10.1016/j.cub.2022.08.082</w:t>
        </w:r>
      </w:hyperlink>
      <w:r w:rsidRPr="002A6838">
        <w:t xml:space="preserve"> </w:t>
      </w:r>
    </w:p>
    <w:p w14:paraId="06F8884B" w14:textId="4A5210BA" w:rsidR="002A6838" w:rsidRPr="002A6838" w:rsidRDefault="002A6838" w:rsidP="002A6838">
      <w:pPr>
        <w:pStyle w:val="EndNoteBibliography"/>
        <w:spacing w:after="0"/>
        <w:ind w:left="720" w:hanging="720"/>
      </w:pPr>
      <w:r w:rsidRPr="002A6838">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2A6838">
        <w:rPr>
          <w:i/>
        </w:rPr>
        <w:t>Science, 324</w:t>
      </w:r>
      <w:r w:rsidRPr="002A6838">
        <w:t xml:space="preserve">(5926), 481-484.  </w:t>
      </w:r>
      <w:hyperlink r:id="rId22" w:history="1">
        <w:r w:rsidRPr="002A6838">
          <w:rPr>
            <w:rStyle w:val="Hyperlink"/>
          </w:rPr>
          <w:t>https://doi.org/10.1126/science.1163886</w:t>
        </w:r>
      </w:hyperlink>
      <w:r w:rsidRPr="002A6838">
        <w:t xml:space="preserve"> </w:t>
      </w:r>
    </w:p>
    <w:p w14:paraId="5C4554D8" w14:textId="05D7607B" w:rsidR="002A6838" w:rsidRPr="002A6838" w:rsidRDefault="002A6838" w:rsidP="002A6838">
      <w:pPr>
        <w:pStyle w:val="EndNoteBibliography"/>
        <w:spacing w:after="0"/>
        <w:ind w:left="720" w:hanging="720"/>
      </w:pPr>
      <w:r w:rsidRPr="002A6838">
        <w:t xml:space="preserve">Bowman, D. M. J. S., Kolden, C. A., Abatzoglou, J. T., Johnston, F. H., van der Werf, G. R., &amp; Flannigan, M. (2020). Vegetation fires in the Anthropocene. </w:t>
      </w:r>
      <w:r w:rsidRPr="002A6838">
        <w:rPr>
          <w:i/>
        </w:rPr>
        <w:t>Nature Reviews Earth &amp; Environment, 1</w:t>
      </w:r>
      <w:r w:rsidRPr="002A6838">
        <w:t xml:space="preserve">(10), 500-515.  </w:t>
      </w:r>
      <w:hyperlink r:id="rId23" w:history="1">
        <w:r w:rsidRPr="002A6838">
          <w:rPr>
            <w:rStyle w:val="Hyperlink"/>
          </w:rPr>
          <w:t>https://doi.org/10.1038/s43017-020-0085-3</w:t>
        </w:r>
      </w:hyperlink>
      <w:r w:rsidRPr="002A6838">
        <w:t xml:space="preserve"> </w:t>
      </w:r>
    </w:p>
    <w:p w14:paraId="1E93DCCF" w14:textId="4ADE1EF9" w:rsidR="002A6838" w:rsidRPr="002A6838" w:rsidRDefault="002A6838" w:rsidP="002A6838">
      <w:pPr>
        <w:pStyle w:val="EndNoteBibliography"/>
        <w:spacing w:after="0"/>
        <w:ind w:left="720" w:hanging="720"/>
      </w:pPr>
      <w:r w:rsidRPr="002A6838">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2A6838">
        <w:rPr>
          <w:i/>
        </w:rPr>
        <w:t>Nature Climate Change, 14</w:t>
      </w:r>
      <w:r w:rsidRPr="002A6838">
        <w:t xml:space="preserve">(11), 1186-1192.  </w:t>
      </w:r>
      <w:hyperlink r:id="rId24" w:history="1">
        <w:r w:rsidRPr="002A6838">
          <w:rPr>
            <w:rStyle w:val="Hyperlink"/>
          </w:rPr>
          <w:t>https://doi.org/10.1038/s41558-024-02140-w</w:t>
        </w:r>
      </w:hyperlink>
      <w:r w:rsidRPr="002A6838">
        <w:t xml:space="preserve"> </w:t>
      </w:r>
    </w:p>
    <w:p w14:paraId="4D8F5519" w14:textId="1FE58863" w:rsidR="002A6838" w:rsidRPr="002A6838" w:rsidRDefault="002A6838" w:rsidP="002A6838">
      <w:pPr>
        <w:pStyle w:val="EndNoteBibliography"/>
        <w:spacing w:after="0"/>
        <w:ind w:left="720" w:hanging="720"/>
      </w:pPr>
      <w:r w:rsidRPr="002A6838">
        <w:t xml:space="preserve">Chamberlain, S., &amp; Szöcs, E. (2013). Taxize: taxonomic search and retrieval in R [version 2; peer review: 3 approved]. </w:t>
      </w:r>
      <w:r w:rsidRPr="002A6838">
        <w:rPr>
          <w:i/>
        </w:rPr>
        <w:t>F1000Research, 2</w:t>
      </w:r>
      <w:r w:rsidRPr="002A6838">
        <w:t xml:space="preserve">(191).  </w:t>
      </w:r>
      <w:hyperlink r:id="rId25" w:history="1">
        <w:r w:rsidRPr="002A6838">
          <w:rPr>
            <w:rStyle w:val="Hyperlink"/>
          </w:rPr>
          <w:t>https://doi.org/10.12688/f1000research.2-191.v2</w:t>
        </w:r>
      </w:hyperlink>
      <w:r w:rsidRPr="002A6838">
        <w:t xml:space="preserve"> </w:t>
      </w:r>
    </w:p>
    <w:p w14:paraId="613616FE" w14:textId="6C73E32D" w:rsidR="002A6838" w:rsidRPr="002A6838" w:rsidRDefault="002A6838" w:rsidP="002A6838">
      <w:pPr>
        <w:pStyle w:val="EndNoteBibliography"/>
        <w:spacing w:after="0"/>
        <w:ind w:left="720" w:hanging="720"/>
      </w:pPr>
      <w:r w:rsidRPr="002A6838">
        <w:t xml:space="preserve">Cherry, M. J., Chandler, R. B., Garrison, E. P., Crawford, D. A., Kelly, B. D., Shindle, D. B., Godsea, K. G., Miller, K. V., &amp; Conner, L. M. (2018). Wildfire affects space use and movement of white-tailed deer in a tropical pyric landscape. </w:t>
      </w:r>
      <w:r w:rsidRPr="002A6838">
        <w:rPr>
          <w:i/>
        </w:rPr>
        <w:t>Forest Ecology and Management, 409</w:t>
      </w:r>
      <w:r w:rsidRPr="002A6838">
        <w:t xml:space="preserve">, 161-169.  </w:t>
      </w:r>
      <w:hyperlink r:id="rId26" w:history="1">
        <w:r w:rsidRPr="002A6838">
          <w:rPr>
            <w:rStyle w:val="Hyperlink"/>
          </w:rPr>
          <w:t>https://doi.org/10.1016/j.foreco.2017.11.007</w:t>
        </w:r>
      </w:hyperlink>
      <w:r w:rsidRPr="002A6838">
        <w:t xml:space="preserve"> </w:t>
      </w:r>
    </w:p>
    <w:p w14:paraId="10618ABE" w14:textId="23598DDE" w:rsidR="002A6838" w:rsidRPr="002A6838" w:rsidRDefault="002A6838" w:rsidP="002A6838">
      <w:pPr>
        <w:pStyle w:val="EndNoteBibliography"/>
        <w:spacing w:after="0"/>
        <w:ind w:left="720" w:hanging="720"/>
      </w:pPr>
      <w:r w:rsidRPr="002A6838">
        <w:t xml:space="preserve">Clapp, J. G., &amp; Beck, J. L. (2016). Short-term impacts of fire-mediated habitat alterations on an isolated bighorn sheep population. </w:t>
      </w:r>
      <w:r w:rsidRPr="002A6838">
        <w:rPr>
          <w:i/>
        </w:rPr>
        <w:t>Fire Ecology, 12</w:t>
      </w:r>
      <w:r w:rsidRPr="002A6838">
        <w:t xml:space="preserve">(3), 80-98.  </w:t>
      </w:r>
      <w:hyperlink r:id="rId27" w:history="1">
        <w:r w:rsidRPr="002A6838">
          <w:rPr>
            <w:rStyle w:val="Hyperlink"/>
          </w:rPr>
          <w:t>https://doi.org/10.4996/fireecology.1203080</w:t>
        </w:r>
      </w:hyperlink>
      <w:r w:rsidRPr="002A6838">
        <w:t xml:space="preserve"> </w:t>
      </w:r>
    </w:p>
    <w:p w14:paraId="0FDC40CE" w14:textId="5A1EF85B" w:rsidR="002A6838" w:rsidRPr="002A6838" w:rsidRDefault="002A6838" w:rsidP="002A6838">
      <w:pPr>
        <w:pStyle w:val="EndNoteBibliography"/>
        <w:spacing w:after="0"/>
        <w:ind w:left="720" w:hanging="720"/>
      </w:pPr>
      <w:r w:rsidRPr="002A6838">
        <w:t xml:space="preserve">Cohen, B. S., Prebyl, T. J., Collier, B. A., &amp; Chamberlain, M. J. (2019). Spatiotemporal variability of fire characteristics affect animal responses in pyric landscapes. </w:t>
      </w:r>
      <w:r w:rsidRPr="002A6838">
        <w:rPr>
          <w:i/>
        </w:rPr>
        <w:t>Fire Ecology, 15</w:t>
      </w:r>
      <w:r w:rsidRPr="002A6838">
        <w:t xml:space="preserve">(1), 41.  </w:t>
      </w:r>
      <w:hyperlink r:id="rId28" w:history="1">
        <w:r w:rsidRPr="002A6838">
          <w:rPr>
            <w:rStyle w:val="Hyperlink"/>
          </w:rPr>
          <w:t>https://doi.org/10.1186/s42408-019-0058-4</w:t>
        </w:r>
      </w:hyperlink>
      <w:r w:rsidRPr="002A6838">
        <w:t xml:space="preserve"> </w:t>
      </w:r>
    </w:p>
    <w:p w14:paraId="0FBEAFC0" w14:textId="4B57C68B" w:rsidR="002A6838" w:rsidRPr="002A6838" w:rsidRDefault="002A6838" w:rsidP="002A6838">
      <w:pPr>
        <w:pStyle w:val="EndNoteBibliography"/>
        <w:spacing w:after="0"/>
        <w:ind w:left="720" w:hanging="720"/>
      </w:pPr>
      <w:r w:rsidRPr="002A6838">
        <w:t xml:space="preserve">Cosgrove, A. J., McWhorter, T. J., &amp; Maron, M. (2018). Consequences of impediments to animal movements at different scales: A conceptual framework and review. </w:t>
      </w:r>
      <w:r w:rsidRPr="002A6838">
        <w:rPr>
          <w:i/>
        </w:rPr>
        <w:t>Diversity and Distributions, 24</w:t>
      </w:r>
      <w:r w:rsidRPr="002A6838">
        <w:t xml:space="preserve">(4), 448-459.  </w:t>
      </w:r>
      <w:hyperlink r:id="rId29" w:history="1">
        <w:r w:rsidRPr="002A6838">
          <w:rPr>
            <w:rStyle w:val="Hyperlink"/>
          </w:rPr>
          <w:t>https://doi.org/10.1111/ddi.12699</w:t>
        </w:r>
      </w:hyperlink>
      <w:r w:rsidRPr="002A6838">
        <w:t xml:space="preserve"> </w:t>
      </w:r>
    </w:p>
    <w:p w14:paraId="02475DAE" w14:textId="389D5C32" w:rsidR="002A6838" w:rsidRPr="002A6838" w:rsidRDefault="002A6838" w:rsidP="002A6838">
      <w:pPr>
        <w:pStyle w:val="EndNoteBibliography"/>
        <w:spacing w:after="0"/>
        <w:ind w:left="720" w:hanging="720"/>
      </w:pPr>
      <w:r w:rsidRPr="002A6838">
        <w:t xml:space="preserve">Crabb, M. L., Clement, M. J., Jones, A. S., Bristow, K. D., &amp; Harding, L. E. (2022). Black bear spatial responses to the Wallow Wildfire in Arizona. </w:t>
      </w:r>
      <w:r w:rsidRPr="002A6838">
        <w:rPr>
          <w:i/>
        </w:rPr>
        <w:t>The Journal of Wildlife Management, 86</w:t>
      </w:r>
      <w:r w:rsidRPr="002A6838">
        <w:t xml:space="preserve">(3), 1-20.  </w:t>
      </w:r>
      <w:hyperlink r:id="rId30" w:history="1">
        <w:r w:rsidRPr="002A6838">
          <w:rPr>
            <w:rStyle w:val="Hyperlink"/>
          </w:rPr>
          <w:t>https://doi.org/10.1002/jwmg.22182</w:t>
        </w:r>
      </w:hyperlink>
      <w:r w:rsidRPr="002A6838">
        <w:t xml:space="preserve"> </w:t>
      </w:r>
    </w:p>
    <w:p w14:paraId="58DE0A54" w14:textId="04398723" w:rsidR="002A6838" w:rsidRPr="002A6838" w:rsidRDefault="002A6838" w:rsidP="002A6838">
      <w:pPr>
        <w:pStyle w:val="EndNoteBibliography"/>
        <w:spacing w:after="0"/>
        <w:ind w:left="720" w:hanging="720"/>
      </w:pPr>
      <w:r w:rsidRPr="002A6838">
        <w:t xml:space="preserve">Culhane, K., Sollmann, R., White, A. M., Tarbill, G. L., Cooper, S. D., &amp; Young, H. S. (2022). Small mammal responses to fire severity mediated by vegetation characteristics and species traits. </w:t>
      </w:r>
      <w:r w:rsidRPr="002A6838">
        <w:rPr>
          <w:i/>
        </w:rPr>
        <w:t>Ecology and Evolution, 12</w:t>
      </w:r>
      <w:r w:rsidRPr="002A6838">
        <w:t xml:space="preserve">(5), e8918.  </w:t>
      </w:r>
      <w:hyperlink r:id="rId31" w:history="1">
        <w:r w:rsidRPr="002A6838">
          <w:rPr>
            <w:rStyle w:val="Hyperlink"/>
          </w:rPr>
          <w:t>https://doi.org/10.1002/ece3.8918</w:t>
        </w:r>
      </w:hyperlink>
      <w:r w:rsidRPr="002A6838">
        <w:t xml:space="preserve"> </w:t>
      </w:r>
    </w:p>
    <w:p w14:paraId="3E17F140" w14:textId="170C20FC" w:rsidR="002A6838" w:rsidRPr="002A6838" w:rsidRDefault="002A6838" w:rsidP="002A6838">
      <w:pPr>
        <w:pStyle w:val="EndNoteBibliography"/>
        <w:spacing w:after="0"/>
        <w:ind w:left="720" w:hanging="720"/>
      </w:pPr>
      <w:r w:rsidRPr="002A6838">
        <w:t xml:space="preserve">Cunningham, C. X., Williamson, G. J., &amp; Bowman, D. M. J. S. (2024). Increasing frequency and intensity of the most extreme wildfires on Earth. </w:t>
      </w:r>
      <w:r w:rsidRPr="002A6838">
        <w:rPr>
          <w:i/>
        </w:rPr>
        <w:t>Nature Ecology &amp; Evolution, 8</w:t>
      </w:r>
      <w:r w:rsidRPr="002A6838">
        <w:t xml:space="preserve">(8), 1420-1425.  </w:t>
      </w:r>
      <w:hyperlink r:id="rId32" w:history="1">
        <w:r w:rsidRPr="002A6838">
          <w:rPr>
            <w:rStyle w:val="Hyperlink"/>
          </w:rPr>
          <w:t>https://doi.org/s41559-024-02452-2</w:t>
        </w:r>
      </w:hyperlink>
      <w:r w:rsidRPr="002A6838">
        <w:t xml:space="preserve"> </w:t>
      </w:r>
    </w:p>
    <w:p w14:paraId="3E390222" w14:textId="16C0E80B" w:rsidR="002A6838" w:rsidRPr="002A6838" w:rsidRDefault="002A6838" w:rsidP="002A6838">
      <w:pPr>
        <w:pStyle w:val="EndNoteBibliography"/>
        <w:spacing w:after="0"/>
        <w:ind w:left="720" w:hanging="720"/>
      </w:pPr>
      <w:r w:rsidRPr="002A6838">
        <w:t xml:space="preserve">Doherty, T. S., Fist, C. N., &amp; Driscoll, D. A. (2019). Animal movement varies with resource availability, landscape configuration and body size: a conceptual model and empirical example. </w:t>
      </w:r>
      <w:r w:rsidRPr="002A6838">
        <w:rPr>
          <w:i/>
        </w:rPr>
        <w:t>Landscape Ecology, 34</w:t>
      </w:r>
      <w:r w:rsidRPr="002A6838">
        <w:t xml:space="preserve">(3), 603-614.  </w:t>
      </w:r>
      <w:hyperlink r:id="rId33" w:history="1">
        <w:r w:rsidRPr="002A6838">
          <w:rPr>
            <w:rStyle w:val="Hyperlink"/>
          </w:rPr>
          <w:t>https://doi.org/10.1007/s10980-019-00795-x</w:t>
        </w:r>
      </w:hyperlink>
      <w:r w:rsidRPr="002A6838">
        <w:t xml:space="preserve"> </w:t>
      </w:r>
    </w:p>
    <w:p w14:paraId="2774F29D" w14:textId="555AEC06" w:rsidR="002A6838" w:rsidRPr="002A6838" w:rsidRDefault="002A6838" w:rsidP="002A6838">
      <w:pPr>
        <w:pStyle w:val="EndNoteBibliography"/>
        <w:spacing w:after="0"/>
        <w:ind w:left="720" w:hanging="720"/>
      </w:pPr>
      <w:r w:rsidRPr="002A6838">
        <w:lastRenderedPageBreak/>
        <w:t xml:space="preserve">Doherty, T. S., Hays, G. C., &amp; Driscoll, D. A. (2021). Human disturbance causes widespread disruption of animal movement. </w:t>
      </w:r>
      <w:r w:rsidRPr="002A6838">
        <w:rPr>
          <w:i/>
        </w:rPr>
        <w:t>Nature Ecology &amp; Evolution, 5</w:t>
      </w:r>
      <w:r w:rsidRPr="002A6838">
        <w:t xml:space="preserve">(4), 513-519.  </w:t>
      </w:r>
      <w:hyperlink r:id="rId34" w:history="1">
        <w:r w:rsidRPr="002A6838">
          <w:rPr>
            <w:rStyle w:val="Hyperlink"/>
          </w:rPr>
          <w:t>https://doi.org/10.1038/s41559-020-01380-1</w:t>
        </w:r>
      </w:hyperlink>
      <w:r w:rsidRPr="002A6838">
        <w:t xml:space="preserve"> </w:t>
      </w:r>
    </w:p>
    <w:p w14:paraId="7405EC55" w14:textId="0E3E04E9" w:rsidR="002A6838" w:rsidRPr="002A6838" w:rsidRDefault="002A6838" w:rsidP="002A6838">
      <w:pPr>
        <w:pStyle w:val="EndNoteBibliography"/>
        <w:spacing w:after="0"/>
        <w:ind w:left="720" w:hanging="720"/>
      </w:pPr>
      <w:r w:rsidRPr="002A6838">
        <w:t xml:space="preserve">Doherty, T. S., Geary, W. L., Jolly, C. J., Macdonald, K. J., Miritis, V., Watchorn, D. J., Cherry, M. J., Conner, L. M., González, T. M., Legge, S. M., Ritchie, E. G., Stawski, C., &amp; Dickman, C. R. (2022). Fire as a driver and mediator of predator–prey interactions. </w:t>
      </w:r>
      <w:r w:rsidRPr="002A6838">
        <w:rPr>
          <w:i/>
        </w:rPr>
        <w:t>Biological Reviews, 97</w:t>
      </w:r>
      <w:r w:rsidRPr="002A6838">
        <w:t xml:space="preserve">(4), 1539-1558.  </w:t>
      </w:r>
      <w:hyperlink r:id="rId35" w:history="1">
        <w:r w:rsidRPr="002A6838">
          <w:rPr>
            <w:rStyle w:val="Hyperlink"/>
          </w:rPr>
          <w:t>https://doi.org/10.1111/brv.12853</w:t>
        </w:r>
      </w:hyperlink>
      <w:r w:rsidRPr="002A6838">
        <w:t xml:space="preserve"> </w:t>
      </w:r>
    </w:p>
    <w:p w14:paraId="59065E03" w14:textId="6D19FD83" w:rsidR="002A6838" w:rsidRPr="002A6838" w:rsidRDefault="002A6838" w:rsidP="002A6838">
      <w:pPr>
        <w:pStyle w:val="EndNoteBibliography"/>
        <w:spacing w:after="0"/>
        <w:ind w:left="720" w:hanging="720"/>
      </w:pPr>
      <w:r w:rsidRPr="002A6838">
        <w:t xml:space="preserve">Doherty, T. S., Watchorn, D. J., Miritis, V., Pestell, A. J. L., &amp; Geary, W. L. (2023). Cats, foxes and fire: Quantitative review reveals that invasive predator activity is most likely to increase shortly after fire. </w:t>
      </w:r>
      <w:r w:rsidRPr="002A6838">
        <w:rPr>
          <w:i/>
        </w:rPr>
        <w:t>Fire Ecology, 19</w:t>
      </w:r>
      <w:r w:rsidRPr="002A6838">
        <w:t xml:space="preserve">(1), 22.  </w:t>
      </w:r>
      <w:hyperlink r:id="rId36" w:history="1">
        <w:r w:rsidRPr="002A6838">
          <w:rPr>
            <w:rStyle w:val="Hyperlink"/>
          </w:rPr>
          <w:t>https://doi.org/10.1186/s42408-023-00183-6</w:t>
        </w:r>
      </w:hyperlink>
      <w:r w:rsidRPr="002A6838">
        <w:t xml:space="preserve"> </w:t>
      </w:r>
    </w:p>
    <w:p w14:paraId="6497829E" w14:textId="7925B31A" w:rsidR="002A6838" w:rsidRPr="002A6838" w:rsidRDefault="002A6838" w:rsidP="002A6838">
      <w:pPr>
        <w:pStyle w:val="EndNoteBibliography"/>
        <w:spacing w:after="0"/>
        <w:ind w:left="720" w:hanging="720"/>
      </w:pPr>
      <w:r w:rsidRPr="002A6838">
        <w:t xml:space="preserve">Driscoll, D. A., Armenteras, D., Bennett, A. F., Brotons, L., Clarke, M. F., Doherty, T. S., Haslem, A., Kelly, L. T., Sato, C. F., Sitters, H., Aquilué, N., Bell, K., Chadid, M., Duane, A., Meza-Elizalde, M. C., Giljohann, K. M., González, T. M., Jambhekar, R., Lazzari, J., . . . Wevill, T. (2021). How fire interacts with habitat loss and fragmentation. </w:t>
      </w:r>
      <w:r w:rsidRPr="002A6838">
        <w:rPr>
          <w:i/>
        </w:rPr>
        <w:t>Biological Reviews, 96</w:t>
      </w:r>
      <w:r w:rsidRPr="002A6838">
        <w:t xml:space="preserve">(3), 976-998.  </w:t>
      </w:r>
      <w:hyperlink r:id="rId37" w:history="1">
        <w:r w:rsidRPr="002A6838">
          <w:rPr>
            <w:rStyle w:val="Hyperlink"/>
          </w:rPr>
          <w:t>https://doi.org/10.1111/brv.12687</w:t>
        </w:r>
      </w:hyperlink>
      <w:r w:rsidRPr="002A6838">
        <w:t xml:space="preserve"> </w:t>
      </w:r>
    </w:p>
    <w:p w14:paraId="2B574C6E" w14:textId="1E5D0A84" w:rsidR="002A6838" w:rsidRPr="002A6838" w:rsidRDefault="002A6838" w:rsidP="002A6838">
      <w:pPr>
        <w:pStyle w:val="EndNoteBibliography"/>
        <w:spacing w:after="0"/>
        <w:ind w:left="720" w:hanging="720"/>
      </w:pPr>
      <w:r w:rsidRPr="002A6838">
        <w:t xml:space="preserve">Ezzy, L. (2022). Breaking the wildfire cycle: Progressive fire management can shift fire regimes and improve ecosystem condition. A case study from a large conservation reserve in northern Australia. </w:t>
      </w:r>
      <w:r w:rsidRPr="002A6838">
        <w:rPr>
          <w:i/>
        </w:rPr>
        <w:t>The Rangeland Journal, 44</w:t>
      </w:r>
      <w:r w:rsidRPr="002A6838">
        <w:t xml:space="preserve">(6), 279-288.  </w:t>
      </w:r>
      <w:hyperlink r:id="rId38" w:history="1">
        <w:r w:rsidRPr="002A6838">
          <w:rPr>
            <w:rStyle w:val="Hyperlink"/>
          </w:rPr>
          <w:t>https://doi.org/10.1071/RJ22021</w:t>
        </w:r>
      </w:hyperlink>
      <w:r w:rsidRPr="002A6838">
        <w:t xml:space="preserve"> </w:t>
      </w:r>
    </w:p>
    <w:p w14:paraId="178ACF0E" w14:textId="6EF2B15D" w:rsidR="002A6838" w:rsidRPr="002A6838" w:rsidRDefault="002A6838" w:rsidP="002A6838">
      <w:pPr>
        <w:pStyle w:val="EndNoteBibliography"/>
        <w:spacing w:after="0"/>
        <w:ind w:left="720" w:hanging="720"/>
      </w:pPr>
      <w:r w:rsidRPr="002A6838">
        <w:t xml:space="preserve">Fahrig, L. (2007). Non-optimal animal movement in human-altered landscapes. </w:t>
      </w:r>
      <w:r w:rsidRPr="002A6838">
        <w:rPr>
          <w:i/>
        </w:rPr>
        <w:t>Functional Ecology, 21</w:t>
      </w:r>
      <w:r w:rsidRPr="002A6838">
        <w:t xml:space="preserve">(6), 1003-1015.  </w:t>
      </w:r>
      <w:hyperlink r:id="rId39" w:history="1">
        <w:r w:rsidRPr="002A6838">
          <w:rPr>
            <w:rStyle w:val="Hyperlink"/>
          </w:rPr>
          <w:t>https://doi.org/10.1111/j.1365-2435.2007.01326.x</w:t>
        </w:r>
      </w:hyperlink>
      <w:r w:rsidRPr="002A6838">
        <w:t xml:space="preserve"> </w:t>
      </w:r>
    </w:p>
    <w:p w14:paraId="678AD40F" w14:textId="75896A61" w:rsidR="002A6838" w:rsidRPr="002A6838" w:rsidRDefault="002A6838" w:rsidP="002A6838">
      <w:pPr>
        <w:pStyle w:val="EndNoteBibliography"/>
        <w:spacing w:after="0"/>
        <w:ind w:left="720" w:hanging="720"/>
      </w:pPr>
      <w:r w:rsidRPr="002A6838">
        <w:t xml:space="preserve">Faurby, S., Davis, M., Pedersen, R. Ø., Schowanek, S. D., Antonelli, A., &amp; Svenning, J.-C. (2018). PHYLACINE 1.2: The phylogenetic atlas of mammal macroecology. </w:t>
      </w:r>
      <w:r w:rsidRPr="002A6838">
        <w:rPr>
          <w:i/>
        </w:rPr>
        <w:t>Ecology, 99</w:t>
      </w:r>
      <w:r w:rsidRPr="002A6838">
        <w:t xml:space="preserve">(11), 2626-2626.  </w:t>
      </w:r>
      <w:hyperlink r:id="rId40" w:history="1">
        <w:r w:rsidRPr="002A6838">
          <w:rPr>
            <w:rStyle w:val="Hyperlink"/>
          </w:rPr>
          <w:t>https://doi.org/10.1002/ecy.2443</w:t>
        </w:r>
      </w:hyperlink>
      <w:r w:rsidRPr="002A6838">
        <w:t xml:space="preserve"> </w:t>
      </w:r>
    </w:p>
    <w:p w14:paraId="45196492" w14:textId="37446E46" w:rsidR="002A6838" w:rsidRPr="002A6838" w:rsidRDefault="002A6838" w:rsidP="002A6838">
      <w:pPr>
        <w:pStyle w:val="EndNoteBibliography"/>
        <w:spacing w:after="0"/>
        <w:ind w:left="720" w:hanging="720"/>
      </w:pPr>
      <w:r w:rsidRPr="002A6838">
        <w:t xml:space="preserve">Ganz, T. R., DeVivo, M. T., Kertson, B. N., Roussin, T., Satterfield, L., Wirsing, A. J., &amp; Prugh, L. R. (2022). Interactive effects of wildfires, season and predator activity shape mule deer movements. </w:t>
      </w:r>
      <w:r w:rsidRPr="002A6838">
        <w:rPr>
          <w:i/>
        </w:rPr>
        <w:t>Journal of Animal Ecology, 91</w:t>
      </w:r>
      <w:r w:rsidRPr="002A6838">
        <w:t xml:space="preserve">(11), 2273-2288.  </w:t>
      </w:r>
      <w:hyperlink r:id="rId41" w:history="1">
        <w:r w:rsidRPr="002A6838">
          <w:rPr>
            <w:rStyle w:val="Hyperlink"/>
          </w:rPr>
          <w:t>https://doi.org/10.1111/1365-2656.13810</w:t>
        </w:r>
      </w:hyperlink>
      <w:r w:rsidRPr="002A6838">
        <w:t xml:space="preserve"> </w:t>
      </w:r>
    </w:p>
    <w:p w14:paraId="4E992C5E" w14:textId="217B1158" w:rsidR="002A6838" w:rsidRPr="002A6838" w:rsidRDefault="002A6838" w:rsidP="002A6838">
      <w:pPr>
        <w:pStyle w:val="EndNoteBibliography"/>
        <w:spacing w:after="0"/>
        <w:ind w:left="720" w:hanging="720"/>
      </w:pPr>
      <w:r w:rsidRPr="002A6838">
        <w:t xml:space="preserve">Gasaway, W. C., Dubois, S. D., Boertje, R. D., Reed, D. J., &amp; Simpson, D. T. (1989). Response of radio-collared moose to a large burn in central Alaska. </w:t>
      </w:r>
      <w:r w:rsidRPr="002A6838">
        <w:rPr>
          <w:i/>
        </w:rPr>
        <w:t>Canadian Journal of Zoology, 67</w:t>
      </w:r>
      <w:r w:rsidRPr="002A6838">
        <w:t xml:space="preserve">(2), 325-329.  </w:t>
      </w:r>
      <w:hyperlink r:id="rId42" w:history="1">
        <w:r w:rsidRPr="002A6838">
          <w:rPr>
            <w:rStyle w:val="Hyperlink"/>
          </w:rPr>
          <w:t>https://doi.org/10.1139/z89-047</w:t>
        </w:r>
      </w:hyperlink>
      <w:r w:rsidRPr="002A6838">
        <w:t xml:space="preserve"> </w:t>
      </w:r>
    </w:p>
    <w:p w14:paraId="5153FDB3" w14:textId="7F68E122" w:rsidR="002A6838" w:rsidRPr="002A6838" w:rsidRDefault="002A6838" w:rsidP="002A6838">
      <w:pPr>
        <w:pStyle w:val="EndNoteBibliography"/>
        <w:spacing w:after="0"/>
        <w:ind w:left="720" w:hanging="720"/>
      </w:pPr>
      <w:r w:rsidRPr="002A6838">
        <w:t xml:space="preserve">Geary, W. L., Doherty, T. S., Nimmo, D. G., Tulloch, A. I. T., &amp; Ritchie, E. G. (2020). Predator responses to fire: A global systematic review and meta-analysis. </w:t>
      </w:r>
      <w:r w:rsidRPr="002A6838">
        <w:rPr>
          <w:i/>
        </w:rPr>
        <w:t>Journal of Animal Ecology, 89</w:t>
      </w:r>
      <w:r w:rsidRPr="002A6838">
        <w:t xml:space="preserve">(4), 955-971.  </w:t>
      </w:r>
      <w:hyperlink r:id="rId43" w:history="1">
        <w:r w:rsidRPr="002A6838">
          <w:rPr>
            <w:rStyle w:val="Hyperlink"/>
          </w:rPr>
          <w:t>https://doi.org/10.1111/1365-2656.13153</w:t>
        </w:r>
      </w:hyperlink>
      <w:r w:rsidRPr="002A6838">
        <w:t xml:space="preserve"> </w:t>
      </w:r>
    </w:p>
    <w:p w14:paraId="1E9E10FA" w14:textId="08C17C03" w:rsidR="002A6838" w:rsidRPr="002A6838" w:rsidRDefault="002A6838" w:rsidP="002A6838">
      <w:pPr>
        <w:pStyle w:val="EndNoteBibliography"/>
        <w:spacing w:after="0"/>
        <w:ind w:left="720" w:hanging="720"/>
      </w:pPr>
      <w:r w:rsidRPr="002A6838">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Anthropocene. </w:t>
      </w:r>
      <w:r w:rsidRPr="002A6838">
        <w:rPr>
          <w:i/>
        </w:rPr>
        <w:t>Journal of Animal Ecology, 94</w:t>
      </w:r>
      <w:r w:rsidRPr="002A6838">
        <w:t xml:space="preserve">(6), 1146-1164.  </w:t>
      </w:r>
      <w:hyperlink r:id="rId44" w:history="1">
        <w:r w:rsidRPr="002A6838">
          <w:rPr>
            <w:rStyle w:val="Hyperlink"/>
          </w:rPr>
          <w:t>https://doi.org/10.1111/1365-2656.70040</w:t>
        </w:r>
      </w:hyperlink>
      <w:r w:rsidRPr="002A6838">
        <w:t xml:space="preserve"> </w:t>
      </w:r>
    </w:p>
    <w:p w14:paraId="1D384799" w14:textId="4564C6BA" w:rsidR="002A6838" w:rsidRPr="002A6838" w:rsidRDefault="002A6838" w:rsidP="002A6838">
      <w:pPr>
        <w:pStyle w:val="EndNoteBibliography"/>
        <w:spacing w:after="0"/>
        <w:ind w:left="720" w:hanging="720"/>
      </w:pPr>
      <w:r w:rsidRPr="002A6838">
        <w:t xml:space="preserve">Greenwood, L., Bliege Bird, R., &amp; Nimmo, D. (2022). Indigenous burning shapes the structure of visible and invisible fire mosaics. </w:t>
      </w:r>
      <w:r w:rsidRPr="002A6838">
        <w:rPr>
          <w:i/>
        </w:rPr>
        <w:t>Landscape Ecology, 37</w:t>
      </w:r>
      <w:r w:rsidRPr="002A6838">
        <w:t xml:space="preserve">(3), 811-827.  </w:t>
      </w:r>
      <w:hyperlink r:id="rId45" w:history="1">
        <w:r w:rsidRPr="002A6838">
          <w:rPr>
            <w:rStyle w:val="Hyperlink"/>
          </w:rPr>
          <w:t>https://doi.org/10.1007/s10980-021-01373-w</w:t>
        </w:r>
      </w:hyperlink>
      <w:r w:rsidRPr="002A6838">
        <w:t xml:space="preserve"> </w:t>
      </w:r>
    </w:p>
    <w:p w14:paraId="36D05826" w14:textId="3D05C167" w:rsidR="002A6838" w:rsidRPr="002A6838" w:rsidRDefault="002A6838" w:rsidP="002A6838">
      <w:pPr>
        <w:pStyle w:val="EndNoteBibliography"/>
        <w:spacing w:after="0"/>
        <w:ind w:left="720" w:hanging="720"/>
      </w:pPr>
      <w:r w:rsidRPr="002A6838">
        <w:t xml:space="preserve">He, T., Lamont, B. B., &amp; Pausas, J. G. (2019). Fire as a key driver of Earth's biodiversity. </w:t>
      </w:r>
      <w:r w:rsidRPr="002A6838">
        <w:rPr>
          <w:i/>
        </w:rPr>
        <w:t>Biological Reviews, 94</w:t>
      </w:r>
      <w:r w:rsidRPr="002A6838">
        <w:t xml:space="preserve">(6), 1983-2010.  </w:t>
      </w:r>
      <w:hyperlink r:id="rId46" w:history="1">
        <w:r w:rsidRPr="002A6838">
          <w:rPr>
            <w:rStyle w:val="Hyperlink"/>
          </w:rPr>
          <w:t>https://doi.org/10.1111/brv.12544</w:t>
        </w:r>
      </w:hyperlink>
      <w:r w:rsidRPr="002A6838">
        <w:t xml:space="preserve"> </w:t>
      </w:r>
    </w:p>
    <w:p w14:paraId="34561F83" w14:textId="096514A2" w:rsidR="002A6838" w:rsidRPr="002A6838" w:rsidRDefault="002A6838" w:rsidP="002A6838">
      <w:pPr>
        <w:pStyle w:val="EndNoteBibliography"/>
        <w:spacing w:after="0"/>
        <w:ind w:left="720" w:hanging="720"/>
      </w:pPr>
      <w:r w:rsidRPr="002A6838">
        <w:t xml:space="preserve">Hijmans, R. J., Barbosa, M., Ghos, A., &amp; Mandel, A. (2025). </w:t>
      </w:r>
      <w:r w:rsidRPr="002A6838">
        <w:rPr>
          <w:i/>
        </w:rPr>
        <w:t xml:space="preserve">geodata. </w:t>
      </w:r>
      <w:r w:rsidRPr="002A6838">
        <w:t xml:space="preserve">In (Version 0.6-2) </w:t>
      </w:r>
      <w:hyperlink r:id="rId47" w:history="1">
        <w:r w:rsidRPr="002A6838">
          <w:rPr>
            <w:rStyle w:val="Hyperlink"/>
          </w:rPr>
          <w:t>https://github.com/rspatial/geodata</w:t>
        </w:r>
      </w:hyperlink>
    </w:p>
    <w:p w14:paraId="0541E6EC" w14:textId="0EA116FD" w:rsidR="002A6838" w:rsidRPr="002A6838" w:rsidRDefault="002A6838" w:rsidP="002A6838">
      <w:pPr>
        <w:pStyle w:val="EndNoteBibliography"/>
        <w:spacing w:after="0"/>
        <w:ind w:left="720" w:hanging="720"/>
      </w:pPr>
      <w:r w:rsidRPr="002A6838">
        <w:t xml:space="preserve">Hinam, H., &amp; St. Clair, C. (2008). High levels of habitat loss and fragmentation limit reproductive success by reducing home range size and provisioning rates of northern saw-whet owls. </w:t>
      </w:r>
      <w:r w:rsidRPr="002A6838">
        <w:rPr>
          <w:i/>
        </w:rPr>
        <w:t>Biological Conservation, 141</w:t>
      </w:r>
      <w:r w:rsidRPr="002A6838">
        <w:t xml:space="preserve">, 524-535.  </w:t>
      </w:r>
      <w:hyperlink r:id="rId48" w:history="1">
        <w:r w:rsidRPr="002A6838">
          <w:rPr>
            <w:rStyle w:val="Hyperlink"/>
          </w:rPr>
          <w:t>https://doi.org/10.1016/j.biocon.2007.11.011</w:t>
        </w:r>
      </w:hyperlink>
      <w:r w:rsidRPr="002A6838">
        <w:t xml:space="preserve"> </w:t>
      </w:r>
    </w:p>
    <w:p w14:paraId="0099A0EA" w14:textId="21C6E788" w:rsidR="002A6838" w:rsidRPr="002A6838" w:rsidRDefault="002A6838" w:rsidP="002A6838">
      <w:pPr>
        <w:pStyle w:val="EndNoteBibliography"/>
        <w:spacing w:after="0"/>
        <w:ind w:left="720" w:hanging="720"/>
      </w:pPr>
      <w:r w:rsidRPr="002A6838">
        <w:t xml:space="preserve">Hovick, T. J., McGranahan, D. A., Elmore, R. D., Weir, J. R., &amp; Fuhlendorf, S. D. (2017). Pyric-carnivory: Raptor use of prescribed fires. </w:t>
      </w:r>
      <w:r w:rsidRPr="002A6838">
        <w:rPr>
          <w:i/>
        </w:rPr>
        <w:t>Ecology and Evolution, 7</w:t>
      </w:r>
      <w:r w:rsidRPr="002A6838">
        <w:t xml:space="preserve">(21), 9144-9150.  </w:t>
      </w:r>
      <w:hyperlink r:id="rId49" w:history="1">
        <w:r w:rsidRPr="002A6838">
          <w:rPr>
            <w:rStyle w:val="Hyperlink"/>
          </w:rPr>
          <w:t>https://doi.org/10.1002/ece3.3401</w:t>
        </w:r>
      </w:hyperlink>
      <w:r w:rsidRPr="002A6838">
        <w:t xml:space="preserve"> </w:t>
      </w:r>
    </w:p>
    <w:p w14:paraId="597317C1" w14:textId="5A3D4A89" w:rsidR="002A6838" w:rsidRPr="002A6838" w:rsidRDefault="002A6838" w:rsidP="002A6838">
      <w:pPr>
        <w:pStyle w:val="EndNoteBibliography"/>
        <w:spacing w:after="0"/>
        <w:ind w:left="720" w:hanging="720"/>
      </w:pPr>
      <w:r w:rsidRPr="002A6838">
        <w:t xml:space="preserve">Jetz, W., Carbone, C., Fulford, J., &amp; Brown, J. H. (2004). The scaling of animal space use. </w:t>
      </w:r>
      <w:r w:rsidRPr="002A6838">
        <w:rPr>
          <w:i/>
        </w:rPr>
        <w:t>Science, 306</w:t>
      </w:r>
      <w:r w:rsidRPr="002A6838">
        <w:t xml:space="preserve">(5694), 266-268.  </w:t>
      </w:r>
      <w:hyperlink r:id="rId50" w:history="1">
        <w:r w:rsidRPr="002A6838">
          <w:rPr>
            <w:rStyle w:val="Hyperlink"/>
          </w:rPr>
          <w:t>https://doi.org/10.1126/science.1102138</w:t>
        </w:r>
      </w:hyperlink>
      <w:r w:rsidRPr="002A6838">
        <w:t xml:space="preserve"> </w:t>
      </w:r>
    </w:p>
    <w:p w14:paraId="487BA423" w14:textId="06CA3297" w:rsidR="002A6838" w:rsidRPr="002A6838" w:rsidRDefault="002A6838" w:rsidP="002A6838">
      <w:pPr>
        <w:pStyle w:val="EndNoteBibliography"/>
        <w:spacing w:after="0"/>
        <w:ind w:left="720" w:hanging="720"/>
      </w:pPr>
      <w:r w:rsidRPr="002A6838">
        <w:lastRenderedPageBreak/>
        <w:t xml:space="preserve">Kauffman, M. J., Varley, N., Smith, D. W., Stahler, D. R., MacNulty, D. R., &amp; Boyce, M. S. (2007). Landscape heterogeneity shapes predation in a newly restored predator–prey system. </w:t>
      </w:r>
      <w:r w:rsidRPr="002A6838">
        <w:rPr>
          <w:i/>
        </w:rPr>
        <w:t>Ecology Letters, 10</w:t>
      </w:r>
      <w:r w:rsidRPr="002A6838">
        <w:t xml:space="preserve">(8), 690-700.  </w:t>
      </w:r>
      <w:hyperlink r:id="rId51" w:history="1">
        <w:r w:rsidRPr="002A6838">
          <w:rPr>
            <w:rStyle w:val="Hyperlink"/>
          </w:rPr>
          <w:t>https://doi.org/10.1111/j.1461-0248.2007.01059.x</w:t>
        </w:r>
      </w:hyperlink>
      <w:r w:rsidRPr="002A6838">
        <w:t xml:space="preserve"> </w:t>
      </w:r>
    </w:p>
    <w:p w14:paraId="54C3CBB0" w14:textId="48CB0F8C" w:rsidR="002A6838" w:rsidRPr="002A6838" w:rsidRDefault="002A6838" w:rsidP="002A6838">
      <w:pPr>
        <w:pStyle w:val="EndNoteBibliography"/>
        <w:spacing w:after="0"/>
        <w:ind w:left="720" w:hanging="720"/>
      </w:pPr>
      <w:r w:rsidRPr="002A6838">
        <w:t xml:space="preserve">Kreider, M. R., Higuera, P. E., Parks, S. A., Rice, W. L., White, N., &amp; Larson, A. J. (2024). Fire suppression makes wildfires more severe and accentuates impacts of climate change and fuel accumulation. </w:t>
      </w:r>
      <w:r w:rsidRPr="002A6838">
        <w:rPr>
          <w:i/>
        </w:rPr>
        <w:t>Nature Communications, 15</w:t>
      </w:r>
      <w:r w:rsidRPr="002A6838">
        <w:t xml:space="preserve">(1), 2412.  </w:t>
      </w:r>
      <w:hyperlink r:id="rId52" w:history="1">
        <w:r w:rsidRPr="002A6838">
          <w:rPr>
            <w:rStyle w:val="Hyperlink"/>
          </w:rPr>
          <w:t>https://doi.org/10.1038/s41467-024-46702-0</w:t>
        </w:r>
      </w:hyperlink>
      <w:r w:rsidRPr="002A6838">
        <w:t xml:space="preserve"> </w:t>
      </w:r>
    </w:p>
    <w:p w14:paraId="3473C1B7" w14:textId="09958289" w:rsidR="002A6838" w:rsidRPr="002A6838" w:rsidRDefault="002A6838" w:rsidP="002A6838">
      <w:pPr>
        <w:pStyle w:val="EndNoteBibliography"/>
        <w:spacing w:after="0"/>
        <w:ind w:left="720" w:hanging="720"/>
      </w:pPr>
      <w:r w:rsidRPr="002A6838">
        <w:t>Lacki, M. J., Cox, D. R., Dodd, L. E., &amp; Dickinson, M. B. (2009). Response of northern bats (</w:t>
      </w:r>
      <w:r w:rsidRPr="002A6838">
        <w:rPr>
          <w:i/>
        </w:rPr>
        <w:t>Myotis septentrionalis</w:t>
      </w:r>
      <w:r w:rsidRPr="002A6838">
        <w:t xml:space="preserve">) to prescribed fires in eastern Kentucky forests. </w:t>
      </w:r>
      <w:r w:rsidRPr="002A6838">
        <w:rPr>
          <w:i/>
        </w:rPr>
        <w:t>Journal of Mammalogy, 90</w:t>
      </w:r>
      <w:r w:rsidRPr="002A6838">
        <w:t xml:space="preserve">(5), 1165-1175.  </w:t>
      </w:r>
      <w:hyperlink r:id="rId53" w:history="1">
        <w:r w:rsidRPr="002A6838">
          <w:rPr>
            <w:rStyle w:val="Hyperlink"/>
          </w:rPr>
          <w:t>https://doi.org/10.1644/08-MAMM-A-349.1</w:t>
        </w:r>
      </w:hyperlink>
      <w:r w:rsidRPr="002A6838">
        <w:t xml:space="preserve"> </w:t>
      </w:r>
    </w:p>
    <w:p w14:paraId="0A18709B" w14:textId="46535012" w:rsidR="002A6838" w:rsidRPr="002A6838" w:rsidRDefault="002A6838" w:rsidP="002A6838">
      <w:pPr>
        <w:pStyle w:val="EndNoteBibliography"/>
        <w:spacing w:after="0"/>
        <w:ind w:left="720" w:hanging="720"/>
      </w:pPr>
      <w:r w:rsidRPr="002A6838">
        <w:t xml:space="preserve">McGregor, H., Cliff, H., B. , &amp; Kanowski, J. (2016a). Habitat preference for fire scars by feral cats in Cape York Peninsula, Australia. </w:t>
      </w:r>
      <w:r w:rsidRPr="002A6838">
        <w:rPr>
          <w:i/>
        </w:rPr>
        <w:t>Wildlife Research, 43</w:t>
      </w:r>
      <w:r w:rsidRPr="002A6838">
        <w:t xml:space="preserve">(8), 623-633.  </w:t>
      </w:r>
      <w:hyperlink r:id="rId54" w:history="1">
        <w:r w:rsidRPr="002A6838">
          <w:rPr>
            <w:rStyle w:val="Hyperlink"/>
          </w:rPr>
          <w:t>https://doi.org/10.1071/WR16058</w:t>
        </w:r>
      </w:hyperlink>
      <w:r w:rsidRPr="002A6838">
        <w:t xml:space="preserve"> </w:t>
      </w:r>
    </w:p>
    <w:p w14:paraId="48BCAF71" w14:textId="2172EEBA" w:rsidR="002A6838" w:rsidRPr="002A6838" w:rsidRDefault="002A6838" w:rsidP="002A6838">
      <w:pPr>
        <w:pStyle w:val="EndNoteBibliography"/>
        <w:spacing w:after="0"/>
        <w:ind w:left="720" w:hanging="720"/>
      </w:pPr>
      <w:r w:rsidRPr="002A6838">
        <w:t xml:space="preserve">McGregor, H. W., Legge, S., Jones, M. E., &amp; Johnson, C. N. (2016b). Extraterritorial hunting expeditions to intense fire scars by feral cats. </w:t>
      </w:r>
      <w:r w:rsidRPr="002A6838">
        <w:rPr>
          <w:i/>
        </w:rPr>
        <w:t>Scientific Reports, 6</w:t>
      </w:r>
      <w:r w:rsidRPr="002A6838">
        <w:t xml:space="preserve">(1), 22559.  </w:t>
      </w:r>
      <w:hyperlink r:id="rId55" w:history="1">
        <w:r w:rsidRPr="002A6838">
          <w:rPr>
            <w:rStyle w:val="Hyperlink"/>
          </w:rPr>
          <w:t>https://doi.org/10.1038/srep22559</w:t>
        </w:r>
      </w:hyperlink>
      <w:r w:rsidRPr="002A6838">
        <w:t xml:space="preserve"> </w:t>
      </w:r>
    </w:p>
    <w:p w14:paraId="226C2F99" w14:textId="116B0B55" w:rsidR="002A6838" w:rsidRPr="002A6838" w:rsidRDefault="002A6838" w:rsidP="002A6838">
      <w:pPr>
        <w:pStyle w:val="EndNoteBibliography"/>
        <w:spacing w:after="0"/>
        <w:ind w:left="720" w:hanging="720"/>
      </w:pPr>
      <w:r w:rsidRPr="002A6838">
        <w:t xml:space="preserve">Michonneau, F., Brown, J. W., &amp; Winter, D. J. (2016). rotl: An R package to interact with the Open Tree of Life data. </w:t>
      </w:r>
      <w:r w:rsidRPr="002A6838">
        <w:rPr>
          <w:i/>
        </w:rPr>
        <w:t>Methods in Ecology and Evolution, 7</w:t>
      </w:r>
      <w:r w:rsidRPr="002A6838">
        <w:t xml:space="preserve">(12), 1476-1481.  </w:t>
      </w:r>
      <w:hyperlink r:id="rId56" w:history="1">
        <w:r w:rsidRPr="002A6838">
          <w:rPr>
            <w:rStyle w:val="Hyperlink"/>
          </w:rPr>
          <w:t>https://doi.org/10.1111/2041-210X.12593</w:t>
        </w:r>
      </w:hyperlink>
      <w:r w:rsidRPr="002A6838">
        <w:t xml:space="preserve"> </w:t>
      </w:r>
    </w:p>
    <w:p w14:paraId="23FFAE22" w14:textId="7DAA5752" w:rsidR="002A6838" w:rsidRPr="002A6838" w:rsidRDefault="002A6838" w:rsidP="002A6838">
      <w:pPr>
        <w:pStyle w:val="EndNoteBibliography"/>
        <w:spacing w:after="0"/>
        <w:ind w:left="720" w:hanging="720"/>
      </w:pPr>
      <w:r w:rsidRPr="002A6838">
        <w:t xml:space="preserve">Moran, N. P., Sánchez-Tójar, A., Schielzeth, H., &amp; Reinhold, K. (2021). Poor nutritional condition promotes high-risk behaviours: A systematic review and meta-analysis. </w:t>
      </w:r>
      <w:r w:rsidRPr="002A6838">
        <w:rPr>
          <w:i/>
        </w:rPr>
        <w:t>Biological Reviews, 96</w:t>
      </w:r>
      <w:r w:rsidRPr="002A6838">
        <w:t xml:space="preserve">(1), 269-288.  </w:t>
      </w:r>
      <w:hyperlink r:id="rId57" w:history="1">
        <w:r w:rsidRPr="002A6838">
          <w:rPr>
            <w:rStyle w:val="Hyperlink"/>
          </w:rPr>
          <w:t>https://doi.org/10.1111/brv.12655</w:t>
        </w:r>
      </w:hyperlink>
      <w:r w:rsidRPr="002A6838">
        <w:t xml:space="preserve"> </w:t>
      </w:r>
    </w:p>
    <w:p w14:paraId="6FE67D92" w14:textId="14872479" w:rsidR="002A6838" w:rsidRPr="002A6838" w:rsidRDefault="002A6838" w:rsidP="002A6838">
      <w:pPr>
        <w:pStyle w:val="EndNoteBibliography"/>
        <w:spacing w:after="0"/>
        <w:ind w:left="720" w:hanging="720"/>
      </w:pPr>
      <w:r w:rsidRPr="002A6838">
        <w:t xml:space="preserve">Morris, S. B. (2008). Estimating Effect Sizes From Pretest-Posttest-Control Group Designs. </w:t>
      </w:r>
      <w:r w:rsidRPr="002A6838">
        <w:rPr>
          <w:i/>
        </w:rPr>
        <w:t>Organizational Research Methods, 11</w:t>
      </w:r>
      <w:r w:rsidRPr="002A6838">
        <w:t xml:space="preserve">(2), 364-386.  </w:t>
      </w:r>
      <w:hyperlink r:id="rId58" w:history="1">
        <w:r w:rsidRPr="002A6838">
          <w:rPr>
            <w:rStyle w:val="Hyperlink"/>
          </w:rPr>
          <w:t>https://doi.org/10.1177/1094428106291059</w:t>
        </w:r>
      </w:hyperlink>
      <w:r w:rsidRPr="002A6838">
        <w:t xml:space="preserve"> </w:t>
      </w:r>
    </w:p>
    <w:p w14:paraId="7049F4F2" w14:textId="3C8DC0F9" w:rsidR="002A6838" w:rsidRPr="002A6838" w:rsidRDefault="002A6838" w:rsidP="002A6838">
      <w:pPr>
        <w:pStyle w:val="EndNoteBibliography"/>
        <w:spacing w:after="0"/>
        <w:ind w:left="720" w:hanging="720"/>
      </w:pPr>
      <w:r w:rsidRPr="002A6838">
        <w:t xml:space="preserve">Nakagawa, S., &amp; Cuthill, I. C. (2007). Effect size, confidence interval and statistical significance: A practical guide for biologists. </w:t>
      </w:r>
      <w:r w:rsidRPr="002A6838">
        <w:rPr>
          <w:i/>
        </w:rPr>
        <w:t>Biological Reviews, 82</w:t>
      </w:r>
      <w:r w:rsidRPr="002A6838">
        <w:t xml:space="preserve">(4), 591-605.  </w:t>
      </w:r>
      <w:hyperlink r:id="rId59" w:history="1">
        <w:r w:rsidRPr="002A6838">
          <w:rPr>
            <w:rStyle w:val="Hyperlink"/>
          </w:rPr>
          <w:t>https://doi.org/10.1111/j.1469-185X.2007.00027.x</w:t>
        </w:r>
      </w:hyperlink>
      <w:r w:rsidRPr="002A6838">
        <w:t xml:space="preserve"> </w:t>
      </w:r>
    </w:p>
    <w:p w14:paraId="5FF6DB9C" w14:textId="5D0C9E78" w:rsidR="002A6838" w:rsidRPr="002A6838" w:rsidRDefault="002A6838" w:rsidP="002A6838">
      <w:pPr>
        <w:pStyle w:val="EndNoteBibliography"/>
        <w:spacing w:after="0"/>
        <w:ind w:left="720" w:hanging="720"/>
      </w:pPr>
      <w:r w:rsidRPr="002A6838">
        <w:t xml:space="preserve">Nakagawa, S., &amp; Santos, E. S. A. (2012). Methodological issues and advances in biological meta-analysis. </w:t>
      </w:r>
      <w:r w:rsidRPr="002A6838">
        <w:rPr>
          <w:i/>
        </w:rPr>
        <w:t>Evolutionary Ecology, 26</w:t>
      </w:r>
      <w:r w:rsidRPr="002A6838">
        <w:t xml:space="preserve">(5), 1253-1274.  </w:t>
      </w:r>
      <w:hyperlink r:id="rId60" w:history="1">
        <w:r w:rsidRPr="002A6838">
          <w:rPr>
            <w:rStyle w:val="Hyperlink"/>
          </w:rPr>
          <w:t>https://doi.org/10.1007/s10682-012-9555-5</w:t>
        </w:r>
      </w:hyperlink>
      <w:r w:rsidRPr="002A6838">
        <w:t xml:space="preserve"> </w:t>
      </w:r>
    </w:p>
    <w:p w14:paraId="15B09546" w14:textId="23229D1B" w:rsidR="002A6838" w:rsidRPr="002A6838" w:rsidRDefault="002A6838" w:rsidP="002A6838">
      <w:pPr>
        <w:pStyle w:val="EndNoteBibliography"/>
        <w:spacing w:after="0"/>
        <w:ind w:left="720" w:hanging="720"/>
      </w:pPr>
      <w:r w:rsidRPr="002A6838">
        <w:t xml:space="preserve">Nakagawa, S., Lagisz, M., Jennions, M. D., Koricheva, J., Noble, D. W. A., Parker, T. H., Sánchez-Tójar, A., Yang, Y., &amp; O'Dea, R. E. (2022). Methods for testing publication bias in ecological and evolutionary meta-analyses. </w:t>
      </w:r>
      <w:r w:rsidRPr="002A6838">
        <w:rPr>
          <w:i/>
        </w:rPr>
        <w:t>Methods in Ecology and Evolution, 13</w:t>
      </w:r>
      <w:r w:rsidRPr="002A6838">
        <w:t xml:space="preserve">(1), 4-21.  </w:t>
      </w:r>
      <w:hyperlink r:id="rId61" w:history="1">
        <w:r w:rsidRPr="002A6838">
          <w:rPr>
            <w:rStyle w:val="Hyperlink"/>
          </w:rPr>
          <w:t>https://doi.org/https://doi.org/10.1111/2041-210X.13724</w:t>
        </w:r>
      </w:hyperlink>
      <w:r w:rsidRPr="002A6838">
        <w:t xml:space="preserve"> </w:t>
      </w:r>
    </w:p>
    <w:p w14:paraId="499EF6A4" w14:textId="388A583A" w:rsidR="002A6838" w:rsidRPr="002A6838" w:rsidRDefault="002A6838" w:rsidP="002A6838">
      <w:pPr>
        <w:pStyle w:val="EndNoteBibliography"/>
        <w:spacing w:after="0"/>
        <w:ind w:left="720" w:hanging="720"/>
      </w:pPr>
      <w:r w:rsidRPr="002A6838">
        <w:t xml:space="preserve">Nakagawa, S., Lagisz, M., O'Dea, R. E., Pottier, P., Rutkowska, J., Senior, A. M., Yang, Y., &amp; Noble, D. W. A. (2023). orchaRd 2.0: An R package for visualising meta-analyses with orchard plots. </w:t>
      </w:r>
      <w:r w:rsidRPr="002A6838">
        <w:rPr>
          <w:i/>
        </w:rPr>
        <w:t>Methods in Ecology and Evolution, 14</w:t>
      </w:r>
      <w:r w:rsidRPr="002A6838">
        <w:t xml:space="preserve">(8), 2003-2010.  </w:t>
      </w:r>
      <w:hyperlink r:id="rId62" w:history="1">
        <w:r w:rsidRPr="002A6838">
          <w:rPr>
            <w:rStyle w:val="Hyperlink"/>
          </w:rPr>
          <w:t>https://doi.org/10.1111/2041-210X.14152</w:t>
        </w:r>
      </w:hyperlink>
      <w:r w:rsidRPr="002A6838">
        <w:t xml:space="preserve"> </w:t>
      </w:r>
    </w:p>
    <w:p w14:paraId="641F4309" w14:textId="041D5683" w:rsidR="002A6838" w:rsidRPr="002A6838" w:rsidRDefault="002A6838" w:rsidP="002A6838">
      <w:pPr>
        <w:pStyle w:val="EndNoteBibliography"/>
        <w:spacing w:after="0"/>
        <w:ind w:left="720" w:hanging="720"/>
      </w:pPr>
      <w:r w:rsidRPr="002A6838">
        <w:t xml:space="preserve">Nathan, R., Getz, W. M., Revilla, E., Holyoak, M., Kadmon, R., Saltz, D., &amp; Smouse, P. E. (2008). A movement ecology paradigm for unifying organismal movement research. </w:t>
      </w:r>
      <w:r w:rsidRPr="002A6838">
        <w:rPr>
          <w:i/>
        </w:rPr>
        <w:t>Proceedings of the National Academy of Sciences, 105</w:t>
      </w:r>
      <w:r w:rsidRPr="002A6838">
        <w:t xml:space="preserve">(49), 19052-19059.  </w:t>
      </w:r>
      <w:hyperlink r:id="rId63" w:history="1">
        <w:r w:rsidRPr="002A6838">
          <w:rPr>
            <w:rStyle w:val="Hyperlink"/>
          </w:rPr>
          <w:t>https://doi.org/10.1073/pnas.0800375105</w:t>
        </w:r>
      </w:hyperlink>
      <w:r w:rsidRPr="002A6838">
        <w:t xml:space="preserve"> </w:t>
      </w:r>
    </w:p>
    <w:p w14:paraId="7D2E846E" w14:textId="5338ADBC" w:rsidR="002A6838" w:rsidRPr="002A6838" w:rsidRDefault="002A6838" w:rsidP="002A6838">
      <w:pPr>
        <w:pStyle w:val="EndNoteBibliography"/>
        <w:spacing w:after="0"/>
        <w:ind w:left="720" w:hanging="720"/>
      </w:pPr>
      <w:r w:rsidRPr="002A6838">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2A6838">
        <w:rPr>
          <w:i/>
        </w:rPr>
        <w:t>Science, 375</w:t>
      </w:r>
      <w:r w:rsidRPr="002A6838">
        <w:t xml:space="preserve">(6582), eabg1780.  </w:t>
      </w:r>
      <w:hyperlink r:id="rId64" w:history="1">
        <w:r w:rsidRPr="002A6838">
          <w:rPr>
            <w:rStyle w:val="Hyperlink"/>
          </w:rPr>
          <w:t>https://doi.org/10.1126/science.abg1780</w:t>
        </w:r>
      </w:hyperlink>
      <w:r w:rsidRPr="002A6838">
        <w:t xml:space="preserve"> </w:t>
      </w:r>
    </w:p>
    <w:p w14:paraId="1486CA0C" w14:textId="131CE4F2" w:rsidR="002A6838" w:rsidRPr="002A6838" w:rsidRDefault="002A6838" w:rsidP="002A6838">
      <w:pPr>
        <w:pStyle w:val="EndNoteBibliography"/>
        <w:spacing w:after="0"/>
        <w:ind w:left="720" w:hanging="720"/>
      </w:pPr>
      <w:r w:rsidRPr="002A6838">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2A6838">
        <w:rPr>
          <w:i/>
        </w:rPr>
        <w:t>Biological Reviews of the Cambridge Philosophical Society, 94</w:t>
      </w:r>
      <w:r w:rsidRPr="002A6838">
        <w:t xml:space="preserve">(3), 981-998.  </w:t>
      </w:r>
      <w:hyperlink r:id="rId65" w:history="1">
        <w:r w:rsidRPr="002A6838">
          <w:rPr>
            <w:rStyle w:val="Hyperlink"/>
          </w:rPr>
          <w:t>https://doi.org/10.1111/brv.12486</w:t>
        </w:r>
      </w:hyperlink>
      <w:r w:rsidRPr="002A6838">
        <w:t xml:space="preserve"> </w:t>
      </w:r>
    </w:p>
    <w:p w14:paraId="011F62CA" w14:textId="0FFF1DA6" w:rsidR="002A6838" w:rsidRPr="002A6838" w:rsidRDefault="002A6838" w:rsidP="002A6838">
      <w:pPr>
        <w:pStyle w:val="EndNoteBibliography"/>
        <w:spacing w:after="0"/>
        <w:ind w:left="720" w:hanging="720"/>
      </w:pPr>
      <w:r w:rsidRPr="002A6838">
        <w:lastRenderedPageBreak/>
        <w:t xml:space="preserve">Nimmo, D. G., Carthey, A. J. R., Jolly, C. J., &amp; Blumstein, D. T. (2021). Welcome to the Pyrocene: Animal survival in the age of megafire. </w:t>
      </w:r>
      <w:r w:rsidRPr="002A6838">
        <w:rPr>
          <w:i/>
        </w:rPr>
        <w:t>Global Change Biology, 27</w:t>
      </w:r>
      <w:r w:rsidRPr="002A6838">
        <w:t xml:space="preserve">(22), 5684-5693.  </w:t>
      </w:r>
      <w:hyperlink r:id="rId66" w:history="1">
        <w:r w:rsidRPr="002A6838">
          <w:rPr>
            <w:rStyle w:val="Hyperlink"/>
          </w:rPr>
          <w:t>https://doi.org/10.1111/gcb.15834</w:t>
        </w:r>
      </w:hyperlink>
      <w:r w:rsidRPr="002A6838">
        <w:t xml:space="preserve"> </w:t>
      </w:r>
    </w:p>
    <w:p w14:paraId="04DFEA57" w14:textId="77839531" w:rsidR="002A6838" w:rsidRPr="002A6838" w:rsidRDefault="002A6838" w:rsidP="002A6838">
      <w:pPr>
        <w:pStyle w:val="EndNoteBibliography"/>
        <w:spacing w:after="0"/>
        <w:ind w:left="720" w:hanging="720"/>
      </w:pPr>
      <w:r w:rsidRPr="002A6838">
        <w:t xml:space="preserve">Nowack, J., Cooper, C. E., &amp; Geiser, F. (2016). Cool echidnas survive the fire. </w:t>
      </w:r>
      <w:r w:rsidRPr="002A6838">
        <w:rPr>
          <w:i/>
        </w:rPr>
        <w:t>Proceedings of The Royal Society B-Biological Sciences, 283</w:t>
      </w:r>
      <w:r w:rsidRPr="002A6838">
        <w:t xml:space="preserve">(1828).  </w:t>
      </w:r>
      <w:hyperlink r:id="rId67" w:history="1">
        <w:r w:rsidRPr="002A6838">
          <w:rPr>
            <w:rStyle w:val="Hyperlink"/>
          </w:rPr>
          <w:t>https://doi.org/10.1098/rspb.2016.0382</w:t>
        </w:r>
      </w:hyperlink>
      <w:r w:rsidRPr="002A6838">
        <w:t xml:space="preserve"> </w:t>
      </w:r>
    </w:p>
    <w:p w14:paraId="7EA80EA1" w14:textId="77777777" w:rsidR="002A6838" w:rsidRPr="002A6838" w:rsidRDefault="002A6838" w:rsidP="002A6838">
      <w:pPr>
        <w:pStyle w:val="EndNoteBibliography"/>
        <w:spacing w:after="0"/>
        <w:ind w:left="720" w:hanging="720"/>
      </w:pPr>
      <w:r w:rsidRPr="002A6838">
        <w:t xml:space="preserve">Oskyrko, O. M., Chunrong; Meiri, Shai; Du, Weiguo. (2024). </w:t>
      </w:r>
      <w:r w:rsidRPr="002A6838">
        <w:rPr>
          <w:i/>
        </w:rPr>
        <w:t>ReptTraits: A comprehensive dataset of ecological traits in reptiles</w:t>
      </w:r>
      <w:r w:rsidRPr="002A6838">
        <w:t xml:space="preserve">. </w:t>
      </w:r>
    </w:p>
    <w:p w14:paraId="61A402EA" w14:textId="7E2EE49D" w:rsidR="002A6838" w:rsidRPr="002A6838" w:rsidRDefault="002A6838" w:rsidP="002A6838">
      <w:pPr>
        <w:pStyle w:val="EndNoteBibliography"/>
        <w:spacing w:after="0"/>
        <w:ind w:left="720" w:hanging="720"/>
      </w:pPr>
      <w:r w:rsidRPr="002A6838">
        <w:t xml:space="preserve">Pausas, J. G., &amp; Parr, C. L. (2018). Towards an understanding of the evolutionary role of fire in animals. </w:t>
      </w:r>
      <w:r w:rsidRPr="002A6838">
        <w:rPr>
          <w:i/>
        </w:rPr>
        <w:t>Evolutionary Ecology, 32</w:t>
      </w:r>
      <w:r w:rsidRPr="002A6838">
        <w:t xml:space="preserve">(2), 113-125.  </w:t>
      </w:r>
      <w:hyperlink r:id="rId68" w:history="1">
        <w:r w:rsidRPr="002A6838">
          <w:rPr>
            <w:rStyle w:val="Hyperlink"/>
          </w:rPr>
          <w:t>https://doi.org/10.1007/s10682-018-9927-6</w:t>
        </w:r>
      </w:hyperlink>
      <w:r w:rsidRPr="002A6838">
        <w:t xml:space="preserve"> </w:t>
      </w:r>
    </w:p>
    <w:p w14:paraId="34EBA00A" w14:textId="57E8328E" w:rsidR="002A6838" w:rsidRPr="002A6838" w:rsidRDefault="002A6838" w:rsidP="002A6838">
      <w:pPr>
        <w:pStyle w:val="EndNoteBibliography"/>
        <w:spacing w:after="0"/>
        <w:ind w:left="720" w:hanging="720"/>
      </w:pPr>
      <w:r w:rsidRPr="002A6838">
        <w:t xml:space="preserve">Pettett, C. E., Johnson, P. J., Moorhouse, T. P., Hambly, C., Speakman, J. R., &amp; Macdonald, D. W. (2017). Daily energy expenditure in the face of predation: Hedgehog energetics in rural landscapes. </w:t>
      </w:r>
      <w:r w:rsidRPr="002A6838">
        <w:rPr>
          <w:i/>
        </w:rPr>
        <w:t>Journal of Experimental Biology, 220</w:t>
      </w:r>
      <w:r w:rsidRPr="002A6838">
        <w:t xml:space="preserve">(3), 460-468.  </w:t>
      </w:r>
      <w:hyperlink r:id="rId69" w:history="1">
        <w:r w:rsidRPr="002A6838">
          <w:rPr>
            <w:rStyle w:val="Hyperlink"/>
          </w:rPr>
          <w:t>https://doi.org/10.1242/jeb.150359</w:t>
        </w:r>
      </w:hyperlink>
      <w:r w:rsidRPr="002A6838">
        <w:t xml:space="preserve"> </w:t>
      </w:r>
    </w:p>
    <w:p w14:paraId="0327EA9D" w14:textId="05CDC853" w:rsidR="002A6838" w:rsidRPr="002A6838" w:rsidRDefault="002A6838" w:rsidP="002A6838">
      <w:pPr>
        <w:pStyle w:val="EndNoteBibliography"/>
        <w:spacing w:after="0"/>
        <w:ind w:left="720" w:hanging="720"/>
      </w:pPr>
      <w:r w:rsidRPr="002A6838">
        <w:t xml:space="preserve">Pocknee, C. A., Legge, S. M., McDonald, J., &amp; Fisher, D. O. (2023). Modeling mammal response to fire based on species’ traits. </w:t>
      </w:r>
      <w:r w:rsidRPr="002A6838">
        <w:rPr>
          <w:i/>
        </w:rPr>
        <w:t>Conservation Biology, 37</w:t>
      </w:r>
      <w:r w:rsidRPr="002A6838">
        <w:t xml:space="preserve">(4), e14062.  </w:t>
      </w:r>
      <w:hyperlink r:id="rId70" w:history="1">
        <w:r w:rsidRPr="002A6838">
          <w:rPr>
            <w:rStyle w:val="Hyperlink"/>
          </w:rPr>
          <w:t>https://doi.org/10.1111/cobi.14062</w:t>
        </w:r>
      </w:hyperlink>
      <w:r w:rsidRPr="002A6838">
        <w:t xml:space="preserve"> </w:t>
      </w:r>
    </w:p>
    <w:p w14:paraId="62992142" w14:textId="3BF8A80C" w:rsidR="002A6838" w:rsidRPr="002A6838" w:rsidRDefault="002A6838" w:rsidP="002A6838">
      <w:pPr>
        <w:pStyle w:val="EndNoteBibliography"/>
        <w:spacing w:after="0"/>
        <w:ind w:left="720" w:hanging="720"/>
      </w:pPr>
      <w:r w:rsidRPr="002A6838">
        <w:t xml:space="preserve">Posit team. (2025). </w:t>
      </w:r>
      <w:r w:rsidRPr="002A6838">
        <w:rPr>
          <w:i/>
        </w:rPr>
        <w:t xml:space="preserve">RStudio: Integrated Development Environment for R. </w:t>
      </w:r>
      <w:r w:rsidRPr="002A6838">
        <w:t xml:space="preserve">In (Version 2025.5.0.496) Posit Software, PBC. </w:t>
      </w:r>
      <w:hyperlink r:id="rId71" w:history="1">
        <w:r w:rsidRPr="002A6838">
          <w:rPr>
            <w:rStyle w:val="Hyperlink"/>
          </w:rPr>
          <w:t>http://www.posit.co/</w:t>
        </w:r>
      </w:hyperlink>
    </w:p>
    <w:p w14:paraId="3E5294B0" w14:textId="7DE5340B" w:rsidR="002A6838" w:rsidRPr="002A6838" w:rsidRDefault="002A6838" w:rsidP="002A6838">
      <w:pPr>
        <w:pStyle w:val="EndNoteBibliography"/>
        <w:spacing w:after="0"/>
        <w:ind w:left="720" w:hanging="720"/>
      </w:pPr>
      <w:r w:rsidRPr="002A6838">
        <w:t xml:space="preserve">Povh, L. F., Willers, N., Shephard, J. M., &amp; Fleming, P. A. (2023). A conservation-significant threatened mammal uses fire exclusions and shifts ranges in the presence of prescribed burning. </w:t>
      </w:r>
      <w:r w:rsidRPr="002A6838">
        <w:rPr>
          <w:i/>
        </w:rPr>
        <w:t>International Journal of Wildland Fire, 32</w:t>
      </w:r>
      <w:r w:rsidRPr="002A6838">
        <w:t xml:space="preserve">(9), 1291-1303.  </w:t>
      </w:r>
      <w:hyperlink r:id="rId72" w:history="1">
        <w:r w:rsidRPr="002A6838">
          <w:rPr>
            <w:rStyle w:val="Hyperlink"/>
          </w:rPr>
          <w:t>https://doi.org/10.1071/WF22196</w:t>
        </w:r>
      </w:hyperlink>
      <w:r w:rsidRPr="002A6838">
        <w:t xml:space="preserve"> </w:t>
      </w:r>
    </w:p>
    <w:p w14:paraId="3765575F" w14:textId="4250266A" w:rsidR="002A6838" w:rsidRPr="002A6838" w:rsidRDefault="002A6838" w:rsidP="002A6838">
      <w:pPr>
        <w:pStyle w:val="EndNoteBibliography"/>
        <w:spacing w:after="0"/>
        <w:ind w:left="720" w:hanging="720"/>
      </w:pPr>
      <w:r w:rsidRPr="002A6838">
        <w:t xml:space="preserve">R Core Team. (2024). </w:t>
      </w:r>
      <w:r w:rsidRPr="002A6838">
        <w:rPr>
          <w:i/>
        </w:rPr>
        <w:t xml:space="preserve">R: A Language and Environment for Statistical Computing. </w:t>
      </w:r>
      <w:r w:rsidRPr="002A6838">
        <w:t xml:space="preserve">In R Foundation for Statistical Computing. </w:t>
      </w:r>
      <w:hyperlink r:id="rId73" w:history="1">
        <w:r w:rsidRPr="002A6838">
          <w:rPr>
            <w:rStyle w:val="Hyperlink"/>
          </w:rPr>
          <w:t>https://www.R-project.org/</w:t>
        </w:r>
      </w:hyperlink>
    </w:p>
    <w:p w14:paraId="53484705" w14:textId="69C17724" w:rsidR="002A6838" w:rsidRPr="002A6838" w:rsidRDefault="002A6838" w:rsidP="002A6838">
      <w:pPr>
        <w:pStyle w:val="EndNoteBibliography"/>
        <w:spacing w:after="0"/>
        <w:ind w:left="720" w:hanging="720"/>
      </w:pPr>
      <w:r w:rsidRPr="002A6838">
        <w:t xml:space="preserve">Shaw, R. E., James, A. I., Tuft, K., Legge, S., Cary, G. J., Peakall, R., &amp; Banks, S. C. (2021). Unburnt habitat patches are critical for survival and in situ population recovery in a small mammal after fire. </w:t>
      </w:r>
      <w:r w:rsidRPr="002A6838">
        <w:rPr>
          <w:i/>
        </w:rPr>
        <w:t>Journal of Applied Ecology, 58</w:t>
      </w:r>
      <w:r w:rsidRPr="002A6838">
        <w:t xml:space="preserve">(6), 1325-1335.  </w:t>
      </w:r>
      <w:hyperlink r:id="rId74" w:history="1">
        <w:r w:rsidRPr="002A6838">
          <w:rPr>
            <w:rStyle w:val="Hyperlink"/>
          </w:rPr>
          <w:t>https://doi.org/10.1111/1365-2664.13846</w:t>
        </w:r>
      </w:hyperlink>
      <w:r w:rsidRPr="002A6838">
        <w:t xml:space="preserve"> </w:t>
      </w:r>
    </w:p>
    <w:p w14:paraId="07A655CD" w14:textId="59216D1E" w:rsidR="002A6838" w:rsidRPr="002A6838" w:rsidRDefault="002A6838" w:rsidP="002A6838">
      <w:pPr>
        <w:pStyle w:val="EndNoteBibliography"/>
        <w:spacing w:after="0"/>
        <w:ind w:left="720" w:hanging="720"/>
      </w:pPr>
      <w:r w:rsidRPr="002A6838">
        <w:t xml:space="preserve">Stobo‐Wilson, A. M., Cremona, T., Murphy, B. P., &amp; Carthew, S. M. (2021). Resource availability drives variation in a marsupial glider’s home‐range size. </w:t>
      </w:r>
      <w:r w:rsidRPr="002A6838">
        <w:rPr>
          <w:i/>
        </w:rPr>
        <w:t>Journal of Zoology, 315</w:t>
      </w:r>
      <w:r w:rsidRPr="002A6838">
        <w:t xml:space="preserve">(3), 199-212.  </w:t>
      </w:r>
      <w:hyperlink r:id="rId75" w:history="1">
        <w:r w:rsidRPr="002A6838">
          <w:rPr>
            <w:rStyle w:val="Hyperlink"/>
          </w:rPr>
          <w:t>https://doi.org/10.1111/jzo.12906</w:t>
        </w:r>
      </w:hyperlink>
      <w:r w:rsidRPr="002A6838">
        <w:t xml:space="preserve"> </w:t>
      </w:r>
    </w:p>
    <w:p w14:paraId="4851DEB2" w14:textId="305EDAE1" w:rsidR="002A6838" w:rsidRPr="002A6838" w:rsidRDefault="002A6838" w:rsidP="002A6838">
      <w:pPr>
        <w:pStyle w:val="EndNoteBibliography"/>
        <w:spacing w:after="0"/>
        <w:ind w:left="720" w:hanging="720"/>
      </w:pPr>
      <w:r w:rsidRPr="002A6838">
        <w:t xml:space="preserve">Straus, S., Forbes, C., Little, C. J., Germain, R. M., Main, D. A., O'Connor, M. I., Thompson, P. L., Ford, A. T., Gravel, D., &amp; Guzman, L. M. (2024). Macroecological constraints on species' ‘movement profiles’: Body mass does not explain it all. </w:t>
      </w:r>
      <w:r w:rsidRPr="002A6838">
        <w:rPr>
          <w:i/>
        </w:rPr>
        <w:t>Global Ecology and Biogeography, 33</w:t>
      </w:r>
      <w:r w:rsidRPr="002A6838">
        <w:t xml:space="preserve">(2), 227-243.  </w:t>
      </w:r>
      <w:hyperlink r:id="rId76" w:history="1">
        <w:r w:rsidRPr="002A6838">
          <w:rPr>
            <w:rStyle w:val="Hyperlink"/>
          </w:rPr>
          <w:t>https://doi.org/10.1111/geb.13786</w:t>
        </w:r>
      </w:hyperlink>
      <w:r w:rsidRPr="002A6838">
        <w:t xml:space="preserve"> </w:t>
      </w:r>
    </w:p>
    <w:p w14:paraId="6B5CE642" w14:textId="7AC7A437" w:rsidR="002A6838" w:rsidRPr="002A6838" w:rsidRDefault="002A6838" w:rsidP="002A6838">
      <w:pPr>
        <w:pStyle w:val="EndNoteBibliography"/>
        <w:spacing w:after="0"/>
        <w:ind w:left="720" w:hanging="720"/>
      </w:pPr>
      <w:r w:rsidRPr="002A6838">
        <w:t xml:space="preserve">Tamburello, N., Isabelle M. Côté, &amp; Dulvy, N. K. (2015). Energy and the scaling of animal space use. </w:t>
      </w:r>
      <w:r w:rsidRPr="002A6838">
        <w:rPr>
          <w:i/>
        </w:rPr>
        <w:t>The American Naturalist, 186</w:t>
      </w:r>
      <w:r w:rsidRPr="002A6838">
        <w:t xml:space="preserve">(2), 196-211.  </w:t>
      </w:r>
      <w:hyperlink r:id="rId77" w:history="1">
        <w:r w:rsidRPr="002A6838">
          <w:rPr>
            <w:rStyle w:val="Hyperlink"/>
          </w:rPr>
          <w:t>https://doi.org/10.1086/682070</w:t>
        </w:r>
      </w:hyperlink>
      <w:r w:rsidRPr="002A6838">
        <w:t xml:space="preserve"> </w:t>
      </w:r>
    </w:p>
    <w:p w14:paraId="09B1535D" w14:textId="75F6CFF2" w:rsidR="002A6838" w:rsidRPr="002A6838" w:rsidRDefault="002A6838" w:rsidP="002A6838">
      <w:pPr>
        <w:pStyle w:val="EndNoteBibliography"/>
        <w:spacing w:after="0"/>
        <w:ind w:left="720" w:hanging="720"/>
      </w:pPr>
      <w:r w:rsidRPr="002A6838">
        <w:t xml:space="preserve">Templeton, A. R., Neuwald, J. L., Brazeal, H., &amp; Robertson, R. J. (2007). Restoring demographic processes in translocated populations: The case of collared lizards in the Missouri Ozarks using prescribed forest fires. </w:t>
      </w:r>
      <w:r w:rsidRPr="002A6838">
        <w:rPr>
          <w:i/>
        </w:rPr>
        <w:t>Israel Journal of Ecology &amp; Evolution, 53</w:t>
      </w:r>
      <w:r w:rsidRPr="002A6838">
        <w:t xml:space="preserve">(2), 179-196.  </w:t>
      </w:r>
      <w:hyperlink r:id="rId78" w:history="1">
        <w:r w:rsidRPr="002A6838">
          <w:rPr>
            <w:rStyle w:val="Hyperlink"/>
          </w:rPr>
          <w:t>https://doi.org/10.1560/IJEE.53.2.179</w:t>
        </w:r>
      </w:hyperlink>
      <w:r w:rsidRPr="002A6838">
        <w:t xml:space="preserve"> </w:t>
      </w:r>
    </w:p>
    <w:p w14:paraId="5B9D31F1" w14:textId="6E5437EF" w:rsidR="002A6838" w:rsidRPr="002A6838" w:rsidRDefault="002A6838" w:rsidP="002A6838">
      <w:pPr>
        <w:pStyle w:val="EndNoteBibliography"/>
        <w:spacing w:after="0"/>
        <w:ind w:left="720" w:hanging="720"/>
      </w:pPr>
      <w:r w:rsidRPr="002A6838">
        <w:t xml:space="preserve">Templeton, A. R., Brazeal, H., &amp; Neuwald, J. L. (2011). The transition from isolated patches to a metapopulation in the eastern collared lizard in response to prescribed fires. </w:t>
      </w:r>
      <w:r w:rsidRPr="002A6838">
        <w:rPr>
          <w:i/>
        </w:rPr>
        <w:t>Ecology, 92</w:t>
      </w:r>
      <w:r w:rsidRPr="002A6838">
        <w:t xml:space="preserve">(9), 1736-1747.  </w:t>
      </w:r>
      <w:hyperlink r:id="rId79" w:history="1">
        <w:r w:rsidRPr="002A6838">
          <w:rPr>
            <w:rStyle w:val="Hyperlink"/>
          </w:rPr>
          <w:t>https://doi.org/10.1890/10-1994.1</w:t>
        </w:r>
      </w:hyperlink>
      <w:r w:rsidRPr="002A6838">
        <w:t xml:space="preserve"> </w:t>
      </w:r>
    </w:p>
    <w:p w14:paraId="1B9D9D4C" w14:textId="0C3B1F7C" w:rsidR="002A6838" w:rsidRPr="002A6838" w:rsidRDefault="002A6838" w:rsidP="002A6838">
      <w:pPr>
        <w:pStyle w:val="EndNoteBibliography"/>
        <w:spacing w:after="0"/>
        <w:ind w:left="720" w:hanging="720"/>
      </w:pPr>
      <w:r w:rsidRPr="002A6838">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2A6838">
        <w:rPr>
          <w:i/>
        </w:rPr>
        <w:t>Ecology Letters, 25</w:t>
      </w:r>
      <w:r w:rsidRPr="002A6838">
        <w:t xml:space="preserve">(3), 581-597.  </w:t>
      </w:r>
      <w:hyperlink r:id="rId80" w:history="1">
        <w:r w:rsidRPr="002A6838">
          <w:rPr>
            <w:rStyle w:val="Hyperlink"/>
          </w:rPr>
          <w:t>https://doi.org/https://doi.org/10.1111/ele.13898</w:t>
        </w:r>
      </w:hyperlink>
      <w:r w:rsidRPr="002A6838">
        <w:t xml:space="preserve"> </w:t>
      </w:r>
    </w:p>
    <w:p w14:paraId="0736F63A" w14:textId="47EFC5FB" w:rsidR="002A6838" w:rsidRPr="002A6838" w:rsidRDefault="002A6838" w:rsidP="002A6838">
      <w:pPr>
        <w:pStyle w:val="EndNoteBibliography"/>
        <w:spacing w:after="0"/>
        <w:ind w:left="720" w:hanging="720"/>
      </w:pPr>
      <w:r w:rsidRPr="002A6838">
        <w:t xml:space="preserve">Tucker, M. A., Böhning-Gaese, K., Fagan, W. F., Fryxell, J. M., Van Moorter, B., Alberts, S. C., Ali, A. H., Allen, A. M., Attias, N., Avgar, T., Bartlam-Brooks, H., Bayarbaatar, B., Belant, J. L., Bertassoni, A., Beyer, D., Bidner, L., van Beest, F. M., Blake, S., Blaum, N., . . . Mueller, T. (2018). Moving in the Anthropocene: Global reductions in terrestrial mammalian movements. </w:t>
      </w:r>
      <w:r w:rsidRPr="002A6838">
        <w:rPr>
          <w:i/>
        </w:rPr>
        <w:t>Science, 359</w:t>
      </w:r>
      <w:r w:rsidRPr="002A6838">
        <w:t xml:space="preserve">(6374), 466-469.  </w:t>
      </w:r>
      <w:hyperlink r:id="rId81" w:history="1">
        <w:r w:rsidRPr="002A6838">
          <w:rPr>
            <w:rStyle w:val="Hyperlink"/>
          </w:rPr>
          <w:t>https://doi.org/10.1126/science.aam9712</w:t>
        </w:r>
      </w:hyperlink>
      <w:r w:rsidRPr="002A6838">
        <w:t xml:space="preserve"> </w:t>
      </w:r>
    </w:p>
    <w:p w14:paraId="4E0176B9" w14:textId="0BF19947" w:rsidR="002A6838" w:rsidRPr="002A6838" w:rsidRDefault="002A6838" w:rsidP="002A6838">
      <w:pPr>
        <w:pStyle w:val="EndNoteBibliography"/>
        <w:spacing w:after="0"/>
        <w:ind w:left="720" w:hanging="720"/>
      </w:pPr>
      <w:r w:rsidRPr="002A6838">
        <w:lastRenderedPageBreak/>
        <w:t xml:space="preserve">van Wagtendonk, J. W., &amp; Lutz, J. A. (2007). Fire regime attributes of wildland fires in Yosemite National Park, USA. </w:t>
      </w:r>
      <w:r w:rsidRPr="002A6838">
        <w:rPr>
          <w:i/>
        </w:rPr>
        <w:t>Fire Ecology, 3</w:t>
      </w:r>
      <w:r w:rsidRPr="002A6838">
        <w:t xml:space="preserve">(2), 34-52.  </w:t>
      </w:r>
      <w:hyperlink r:id="rId82" w:history="1">
        <w:r w:rsidRPr="002A6838">
          <w:rPr>
            <w:rStyle w:val="Hyperlink"/>
          </w:rPr>
          <w:t>https://doi.org/10.4996/fireecology.0302034</w:t>
        </w:r>
      </w:hyperlink>
      <w:r w:rsidRPr="002A6838">
        <w:t xml:space="preserve"> </w:t>
      </w:r>
    </w:p>
    <w:p w14:paraId="461F4BDC" w14:textId="0656013C" w:rsidR="002A6838" w:rsidRPr="002A6838" w:rsidRDefault="002A6838" w:rsidP="002A6838">
      <w:pPr>
        <w:pStyle w:val="EndNoteBibliography"/>
        <w:spacing w:after="0"/>
        <w:ind w:left="720" w:hanging="720"/>
      </w:pPr>
      <w:r w:rsidRPr="002A6838">
        <w:t xml:space="preserve">Venter, J. A., Nabe-Nielsen, J., Prins, H. H. T., &amp; Slotow, R. (2014). Forage patch use by grazing herbivores in a South African grazing ecosystem. </w:t>
      </w:r>
      <w:r w:rsidRPr="002A6838">
        <w:rPr>
          <w:i/>
        </w:rPr>
        <w:t>Acta Theriologica, 59</w:t>
      </w:r>
      <w:r w:rsidRPr="002A6838">
        <w:t xml:space="preserve">(3), 457-466.  </w:t>
      </w:r>
      <w:hyperlink r:id="rId83" w:history="1">
        <w:r w:rsidRPr="002A6838">
          <w:rPr>
            <w:rStyle w:val="Hyperlink"/>
          </w:rPr>
          <w:t>https://doi.org/10.1007/s13364-014-0184-y</w:t>
        </w:r>
      </w:hyperlink>
      <w:r w:rsidRPr="002A6838">
        <w:t xml:space="preserve"> </w:t>
      </w:r>
    </w:p>
    <w:p w14:paraId="67D9A296" w14:textId="2E22F62A" w:rsidR="002A6838" w:rsidRPr="002A6838" w:rsidRDefault="002A6838" w:rsidP="002A6838">
      <w:pPr>
        <w:pStyle w:val="EndNoteBibliography"/>
        <w:spacing w:after="0"/>
        <w:ind w:left="720" w:hanging="720"/>
      </w:pPr>
      <w:r w:rsidRPr="002A6838">
        <w:t xml:space="preserve">Viechtbauer, W., &amp; Cheung, M. W. L. (2010). Outlier and influence diagnostics for meta-analysis. </w:t>
      </w:r>
      <w:r w:rsidRPr="002A6838">
        <w:rPr>
          <w:i/>
        </w:rPr>
        <w:t>Research Synthesis Methods, 1</w:t>
      </w:r>
      <w:r w:rsidRPr="002A6838">
        <w:t xml:space="preserve">(2), 112-125.  </w:t>
      </w:r>
      <w:hyperlink r:id="rId84" w:history="1">
        <w:r w:rsidRPr="002A6838">
          <w:rPr>
            <w:rStyle w:val="Hyperlink"/>
          </w:rPr>
          <w:t>https://doi.org/10.1002/jrsm.11</w:t>
        </w:r>
      </w:hyperlink>
      <w:r w:rsidRPr="002A6838">
        <w:t xml:space="preserve"> </w:t>
      </w:r>
    </w:p>
    <w:p w14:paraId="4C4A1629" w14:textId="2A37B778" w:rsidR="002A6838" w:rsidRPr="002A6838" w:rsidRDefault="002A6838" w:rsidP="002A6838">
      <w:pPr>
        <w:pStyle w:val="EndNoteBibliography"/>
        <w:spacing w:after="0"/>
        <w:ind w:left="720" w:hanging="720"/>
      </w:pPr>
      <w:r w:rsidRPr="002A6838">
        <w:t xml:space="preserve">Viechtbauer, W. (2010). Conducting Meta-Analyses in R with the metafor Package. </w:t>
      </w:r>
      <w:r w:rsidRPr="002A6838">
        <w:rPr>
          <w:i/>
        </w:rPr>
        <w:t>Journal of Statistical Software, 36</w:t>
      </w:r>
      <w:r w:rsidRPr="002A6838">
        <w:t xml:space="preserve">(3), 1 - 48.  </w:t>
      </w:r>
      <w:hyperlink r:id="rId85" w:history="1">
        <w:r w:rsidRPr="002A6838">
          <w:rPr>
            <w:rStyle w:val="Hyperlink"/>
          </w:rPr>
          <w:t>https://doi.org/10.18637/jss.v036.i03</w:t>
        </w:r>
      </w:hyperlink>
      <w:r w:rsidRPr="002A6838">
        <w:t xml:space="preserve"> </w:t>
      </w:r>
    </w:p>
    <w:p w14:paraId="2737B12E" w14:textId="1A93DDE4" w:rsidR="002A6838" w:rsidRPr="002A6838" w:rsidRDefault="002A6838" w:rsidP="002A6838">
      <w:pPr>
        <w:pStyle w:val="EndNoteBibliography"/>
        <w:spacing w:after="0"/>
        <w:ind w:left="720" w:hanging="720"/>
      </w:pPr>
      <w:r w:rsidRPr="002A6838">
        <w:t xml:space="preserve">Volkmann, L. A., Hutchen, J., &amp; Hodges, K. E. (2020). Trends in carnivore and ungulate fire ecology research in North American conifer forests. </w:t>
      </w:r>
      <w:r w:rsidRPr="002A6838">
        <w:rPr>
          <w:i/>
        </w:rPr>
        <w:t>Forest Ecology and Management, 458</w:t>
      </w:r>
      <w:r w:rsidRPr="002A6838">
        <w:t xml:space="preserve">, 117691.  </w:t>
      </w:r>
      <w:hyperlink r:id="rId86" w:history="1">
        <w:r w:rsidRPr="002A6838">
          <w:rPr>
            <w:rStyle w:val="Hyperlink"/>
          </w:rPr>
          <w:t>https://doi.org/10.1016/j.foreco.2019.117691</w:t>
        </w:r>
      </w:hyperlink>
      <w:r w:rsidRPr="002A6838">
        <w:t xml:space="preserve"> </w:t>
      </w:r>
    </w:p>
    <w:p w14:paraId="6BD495F3" w14:textId="78D0389D" w:rsidR="002A6838" w:rsidRPr="002A6838" w:rsidRDefault="002A6838" w:rsidP="002A6838">
      <w:pPr>
        <w:pStyle w:val="EndNoteBibliography"/>
        <w:spacing w:after="0"/>
        <w:ind w:left="720" w:hanging="720"/>
      </w:pPr>
      <w:r w:rsidRPr="002A6838">
        <w:t xml:space="preserve">Wooster, E. I. F., Gaynor, K. M., Carthey, A. J. R., Wallach, A. D., Stanton, L. A., Ramp, D., &amp; Lundgren, E. J. (2024). Animal cognition and culture mediate predator–prey interactions. </w:t>
      </w:r>
      <w:r w:rsidRPr="002A6838">
        <w:rPr>
          <w:i/>
        </w:rPr>
        <w:t>Trends in Ecology &amp; Evolution, 39</w:t>
      </w:r>
      <w:r w:rsidRPr="002A6838">
        <w:t xml:space="preserve">(1), 52-64.  </w:t>
      </w:r>
      <w:hyperlink r:id="rId87" w:history="1">
        <w:r w:rsidRPr="002A6838">
          <w:rPr>
            <w:rStyle w:val="Hyperlink"/>
          </w:rPr>
          <w:t>https://doi.org/10.1016/j.tree.2023.09.012</w:t>
        </w:r>
      </w:hyperlink>
      <w:r w:rsidRPr="002A6838">
        <w:t xml:space="preserve"> </w:t>
      </w:r>
    </w:p>
    <w:p w14:paraId="5154E23A" w14:textId="1B81FB4E" w:rsidR="002A6838" w:rsidRPr="002A6838" w:rsidRDefault="002A6838" w:rsidP="002A6838">
      <w:pPr>
        <w:pStyle w:val="EndNoteBibliography"/>
        <w:ind w:left="720" w:hanging="720"/>
      </w:pPr>
      <w:r w:rsidRPr="002A6838">
        <w:t>Yarnell, R. W., Metcalfe, D. J., Dunstone, N., Burnside, N., &amp; Scott, D. M. (2008). The impact of fire on habitat use by the short-snouted elephant shrew (</w:t>
      </w:r>
      <w:r w:rsidRPr="002A6838">
        <w:rPr>
          <w:i/>
        </w:rPr>
        <w:t>Elephantulus brachyrhynchu</w:t>
      </w:r>
      <w:r w:rsidRPr="002A6838">
        <w:t xml:space="preserve">s) in North West Province, South Africa. </w:t>
      </w:r>
      <w:r w:rsidRPr="002A6838">
        <w:rPr>
          <w:i/>
        </w:rPr>
        <w:t>African Zoology, 43</w:t>
      </w:r>
      <w:r w:rsidRPr="002A6838">
        <w:t xml:space="preserve">(1), 45-52.  </w:t>
      </w:r>
      <w:hyperlink r:id="rId88" w:history="1">
        <w:r w:rsidRPr="002A6838">
          <w:rPr>
            <w:rStyle w:val="Hyperlink"/>
          </w:rPr>
          <w:t>https://doi.org/10.1080/15627020.2008.11407405</w:t>
        </w:r>
      </w:hyperlink>
      <w:r w:rsidRPr="002A6838">
        <w:t xml:space="preserve"> </w:t>
      </w:r>
    </w:p>
    <w:p w14:paraId="0DE41113" w14:textId="18D57E24" w:rsidR="00EF45BC" w:rsidRDefault="00777CA1" w:rsidP="00294A0A">
      <w:r>
        <w:fldChar w:fldCharType="end"/>
      </w:r>
    </w:p>
    <w:sectPr w:rsidR="00EF45BC" w:rsidSect="00206427">
      <w:headerReference w:type="even" r:id="rId89"/>
      <w:headerReference w:type="default" r:id="rId90"/>
      <w:headerReference w:type="first" r:id="rId9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ooster, Eamonn" w:date="2025-10-07T10:13:00Z" w:initials="WE">
    <w:p w14:paraId="6663698E" w14:textId="77777777" w:rsidR="00543EA8" w:rsidRDefault="00543EA8" w:rsidP="00543EA8">
      <w:r>
        <w:rPr>
          <w:rStyle w:val="CommentReference"/>
        </w:rPr>
        <w:annotationRef/>
      </w:r>
      <w:r>
        <w:rPr>
          <w:sz w:val="20"/>
          <w:szCs w:val="20"/>
        </w:rPr>
        <w:t>This is a good title but i'd be tempted to lead with the big result. "Moving in the pyrocene: fire increase animal movement across the globe"</w:t>
      </w:r>
    </w:p>
  </w:comment>
  <w:comment w:id="1" w:author="Nimmo, Dale" w:date="2025-10-23T08:57:00Z" w:initials="DN">
    <w:p w14:paraId="4D28D862" w14:textId="77777777" w:rsidR="007F06AE" w:rsidRDefault="007F06AE" w:rsidP="007F06AE">
      <w:pPr>
        <w:pStyle w:val="CommentText"/>
      </w:pPr>
      <w:r>
        <w:rPr>
          <w:rStyle w:val="CommentReference"/>
        </w:rPr>
        <w:annotationRef/>
      </w:r>
      <w:r>
        <w:t xml:space="preserve">I think there’s more nuance to the result than that title implies. I’m not against a result-based title but a slightly significant result needs to be couched as such. </w:t>
      </w:r>
    </w:p>
  </w:comment>
  <w:comment w:id="2" w:author="Chloe McAuley" w:date="2025-10-23T13:13:00Z" w:initials="CM">
    <w:p w14:paraId="6F922F87" w14:textId="77777777" w:rsidR="0094164D" w:rsidRDefault="0094164D" w:rsidP="0094164D">
      <w:pPr>
        <w:pStyle w:val="CommentText"/>
      </w:pPr>
      <w:r>
        <w:rPr>
          <w:rStyle w:val="CommentReference"/>
        </w:rPr>
        <w:annotationRef/>
      </w:r>
      <w:r>
        <w:t>I think I agree with Dale here</w:t>
      </w:r>
    </w:p>
  </w:comment>
  <w:comment w:id="3" w:author="Chloe McAuley" w:date="2025-08-30T10:47:00Z" w:initials="CM">
    <w:p w14:paraId="5F648135" w14:textId="5519F7CB" w:rsidR="00772770" w:rsidRDefault="00772770" w:rsidP="00294A0A">
      <w:pPr>
        <w:pStyle w:val="CommentText"/>
      </w:pPr>
      <w:r>
        <w:rPr>
          <w:rStyle w:val="CommentReference"/>
        </w:rPr>
        <w:annotationRef/>
      </w:r>
      <w:r>
        <w:t>Will need advice on order here</w:t>
      </w:r>
    </w:p>
  </w:comment>
  <w:comment w:id="4" w:author="Wooster, Eamonn" w:date="2025-10-07T10:09:00Z" w:initials="WE">
    <w:p w14:paraId="174330EE" w14:textId="77777777" w:rsidR="00806EB5" w:rsidRDefault="00A718F5" w:rsidP="00806EB5">
      <w:r>
        <w:rPr>
          <w:rStyle w:val="CommentReference"/>
        </w:rPr>
        <w:annotationRef/>
      </w:r>
      <w:r w:rsidR="00806EB5">
        <w:rPr>
          <w:sz w:val="20"/>
          <w:szCs w:val="20"/>
        </w:rPr>
        <w:t>I'm not sure on everyones contributions but everyone who just sorted should be in Alphabetical order. I'd probably put Tim 3rd given he's given pretty essential theoretical support (effect size help) and thats more intellectual of a contribution that sorting titles and abstracts and sorting titles/abstracts was not very much work</w:t>
      </w:r>
    </w:p>
  </w:comment>
  <w:comment w:id="5" w:author="Nimmo, Dale" w:date="2025-10-22T15:49:00Z" w:initials="DN">
    <w:p w14:paraId="4B476167" w14:textId="77777777" w:rsidR="00351C75" w:rsidRDefault="00351C75" w:rsidP="00351C75">
      <w:pPr>
        <w:pStyle w:val="CommentText"/>
      </w:pPr>
      <w:r>
        <w:rPr>
          <w:rStyle w:val="CommentReference"/>
        </w:rPr>
        <w:annotationRef/>
      </w:r>
      <w:r>
        <w:t>I agree</w:t>
      </w:r>
    </w:p>
  </w:comment>
  <w:comment w:id="6" w:author="Tim Doherty" w:date="2025-10-27T08:57:00Z" w:initials="TD">
    <w:p w14:paraId="0D5C7281" w14:textId="77777777" w:rsidR="00376988" w:rsidRDefault="00376988" w:rsidP="00376988">
      <w:pPr>
        <w:pStyle w:val="CommentText"/>
      </w:pPr>
      <w:r>
        <w:rPr>
          <w:rStyle w:val="CommentReference"/>
        </w:rPr>
        <w:annotationRef/>
      </w:r>
      <w:r>
        <w:t>I don’t think I’ve done enough yet to warrant that position, but I am keen to spend plenty of time helping to further develop the manuscript through to and beyond submission</w:t>
      </w:r>
    </w:p>
  </w:comment>
  <w:comment w:id="11" w:author="Tim Doherty" w:date="2025-10-27T07:10:00Z" w:initials="TD">
    <w:p w14:paraId="0A87984B" w14:textId="7761AB4B" w:rsidR="00F455B4" w:rsidRDefault="00F455B4" w:rsidP="00F455B4">
      <w:pPr>
        <w:pStyle w:val="CommentText"/>
      </w:pPr>
      <w:r>
        <w:rPr>
          <w:rStyle w:val="CommentReference"/>
        </w:rPr>
        <w:annotationRef/>
      </w:r>
      <w:r>
        <w:t>Suggest generalising to ‘ecological changes’ or similar since the concept of succession doesn’t capture all fire driven dynamics</w:t>
      </w:r>
    </w:p>
  </w:comment>
  <w:comment w:id="16" w:author="Tim Doherty" w:date="2025-10-27T08:59:00Z" w:initials="TD">
    <w:p w14:paraId="00297F28" w14:textId="77777777" w:rsidR="001A735E" w:rsidRDefault="00FB7820" w:rsidP="001A735E">
      <w:pPr>
        <w:pStyle w:val="CommentText"/>
      </w:pPr>
      <w:r>
        <w:rPr>
          <w:rStyle w:val="CommentReference"/>
        </w:rPr>
        <w:annotationRef/>
      </w:r>
      <w:hyperlink r:id="rId1" w:history="1">
        <w:r w:rsidR="001A735E" w:rsidRPr="00F56E4C">
          <w:rPr>
            <w:rStyle w:val="Hyperlink"/>
          </w:rPr>
          <w:t>https://www.nature.com/articles/s41559-021-01401-7</w:t>
        </w:r>
      </w:hyperlink>
    </w:p>
    <w:p w14:paraId="52FFC07A" w14:textId="77777777" w:rsidR="001A735E" w:rsidRDefault="001A735E" w:rsidP="001A735E">
      <w:pPr>
        <w:pStyle w:val="CommentText"/>
      </w:pPr>
    </w:p>
    <w:p w14:paraId="5D18390B" w14:textId="77777777" w:rsidR="001A735E" w:rsidRDefault="001A735E" w:rsidP="001A735E">
      <w:pPr>
        <w:pStyle w:val="CommentText"/>
      </w:pPr>
      <w:hyperlink r:id="rId2" w:history="1">
        <w:r w:rsidRPr="00F56E4C">
          <w:rPr>
            <w:rStyle w:val="Hyperlink"/>
          </w:rPr>
          <w:t>https://doi.org/10.1111/gcb.15742</w:t>
        </w:r>
      </w:hyperlink>
      <w:r>
        <w:t xml:space="preserve"> </w:t>
      </w:r>
    </w:p>
  </w:comment>
  <w:comment w:id="23" w:author="Tim Doherty" w:date="2025-10-27T09:13:00Z" w:initials="TD">
    <w:p w14:paraId="639C8CDD" w14:textId="77777777" w:rsidR="0046757E" w:rsidRDefault="005A37E7" w:rsidP="0046757E">
      <w:pPr>
        <w:pStyle w:val="CommentText"/>
      </w:pPr>
      <w:r>
        <w:rPr>
          <w:rStyle w:val="CommentReference"/>
        </w:rPr>
        <w:annotationRef/>
      </w:r>
      <w:r w:rsidR="0046757E">
        <w:t>Suggest delete He et al reference from this list.</w:t>
      </w:r>
    </w:p>
    <w:p w14:paraId="07D4D76D" w14:textId="77777777" w:rsidR="0046757E" w:rsidRDefault="0046757E" w:rsidP="0046757E">
      <w:pPr>
        <w:pStyle w:val="CommentText"/>
      </w:pPr>
    </w:p>
    <w:p w14:paraId="0B591B9C" w14:textId="77777777" w:rsidR="0046757E" w:rsidRDefault="0046757E" w:rsidP="0046757E">
      <w:pPr>
        <w:pStyle w:val="CommentText"/>
      </w:pPr>
      <w:hyperlink r:id="rId3" w:history="1">
        <w:r w:rsidRPr="004F5620">
          <w:rPr>
            <w:rStyle w:val="Hyperlink"/>
          </w:rPr>
          <w:t>https://doi.org/10.1016/j.biocon.2014.04.006</w:t>
        </w:r>
      </w:hyperlink>
      <w:r>
        <w:t xml:space="preserve"> </w:t>
      </w:r>
    </w:p>
    <w:p w14:paraId="7484ED2F" w14:textId="77777777" w:rsidR="0046757E" w:rsidRDefault="0046757E" w:rsidP="0046757E">
      <w:pPr>
        <w:pStyle w:val="CommentText"/>
      </w:pPr>
    </w:p>
    <w:p w14:paraId="13B9D1FF" w14:textId="77777777" w:rsidR="0046757E" w:rsidRDefault="0046757E" w:rsidP="0046757E">
      <w:pPr>
        <w:pStyle w:val="CommentText"/>
      </w:pPr>
      <w:hyperlink r:id="rId4" w:history="1">
        <w:r w:rsidRPr="004F5620">
          <w:rPr>
            <w:rStyle w:val="Hyperlink"/>
          </w:rPr>
          <w:t>https://doi.org/10.1093/jmammal/gyac053</w:t>
        </w:r>
      </w:hyperlink>
      <w:r>
        <w:t xml:space="preserve"> </w:t>
      </w:r>
    </w:p>
  </w:comment>
  <w:comment w:id="29" w:author="Tim Doherty" w:date="2025-10-27T09:07:00Z" w:initials="TD">
    <w:p w14:paraId="31EE4D73" w14:textId="77777777" w:rsidR="005B155E" w:rsidRDefault="00F54E09" w:rsidP="005B155E">
      <w:pPr>
        <w:pStyle w:val="CommentText"/>
      </w:pPr>
      <w:r>
        <w:rPr>
          <w:rStyle w:val="CommentReference"/>
        </w:rPr>
        <w:annotationRef/>
      </w:r>
      <w:hyperlink r:id="rId5" w:history="1">
        <w:r w:rsidR="005B155E" w:rsidRPr="00D545D1">
          <w:rPr>
            <w:rStyle w:val="Hyperlink"/>
          </w:rPr>
          <w:t>https://doi.org/10.1007/s10980-024-01970-5</w:t>
        </w:r>
      </w:hyperlink>
    </w:p>
    <w:p w14:paraId="1E1DFF8F" w14:textId="77777777" w:rsidR="005B155E" w:rsidRDefault="005B155E" w:rsidP="005B155E">
      <w:pPr>
        <w:pStyle w:val="CommentText"/>
      </w:pPr>
    </w:p>
    <w:p w14:paraId="54E512D2" w14:textId="77777777" w:rsidR="005B155E" w:rsidRDefault="005B155E" w:rsidP="005B155E">
      <w:pPr>
        <w:pStyle w:val="CommentText"/>
      </w:pPr>
      <w:hyperlink r:id="rId6" w:history="1">
        <w:r w:rsidRPr="00D545D1">
          <w:rPr>
            <w:rStyle w:val="Hyperlink"/>
          </w:rPr>
          <w:t>https://link.springer.com/article/10.1186/s42408-025-00391-2</w:t>
        </w:r>
      </w:hyperlink>
    </w:p>
  </w:comment>
  <w:comment w:id="32" w:author="Nimmo, Dale" w:date="2025-10-23T09:33:00Z" w:initials="DN">
    <w:p w14:paraId="75F74B71" w14:textId="14D188E8" w:rsidR="00983196" w:rsidRDefault="00983196" w:rsidP="00983196">
      <w:pPr>
        <w:pStyle w:val="CommentText"/>
      </w:pPr>
      <w:r>
        <w:rPr>
          <w:rStyle w:val="CommentReference"/>
        </w:rPr>
        <w:annotationRef/>
      </w:r>
      <w:r>
        <w:t xml:space="preserve">I think we need to move this paragraph here so the two ‘big picture’ topics are covered before narrowing in to how they intersect. </w:t>
      </w:r>
    </w:p>
  </w:comment>
  <w:comment w:id="33" w:author="Nimmo, Dale" w:date="2025-08-27T11:53:00Z" w:initials="DN">
    <w:p w14:paraId="091A253E" w14:textId="50CD7567" w:rsidR="00E25618" w:rsidRDefault="00E25618" w:rsidP="00E25618">
      <w:pPr>
        <w:pStyle w:val="CommentText"/>
      </w:pPr>
      <w:r>
        <w:rPr>
          <w:rStyle w:val="CommentReference"/>
        </w:rPr>
        <w:annotationRef/>
      </w:r>
      <w:r>
        <w:t xml:space="preserve">The central purpose of this paragraph should be to demonstrate that movement decisions matter. Don’t stray to far aware from the central premise. This is the ‘so what’ paragraph; we’ve established fire affects movement, now tell them why that matters. Think big picture; look at meta analyses and high end reviews, they don’t need to relate to fire at all, that can be stitched together right at the end. </w:t>
      </w:r>
    </w:p>
  </w:comment>
  <w:comment w:id="34" w:author="Wooster, Eamonn" w:date="2025-10-13T13:51:00Z" w:initials="WE">
    <w:p w14:paraId="4B136ED9" w14:textId="77777777" w:rsidR="00E25618" w:rsidRDefault="00E25618" w:rsidP="00E25618">
      <w:r>
        <w:rPr>
          <w:rStyle w:val="CommentReference"/>
        </w:rPr>
        <w:annotationRef/>
      </w:r>
      <w:r>
        <w:rPr>
          <w:sz w:val="20"/>
          <w:szCs w:val="20"/>
        </w:rPr>
        <w:t xml:space="preserve">I assume you mean process like cognition etc, which would be internal processes </w:t>
      </w:r>
    </w:p>
  </w:comment>
  <w:comment w:id="35" w:author="Nimmo, Dale" w:date="2025-10-23T09:17:00Z" w:initials="DN">
    <w:p w14:paraId="439064EE" w14:textId="77777777" w:rsidR="00E25618" w:rsidRDefault="00E25618" w:rsidP="00E25618">
      <w:pPr>
        <w:pStyle w:val="CommentText"/>
      </w:pPr>
      <w:r>
        <w:rPr>
          <w:rStyle w:val="CommentReference"/>
        </w:rPr>
        <w:annotationRef/>
      </w:r>
      <w:r>
        <w:t xml:space="preserve">A little unclear what internal processes means here. </w:t>
      </w:r>
    </w:p>
  </w:comment>
  <w:comment w:id="39" w:author="Nimmo, Dale" w:date="2025-10-23T09:29:00Z" w:initials="DN">
    <w:p w14:paraId="6DFA3050" w14:textId="77777777" w:rsidR="00471ACB" w:rsidRDefault="00471ACB" w:rsidP="00471ACB">
      <w:pPr>
        <w:pStyle w:val="CommentText"/>
      </w:pPr>
      <w:r>
        <w:rPr>
          <w:rStyle w:val="CommentReference"/>
        </w:rPr>
        <w:annotationRef/>
      </w:r>
      <w:r>
        <w:t xml:space="preserve">One of my favour papers in movement ecology is probably relevant  somewhere in this paragraph </w:t>
      </w:r>
      <w:hyperlink r:id="rId7" w:history="1">
        <w:r w:rsidRPr="00D82EF3">
          <w:rPr>
            <w:rStyle w:val="Hyperlink"/>
          </w:rPr>
          <w:t>https://besjournals.onlinelibrary.wiley.com/doi/10.1111/j.1365-2435.2007.01326.x</w:t>
        </w:r>
      </w:hyperlink>
      <w:r>
        <w:t xml:space="preserve"> </w:t>
      </w:r>
    </w:p>
  </w:comment>
  <w:comment w:id="40" w:author="Nimmo, Dale" w:date="2025-10-22T16:13:00Z" w:initials="DN">
    <w:p w14:paraId="157CE018" w14:textId="457D1239" w:rsidR="00E25618" w:rsidRDefault="00E25618" w:rsidP="00E25618">
      <w:pPr>
        <w:pStyle w:val="CommentText"/>
      </w:pPr>
      <w:r>
        <w:rPr>
          <w:rStyle w:val="CommentReference"/>
        </w:rPr>
        <w:annotationRef/>
      </w:r>
      <w:r>
        <w:t>And hydration I suppose?</w:t>
      </w:r>
    </w:p>
  </w:comment>
  <w:comment w:id="41" w:author="Nimmo, Dale" w:date="2025-10-23T09:20:00Z" w:initials="DN">
    <w:p w14:paraId="72ADC631" w14:textId="77777777" w:rsidR="00E25618" w:rsidRDefault="00E25618" w:rsidP="00E25618">
      <w:pPr>
        <w:pStyle w:val="CommentText"/>
      </w:pPr>
      <w:r>
        <w:rPr>
          <w:rStyle w:val="CommentReference"/>
        </w:rPr>
        <w:annotationRef/>
      </w:r>
      <w:r>
        <w:t>I reckon often you could use two rather than three references to support statements. Too many refs interrupt the flow of the paragraph and usually one or two is all that is needed</w:t>
      </w:r>
    </w:p>
  </w:comment>
  <w:comment w:id="42" w:author="Wooster, Eamonn" w:date="2025-10-13T13:52:00Z" w:initials="WE">
    <w:p w14:paraId="0F993EF7" w14:textId="77777777" w:rsidR="00E25618" w:rsidRDefault="00E25618" w:rsidP="00E25618">
      <w:r>
        <w:rPr>
          <w:rStyle w:val="CommentReference"/>
        </w:rPr>
        <w:annotationRef/>
      </w:r>
      <w:r>
        <w:rPr>
          <w:sz w:val="20"/>
          <w:szCs w:val="20"/>
        </w:rPr>
        <w:t xml:space="preserve">Consider citing for the predation risk part of this group of references:  Wooster, Eamonn IF, et al. "Animal cognition and culture mediate predator–prey interactions." Trends in Ecology &amp; Evolution 39.1 (2024): 52-64. </w:t>
      </w:r>
    </w:p>
  </w:comment>
  <w:comment w:id="43" w:author="Nimmo, Dale" w:date="2025-10-22T16:13:00Z" w:initials="DN">
    <w:p w14:paraId="05113245" w14:textId="77777777" w:rsidR="00E25618" w:rsidRDefault="00E25618" w:rsidP="00E25618">
      <w:pPr>
        <w:pStyle w:val="CommentText"/>
      </w:pPr>
      <w:r>
        <w:rPr>
          <w:rStyle w:val="CommentReference"/>
        </w:rPr>
        <w:annotationRef/>
      </w:r>
      <w:r>
        <w:t xml:space="preserve">Keep your eye out for these kinds of words. They sound nice but add nothing. Kill them. </w:t>
      </w:r>
    </w:p>
  </w:comment>
  <w:comment w:id="47" w:author="Tim Doherty" w:date="2025-10-27T09:16:00Z" w:initials="TD">
    <w:p w14:paraId="21E76A04" w14:textId="77777777" w:rsidR="005B155E" w:rsidRDefault="00F30D33" w:rsidP="005B155E">
      <w:pPr>
        <w:pStyle w:val="CommentText"/>
      </w:pPr>
      <w:r>
        <w:rPr>
          <w:rStyle w:val="CommentReference"/>
        </w:rPr>
        <w:annotationRef/>
      </w:r>
      <w:hyperlink r:id="rId8" w:history="1">
        <w:r w:rsidR="005B155E" w:rsidRPr="001F47B7">
          <w:rPr>
            <w:rStyle w:val="Hyperlink"/>
          </w:rPr>
          <w:t>https://esajournals.onlinelibrary.wiley.com/doi/full/10.1002/ecs2.4282</w:t>
        </w:r>
      </w:hyperlink>
    </w:p>
    <w:p w14:paraId="45DADC31" w14:textId="77777777" w:rsidR="005B155E" w:rsidRDefault="005B155E" w:rsidP="005B155E">
      <w:pPr>
        <w:pStyle w:val="CommentText"/>
      </w:pPr>
      <w:r>
        <w:t>And/or</w:t>
      </w:r>
    </w:p>
    <w:p w14:paraId="7C72C889" w14:textId="77777777" w:rsidR="005B155E" w:rsidRDefault="005B155E" w:rsidP="005B155E">
      <w:pPr>
        <w:pStyle w:val="CommentText"/>
      </w:pPr>
      <w:hyperlink r:id="rId9" w:history="1">
        <w:r w:rsidRPr="001F47B7">
          <w:rPr>
            <w:rStyle w:val="Hyperlink"/>
          </w:rPr>
          <w:t>https://besjournals.onlinelibrary.wiley.com/doi/full/10.1111/1365-2656.13456</w:t>
        </w:r>
      </w:hyperlink>
    </w:p>
  </w:comment>
  <w:comment w:id="50" w:author="Wooster, Eamonn" w:date="2025-10-13T13:50:00Z" w:initials="WE">
    <w:p w14:paraId="60307440" w14:textId="03612E94" w:rsidR="00AB7361" w:rsidRDefault="00AB7361" w:rsidP="00AB7361">
      <w:r>
        <w:rPr>
          <w:rStyle w:val="CommentReference"/>
        </w:rPr>
        <w:annotationRef/>
      </w:r>
      <w:r>
        <w:rPr>
          <w:sz w:val="20"/>
          <w:szCs w:val="20"/>
        </w:rPr>
        <w:t xml:space="preserve">Nice paragraph! </w:t>
      </w:r>
    </w:p>
  </w:comment>
  <w:comment w:id="51" w:author="Tim Doherty" w:date="2025-10-27T07:15:00Z" w:initials="TD">
    <w:p w14:paraId="3D0C4F47" w14:textId="77777777" w:rsidR="0090545E" w:rsidRDefault="00A86AE1" w:rsidP="0090545E">
      <w:pPr>
        <w:pStyle w:val="CommentText"/>
      </w:pPr>
      <w:r>
        <w:rPr>
          <w:rStyle w:val="CommentReference"/>
        </w:rPr>
        <w:annotationRef/>
      </w:r>
      <w:r w:rsidR="0090545E">
        <w:t>I would consider deleting this bit since it is the fourth time similar terms have been used already. Repeated references to spatial and temporal scales may set the reader up to think you will do a deep dive into the spatio-temporal dynamics of fire</w:t>
      </w:r>
    </w:p>
  </w:comment>
  <w:comment w:id="52" w:author="Wooster, Eamonn" w:date="2025-10-13T13:48:00Z" w:initials="WE">
    <w:p w14:paraId="26ABD1E5" w14:textId="39C8A665" w:rsidR="006E0B8D" w:rsidRDefault="006E0B8D" w:rsidP="006E0B8D">
      <w:r>
        <w:rPr>
          <w:rStyle w:val="CommentReference"/>
        </w:rPr>
        <w:annotationRef/>
      </w:r>
      <w:r>
        <w:rPr>
          <w:sz w:val="20"/>
          <w:szCs w:val="20"/>
        </w:rPr>
        <w:t>Noting that being very specific will help you improve your writing - don't leave anything for the reader to guess, even if it seems obvious</w:t>
      </w:r>
    </w:p>
  </w:comment>
  <w:comment w:id="53" w:author="Wooster, Eamonn" w:date="2025-10-13T13:49:00Z" w:initials="WE">
    <w:p w14:paraId="767E308B" w14:textId="77777777" w:rsidR="006E0B8D" w:rsidRDefault="006E0B8D" w:rsidP="006E0B8D">
      <w:r>
        <w:rPr>
          <w:rStyle w:val="CommentReference"/>
        </w:rPr>
        <w:annotationRef/>
      </w:r>
      <w:r>
        <w:rPr>
          <w:sz w:val="20"/>
          <w:szCs w:val="20"/>
        </w:rPr>
        <w:t>(Your writing is very good for your career stage)</w:t>
      </w:r>
    </w:p>
  </w:comment>
  <w:comment w:id="55" w:author="Tim Doherty" w:date="2025-10-28T06:28:00Z" w:initials="TD">
    <w:p w14:paraId="788DA057" w14:textId="77777777" w:rsidR="00A54667" w:rsidRDefault="00A54667" w:rsidP="00A54667">
      <w:pPr>
        <w:pStyle w:val="CommentText"/>
      </w:pPr>
      <w:r>
        <w:rPr>
          <w:rStyle w:val="CommentReference"/>
        </w:rPr>
        <w:annotationRef/>
      </w:r>
      <w:r>
        <w:t>I feel that this paragraph would benefit from some tangible examples of how individual species have responded to fire. After the next sentence you might add a sentence something like “For instance, white-tailed deer in the USA increased their daily movement distances by 42% on average in burnt compared to unburnt areas after fire”.</w:t>
      </w:r>
    </w:p>
    <w:p w14:paraId="281FE261" w14:textId="77777777" w:rsidR="00A54667" w:rsidRDefault="00A54667" w:rsidP="00A54667">
      <w:pPr>
        <w:pStyle w:val="CommentText"/>
      </w:pPr>
      <w:r>
        <w:t>Two or three sentences like this will help bring the concepts to life and help the reader better understand what the model results might mean.</w:t>
      </w:r>
    </w:p>
  </w:comment>
  <w:comment w:id="60" w:author="Nimmo, Dale" w:date="2025-10-22T16:10:00Z" w:initials="DN">
    <w:p w14:paraId="51A55388" w14:textId="637B47B6" w:rsidR="0017246B" w:rsidRDefault="0017246B" w:rsidP="0017246B">
      <w:pPr>
        <w:pStyle w:val="CommentText"/>
      </w:pPr>
      <w:r>
        <w:rPr>
          <w:rStyle w:val="CommentReference"/>
        </w:rPr>
        <w:annotationRef/>
      </w:r>
      <w:r>
        <w:t xml:space="preserve">But they can also decrease as animals reduce activity to avoid threats i.e., antechinus going into torpor, echidnas reducing their activity after prescribed fire. </w:t>
      </w:r>
    </w:p>
  </w:comment>
  <w:comment w:id="70" w:author="Tim Doherty" w:date="2025-10-27T07:20:00Z" w:initials="TD">
    <w:p w14:paraId="4249D540" w14:textId="77777777" w:rsidR="001A30E8" w:rsidRDefault="000C597E" w:rsidP="001A30E8">
      <w:pPr>
        <w:pStyle w:val="CommentText"/>
      </w:pPr>
      <w:r>
        <w:rPr>
          <w:rStyle w:val="CommentReference"/>
        </w:rPr>
        <w:annotationRef/>
      </w:r>
      <w:r w:rsidR="001A30E8">
        <w:t xml:space="preserve">This phrasing isn’t particularly distinct from earlier sentences about new opportunities, meeting ecological requirements etc. Perhaps here you could say that animals alter their movements in response to changing habitat suitability of burnt areas due to vegetation recovery, altered community composition, resource availability, etc. </w:t>
      </w:r>
    </w:p>
    <w:p w14:paraId="4711587B" w14:textId="77777777" w:rsidR="001A30E8" w:rsidRDefault="001A30E8" w:rsidP="001A30E8">
      <w:pPr>
        <w:pStyle w:val="CommentText"/>
      </w:pPr>
      <w:r>
        <w:t>You could talk about niches, although given that a species’ response to a single fire variable (e.g. time since fire) can differ between locations and environmental conditions, it may be better to not lock into that concept</w:t>
      </w:r>
    </w:p>
  </w:comment>
  <w:comment w:id="73" w:author="Nimmo, Dale" w:date="2025-10-22T16:12:00Z" w:initials="DN">
    <w:p w14:paraId="256AE7CE" w14:textId="3DEF0848" w:rsidR="0017246B" w:rsidRDefault="0017246B" w:rsidP="0017246B">
      <w:pPr>
        <w:pStyle w:val="CommentText"/>
      </w:pPr>
      <w:r>
        <w:rPr>
          <w:rStyle w:val="CommentReference"/>
        </w:rPr>
        <w:annotationRef/>
      </w:r>
      <w:r>
        <w:t>Nice work</w:t>
      </w:r>
    </w:p>
  </w:comment>
  <w:comment w:id="74" w:author="Nimmo, Dale" w:date="2025-08-29T14:19:00Z" w:initials="DN">
    <w:p w14:paraId="10CB71B7" w14:textId="4F6DC2C9" w:rsidR="009B4DAE" w:rsidRDefault="009B4DAE" w:rsidP="00294A0A">
      <w:pPr>
        <w:pStyle w:val="CommentText"/>
      </w:pPr>
      <w:r>
        <w:rPr>
          <w:rStyle w:val="CommentReference"/>
        </w:rPr>
        <w:annotationRef/>
      </w:r>
      <w:r>
        <w:t xml:space="preserve">Need a reference for this. E.g., </w:t>
      </w:r>
      <w:hyperlink r:id="rId10" w:history="1">
        <w:r w:rsidRPr="00F10DAC">
          <w:rPr>
            <w:rStyle w:val="Hyperlink"/>
          </w:rPr>
          <w:t>https://www.nature.com/articles/s41559-024-02452-2</w:t>
        </w:r>
      </w:hyperlink>
      <w:r>
        <w:t xml:space="preserve">  </w:t>
      </w:r>
      <w:hyperlink r:id="rId11" w:history="1">
        <w:r w:rsidRPr="00F10DAC">
          <w:rPr>
            <w:rStyle w:val="Hyperlink"/>
          </w:rPr>
          <w:t>https://agupubs.onlinelibrary.wiley.com/doi/full/10.1029/2020RG000726</w:t>
        </w:r>
      </w:hyperlink>
      <w:r>
        <w:t xml:space="preserve"> </w:t>
      </w:r>
      <w:hyperlink r:id="rId12" w:history="1">
        <w:r w:rsidRPr="00F10DAC">
          <w:rPr>
            <w:rStyle w:val="Hyperlink"/>
          </w:rPr>
          <w:t>https://www.nature.com/articles/s43017-020-0085-3</w:t>
        </w:r>
      </w:hyperlink>
    </w:p>
  </w:comment>
  <w:comment w:id="77" w:author="Nimmo, Dale" w:date="2025-08-29T14:22:00Z" w:initials="DN">
    <w:p w14:paraId="7ABE8AB6" w14:textId="77777777" w:rsidR="002947CC" w:rsidRDefault="002947CC" w:rsidP="002947CC">
      <w:pPr>
        <w:pStyle w:val="CommentText"/>
      </w:pPr>
      <w:r>
        <w:rPr>
          <w:rStyle w:val="CommentReference"/>
        </w:rPr>
        <w:annotationRef/>
      </w:r>
      <w:r>
        <w:t>And changes in land use including disruption to Indigenous fire regimes</w:t>
      </w:r>
    </w:p>
  </w:comment>
  <w:comment w:id="81" w:author="Nimmo, Dale" w:date="2025-10-23T09:42:00Z" w:initials="DN">
    <w:p w14:paraId="01AABB49" w14:textId="77777777" w:rsidR="00DB1521" w:rsidRDefault="0000300C" w:rsidP="00DB1521">
      <w:pPr>
        <w:pStyle w:val="CommentText"/>
      </w:pPr>
      <w:r>
        <w:rPr>
          <w:rStyle w:val="CommentReference"/>
        </w:rPr>
        <w:annotationRef/>
      </w:r>
      <w:r w:rsidR="00DB1521">
        <w:t xml:space="preserve">I deleted the sentences after this because they reverted back to fire generally (paragraph 1 topic), rather than focussing specifically on the consequences of altered fire regimes for animal movement. </w:t>
      </w:r>
    </w:p>
  </w:comment>
  <w:comment w:id="83" w:author="Nimmo, Dale" w:date="2025-08-29T14:23:00Z" w:initials="DN">
    <w:p w14:paraId="4DC341A7" w14:textId="11178F82" w:rsidR="009B4DAE" w:rsidRDefault="009B4DAE" w:rsidP="00294A0A">
      <w:pPr>
        <w:pStyle w:val="CommentText"/>
      </w:pPr>
      <w:r>
        <w:rPr>
          <w:rStyle w:val="CommentReference"/>
        </w:rPr>
        <w:annotationRef/>
      </w:r>
      <w:r>
        <w:t xml:space="preserve">Again, too many references plonked at the end; place them after the relevant fact and use fewer overall. Doing so ensure you stay rigorous with you citing. And for any single string, no more than three. </w:t>
      </w:r>
    </w:p>
  </w:comment>
  <w:comment w:id="85" w:author="Nimmo, Dale" w:date="2025-08-29T14:28:00Z" w:initials="DN">
    <w:p w14:paraId="1CA7E8E9" w14:textId="08E6472C" w:rsidR="00412E5C" w:rsidRDefault="009B4DAE" w:rsidP="00294A0A">
      <w:pPr>
        <w:pStyle w:val="CommentText"/>
      </w:pPr>
      <w:r>
        <w:rPr>
          <w:rStyle w:val="CommentReference"/>
        </w:rPr>
        <w:annotationRef/>
      </w:r>
      <w:r w:rsidR="00412E5C">
        <w:t xml:space="preserve">More fleshing out of hypotheses needed. On first principle, what do we expect movement to do in relation to fire. You’ve done a good job of introducing the general topic and identifying the knowledge gap, but build the narrative further by forming two or three well argued hypotheses, supported by the literature, and tested in the meta analysis.  </w:t>
      </w:r>
    </w:p>
    <w:p w14:paraId="709EF5C7" w14:textId="77777777" w:rsidR="00412E5C" w:rsidRDefault="00412E5C" w:rsidP="00294A0A">
      <w:pPr>
        <w:pStyle w:val="CommentText"/>
      </w:pPr>
    </w:p>
    <w:p w14:paraId="1D47C9E8" w14:textId="77777777" w:rsidR="00412E5C" w:rsidRDefault="00412E5C" w:rsidP="00294A0A">
      <w:pPr>
        <w:pStyle w:val="CommentText"/>
      </w:pPr>
      <w:r>
        <w:t xml:space="preserve">See the last paragraph of this paper for example </w:t>
      </w:r>
      <w:hyperlink r:id="rId13" w:history="1">
        <w:r w:rsidRPr="008F6356">
          <w:rPr>
            <w:rStyle w:val="Hyperlink"/>
          </w:rPr>
          <w:t>https://onlinelibrary-wiley-com.ezproxy.csu.edu.au/doi/full/10.1111/geb.13710</w:t>
        </w:r>
      </w:hyperlink>
    </w:p>
    <w:p w14:paraId="6619916F" w14:textId="77777777" w:rsidR="00412E5C" w:rsidRDefault="00412E5C" w:rsidP="00294A0A">
      <w:pPr>
        <w:pStyle w:val="CommentText"/>
      </w:pPr>
    </w:p>
    <w:p w14:paraId="7DED4C73" w14:textId="77777777" w:rsidR="00412E5C" w:rsidRDefault="00412E5C" w:rsidP="00294A0A">
      <w:pPr>
        <w:pStyle w:val="CommentText"/>
      </w:pPr>
      <w:r>
        <w:t>But note, the hypotheses can’t come out of nowhere. You need to lay the grounrd work for them in preceding paragraphs.</w:t>
      </w:r>
    </w:p>
    <w:p w14:paraId="139AE505" w14:textId="77777777" w:rsidR="00412E5C" w:rsidRDefault="00412E5C" w:rsidP="00294A0A">
      <w:pPr>
        <w:pStyle w:val="CommentText"/>
      </w:pPr>
    </w:p>
    <w:p w14:paraId="3850B36E" w14:textId="77777777" w:rsidR="00412E5C" w:rsidRDefault="00412E5C" w:rsidP="00294A0A">
      <w:pPr>
        <w:pStyle w:val="CommentText"/>
      </w:pPr>
      <w:r>
        <w:t>Looking at what you’ve analysed specifically, I think hypotheses could focus on</w:t>
      </w:r>
    </w:p>
    <w:p w14:paraId="0B0048CC" w14:textId="77777777" w:rsidR="00412E5C" w:rsidRDefault="00412E5C" w:rsidP="00294A0A">
      <w:pPr>
        <w:pStyle w:val="CommentText"/>
      </w:pPr>
    </w:p>
    <w:p w14:paraId="24F578AD" w14:textId="77777777" w:rsidR="00412E5C" w:rsidRDefault="00412E5C" w:rsidP="00294A0A">
      <w:pPr>
        <w:pStyle w:val="CommentText"/>
        <w:numPr>
          <w:ilvl w:val="0"/>
          <w:numId w:val="3"/>
        </w:numPr>
      </w:pPr>
      <w:r>
        <w:t>The overall direction of fire generally (do we predict it to be positive or negative, and why?)</w:t>
      </w:r>
    </w:p>
    <w:p w14:paraId="78235205" w14:textId="77777777" w:rsidR="00412E5C" w:rsidRDefault="00412E5C" w:rsidP="00294A0A">
      <w:pPr>
        <w:pStyle w:val="CommentText"/>
        <w:numPr>
          <w:ilvl w:val="0"/>
          <w:numId w:val="3"/>
        </w:numPr>
      </w:pPr>
      <w:r>
        <w:t>Fire attributes (would we expectspecific fire attrubites to drivce more or less movement?)</w:t>
      </w:r>
    </w:p>
    <w:p w14:paraId="7E0E8D76" w14:textId="77777777" w:rsidR="00412E5C" w:rsidRDefault="00412E5C" w:rsidP="00294A0A">
      <w:pPr>
        <w:pStyle w:val="CommentText"/>
        <w:numPr>
          <w:ilvl w:val="0"/>
          <w:numId w:val="3"/>
        </w:numPr>
      </w:pPr>
      <w:r>
        <w:t>Movement type (would we expect different things for different types?)</w:t>
      </w:r>
    </w:p>
    <w:p w14:paraId="3B82DFE2" w14:textId="77777777" w:rsidR="00412E5C" w:rsidRDefault="00412E5C" w:rsidP="00294A0A">
      <w:pPr>
        <w:pStyle w:val="CommentText"/>
        <w:numPr>
          <w:ilvl w:val="0"/>
          <w:numId w:val="3"/>
        </w:numPr>
      </w:pPr>
      <w:r>
        <w:t>Body mass (should small or large species respond more storngly?)</w:t>
      </w:r>
    </w:p>
  </w:comment>
  <w:comment w:id="86" w:author="Chloe McAuley" w:date="2025-09-29T10:39:00Z" w:initials="CM">
    <w:p w14:paraId="14895744" w14:textId="77777777" w:rsidR="00EB2884" w:rsidRDefault="00EB2884" w:rsidP="00EB2884">
      <w:pPr>
        <w:pStyle w:val="CommentText"/>
      </w:pPr>
      <w:r>
        <w:rPr>
          <w:rStyle w:val="CommentReference"/>
        </w:rPr>
        <w:annotationRef/>
      </w:r>
      <w:r>
        <w:t>“We predict that behavioural changes of threatened terrestrial mammals may differ among categories of human disturbances and affected behaviour types, as a result of the different mechanisms of behavioural response to the diverse disturbances. We also predict a positive relationship between behavioural change and human disturbance intensity. Furthermore, we expect that human-induced behavioural changes vary in effect size according to species with different functional traits, such that large species show stronger behavioural changes. To test these predictions, we conducted a systematic meta-analysis of human-induced changes in the behaviour of globally threatened terrestrial mammals. We reveal how human disturbance types (biological invasion, climate change, grazing, habitat degradation, protection management, road traffic and tourism) and their intensity influence the behavioural response of threatened terrestrial mammals. We also explore how behavioural responses of threatened terrestrial mammals vary among different regional attributes' and species' functional traits. “</w:t>
      </w:r>
    </w:p>
  </w:comment>
  <w:comment w:id="95" w:author="Nimmo, Dale" w:date="2025-10-23T10:10:00Z" w:initials="DN">
    <w:p w14:paraId="28448023" w14:textId="77777777" w:rsidR="00DB1521" w:rsidRDefault="00DB1521" w:rsidP="00DB1521">
      <w:pPr>
        <w:pStyle w:val="CommentText"/>
      </w:pPr>
      <w:r>
        <w:rPr>
          <w:rStyle w:val="CommentReference"/>
        </w:rPr>
        <w:annotationRef/>
      </w:r>
      <w:r>
        <w:t>Trying to include tortuosity in here</w:t>
      </w:r>
    </w:p>
  </w:comment>
  <w:comment w:id="119" w:author="Wooster, Eamonn" w:date="2025-08-14T09:02:00Z" w:initials="WE">
    <w:p w14:paraId="35E87E1C" w14:textId="6E99652F" w:rsidR="00B520A0" w:rsidRDefault="00B520A0" w:rsidP="00294A0A">
      <w:r>
        <w:rPr>
          <w:rStyle w:val="CommentReference"/>
        </w:rPr>
        <w:annotationRef/>
      </w:r>
      <w:r>
        <w:t>Paste the search terms in here - exactly how you searched in WoS</w:t>
      </w:r>
    </w:p>
  </w:comment>
  <w:comment w:id="120" w:author="Chloe McAuley" w:date="2025-08-30T12:11:00Z" w:initials="CM">
    <w:p w14:paraId="586879BD" w14:textId="77777777" w:rsidR="00C44FCA" w:rsidRDefault="00C44FCA" w:rsidP="00294A0A">
      <w:pPr>
        <w:pStyle w:val="CommentText"/>
      </w:pPr>
      <w:r>
        <w:rPr>
          <w:rStyle w:val="CommentReference"/>
        </w:rPr>
        <w:annotationRef/>
      </w:r>
      <w:r>
        <w:t>Have now included in sup mat. Should I also include in here?</w:t>
      </w:r>
    </w:p>
  </w:comment>
  <w:comment w:id="121" w:author="Wooster, Eamonn" w:date="2025-10-07T10:14:00Z" w:initials="WE">
    <w:p w14:paraId="00A3D57F" w14:textId="77777777" w:rsidR="00F86038" w:rsidRDefault="00F86038" w:rsidP="00F86038">
      <w:r>
        <w:rPr>
          <w:rStyle w:val="CommentReference"/>
        </w:rPr>
        <w:annotationRef/>
      </w:r>
      <w:r>
        <w:rPr>
          <w:sz w:val="20"/>
          <w:szCs w:val="20"/>
        </w:rPr>
        <w:t>Nope fine in just the sup mat</w:t>
      </w:r>
    </w:p>
  </w:comment>
  <w:comment w:id="135" w:author="Wooster, Eamonn" w:date="2025-08-14T09:10:00Z" w:initials="WE">
    <w:p w14:paraId="2FE33A1A" w14:textId="5884FDA4" w:rsidR="007D78B1" w:rsidRDefault="007D78B1" w:rsidP="00294A0A">
      <w:r>
        <w:rPr>
          <w:rStyle w:val="CommentReference"/>
        </w:rPr>
        <w:annotationRef/>
      </w:r>
      <w:r>
        <w:t>Reference the papers that were snowball searched. You'll need to bring numbers into here. we searched X records etc - see other meta-analyses for examples</w:t>
      </w:r>
    </w:p>
  </w:comment>
  <w:comment w:id="140" w:author="Wooster, Eamonn" w:date="2025-10-13T14:23:00Z" w:initials="WE">
    <w:p w14:paraId="57C5A511" w14:textId="77777777" w:rsidR="00830D92" w:rsidRDefault="006C31BA" w:rsidP="00830D92">
      <w:pPr>
        <w:pStyle w:val="CommentText"/>
      </w:pPr>
      <w:r>
        <w:rPr>
          <w:rStyle w:val="CommentReference"/>
        </w:rPr>
        <w:annotationRef/>
      </w:r>
      <w:r w:rsidR="00830D92">
        <w:t>add periods and middle names to initials throughout</w:t>
      </w:r>
    </w:p>
  </w:comment>
  <w:comment w:id="141" w:author="Nimmo, Dale" w:date="2025-10-23T10:16:00Z" w:initials="DN">
    <w:p w14:paraId="47689B7F" w14:textId="1F958CA4" w:rsidR="00FD3775" w:rsidRDefault="00FD3775" w:rsidP="00FD3775">
      <w:pPr>
        <w:pStyle w:val="CommentText"/>
      </w:pPr>
      <w:r>
        <w:rPr>
          <w:rStyle w:val="CommentReference"/>
        </w:rPr>
        <w:annotationRef/>
      </w:r>
      <w:r>
        <w:t xml:space="preserve">This is quite incomplete. Remember, the detail here needs to be sufficient for someone else to replicate the search and extract the same data. How did you extract fire size and maximum burn age? What about the animal traits? I see they’re mentioned later, I would mention every variable and how it was gathered here.  </w:t>
      </w:r>
    </w:p>
  </w:comment>
  <w:comment w:id="142" w:author="Chloe McAuley" w:date="2025-10-24T10:18:00Z" w:initials="CM">
    <w:p w14:paraId="22C02384" w14:textId="77777777" w:rsidR="00DA38FE" w:rsidRDefault="003C0C77" w:rsidP="00DA38FE">
      <w:pPr>
        <w:pStyle w:val="CommentText"/>
      </w:pPr>
      <w:r>
        <w:rPr>
          <w:rStyle w:val="CommentReference"/>
        </w:rPr>
        <w:annotationRef/>
      </w:r>
      <w:r w:rsidR="00DA38FE">
        <w:t>Is this looking better? I have detailed the extraction in a table in the sup mat, should I put that table here too?</w:t>
      </w:r>
    </w:p>
  </w:comment>
  <w:comment w:id="143" w:author="Tim Doherty" w:date="2025-10-28T06:36:00Z" w:initials="TD">
    <w:p w14:paraId="2ACC1C6B" w14:textId="77777777" w:rsidR="00162EF1" w:rsidRDefault="00162EF1" w:rsidP="00162EF1">
      <w:pPr>
        <w:pStyle w:val="CommentText"/>
      </w:pPr>
      <w:r>
        <w:rPr>
          <w:rStyle w:val="CommentReference"/>
        </w:rPr>
        <w:annotationRef/>
      </w:r>
      <w:r>
        <w:t xml:space="preserve">I agree that sufficient information needs to be provided in the main text for readers to understand what each variable means. As per next comment, the main ambiguous variable for me is maximum burn age. </w:t>
      </w:r>
    </w:p>
  </w:comment>
  <w:comment w:id="146" w:author="Tim Doherty" w:date="2025-10-27T07:29:00Z" w:initials="TD">
    <w:p w14:paraId="1B67DC04" w14:textId="2A978F1D" w:rsidR="00F536C9" w:rsidRDefault="008D21DC" w:rsidP="00F536C9">
      <w:pPr>
        <w:pStyle w:val="CommentText"/>
      </w:pPr>
      <w:r>
        <w:rPr>
          <w:rStyle w:val="CommentReference"/>
        </w:rPr>
        <w:annotationRef/>
      </w:r>
      <w:r w:rsidR="00F536C9">
        <w:t>This should be defined in this paragraph.</w:t>
      </w:r>
    </w:p>
    <w:p w14:paraId="7A703ED8" w14:textId="77777777" w:rsidR="00F536C9" w:rsidRDefault="00F536C9" w:rsidP="00F536C9">
      <w:pPr>
        <w:pStyle w:val="CommentText"/>
      </w:pPr>
    </w:p>
    <w:p w14:paraId="3F27E9EB" w14:textId="77777777" w:rsidR="00F536C9" w:rsidRDefault="00F536C9" w:rsidP="00F536C9">
      <w:pPr>
        <w:pStyle w:val="CommentText"/>
      </w:pPr>
      <w:r>
        <w:t>Why did you choose maximum instead of minimum burn age? Stronger effects may be expected the closer you sample to the occurrence of a fire (</w:t>
      </w:r>
      <w:hyperlink r:id="rId14" w:history="1">
        <w:r w:rsidRPr="00597624">
          <w:rPr>
            <w:rStyle w:val="Hyperlink"/>
          </w:rPr>
          <w:t>https://link.springer.com/article/10.1186/s42408-023-00183-6</w:t>
        </w:r>
      </w:hyperlink>
      <w:r>
        <w:t>).</w:t>
      </w:r>
    </w:p>
    <w:p w14:paraId="7945A32D" w14:textId="77777777" w:rsidR="00F536C9" w:rsidRDefault="00F536C9" w:rsidP="00F536C9">
      <w:pPr>
        <w:pStyle w:val="CommentText"/>
      </w:pPr>
    </w:p>
    <w:p w14:paraId="07E6A879" w14:textId="77777777" w:rsidR="00F536C9" w:rsidRDefault="00F536C9" w:rsidP="00F536C9">
      <w:pPr>
        <w:pStyle w:val="CommentText"/>
      </w:pPr>
      <w:r>
        <w:t>I would be interested to understand the distribution of maximum and minimum (if recorded) burn ages across studies</w:t>
      </w:r>
    </w:p>
  </w:comment>
  <w:comment w:id="147" w:author="Tim Doherty" w:date="2025-10-27T07:31:00Z" w:initials="TD">
    <w:p w14:paraId="61FD3D96" w14:textId="1B836B0C" w:rsidR="00EB2CEE" w:rsidRDefault="00EB2CEE" w:rsidP="00EB2CEE">
      <w:pPr>
        <w:pStyle w:val="CommentText"/>
      </w:pPr>
      <w:r>
        <w:rPr>
          <w:rStyle w:val="CommentReference"/>
        </w:rPr>
        <w:annotationRef/>
      </w:r>
      <w:r>
        <w:t>End of paragraph says the unit is years</w:t>
      </w:r>
    </w:p>
  </w:comment>
  <w:comment w:id="154" w:author="Tim Doherty" w:date="2025-10-27T07:45:00Z" w:initials="TD">
    <w:p w14:paraId="28F5147A" w14:textId="77777777" w:rsidR="00A206BE" w:rsidRDefault="00A206BE" w:rsidP="00A206BE">
      <w:pPr>
        <w:pStyle w:val="CommentText"/>
      </w:pPr>
      <w:r>
        <w:rPr>
          <w:rStyle w:val="CommentReference"/>
        </w:rPr>
        <w:annotationRef/>
      </w:r>
      <w:r>
        <w:t>Clarify if this is mean adult body mass, or something else</w:t>
      </w:r>
    </w:p>
  </w:comment>
  <w:comment w:id="155" w:author="Chloe McAuley" w:date="2025-10-24T13:27:00Z" w:initials="CM">
    <w:p w14:paraId="232650AC" w14:textId="6FE40A09" w:rsidR="00581A36" w:rsidRDefault="00453D2F" w:rsidP="00581A36">
      <w:pPr>
        <w:pStyle w:val="CommentText"/>
      </w:pPr>
      <w:r>
        <w:rPr>
          <w:rStyle w:val="CommentReference"/>
        </w:rPr>
        <w:annotationRef/>
      </w:r>
      <w:r w:rsidR="00581A36">
        <w:t>Have moved this para to the meta analysis section, as data was extracted from studies for the SR that did not meet all of these criteria (eg cases that did not have sufficient information to calculate sample sizes, means, and measures of variation for effect sizes or where samples sizes were too small)</w:t>
      </w:r>
    </w:p>
  </w:comment>
  <w:comment w:id="156" w:author="Wooster, Eamonn" w:date="2025-08-14T09:27:00Z" w:initials="WE">
    <w:p w14:paraId="33C7A77C" w14:textId="5C479797" w:rsidR="003C0BF5" w:rsidRDefault="003C0BF5" w:rsidP="00294A0A">
      <w:r>
        <w:rPr>
          <w:rStyle w:val="CommentReference"/>
        </w:rPr>
        <w:annotationRef/>
      </w:r>
      <w:r>
        <w:t xml:space="preserve">Nice paragraph : ) </w:t>
      </w:r>
    </w:p>
  </w:comment>
  <w:comment w:id="170" w:author="Tim Doherty" w:date="2025-10-27T07:52:00Z" w:initials="TD">
    <w:p w14:paraId="71FACCED" w14:textId="77777777" w:rsidR="008F190C" w:rsidRDefault="008F190C" w:rsidP="008F190C">
      <w:pPr>
        <w:pStyle w:val="CommentText"/>
      </w:pPr>
      <w:r>
        <w:rPr>
          <w:rStyle w:val="CommentReference"/>
        </w:rPr>
        <w:annotationRef/>
      </w:r>
      <w:r>
        <w:t>Sample size is correlated with sampling variance, but a study with a large sample size could still have large variance. Suggest changing this to ‘effects with smaller sampling variances…’.</w:t>
      </w:r>
    </w:p>
    <w:p w14:paraId="3D948DDE" w14:textId="77777777" w:rsidR="008F190C" w:rsidRDefault="008F190C" w:rsidP="008F190C">
      <w:pPr>
        <w:pStyle w:val="CommentText"/>
      </w:pPr>
    </w:p>
    <w:p w14:paraId="56A032EA" w14:textId="77777777" w:rsidR="008F190C" w:rsidRDefault="008F190C" w:rsidP="008F190C">
      <w:pPr>
        <w:pStyle w:val="CommentText"/>
      </w:pPr>
      <w:r>
        <w:t>This is also important because some people directly weight their effect sizes using sample sizes, but that’s not what you have done</w:t>
      </w:r>
    </w:p>
  </w:comment>
  <w:comment w:id="174" w:author="Tim Doherty" w:date="2025-10-27T07:57:00Z" w:initials="TD">
    <w:p w14:paraId="3F6C8D57" w14:textId="77777777" w:rsidR="00B633E9" w:rsidRDefault="00EB57E3" w:rsidP="00B633E9">
      <w:pPr>
        <w:pStyle w:val="CommentText"/>
      </w:pPr>
      <w:r>
        <w:rPr>
          <w:rStyle w:val="CommentReference"/>
        </w:rPr>
        <w:annotationRef/>
      </w:r>
      <w:r w:rsidR="00B633E9">
        <w:t>The reason for including an observation level random effect could be explained. Study ID is a common approach, but I don’t remember seeing many studies using observation ID, although I haven’t been reading many meta-analyses recently</w:t>
      </w:r>
    </w:p>
  </w:comment>
  <w:comment w:id="175" w:author="Tim Doherty" w:date="2025-10-27T07:58:00Z" w:initials="TD">
    <w:p w14:paraId="0B0ECE92" w14:textId="77777777" w:rsidR="00B633E9" w:rsidRDefault="00B633E9" w:rsidP="00B633E9">
      <w:pPr>
        <w:pStyle w:val="CommentText"/>
      </w:pPr>
      <w:r>
        <w:rPr>
          <w:rStyle w:val="CommentReference"/>
        </w:rPr>
        <w:annotationRef/>
      </w:r>
      <w:r>
        <w:t>Is there a reference for this?</w:t>
      </w:r>
    </w:p>
  </w:comment>
  <w:comment w:id="179" w:author="Tim Doherty" w:date="2025-10-27T07:59:00Z" w:initials="TD">
    <w:p w14:paraId="11E12A10" w14:textId="77777777" w:rsidR="00641470" w:rsidRDefault="00641470" w:rsidP="00641470">
      <w:pPr>
        <w:pStyle w:val="CommentText"/>
      </w:pPr>
      <w:r>
        <w:rPr>
          <w:rStyle w:val="CommentReference"/>
        </w:rPr>
        <w:annotationRef/>
      </w:r>
      <w:r>
        <w:t>Is what I wrote accurate?</w:t>
      </w:r>
    </w:p>
  </w:comment>
  <w:comment w:id="187" w:author="Tim Doherty" w:date="2025-10-27T08:01:00Z" w:initials="TD">
    <w:p w14:paraId="5559A711" w14:textId="77777777" w:rsidR="00194737" w:rsidRDefault="008530F6" w:rsidP="00194737">
      <w:pPr>
        <w:pStyle w:val="CommentText"/>
      </w:pPr>
      <w:r>
        <w:rPr>
          <w:rStyle w:val="CommentReference"/>
        </w:rPr>
        <w:annotationRef/>
      </w:r>
      <w:r w:rsidR="00194737">
        <w:t>Species should be deleted?</w:t>
      </w:r>
    </w:p>
    <w:p w14:paraId="6B6B1642" w14:textId="77777777" w:rsidR="00194737" w:rsidRDefault="00194737" w:rsidP="00194737">
      <w:pPr>
        <w:pStyle w:val="CommentText"/>
      </w:pPr>
    </w:p>
    <w:p w14:paraId="28B5FF77" w14:textId="77777777" w:rsidR="00194737" w:rsidRDefault="00194737" w:rsidP="00194737">
      <w:pPr>
        <w:pStyle w:val="CommentText"/>
      </w:pPr>
      <w:r>
        <w:t>Actually I see there is a plot of this in the supp info, but I would delete it since there is only one study for most species. That is insufficient information to make meaningful generalisations</w:t>
      </w:r>
    </w:p>
  </w:comment>
  <w:comment w:id="191" w:author="Wooster, Eamonn" w:date="2025-10-13T14:29:00Z" w:initials="WE">
    <w:p w14:paraId="7C7AE282" w14:textId="25B1D15D" w:rsidR="001729D4" w:rsidRDefault="001729D4" w:rsidP="001729D4">
      <w:r>
        <w:rPr>
          <w:rStyle w:val="CommentReference"/>
        </w:rPr>
        <w:annotationRef/>
      </w:r>
      <w:r>
        <w:rPr>
          <w:sz w:val="20"/>
          <w:szCs w:val="20"/>
        </w:rPr>
        <w:t>Any who had input on the meta-analysis so maybe include Dale and/or Tim here</w:t>
      </w:r>
    </w:p>
  </w:comment>
  <w:comment w:id="192" w:author="Nimmo, Dale" w:date="2025-10-23T10:22:00Z" w:initials="DN">
    <w:p w14:paraId="23FBAF2D" w14:textId="77777777" w:rsidR="000349DC" w:rsidRDefault="000349DC" w:rsidP="000349DC">
      <w:pPr>
        <w:pStyle w:val="CommentText"/>
      </w:pPr>
      <w:r>
        <w:rPr>
          <w:rStyle w:val="CommentReference"/>
        </w:rPr>
        <w:annotationRef/>
      </w:r>
      <w:r>
        <w:t>Nah not me. I think it’s fair to say you two did it</w:t>
      </w:r>
    </w:p>
  </w:comment>
  <w:comment w:id="193" w:author="Nimmo, Dale" w:date="2025-10-23T10:40:00Z" w:initials="DN">
    <w:p w14:paraId="7505B278" w14:textId="77777777" w:rsidR="00DA4C46" w:rsidRDefault="00DA4C46" w:rsidP="00DA4C46">
      <w:pPr>
        <w:pStyle w:val="CommentText"/>
      </w:pPr>
      <w:r>
        <w:rPr>
          <w:rStyle w:val="CommentReference"/>
        </w:rPr>
        <w:annotationRef/>
      </w:r>
      <w:r>
        <w:t xml:space="preserve">At some stage you will need to explain the nature of the movement data in relation to fire. I imagine some of it includes movements outside of the burned area? I don’t have a clear thought here, just something bugging me about whether the movements are typically contained within the fire scar or not </w:t>
      </w:r>
    </w:p>
  </w:comment>
  <w:comment w:id="194" w:author="Chloe McAuley" w:date="2025-10-24T10:57:00Z" w:initials="CM">
    <w:p w14:paraId="42B56218" w14:textId="77777777" w:rsidR="00581A36" w:rsidRDefault="00E76AF8" w:rsidP="00581A36">
      <w:pPr>
        <w:pStyle w:val="CommentText"/>
      </w:pPr>
      <w:r>
        <w:rPr>
          <w:rStyle w:val="CommentReference"/>
        </w:rPr>
        <w:annotationRef/>
      </w:r>
      <w:r w:rsidR="00581A36">
        <w:t>Have tried to address in methods. “As such, movement data extracted from burned populations were not necessarily constrained to fire scars and included data from animals the study authors’ categorised as impacted by fire. “ Let me know what you think?</w:t>
      </w:r>
    </w:p>
  </w:comment>
  <w:comment w:id="197" w:author="Tim Doherty" w:date="2025-10-27T08:06:00Z" w:initials="TD">
    <w:p w14:paraId="6070F841" w14:textId="77777777" w:rsidR="00CE67D3" w:rsidRDefault="00105AAA" w:rsidP="00CE67D3">
      <w:pPr>
        <w:pStyle w:val="CommentText"/>
      </w:pPr>
      <w:r>
        <w:rPr>
          <w:rStyle w:val="CommentReference"/>
        </w:rPr>
        <w:annotationRef/>
      </w:r>
      <w:r w:rsidR="00CE67D3">
        <w:t>I was expecting to read here a sentence like ‘Within Oceania, xx% studies were from Australia.’ If it was 100%, I would alter the previous text to</w:t>
      </w:r>
    </w:p>
    <w:p w14:paraId="51C630FF" w14:textId="77777777" w:rsidR="00CE67D3" w:rsidRDefault="00CE67D3" w:rsidP="00CE67D3">
      <w:pPr>
        <w:pStyle w:val="CommentText"/>
      </w:pPr>
      <w:r>
        <w:t>‘All Oceania studies were from Australia, while 90.2% of North American studies were from the United States, with the remainder from Canada.’</w:t>
      </w:r>
    </w:p>
  </w:comment>
  <w:comment w:id="198" w:author="Wooster, Eamonn" w:date="2025-08-14T09:43:00Z" w:initials="WE">
    <w:p w14:paraId="3E236700" w14:textId="75AA19BF" w:rsidR="006E0860" w:rsidRDefault="006E0860" w:rsidP="00294A0A">
      <w:r>
        <w:rPr>
          <w:rStyle w:val="CommentReference"/>
        </w:rPr>
        <w:annotationRef/>
      </w:r>
      <w:r>
        <w:t xml:space="preserve">Why dont we make this a map? Colour the region by the number of studies and then plot the lat longs ontop. Reviewers will want a map! </w:t>
      </w:r>
    </w:p>
  </w:comment>
  <w:comment w:id="199" w:author="Chloe McAuley" w:date="2025-08-30T12:31:00Z" w:initials="CM">
    <w:p w14:paraId="20BD7654" w14:textId="77777777" w:rsidR="00DD4C66" w:rsidRDefault="00DD4C66" w:rsidP="00294A0A">
      <w:pPr>
        <w:pStyle w:val="CommentText"/>
      </w:pPr>
      <w:r>
        <w:rPr>
          <w:rStyle w:val="CommentReference"/>
        </w:rPr>
        <w:annotationRef/>
      </w:r>
      <w:r>
        <w:t>Let’s do that!</w:t>
      </w:r>
    </w:p>
  </w:comment>
  <w:comment w:id="200" w:author="Wooster, Eamonn" w:date="2025-10-07T10:12:00Z" w:initials="WE">
    <w:p w14:paraId="5EA70580" w14:textId="77777777" w:rsidR="00543EA8" w:rsidRDefault="00543EA8" w:rsidP="00543EA8">
      <w:r>
        <w:rPr>
          <w:rStyle w:val="CommentReference"/>
        </w:rPr>
        <w:annotationRef/>
      </w:r>
      <w:r>
        <w:rPr>
          <w:sz w:val="20"/>
          <w:szCs w:val="20"/>
        </w:rPr>
        <w:t xml:space="preserve">Nice figure : ) </w:t>
      </w:r>
    </w:p>
  </w:comment>
  <w:comment w:id="201" w:author="Wooster, Eamonn" w:date="2025-10-07T10:19:00Z" w:initials="WE">
    <w:p w14:paraId="3AA224DA" w14:textId="77777777" w:rsidR="0043008D" w:rsidRDefault="0043008D" w:rsidP="0043008D">
      <w:r>
        <w:rPr>
          <w:rStyle w:val="CommentReference"/>
        </w:rPr>
        <w:annotationRef/>
      </w:r>
      <w:r>
        <w:rPr>
          <w:sz w:val="20"/>
          <w:szCs w:val="20"/>
        </w:rPr>
        <w:t xml:space="preserve">This number doesnt match the number in the meta-analysis which needs clarification. How did you get from 185 to 113. Same with the number of studies. I assume this is simply you couldn't get the data but make that clear in the final paragraph of this section or the first of the meta-analysis results </w:t>
      </w:r>
    </w:p>
  </w:comment>
  <w:comment w:id="208" w:author="Tim Doherty" w:date="2025-10-27T08:10:00Z" w:initials="TD">
    <w:p w14:paraId="280F175E" w14:textId="77777777" w:rsidR="00F921ED" w:rsidRDefault="00F921ED" w:rsidP="00F921ED">
      <w:pPr>
        <w:pStyle w:val="CommentText"/>
      </w:pPr>
      <w:r>
        <w:rPr>
          <w:rStyle w:val="CommentReference"/>
        </w:rPr>
        <w:annotationRef/>
      </w:r>
      <w:r>
        <w:t>You can use the acronym BACI after first mention earlier to avoid writing this out each time</w:t>
      </w:r>
    </w:p>
  </w:comment>
  <w:comment w:id="213" w:author="Tim Doherty" w:date="2025-10-27T08:13:00Z" w:initials="TD">
    <w:p w14:paraId="23ACE75E" w14:textId="77777777" w:rsidR="00766B62" w:rsidRDefault="00766B62" w:rsidP="00766B62">
      <w:pPr>
        <w:pStyle w:val="CommentText"/>
      </w:pPr>
      <w:r>
        <w:rPr>
          <w:rStyle w:val="CommentReference"/>
        </w:rPr>
        <w:annotationRef/>
      </w:r>
      <w:r>
        <w:t>This is interesting but it is unclear why you focus on these two biomes only. Also, if there are only three mediterranean studies (fig 6), I find the comparison less compelling than if the sample size was higher</w:t>
      </w:r>
      <w:r>
        <w:br/>
      </w:r>
    </w:p>
  </w:comment>
  <w:comment w:id="214" w:author="Tim Doherty" w:date="2025-10-27T08:15:00Z" w:initials="TD">
    <w:p w14:paraId="2211E142" w14:textId="77777777" w:rsidR="00E15984" w:rsidRDefault="000E01CD" w:rsidP="00E15984">
      <w:pPr>
        <w:pStyle w:val="CommentText"/>
      </w:pPr>
      <w:r>
        <w:rPr>
          <w:rStyle w:val="CommentReference"/>
        </w:rPr>
        <w:annotationRef/>
      </w:r>
      <w:r w:rsidR="00E15984">
        <w:t>Aligns with widespread bias across the ecology literature, perhaps in this case exacerbated by generally smaller size of reptiles and amphibians and limited options for attaching tags to them/getting good tracking datasets.</w:t>
      </w:r>
    </w:p>
    <w:p w14:paraId="22FB7712" w14:textId="77777777" w:rsidR="00E15984" w:rsidRDefault="00E15984" w:rsidP="00E15984">
      <w:pPr>
        <w:pStyle w:val="CommentText"/>
      </w:pPr>
    </w:p>
    <w:p w14:paraId="443B9BC9" w14:textId="77777777" w:rsidR="00E15984" w:rsidRDefault="00E15984" w:rsidP="00E15984">
      <w:pPr>
        <w:pStyle w:val="CommentText"/>
      </w:pPr>
      <w:r>
        <w:t xml:space="preserve">See this paper in relation to movement ecology specifically </w:t>
      </w:r>
      <w:hyperlink r:id="rId15" w:history="1">
        <w:r w:rsidRPr="00B77290">
          <w:rPr>
            <w:rStyle w:val="Hyperlink"/>
          </w:rPr>
          <w:t>https://link.springer.com/article/10.1186/s40462-022-00322-9</w:t>
        </w:r>
      </w:hyperlink>
    </w:p>
  </w:comment>
  <w:comment w:id="215" w:author="Tim Doherty" w:date="2025-10-27T08:17:00Z" w:initials="TD">
    <w:p w14:paraId="4419A5DD" w14:textId="77777777" w:rsidR="00E2493C" w:rsidRDefault="006A052F" w:rsidP="00E2493C">
      <w:pPr>
        <w:pStyle w:val="CommentText"/>
      </w:pPr>
      <w:r>
        <w:rPr>
          <w:rStyle w:val="CommentReference"/>
        </w:rPr>
        <w:annotationRef/>
      </w:r>
      <w:r w:rsidR="00E2493C">
        <w:t>Relatively large animals within their classes. This can be a discussion point. We have the best movement data for large animals. What are the consequences of this (not having good data for small species) for understanding the effects of fire?</w:t>
      </w:r>
    </w:p>
  </w:comment>
  <w:comment w:id="216" w:author="Tim Doherty" w:date="2025-10-27T08:19:00Z" w:initials="TD">
    <w:p w14:paraId="298B794F" w14:textId="77777777" w:rsidR="00E2493C" w:rsidRDefault="003108BE" w:rsidP="00E2493C">
      <w:pPr>
        <w:pStyle w:val="CommentText"/>
      </w:pPr>
      <w:r>
        <w:rPr>
          <w:rStyle w:val="CommentReference"/>
        </w:rPr>
        <w:annotationRef/>
      </w:r>
      <w:r w:rsidR="00E2493C">
        <w:t>It would be useful to add something extra here like, ‘, primarily due to sample sizes not being available or seasonal confounding’.</w:t>
      </w:r>
    </w:p>
  </w:comment>
  <w:comment w:id="221" w:author="Wooster, Eamonn" w:date="2025-10-07T11:13:00Z" w:initials="WE">
    <w:p w14:paraId="5B007BBA" w14:textId="092EA511" w:rsidR="007A7C14" w:rsidRDefault="007A7C14" w:rsidP="007A7C14">
      <w:r>
        <w:rPr>
          <w:rStyle w:val="CommentReference"/>
        </w:rPr>
        <w:annotationRef/>
      </w:r>
      <w:r>
        <w:rPr>
          <w:sz w:val="20"/>
          <w:szCs w:val="20"/>
        </w:rPr>
        <w:t>I think we should consider cleaning these up a little. You can drop a few of the guidelines and the outer boarder. You could also consider add silhouettes from Phylopic.com like Tim does in his NEE meta - happy to meet with you to go through this and we could go through the process via zoom if you'd like</w:t>
      </w:r>
    </w:p>
  </w:comment>
  <w:comment w:id="222" w:author="Wooster, Eamonn" w:date="2025-10-07T11:14:00Z" w:initials="WE">
    <w:p w14:paraId="59B3E3CD" w14:textId="77777777" w:rsidR="007A7C14" w:rsidRDefault="007A7C14" w:rsidP="007A7C14">
      <w:r>
        <w:rPr>
          <w:rStyle w:val="CommentReference"/>
        </w:rPr>
        <w:annotationRef/>
      </w:r>
      <w:r>
        <w:rPr>
          <w:sz w:val="20"/>
          <w:szCs w:val="20"/>
        </w:rPr>
        <w:t xml:space="preserve">I say this noting that it is a preference and people leave oRchard plots as they are for publication. Will leave this with you and Dale but nice figures really improve the presentation of a manuscript </w:t>
      </w:r>
    </w:p>
  </w:comment>
  <w:comment w:id="223" w:author="Chloe McAuley" w:date="2025-10-24T11:11:00Z" w:initials="CM">
    <w:p w14:paraId="6E2CE82C" w14:textId="77777777" w:rsidR="00EE0685" w:rsidRDefault="009259F6" w:rsidP="00EE0685">
      <w:pPr>
        <w:pStyle w:val="CommentText"/>
      </w:pPr>
      <w:r>
        <w:rPr>
          <w:rStyle w:val="CommentReference"/>
        </w:rPr>
        <w:annotationRef/>
      </w:r>
      <w:r w:rsidR="00EE0685">
        <w:t>Updated figures (1-7) are WIP</w:t>
      </w:r>
    </w:p>
  </w:comment>
  <w:comment w:id="240" w:author="Tim Doherty" w:date="2025-10-27T08:24:00Z" w:initials="TD">
    <w:p w14:paraId="1586A41B" w14:textId="77777777" w:rsidR="003F2029" w:rsidRDefault="00730D9A" w:rsidP="003F2029">
      <w:pPr>
        <w:pStyle w:val="CommentText"/>
      </w:pPr>
      <w:r>
        <w:rPr>
          <w:rStyle w:val="CommentReference"/>
        </w:rPr>
        <w:annotationRef/>
      </w:r>
      <w:r w:rsidR="003F2029">
        <w:t>Notation k used on plot.</w:t>
      </w:r>
    </w:p>
    <w:p w14:paraId="2A28B1F6" w14:textId="77777777" w:rsidR="003F2029" w:rsidRDefault="003F2029" w:rsidP="003F2029">
      <w:pPr>
        <w:pStyle w:val="CommentText"/>
      </w:pPr>
      <w:r>
        <w:t>Should I suggest altering to ‘(43 studies)’ on plot</w:t>
      </w:r>
    </w:p>
  </w:comment>
  <w:comment w:id="255" w:author="Tim Doherty" w:date="2025-10-27T08:30:00Z" w:initials="TD">
    <w:p w14:paraId="7A9E8B17" w14:textId="190989E6" w:rsidR="00450C83" w:rsidRDefault="00450C83" w:rsidP="00450C83">
      <w:pPr>
        <w:pStyle w:val="CommentText"/>
      </w:pPr>
      <w:r>
        <w:rPr>
          <w:rStyle w:val="CommentReference"/>
        </w:rPr>
        <w:annotationRef/>
      </w:r>
      <w:r>
        <w:t>Is it necessary to report the p values for any of the tests if also using CIs?</w:t>
      </w:r>
    </w:p>
    <w:p w14:paraId="7086C718" w14:textId="77777777" w:rsidR="00450C83" w:rsidRDefault="00450C83" w:rsidP="00450C83">
      <w:pPr>
        <w:pStyle w:val="CommentText"/>
      </w:pPr>
      <w:r>
        <w:t>The lean presentation I propose here for g [CI] will streamline these results</w:t>
      </w:r>
    </w:p>
  </w:comment>
  <w:comment w:id="259" w:author="Wooster, Eamonn" w:date="2025-10-07T11:15:00Z" w:initials="WE">
    <w:p w14:paraId="4B37C96A" w14:textId="6821F847" w:rsidR="007A7C14" w:rsidRDefault="007A7C14" w:rsidP="007A7C14">
      <w:r>
        <w:rPr>
          <w:rStyle w:val="CommentReference"/>
        </w:rPr>
        <w:annotationRef/>
      </w:r>
      <w:r>
        <w:rPr>
          <w:sz w:val="20"/>
          <w:szCs w:val="20"/>
        </w:rPr>
        <w:t>We could think about making little icons that represent each category to spruce this up - also a new colour palette also helps</w:t>
      </w:r>
    </w:p>
  </w:comment>
  <w:comment w:id="260" w:author="Nimmo, Dale" w:date="2025-10-23T10:29:00Z" w:initials="DN">
    <w:p w14:paraId="07D818F4" w14:textId="77777777" w:rsidR="004E3AD1" w:rsidRDefault="004E3AD1" w:rsidP="004E3AD1">
      <w:pPr>
        <w:pStyle w:val="CommentText"/>
      </w:pPr>
      <w:r>
        <w:rPr>
          <w:rStyle w:val="CommentReference"/>
        </w:rPr>
        <w:annotationRef/>
      </w:r>
      <w:r>
        <w:t xml:space="preserve">Cool, so mammals are driving the overall result. That’s interesting. </w:t>
      </w:r>
    </w:p>
  </w:comment>
  <w:comment w:id="261" w:author="Wooster, Eamonn" w:date="2025-10-07T11:16:00Z" w:initials="WE">
    <w:p w14:paraId="7A10DED3" w14:textId="39861A52" w:rsidR="00D07B71" w:rsidRDefault="00D07B71" w:rsidP="00D07B71">
      <w:r>
        <w:rPr>
          <w:rStyle w:val="CommentReference"/>
        </w:rPr>
        <w:annotationRef/>
      </w:r>
      <w:r>
        <w:rPr>
          <w:sz w:val="20"/>
          <w:szCs w:val="20"/>
        </w:rPr>
        <w:t xml:space="preserve">Icons would go far here! </w:t>
      </w:r>
    </w:p>
  </w:comment>
  <w:comment w:id="262" w:author="Wooster, Eamonn" w:date="2025-10-07T11:21:00Z" w:initials="WE">
    <w:p w14:paraId="6A3434F0" w14:textId="77777777" w:rsidR="00D3763B" w:rsidRDefault="00D3763B" w:rsidP="00D3763B">
      <w:r>
        <w:rPr>
          <w:rStyle w:val="CommentReference"/>
        </w:rPr>
        <w:annotationRef/>
      </w:r>
      <w:r>
        <w:rPr>
          <w:sz w:val="20"/>
          <w:szCs w:val="20"/>
        </w:rPr>
        <w:t>More important than biome to me - maybe put above it. I think the results of biome belongs in the main text but the fig could be sup mat</w:t>
      </w:r>
    </w:p>
  </w:comment>
  <w:comment w:id="263" w:author="Nimmo, Dale" w:date="2025-10-23T10:13:00Z" w:initials="DN">
    <w:p w14:paraId="6FDFC582" w14:textId="77777777" w:rsidR="00D3763B" w:rsidRDefault="00D3763B" w:rsidP="00D3763B">
      <w:pPr>
        <w:pStyle w:val="CommentText"/>
      </w:pPr>
      <w:r>
        <w:rPr>
          <w:rStyle w:val="CommentReference"/>
        </w:rPr>
        <w:annotationRef/>
      </w:r>
      <w:r>
        <w:t>How was fire size calculated? I can’t imagine that many papers would report on fire size?</w:t>
      </w:r>
    </w:p>
  </w:comment>
  <w:comment w:id="264" w:author="Chloe McAuley" w:date="2025-10-24T13:18:00Z" w:initials="CM">
    <w:p w14:paraId="0F364BBA" w14:textId="77777777" w:rsidR="00D10A7E" w:rsidRDefault="00D10A7E" w:rsidP="00D10A7E">
      <w:pPr>
        <w:pStyle w:val="CommentText"/>
      </w:pPr>
      <w:r>
        <w:rPr>
          <w:rStyle w:val="CommentReference"/>
        </w:rPr>
        <w:annotationRef/>
      </w:r>
      <w:r>
        <w:t>Extracted from articles where provided, ended up with 65 effect sizes with fire size</w:t>
      </w:r>
    </w:p>
  </w:comment>
  <w:comment w:id="265" w:author="Tim Doherty" w:date="2025-10-27T08:32:00Z" w:initials="TD">
    <w:p w14:paraId="77E361B6" w14:textId="77777777" w:rsidR="008D3191" w:rsidRDefault="008D3191" w:rsidP="008D3191">
      <w:pPr>
        <w:pStyle w:val="CommentText"/>
      </w:pPr>
      <w:r>
        <w:rPr>
          <w:rStyle w:val="CommentReference"/>
        </w:rPr>
        <w:annotationRef/>
      </w:r>
      <w:r>
        <w:t>Perhaps flag that in the results</w:t>
      </w:r>
    </w:p>
  </w:comment>
  <w:comment w:id="266" w:author="Nimmo, Dale" w:date="2025-10-23T10:32:00Z" w:initials="DN">
    <w:p w14:paraId="76A902C3" w14:textId="1F62EECC" w:rsidR="00D3763B" w:rsidRDefault="00D3763B" w:rsidP="00D3763B">
      <w:pPr>
        <w:pStyle w:val="CommentText"/>
      </w:pPr>
      <w:r>
        <w:rPr>
          <w:rStyle w:val="CommentReference"/>
        </w:rPr>
        <w:annotationRef/>
      </w:r>
      <w:r>
        <w:t>Ignore this if it’s already in there, but it will be important to describe how you determined whether a fire was wild or planned</w:t>
      </w:r>
    </w:p>
  </w:comment>
  <w:comment w:id="267" w:author="Tim Doherty" w:date="2025-10-27T08:43:00Z" w:initials="TD">
    <w:p w14:paraId="2A034E8F" w14:textId="77777777" w:rsidR="00EC5DCA" w:rsidRDefault="00EC5DCA" w:rsidP="00EC5DCA">
      <w:pPr>
        <w:pStyle w:val="CommentText"/>
      </w:pPr>
      <w:r>
        <w:rPr>
          <w:rStyle w:val="CommentReference"/>
        </w:rPr>
        <w:annotationRef/>
      </w:r>
      <w:r>
        <w:t>The desert result is interesting!</w:t>
      </w:r>
    </w:p>
  </w:comment>
  <w:comment w:id="268" w:author="Nimmo, Dale" w:date="2025-10-23T10:29:00Z" w:initials="DN">
    <w:p w14:paraId="435C8DC7" w14:textId="329BC9CC" w:rsidR="003B45AF" w:rsidRDefault="003B45AF" w:rsidP="003B45AF">
      <w:pPr>
        <w:pStyle w:val="CommentText"/>
      </w:pPr>
      <w:r>
        <w:rPr>
          <w:rStyle w:val="CommentReference"/>
        </w:rPr>
        <w:annotationRef/>
      </w:r>
      <w:r>
        <w:t xml:space="preserve">Need to keep in mind some of the sample sizes here are very very small. Just need to acknowledge this and hence temper the interpretations of how general some of the se results really are. </w:t>
      </w:r>
    </w:p>
  </w:comment>
  <w:comment w:id="269" w:author="Tim Doherty" w:date="2025-10-27T08:42:00Z" w:initials="TD">
    <w:p w14:paraId="247CCBE3" w14:textId="77777777" w:rsidR="00432A4D" w:rsidRDefault="00432A4D" w:rsidP="00432A4D">
      <w:pPr>
        <w:pStyle w:val="CommentText"/>
      </w:pPr>
      <w:r>
        <w:rPr>
          <w:rStyle w:val="CommentReference"/>
        </w:rPr>
        <w:annotationRef/>
      </w:r>
      <w:r>
        <w:t xml:space="preserve">I agree that the low number of studies for most biomes restricts ability to generalise. </w:t>
      </w:r>
    </w:p>
    <w:p w14:paraId="62A67956" w14:textId="77777777" w:rsidR="00432A4D" w:rsidRDefault="00432A4D" w:rsidP="00432A4D">
      <w:pPr>
        <w:pStyle w:val="CommentText"/>
      </w:pPr>
      <w:r>
        <w:t>I would consider deleting the biome analysis altogether. An alternative would be to exclude from this model any biome with say less than three studies.</w:t>
      </w:r>
    </w:p>
    <w:p w14:paraId="2789C916" w14:textId="77777777" w:rsidR="00432A4D" w:rsidRDefault="00432A4D" w:rsidP="00432A4D">
      <w:pPr>
        <w:pStyle w:val="CommentText"/>
      </w:pPr>
    </w:p>
    <w:p w14:paraId="6BF41998" w14:textId="77777777" w:rsidR="00432A4D" w:rsidRDefault="00432A4D" w:rsidP="00432A4D">
      <w:pPr>
        <w:pStyle w:val="CommentText"/>
      </w:pPr>
      <w:r>
        <w:t>For my NEE paper, I used the following ad hoc rule for one model</w:t>
      </w:r>
    </w:p>
    <w:p w14:paraId="57C0FD79" w14:textId="77777777" w:rsidR="00432A4D" w:rsidRDefault="00432A4D" w:rsidP="00432A4D">
      <w:pPr>
        <w:pStyle w:val="CommentText"/>
      </w:pPr>
      <w:r>
        <w:rPr>
          <w:color w:val="222222"/>
          <w:highlight w:val="white"/>
        </w:rPr>
        <w:t>‘(5) Disturbance type (by taxonomic group). This analysis was restricted to combinations of taxonomic group and disturbance that had a minimum of 10 effect sizes from a minimum of 3 studies (combined).’</w:t>
      </w:r>
    </w:p>
  </w:comment>
  <w:comment w:id="270" w:author="Nimmo, Dale" w:date="2025-10-23T10:35:00Z" w:initials="DN">
    <w:p w14:paraId="47B21BF2" w14:textId="66D14C42" w:rsidR="00DA4C46" w:rsidRDefault="00DA4C46" w:rsidP="00DA4C46">
      <w:pPr>
        <w:pStyle w:val="CommentText"/>
      </w:pPr>
      <w:r>
        <w:rPr>
          <w:rStyle w:val="CommentReference"/>
        </w:rPr>
        <w:annotationRef/>
      </w:r>
      <w:r>
        <w:t>Surprised to see that many effect sizes in ‘flood grasslands’. And also it’s strange that every data point is positive and yet the 95% CIs seem to overlap zero?</w:t>
      </w:r>
    </w:p>
  </w:comment>
  <w:comment w:id="271" w:author="Chloe McAuley" w:date="2025-10-24T14:27:00Z" w:initials="CM">
    <w:p w14:paraId="5FAFCB14" w14:textId="77777777" w:rsidR="00D800E8" w:rsidRDefault="00D800E8" w:rsidP="00D800E8">
      <w:pPr>
        <w:pStyle w:val="CommentText"/>
      </w:pPr>
      <w:r>
        <w:rPr>
          <w:rStyle w:val="CommentReference"/>
        </w:rPr>
        <w:annotationRef/>
      </w:r>
      <w:r>
        <w:t>All from one study on white tailed deer in the south of Florida. I’m assuming the weight of the smallest effect size, and that all the effect sizes come from one study/species, are what’s contributing to the CIs overlapping zero</w:t>
      </w:r>
    </w:p>
  </w:comment>
  <w:comment w:id="272" w:author="Nimmo, Dale" w:date="2025-10-23T10:30:00Z" w:initials="DN">
    <w:p w14:paraId="15E67936" w14:textId="4381C955" w:rsidR="004E3AD1" w:rsidRDefault="004E3AD1" w:rsidP="004E3AD1">
      <w:pPr>
        <w:pStyle w:val="CommentText"/>
      </w:pPr>
      <w:r>
        <w:rPr>
          <w:rStyle w:val="CommentReference"/>
        </w:rPr>
        <w:annotationRef/>
      </w:r>
      <w:r>
        <w:t xml:space="preserve">The “we modelled” part belongs in the methods. Methods are what you did, results are what you found. </w:t>
      </w:r>
    </w:p>
  </w:comment>
  <w:comment w:id="273" w:author="Tim Doherty" w:date="2025-10-27T08:43:00Z" w:initials="TD">
    <w:p w14:paraId="636ED407" w14:textId="77777777" w:rsidR="00E118B2" w:rsidRDefault="00090C87" w:rsidP="00E118B2">
      <w:pPr>
        <w:pStyle w:val="CommentText"/>
      </w:pPr>
      <w:r>
        <w:rPr>
          <w:rStyle w:val="CommentReference"/>
        </w:rPr>
        <w:annotationRef/>
      </w:r>
      <w:r w:rsidR="00E118B2">
        <w:t>This is surprising but perhaps the importance of body mass is moderated by fire related variables not accounted for here. Something for the discussion.</w:t>
      </w:r>
    </w:p>
    <w:p w14:paraId="51658CCD" w14:textId="77777777" w:rsidR="00E118B2" w:rsidRDefault="00E118B2" w:rsidP="00E118B2">
      <w:pPr>
        <w:pStyle w:val="CommentText"/>
      </w:pPr>
      <w:r>
        <w:t>It may also be the case that the available data doesn’t span a sufficient body mass gradient within taxonomic groups to allow the detection of an effect</w:t>
      </w:r>
    </w:p>
  </w:comment>
  <w:comment w:id="274" w:author="Tim Doherty" w:date="2025-10-27T08:51:00Z" w:initials="TD">
    <w:p w14:paraId="2B5297B3" w14:textId="11DCCBDE" w:rsidR="00567DBE" w:rsidRDefault="0088245E" w:rsidP="00567DBE">
      <w:pPr>
        <w:pStyle w:val="CommentText"/>
      </w:pPr>
      <w:r>
        <w:rPr>
          <w:rStyle w:val="CommentReference"/>
        </w:rPr>
        <w:annotationRef/>
      </w:r>
      <w:r w:rsidR="00567DBE">
        <w:t>The challenge of doing meta-analysis on fire is that fires are so variable, even at a single location, that it is difficult to generalise without explicitly accounting for different fire event and fire history characteristics (this variation is on top of variation between how studies are conducted and variation in how animals behave). Cumulatively, this represents a lot of noise. Perhaps something for the discussion</w:t>
      </w:r>
    </w:p>
  </w:comment>
  <w:comment w:id="275" w:author="Tim Doherty" w:date="2025-10-27T08:55:00Z" w:initials="TD">
    <w:p w14:paraId="789E863C" w14:textId="77777777" w:rsidR="00084207" w:rsidRDefault="00084207" w:rsidP="00084207">
      <w:pPr>
        <w:pStyle w:val="CommentText"/>
      </w:pPr>
      <w:r>
        <w:rPr>
          <w:rStyle w:val="CommentReference"/>
        </w:rPr>
        <w:annotationRef/>
      </w:r>
      <w:r>
        <w:t>Is it possible that most of these early studies were on (large) mammals and/or planned burns? Perhaps something that could explain the decline from mostly positive to more diverse effect sizes</w:t>
      </w:r>
    </w:p>
  </w:comment>
  <w:comment w:id="276" w:author="Wooster, Eamonn" w:date="2025-10-07T10:15:00Z" w:initials="WE">
    <w:p w14:paraId="1D206059" w14:textId="31670D3C" w:rsidR="00DB5966" w:rsidRDefault="00DB5966" w:rsidP="00DB5966">
      <w:r>
        <w:rPr>
          <w:rStyle w:val="CommentReference"/>
        </w:rPr>
        <w:annotationRef/>
      </w:r>
      <w:r>
        <w:rPr>
          <w:sz w:val="20"/>
          <w:szCs w:val="20"/>
        </w:rPr>
        <w:t>I don't think you want this to be the first figure someone sees - it can be the final figure. I'd say the results of the publication bias and declines tests are results not methods, which allows you to put the decline effect last</w:t>
      </w:r>
    </w:p>
  </w:comment>
  <w:comment w:id="277" w:author="Wooster, Eamonn" w:date="2025-10-13T14:31:00Z" w:initials="WE">
    <w:p w14:paraId="7E1CEC6D" w14:textId="77777777" w:rsidR="00DB5966" w:rsidRDefault="00DB5966" w:rsidP="00DB5966">
      <w:r>
        <w:rPr>
          <w:rStyle w:val="CommentReference"/>
        </w:rPr>
        <w:annotationRef/>
      </w:r>
      <w:r>
        <w:rPr>
          <w:sz w:val="20"/>
          <w:szCs w:val="20"/>
        </w:rPr>
        <w:t xml:space="preserve">suggest putting at the end of the results </w:t>
      </w:r>
    </w:p>
  </w:comment>
  <w:comment w:id="278" w:author="Nimmo, Dale" w:date="2025-10-23T10:47:00Z" w:initials="DN">
    <w:p w14:paraId="578AB98D" w14:textId="77777777" w:rsidR="006E3F60" w:rsidRDefault="007473CB" w:rsidP="006E3F60">
      <w:pPr>
        <w:pStyle w:val="CommentText"/>
      </w:pPr>
      <w:r>
        <w:rPr>
          <w:rStyle w:val="CommentReference"/>
        </w:rPr>
        <w:annotationRef/>
      </w:r>
      <w:r w:rsidR="006E3F60">
        <w:t>Suggested structure:</w:t>
      </w:r>
    </w:p>
    <w:p w14:paraId="7FFD3B86" w14:textId="77777777" w:rsidR="006E3F60" w:rsidRDefault="006E3F60" w:rsidP="006E3F60">
      <w:pPr>
        <w:pStyle w:val="CommentText"/>
      </w:pPr>
    </w:p>
    <w:p w14:paraId="30E173B3" w14:textId="77777777" w:rsidR="006E3F60" w:rsidRDefault="006E3F60" w:rsidP="006E3F60">
      <w:pPr>
        <w:pStyle w:val="CommentText"/>
      </w:pPr>
      <w:r>
        <w:t>Paragraph 1. Main finding, remind the reader what the study is and why its cool, remind the reader why it’s important (150 words)</w:t>
      </w:r>
    </w:p>
    <w:p w14:paraId="542062C8" w14:textId="77777777" w:rsidR="006E3F60" w:rsidRDefault="006E3F60" w:rsidP="006E3F60">
      <w:pPr>
        <w:pStyle w:val="CommentText"/>
      </w:pPr>
    </w:p>
    <w:p w14:paraId="797A7ACE" w14:textId="77777777" w:rsidR="006E3F60" w:rsidRDefault="006E3F60" w:rsidP="006E3F60">
      <w:pPr>
        <w:pStyle w:val="CommentText"/>
      </w:pPr>
      <w:r>
        <w:t>Explain the main finding. Explore potential mechanmisms for the overall result, avoid going into specifics about taxa or biomes. Focus on the main metric that drove the response (linear distance). Use the case studies and their intepretations to help explain them, as well as general theory and findings about how disturbance affects movement (recognising fire is not like urbanisation or land clearing, but that previous meta analsysis on those topics might provide some insights) (150-200 words)</w:t>
      </w:r>
    </w:p>
    <w:p w14:paraId="6AC61D1B" w14:textId="77777777" w:rsidR="006E3F60" w:rsidRDefault="006E3F60" w:rsidP="006E3F60">
      <w:pPr>
        <w:pStyle w:val="CommentText"/>
      </w:pPr>
    </w:p>
    <w:p w14:paraId="4D5780C8" w14:textId="77777777" w:rsidR="006E3F60" w:rsidRDefault="006E3F60" w:rsidP="006E3F60">
      <w:pPr>
        <w:pStyle w:val="CommentText"/>
      </w:pPr>
      <w:r>
        <w:t>Para 3. Explore taxonomic and biome results, and explain them. (200 words)</w:t>
      </w:r>
    </w:p>
    <w:p w14:paraId="30F448C1" w14:textId="77777777" w:rsidR="006E3F60" w:rsidRDefault="006E3F60" w:rsidP="006E3F60">
      <w:pPr>
        <w:pStyle w:val="CommentText"/>
      </w:pPr>
    </w:p>
    <w:p w14:paraId="2697F49F" w14:textId="77777777" w:rsidR="006E3F60" w:rsidRDefault="006E3F60" w:rsidP="006E3F60">
      <w:pPr>
        <w:pStyle w:val="CommentText"/>
      </w:pPr>
      <w:r>
        <w:t>Para 4. Explore fire attributes; why did planned fire influence movement more than wildfire? Unexpected result. (150-200 words)</w:t>
      </w:r>
    </w:p>
    <w:p w14:paraId="2E904FCE" w14:textId="77777777" w:rsidR="006E3F60" w:rsidRDefault="006E3F60" w:rsidP="006E3F60">
      <w:pPr>
        <w:pStyle w:val="CommentText"/>
      </w:pPr>
    </w:p>
    <w:p w14:paraId="715255B8" w14:textId="77777777" w:rsidR="006E3F60" w:rsidRDefault="006E3F60" w:rsidP="006E3F60">
      <w:pPr>
        <w:pStyle w:val="CommentText"/>
      </w:pPr>
      <w:r>
        <w:t>Para 5. Intraspecific variaiton. Good to discuss. Reflects intrapsecific differences in traits, including resource requirements, behaviour strategies available to the species (e.g., torpor), and  mobility. (150 words)</w:t>
      </w:r>
    </w:p>
    <w:p w14:paraId="7EAF6369" w14:textId="77777777" w:rsidR="006E3F60" w:rsidRDefault="006E3F60" w:rsidP="006E3F60">
      <w:pPr>
        <w:pStyle w:val="CommentText"/>
      </w:pPr>
    </w:p>
    <w:p w14:paraId="763D38EA" w14:textId="77777777" w:rsidR="006E3F60" w:rsidRDefault="006E3F60" w:rsidP="006E3F60">
      <w:pPr>
        <w:pStyle w:val="CommentText"/>
      </w:pPr>
      <w:r>
        <w:t>Para 6. Limits, knowledge gaps, future work, conclusions. (100-150 words)</w:t>
      </w:r>
    </w:p>
  </w:comment>
  <w:comment w:id="279" w:author="Nimmo, Dale" w:date="2025-10-23T10:34:00Z" w:initials="DN">
    <w:p w14:paraId="57A3B947" w14:textId="062A9285" w:rsidR="00DA4C46" w:rsidRDefault="00DA4C46" w:rsidP="00DA4C46">
      <w:pPr>
        <w:pStyle w:val="CommentText"/>
      </w:pPr>
      <w:r>
        <w:rPr>
          <w:rStyle w:val="CommentReference"/>
        </w:rPr>
        <w:annotationRef/>
      </w:r>
      <w:r>
        <w:t>Random thoughts before reading the discussion draft</w:t>
      </w:r>
    </w:p>
    <w:p w14:paraId="3F07AC90" w14:textId="77777777" w:rsidR="00DA4C46" w:rsidRDefault="00DA4C46" w:rsidP="00DA4C46">
      <w:pPr>
        <w:pStyle w:val="CommentText"/>
      </w:pPr>
    </w:p>
    <w:p w14:paraId="782E812E" w14:textId="77777777" w:rsidR="00DA4C46" w:rsidRDefault="00DA4C46" w:rsidP="00DA4C46">
      <w:pPr>
        <w:pStyle w:val="CommentText"/>
      </w:pPr>
      <w:r>
        <w:t>It will be important to piece this all together i.e., the overall positive result is probably driven by increases in linear distances (not home range etc.) with mammals driving this response, perhaps largely in tropical and temperate ecosystems (not deserts). We can then consider what mechanisms likely explain that kind of response and why it might emerge under those conditions (recognising that we’re piecing things together so we’re making some assumptions about how the results intertwine)</w:t>
      </w:r>
    </w:p>
  </w:comment>
  <w:comment w:id="280" w:author="Nimmo, Dale" w:date="2025-10-23T10:38:00Z" w:initials="DN">
    <w:p w14:paraId="269695D4" w14:textId="77777777" w:rsidR="00DA4C46" w:rsidRDefault="00DA4C46" w:rsidP="00DA4C46">
      <w:pPr>
        <w:pStyle w:val="CommentText"/>
      </w:pPr>
      <w:r>
        <w:rPr>
          <w:rStyle w:val="CommentReference"/>
        </w:rPr>
        <w:annotationRef/>
      </w:r>
      <w:r>
        <w:t xml:space="preserve">I imagine it could be a combination of prey either searching for refuge or resources, and potentially trying to re-establish a home range, AND increases predator movements as they search for prey. </w:t>
      </w:r>
    </w:p>
  </w:comment>
  <w:comment w:id="281" w:author="Nimmo, Dale" w:date="2025-10-23T10:37:00Z" w:initials="DN">
    <w:p w14:paraId="3D64B2F5" w14:textId="4F1C155F" w:rsidR="00DA4C46" w:rsidRDefault="00DA4C46" w:rsidP="00DA4C46">
      <w:pPr>
        <w:pStyle w:val="CommentText"/>
      </w:pPr>
      <w:r>
        <w:rPr>
          <w:rStyle w:val="CommentReference"/>
        </w:rPr>
        <w:annotationRef/>
      </w:r>
      <w:r>
        <w:t xml:space="preserve">I don’t suppose there’s scope for a predator v prey model? </w:t>
      </w:r>
    </w:p>
  </w:comment>
  <w:comment w:id="282" w:author="Chloe McAuley" w:date="2025-10-24T14:38:00Z" w:initials="CM">
    <w:p w14:paraId="21BDBCE7" w14:textId="77777777" w:rsidR="0018197A" w:rsidRDefault="0018197A" w:rsidP="0018197A">
      <w:pPr>
        <w:pStyle w:val="CommentText"/>
      </w:pPr>
      <w:r>
        <w:rPr>
          <w:rStyle w:val="CommentReference"/>
        </w:rPr>
        <w:annotationRef/>
      </w:r>
      <w:r>
        <w:t>Pred v prey model WIP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63698E" w15:done="0"/>
  <w15:commentEx w15:paraId="4D28D862" w15:paraIdParent="6663698E" w15:done="0"/>
  <w15:commentEx w15:paraId="6F922F87" w15:paraIdParent="6663698E" w15:done="0"/>
  <w15:commentEx w15:paraId="5F648135" w15:done="0"/>
  <w15:commentEx w15:paraId="174330EE" w15:paraIdParent="5F648135" w15:done="0"/>
  <w15:commentEx w15:paraId="4B476167" w15:paraIdParent="5F648135" w15:done="0"/>
  <w15:commentEx w15:paraId="0D5C7281" w15:paraIdParent="5F648135" w15:done="0"/>
  <w15:commentEx w15:paraId="0A87984B" w15:done="0"/>
  <w15:commentEx w15:paraId="5D18390B" w15:done="0"/>
  <w15:commentEx w15:paraId="13B9D1FF" w15:done="0"/>
  <w15:commentEx w15:paraId="54E512D2" w15:done="0"/>
  <w15:commentEx w15:paraId="75F74B71" w15:done="1"/>
  <w15:commentEx w15:paraId="091A253E" w15:done="1"/>
  <w15:commentEx w15:paraId="4B136ED9" w15:done="1"/>
  <w15:commentEx w15:paraId="439064EE" w15:paraIdParent="4B136ED9" w15:done="1"/>
  <w15:commentEx w15:paraId="6DFA3050" w15:done="1"/>
  <w15:commentEx w15:paraId="157CE018" w15:done="1"/>
  <w15:commentEx w15:paraId="72ADC631" w15:done="1"/>
  <w15:commentEx w15:paraId="0F993EF7" w15:done="1"/>
  <w15:commentEx w15:paraId="05113245" w15:done="1"/>
  <w15:commentEx w15:paraId="7C72C889" w15:done="0"/>
  <w15:commentEx w15:paraId="60307440" w15:done="1"/>
  <w15:commentEx w15:paraId="3D0C4F47" w15:done="0"/>
  <w15:commentEx w15:paraId="26ABD1E5" w15:done="1"/>
  <w15:commentEx w15:paraId="767E308B" w15:paraIdParent="26ABD1E5" w15:done="1"/>
  <w15:commentEx w15:paraId="281FE261" w15:done="0"/>
  <w15:commentEx w15:paraId="51A55388" w15:done="1"/>
  <w15:commentEx w15:paraId="4711587B" w15:done="0"/>
  <w15:commentEx w15:paraId="256AE7CE" w15:done="1"/>
  <w15:commentEx w15:paraId="10CB71B7" w15:done="1"/>
  <w15:commentEx w15:paraId="7ABE8AB6" w15:done="1"/>
  <w15:commentEx w15:paraId="01AABB49" w15:done="1"/>
  <w15:commentEx w15:paraId="4DC341A7" w15:done="1"/>
  <w15:commentEx w15:paraId="3B82DFE2" w15:done="1"/>
  <w15:commentEx w15:paraId="14895744" w15:paraIdParent="3B82DFE2" w15:done="1"/>
  <w15:commentEx w15:paraId="28448023" w15:done="1"/>
  <w15:commentEx w15:paraId="35E87E1C" w15:done="1"/>
  <w15:commentEx w15:paraId="586879BD" w15:paraIdParent="35E87E1C" w15:done="1"/>
  <w15:commentEx w15:paraId="00A3D57F" w15:paraIdParent="35E87E1C" w15:done="1"/>
  <w15:commentEx w15:paraId="2FE33A1A" w15:done="1"/>
  <w15:commentEx w15:paraId="57C5A511" w15:done="1"/>
  <w15:commentEx w15:paraId="47689B7F" w15:done="0"/>
  <w15:commentEx w15:paraId="22C02384" w15:paraIdParent="47689B7F" w15:done="0"/>
  <w15:commentEx w15:paraId="2ACC1C6B" w15:paraIdParent="47689B7F" w15:done="0"/>
  <w15:commentEx w15:paraId="07E6A879" w15:done="0"/>
  <w15:commentEx w15:paraId="61FD3D96" w15:done="0"/>
  <w15:commentEx w15:paraId="28F5147A" w15:done="0"/>
  <w15:commentEx w15:paraId="232650AC" w15:done="0"/>
  <w15:commentEx w15:paraId="33C7A77C" w15:done="1"/>
  <w15:commentEx w15:paraId="56A032EA" w15:done="0"/>
  <w15:commentEx w15:paraId="3F6C8D57" w15:done="0"/>
  <w15:commentEx w15:paraId="0B0ECE92" w15:done="0"/>
  <w15:commentEx w15:paraId="11E12A10" w15:done="0"/>
  <w15:commentEx w15:paraId="28B5FF77" w15:done="0"/>
  <w15:commentEx w15:paraId="7C7AE282" w15:done="0"/>
  <w15:commentEx w15:paraId="23FBAF2D" w15:paraIdParent="7C7AE282" w15:done="0"/>
  <w15:commentEx w15:paraId="7505B278" w15:done="0"/>
  <w15:commentEx w15:paraId="42B56218" w15:paraIdParent="7505B278" w15:done="0"/>
  <w15:commentEx w15:paraId="51C630FF" w15:done="0"/>
  <w15:commentEx w15:paraId="3E236700" w15:done="1"/>
  <w15:commentEx w15:paraId="20BD7654" w15:paraIdParent="3E236700" w15:done="1"/>
  <w15:commentEx w15:paraId="5EA70580" w15:done="1"/>
  <w15:commentEx w15:paraId="3AA224DA" w15:done="1"/>
  <w15:commentEx w15:paraId="280F175E" w15:done="0"/>
  <w15:commentEx w15:paraId="23ACE75E" w15:done="0"/>
  <w15:commentEx w15:paraId="443B9BC9" w15:done="0"/>
  <w15:commentEx w15:paraId="4419A5DD" w15:done="0"/>
  <w15:commentEx w15:paraId="298B794F" w15:done="0"/>
  <w15:commentEx w15:paraId="5B007BBA" w15:done="0"/>
  <w15:commentEx w15:paraId="59B3E3CD" w15:paraIdParent="5B007BBA" w15:done="0"/>
  <w15:commentEx w15:paraId="6E2CE82C" w15:paraIdParent="5B007BBA" w15:done="0"/>
  <w15:commentEx w15:paraId="2A28B1F6" w15:done="0"/>
  <w15:commentEx w15:paraId="7086C718" w15:done="0"/>
  <w15:commentEx w15:paraId="4B37C96A" w15:done="0"/>
  <w15:commentEx w15:paraId="07D818F4" w15:done="0"/>
  <w15:commentEx w15:paraId="7A10DED3" w15:done="0"/>
  <w15:commentEx w15:paraId="6A3434F0" w15:done="1"/>
  <w15:commentEx w15:paraId="6FDFC582" w15:done="0"/>
  <w15:commentEx w15:paraId="0F364BBA" w15:paraIdParent="6FDFC582" w15:done="0"/>
  <w15:commentEx w15:paraId="77E361B6" w15:paraIdParent="6FDFC582" w15:done="0"/>
  <w15:commentEx w15:paraId="76A902C3" w15:done="1"/>
  <w15:commentEx w15:paraId="2A034E8F" w15:done="0"/>
  <w15:commentEx w15:paraId="435C8DC7" w15:done="0"/>
  <w15:commentEx w15:paraId="57C0FD79" w15:paraIdParent="435C8DC7" w15:done="0"/>
  <w15:commentEx w15:paraId="47B21BF2" w15:done="0"/>
  <w15:commentEx w15:paraId="5FAFCB14" w15:paraIdParent="47B21BF2" w15:done="0"/>
  <w15:commentEx w15:paraId="15E67936" w15:done="1"/>
  <w15:commentEx w15:paraId="51658CCD" w15:done="0"/>
  <w15:commentEx w15:paraId="2B5297B3" w15:done="0"/>
  <w15:commentEx w15:paraId="789E863C" w15:done="0"/>
  <w15:commentEx w15:paraId="1D206059" w15:done="1"/>
  <w15:commentEx w15:paraId="7E1CEC6D" w15:paraIdParent="1D206059" w15:done="1"/>
  <w15:commentEx w15:paraId="763D38EA" w15:done="0"/>
  <w15:commentEx w15:paraId="782E812E" w15:done="0"/>
  <w15:commentEx w15:paraId="269695D4" w15:done="0"/>
  <w15:commentEx w15:paraId="3D64B2F5" w15:done="0"/>
  <w15:commentEx w15:paraId="21BDBCE7" w15:paraIdParent="3D64B2F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D872F6" w16cex:dateUtc="2025-10-06T23:13:00Z"/>
  <w16cex:commentExtensible w16cex:durableId="7A31CEDC" w16cex:dateUtc="2025-10-22T21:57:00Z"/>
  <w16cex:commentExtensible w16cex:durableId="1738EF0B" w16cex:dateUtc="2025-10-23T05:13:00Z"/>
  <w16cex:commentExtensible w16cex:durableId="1A79DD84" w16cex:dateUtc="2025-08-30T02:47:00Z"/>
  <w16cex:commentExtensible w16cex:durableId="2F2B8016" w16cex:dateUtc="2025-10-06T23:09:00Z"/>
  <w16cex:commentExtensible w16cex:durableId="598AE2C5" w16cex:dateUtc="2025-10-22T04:49:00Z">
    <w16cex:extLst>
      <w16:ext w16:uri="{CE6994B0-6A32-4C9F-8C6B-6E91EDA988CE}">
        <cr:reactions xmlns:cr="http://schemas.microsoft.com/office/comments/2020/reactions">
          <cr:reaction reactionType="1">
            <cr:reactionInfo dateUtc="2025-10-23T05:13:33Z">
              <cr:user userId="45774eaa9cfd92b6" userProvider="Windows Live" userName="Chloe McAuley"/>
            </cr:reactionInfo>
          </cr:reaction>
        </cr:reactions>
      </w16:ext>
    </w16cex:extLst>
  </w16cex:commentExtensible>
  <w16cex:commentExtensible w16cex:durableId="3FD5783A" w16cex:dateUtc="2025-10-27T00:57:00Z"/>
  <w16cex:commentExtensible w16cex:durableId="1EF96DE1" w16cex:dateUtc="2025-10-26T23:10:00Z"/>
  <w16cex:commentExtensible w16cex:durableId="78227D28" w16cex:dateUtc="2025-10-27T00:59:00Z"/>
  <w16cex:commentExtensible w16cex:durableId="5783EE1A" w16cex:dateUtc="2025-10-27T01:13:00Z"/>
  <w16cex:commentExtensible w16cex:durableId="292EEB8F" w16cex:dateUtc="2025-10-27T01:07:00Z"/>
  <w16cex:commentExtensible w16cex:durableId="2BB9E7DC" w16cex:dateUtc="2025-10-22T22:33:00Z">
    <w16cex:extLst>
      <w16:ext w16:uri="{CE6994B0-6A32-4C9F-8C6B-6E91EDA988CE}">
        <cr:reactions xmlns:cr="http://schemas.microsoft.com/office/comments/2020/reactions">
          <cr:reaction reactionType="1">
            <cr:reactionInfo dateUtc="2025-10-23T05:29:38Z">
              <cr:user userId="45774eaa9cfd92b6" userProvider="Windows Live" userName="Chloe McAuley"/>
            </cr:reactionInfo>
          </cr:reaction>
        </cr:reactions>
      </w16:ext>
    </w16cex:extLst>
  </w16cex:commentExtensible>
  <w16cex:commentExtensible w16cex:durableId="06F06A70" w16cex:dateUtc="2025-08-27T01:53:00Z"/>
  <w16cex:commentExtensible w16cex:durableId="0B2E7E7E" w16cex:dateUtc="2025-10-13T02:51:00Z"/>
  <w16cex:commentExtensible w16cex:durableId="670CA165" w16cex:dateUtc="2025-10-22T22:17:00Z"/>
  <w16cex:commentExtensible w16cex:durableId="68BCA716" w16cex:dateUtc="2025-10-22T22:29:00Z"/>
  <w16cex:commentExtensible w16cex:durableId="3DBB70A1" w16cex:dateUtc="2025-10-22T05:13:00Z"/>
  <w16cex:commentExtensible w16cex:durableId="579FD2AC" w16cex:dateUtc="2025-10-22T22:20:00Z"/>
  <w16cex:commentExtensible w16cex:durableId="513271EB" w16cex:dateUtc="2025-10-13T02:52:00Z"/>
  <w16cex:commentExtensible w16cex:durableId="132F5D40" w16cex:dateUtc="2025-10-22T05:13:00Z"/>
  <w16cex:commentExtensible w16cex:durableId="73E6D70F" w16cex:dateUtc="2025-10-27T01:16:00Z"/>
  <w16cex:commentExtensible w16cex:durableId="1C88DF65" w16cex:dateUtc="2025-10-13T02:50:00Z"/>
  <w16cex:commentExtensible w16cex:durableId="21659796" w16cex:dateUtc="2025-10-26T23:15:00Z"/>
  <w16cex:commentExtensible w16cex:durableId="5105BE36" w16cex:dateUtc="2025-10-13T02:48:00Z"/>
  <w16cex:commentExtensible w16cex:durableId="1893B998" w16cex:dateUtc="2025-10-13T02:49:00Z"/>
  <w16cex:commentExtensible w16cex:durableId="25E4CF3D" w16cex:dateUtc="2025-10-27T22:28:00Z"/>
  <w16cex:commentExtensible w16cex:durableId="739360F1" w16cex:dateUtc="2025-10-22T05:10:00Z">
    <w16cex:extLst>
      <w16:ext w16:uri="{CE6994B0-6A32-4C9F-8C6B-6E91EDA988CE}">
        <cr:reactions xmlns:cr="http://schemas.microsoft.com/office/comments/2020/reactions">
          <cr:reaction reactionType="1">
            <cr:reactionInfo dateUtc="2025-10-23T05:30:45Z">
              <cr:user userId="45774eaa9cfd92b6" userProvider="Windows Live" userName="Chloe McAuley"/>
            </cr:reactionInfo>
          </cr:reaction>
        </cr:reactions>
      </w16:ext>
    </w16cex:extLst>
  </w16cex:commentExtensible>
  <w16cex:commentExtensible w16cex:durableId="0E1A4CCC" w16cex:dateUtc="2025-10-26T23:20:00Z"/>
  <w16cex:commentExtensible w16cex:durableId="79758EAC" w16cex:dateUtc="2025-10-22T05:12:00Z"/>
  <w16cex:commentExtensible w16cex:durableId="06BEFBF1" w16cex:dateUtc="2025-08-29T04:19:00Z"/>
  <w16cex:commentExtensible w16cex:durableId="7DFF538B" w16cex:dateUtc="2025-08-29T04:22:00Z"/>
  <w16cex:commentExtensible w16cex:durableId="22B16CAA" w16cex:dateUtc="2025-10-22T22:42:00Z"/>
  <w16cex:commentExtensible w16cex:durableId="38AD0257" w16cex:dateUtc="2025-08-29T04:23:00Z"/>
  <w16cex:commentExtensible w16cex:durableId="16D9F910" w16cex:dateUtc="2025-08-29T04:28:00Z"/>
  <w16cex:commentExtensible w16cex:durableId="69B100CF" w16cex:dateUtc="2025-09-29T02:39:00Z"/>
  <w16cex:commentExtensible w16cex:durableId="1EEB09D7" w16cex:dateUtc="2025-10-22T23:10:00Z"/>
  <w16cex:commentExtensible w16cex:durableId="24D5A99C" w16cex:dateUtc="2025-08-13T23:02:00Z"/>
  <w16cex:commentExtensible w16cex:durableId="3B5725E8" w16cex:dateUtc="2025-08-30T04:11:00Z"/>
  <w16cex:commentExtensible w16cex:durableId="6415B043" w16cex:dateUtc="2025-10-06T23:14:00Z"/>
  <w16cex:commentExtensible w16cex:durableId="72FB7AEB" w16cex:dateUtc="2025-08-13T23:10:00Z"/>
  <w16cex:commentExtensible w16cex:durableId="21BF6A7A" w16cex:dateUtc="2025-10-13T03:23:00Z"/>
  <w16cex:commentExtensible w16cex:durableId="68B0BB4C" w16cex:dateUtc="2025-10-22T23:16:00Z"/>
  <w16cex:commentExtensible w16cex:durableId="4E235890" w16cex:dateUtc="2025-10-24T02:18:00Z"/>
  <w16cex:commentExtensible w16cex:durableId="661B1E24" w16cex:dateUtc="2025-10-27T22:36:00Z"/>
  <w16cex:commentExtensible w16cex:durableId="70702BBC" w16cex:dateUtc="2025-10-26T23:29:00Z"/>
  <w16cex:commentExtensible w16cex:durableId="61DABCC2" w16cex:dateUtc="2025-10-26T23:31:00Z"/>
  <w16cex:commentExtensible w16cex:durableId="1839C924" w16cex:dateUtc="2025-10-26T23:45:00Z"/>
  <w16cex:commentExtensible w16cex:durableId="30F7CA66" w16cex:dateUtc="2025-10-24T05:27:00Z"/>
  <w16cex:commentExtensible w16cex:durableId="6E1A9A48" w16cex:dateUtc="2025-08-13T23:27:00Z"/>
  <w16cex:commentExtensible w16cex:durableId="4CB43D86" w16cex:dateUtc="2025-10-26T23:52:00Z"/>
  <w16cex:commentExtensible w16cex:durableId="11D64467" w16cex:dateUtc="2025-10-26T23:57:00Z"/>
  <w16cex:commentExtensible w16cex:durableId="269C7841" w16cex:dateUtc="2025-10-26T23:58:00Z"/>
  <w16cex:commentExtensible w16cex:durableId="76424957" w16cex:dateUtc="2025-10-26T23:59:00Z"/>
  <w16cex:commentExtensible w16cex:durableId="269264A4" w16cex:dateUtc="2025-10-27T00:01:00Z"/>
  <w16cex:commentExtensible w16cex:durableId="5E029401" w16cex:dateUtc="2025-10-13T03:29:00Z"/>
  <w16cex:commentExtensible w16cex:durableId="1AD12ABC" w16cex:dateUtc="2025-10-22T23:22:00Z"/>
  <w16cex:commentExtensible w16cex:durableId="67278541" w16cex:dateUtc="2025-10-22T23:40:00Z">
    <w16cex:extLst>
      <w16:ext w16:uri="{CE6994B0-6A32-4C9F-8C6B-6E91EDA988CE}">
        <cr:reactions xmlns:cr="http://schemas.microsoft.com/office/comments/2020/reactions">
          <cr:reaction reactionType="1">
            <cr:reactionInfo dateUtc="2025-10-24T02:57:42Z">
              <cr:user userId="45774eaa9cfd92b6" userProvider="Windows Live" userName="Chloe McAuley"/>
            </cr:reactionInfo>
          </cr:reaction>
        </cr:reactions>
      </w16:ext>
    </w16cex:extLst>
  </w16cex:commentExtensible>
  <w16cex:commentExtensible w16cex:durableId="6282C10B" w16cex:dateUtc="2025-10-24T02:57:00Z"/>
  <w16cex:commentExtensible w16cex:durableId="3464AEAF" w16cex:dateUtc="2025-10-27T00:06:00Z"/>
  <w16cex:commentExtensible w16cex:durableId="6D5EF60D" w16cex:dateUtc="2025-08-13T23:43:00Z"/>
  <w16cex:commentExtensible w16cex:durableId="6A6C5731" w16cex:dateUtc="2025-08-30T04:31:00Z"/>
  <w16cex:commentExtensible w16cex:durableId="4E4EE579" w16cex:dateUtc="2025-10-06T23:12:00Z"/>
  <w16cex:commentExtensible w16cex:durableId="02048904" w16cex:dateUtc="2025-10-06T23:19:00Z">
    <w16cex:extLst>
      <w16:ext w16:uri="{CE6994B0-6A32-4C9F-8C6B-6E91EDA988CE}">
        <cr:reactions xmlns:cr="http://schemas.microsoft.com/office/comments/2020/reactions">
          <cr:reaction reactionType="1">
            <cr:reactionInfo dateUtc="2025-10-24T06:10:50Z">
              <cr:user userId="45774eaa9cfd92b6" userProvider="Windows Live" userName="Chloe McAuley"/>
            </cr:reactionInfo>
          </cr:reaction>
        </cr:reactions>
      </w16:ext>
    </w16cex:extLst>
  </w16cex:commentExtensible>
  <w16cex:commentExtensible w16cex:durableId="139DD853" w16cex:dateUtc="2025-10-27T00:10:00Z"/>
  <w16cex:commentExtensible w16cex:durableId="065886C2" w16cex:dateUtc="2025-10-27T00:13:00Z"/>
  <w16cex:commentExtensible w16cex:durableId="4454FFE4" w16cex:dateUtc="2025-10-27T00:15:00Z"/>
  <w16cex:commentExtensible w16cex:durableId="7B01A550" w16cex:dateUtc="2025-10-27T00:17:00Z"/>
  <w16cex:commentExtensible w16cex:durableId="53526F39" w16cex:dateUtc="2025-10-27T00:19:00Z"/>
  <w16cex:commentExtensible w16cex:durableId="50C5FD29" w16cex:dateUtc="2025-10-07T00:13:00Z">
    <w16cex:extLst>
      <w16:ext w16:uri="{CE6994B0-6A32-4C9F-8C6B-6E91EDA988CE}">
        <cr:reactions xmlns:cr="http://schemas.microsoft.com/office/comments/2020/reactions">
          <cr:reaction reactionType="1">
            <cr:reactionInfo dateUtc="2025-10-24T03:11:12Z">
              <cr:user userId="45774eaa9cfd92b6" userProvider="Windows Live" userName="Chloe McAuley"/>
            </cr:reactionInfo>
          </cr:reaction>
        </cr:reactions>
      </w16:ext>
    </w16cex:extLst>
  </w16cex:commentExtensible>
  <w16cex:commentExtensible w16cex:durableId="64FB0087" w16cex:dateUtc="2025-10-07T00:14:00Z"/>
  <w16cex:commentExtensible w16cex:durableId="535664C6" w16cex:dateUtc="2025-10-24T03:11:00Z"/>
  <w16cex:commentExtensible w16cex:durableId="360DB413" w16cex:dateUtc="2025-10-27T00:24:00Z"/>
  <w16cex:commentExtensible w16cex:durableId="3D800421" w16cex:dateUtc="2025-10-27T00:30:00Z"/>
  <w16cex:commentExtensible w16cex:durableId="42C15AC6" w16cex:dateUtc="2025-10-07T00:15:00Z">
    <w16cex:extLst>
      <w16:ext w16:uri="{CE6994B0-6A32-4C9F-8C6B-6E91EDA988CE}">
        <cr:reactions xmlns:cr="http://schemas.microsoft.com/office/comments/2020/reactions">
          <cr:reaction reactionType="1">
            <cr:reactionInfo dateUtc="2025-10-24T03:12:34Z">
              <cr:user userId="45774eaa9cfd92b6" userProvider="Windows Live" userName="Chloe McAuley"/>
            </cr:reactionInfo>
          </cr:reaction>
        </cr:reactions>
      </w16:ext>
    </w16cex:extLst>
  </w16cex:commentExtensible>
  <w16cex:commentExtensible w16cex:durableId="0DB6A375" w16cex:dateUtc="2025-10-22T23:29:00Z"/>
  <w16cex:commentExtensible w16cex:durableId="09B4DEDD" w16cex:dateUtc="2025-10-07T00:16:00Z">
    <w16cex:extLst>
      <w16:ext w16:uri="{CE6994B0-6A32-4C9F-8C6B-6E91EDA988CE}">
        <cr:reactions xmlns:cr="http://schemas.microsoft.com/office/comments/2020/reactions">
          <cr:reaction reactionType="1">
            <cr:reactionInfo dateUtc="2025-10-24T06:33:46Z">
              <cr:user userId="45774eaa9cfd92b6" userProvider="Windows Live" userName="Chloe McAuley"/>
            </cr:reactionInfo>
          </cr:reaction>
        </cr:reactions>
      </w16:ext>
    </w16cex:extLst>
  </w16cex:commentExtensible>
  <w16cex:commentExtensible w16cex:durableId="78F664F0" w16cex:dateUtc="2025-10-07T00:21:00Z">
    <w16cex:extLst>
      <w16:ext w16:uri="{CE6994B0-6A32-4C9F-8C6B-6E91EDA988CE}">
        <cr:reactions xmlns:cr="http://schemas.microsoft.com/office/comments/2020/reactions">
          <cr:reaction reactionType="1">
            <cr:reactionInfo dateUtc="2025-10-24T03:17:08Z">
              <cr:user userId="45774eaa9cfd92b6" userProvider="Windows Live" userName="Chloe McAuley"/>
            </cr:reactionInfo>
          </cr:reaction>
        </cr:reactions>
      </w16:ext>
    </w16cex:extLst>
  </w16cex:commentExtensible>
  <w16cex:commentExtensible w16cex:durableId="42A86A98" w16cex:dateUtc="2025-10-22T23:13:00Z"/>
  <w16cex:commentExtensible w16cex:durableId="0E9DE8E3" w16cex:dateUtc="2025-10-24T05:18:00Z"/>
  <w16cex:commentExtensible w16cex:durableId="693679A7" w16cex:dateUtc="2025-10-27T00:32:00Z"/>
  <w16cex:commentExtensible w16cex:durableId="2BDEA0C0" w16cex:dateUtc="2025-10-22T23:32:00Z"/>
  <w16cex:commentExtensible w16cex:durableId="1A31C7BC" w16cex:dateUtc="2025-10-27T00:43:00Z"/>
  <w16cex:commentExtensible w16cex:durableId="520AAE0D" w16cex:dateUtc="2025-10-22T23:29:00Z">
    <w16cex:extLst>
      <w16:ext w16:uri="{CE6994B0-6A32-4C9F-8C6B-6E91EDA988CE}">
        <cr:reactions xmlns:cr="http://schemas.microsoft.com/office/comments/2020/reactions">
          <cr:reaction reactionType="1">
            <cr:reactionInfo dateUtc="2025-10-24T06:33:57Z">
              <cr:user userId="45774eaa9cfd92b6" userProvider="Windows Live" userName="Chloe McAuley"/>
            </cr:reactionInfo>
          </cr:reaction>
        </cr:reactions>
      </w16:ext>
    </w16cex:extLst>
  </w16cex:commentExtensible>
  <w16cex:commentExtensible w16cex:durableId="4D4A7EBC" w16cex:dateUtc="2025-10-27T00:42:00Z"/>
  <w16cex:commentExtensible w16cex:durableId="1A34C0A1" w16cex:dateUtc="2025-10-22T23:35:00Z"/>
  <w16cex:commentExtensible w16cex:durableId="102092BE" w16cex:dateUtc="2025-10-24T06:27:00Z"/>
  <w16cex:commentExtensible w16cex:durableId="7B1AF8D3" w16cex:dateUtc="2025-10-22T23:30:00Z"/>
  <w16cex:commentExtensible w16cex:durableId="53D58E01" w16cex:dateUtc="2025-10-27T00:43:00Z"/>
  <w16cex:commentExtensible w16cex:durableId="76490DF7" w16cex:dateUtc="2025-10-27T00:51:00Z"/>
  <w16cex:commentExtensible w16cex:durableId="4D97E00E" w16cex:dateUtc="2025-10-27T00:55:00Z"/>
  <w16cex:commentExtensible w16cex:durableId="58FAF8C2" w16cex:dateUtc="2025-10-06T23:15:00Z"/>
  <w16cex:commentExtensible w16cex:durableId="5762D710" w16cex:dateUtc="2025-10-13T03:31:00Z"/>
  <w16cex:commentExtensible w16cex:durableId="5F3792DA" w16cex:dateUtc="2025-10-22T23:47:00Z"/>
  <w16cex:commentExtensible w16cex:durableId="3DD4C227" w16cex:dateUtc="2025-10-22T23:34:00Z"/>
  <w16cex:commentExtensible w16cex:durableId="34456BB7" w16cex:dateUtc="2025-10-22T23:38:00Z"/>
  <w16cex:commentExtensible w16cex:durableId="73F3F233" w16cex:dateUtc="2025-10-22T23:37:00Z"/>
  <w16cex:commentExtensible w16cex:durableId="13C4CC5B" w16cex:dateUtc="2025-10-24T06: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63698E" w16cid:durableId="34D872F6"/>
  <w16cid:commentId w16cid:paraId="4D28D862" w16cid:durableId="7A31CEDC"/>
  <w16cid:commentId w16cid:paraId="6F922F87" w16cid:durableId="1738EF0B"/>
  <w16cid:commentId w16cid:paraId="5F648135" w16cid:durableId="1A79DD84"/>
  <w16cid:commentId w16cid:paraId="174330EE" w16cid:durableId="2F2B8016"/>
  <w16cid:commentId w16cid:paraId="4B476167" w16cid:durableId="598AE2C5"/>
  <w16cid:commentId w16cid:paraId="0D5C7281" w16cid:durableId="3FD5783A"/>
  <w16cid:commentId w16cid:paraId="0A87984B" w16cid:durableId="1EF96DE1"/>
  <w16cid:commentId w16cid:paraId="5D18390B" w16cid:durableId="78227D28"/>
  <w16cid:commentId w16cid:paraId="13B9D1FF" w16cid:durableId="5783EE1A"/>
  <w16cid:commentId w16cid:paraId="54E512D2" w16cid:durableId="292EEB8F"/>
  <w16cid:commentId w16cid:paraId="75F74B71" w16cid:durableId="2BB9E7DC"/>
  <w16cid:commentId w16cid:paraId="091A253E" w16cid:durableId="06F06A70"/>
  <w16cid:commentId w16cid:paraId="4B136ED9" w16cid:durableId="0B2E7E7E"/>
  <w16cid:commentId w16cid:paraId="439064EE" w16cid:durableId="670CA165"/>
  <w16cid:commentId w16cid:paraId="6DFA3050" w16cid:durableId="68BCA716"/>
  <w16cid:commentId w16cid:paraId="157CE018" w16cid:durableId="3DBB70A1"/>
  <w16cid:commentId w16cid:paraId="72ADC631" w16cid:durableId="579FD2AC"/>
  <w16cid:commentId w16cid:paraId="0F993EF7" w16cid:durableId="513271EB"/>
  <w16cid:commentId w16cid:paraId="05113245" w16cid:durableId="132F5D40"/>
  <w16cid:commentId w16cid:paraId="7C72C889" w16cid:durableId="73E6D70F"/>
  <w16cid:commentId w16cid:paraId="60307440" w16cid:durableId="1C88DF65"/>
  <w16cid:commentId w16cid:paraId="3D0C4F47" w16cid:durableId="21659796"/>
  <w16cid:commentId w16cid:paraId="26ABD1E5" w16cid:durableId="5105BE36"/>
  <w16cid:commentId w16cid:paraId="767E308B" w16cid:durableId="1893B998"/>
  <w16cid:commentId w16cid:paraId="281FE261" w16cid:durableId="25E4CF3D"/>
  <w16cid:commentId w16cid:paraId="51A55388" w16cid:durableId="739360F1"/>
  <w16cid:commentId w16cid:paraId="4711587B" w16cid:durableId="0E1A4CCC"/>
  <w16cid:commentId w16cid:paraId="256AE7CE" w16cid:durableId="79758EAC"/>
  <w16cid:commentId w16cid:paraId="10CB71B7" w16cid:durableId="06BEFBF1"/>
  <w16cid:commentId w16cid:paraId="7ABE8AB6" w16cid:durableId="7DFF538B"/>
  <w16cid:commentId w16cid:paraId="01AABB49" w16cid:durableId="22B16CAA"/>
  <w16cid:commentId w16cid:paraId="4DC341A7" w16cid:durableId="38AD0257"/>
  <w16cid:commentId w16cid:paraId="3B82DFE2" w16cid:durableId="16D9F910"/>
  <w16cid:commentId w16cid:paraId="14895744" w16cid:durableId="69B100CF"/>
  <w16cid:commentId w16cid:paraId="28448023" w16cid:durableId="1EEB09D7"/>
  <w16cid:commentId w16cid:paraId="35E87E1C" w16cid:durableId="24D5A99C"/>
  <w16cid:commentId w16cid:paraId="586879BD" w16cid:durableId="3B5725E8"/>
  <w16cid:commentId w16cid:paraId="00A3D57F" w16cid:durableId="6415B043"/>
  <w16cid:commentId w16cid:paraId="2FE33A1A" w16cid:durableId="72FB7AEB"/>
  <w16cid:commentId w16cid:paraId="57C5A511" w16cid:durableId="21BF6A7A"/>
  <w16cid:commentId w16cid:paraId="47689B7F" w16cid:durableId="68B0BB4C"/>
  <w16cid:commentId w16cid:paraId="22C02384" w16cid:durableId="4E235890"/>
  <w16cid:commentId w16cid:paraId="2ACC1C6B" w16cid:durableId="661B1E24"/>
  <w16cid:commentId w16cid:paraId="07E6A879" w16cid:durableId="70702BBC"/>
  <w16cid:commentId w16cid:paraId="61FD3D96" w16cid:durableId="61DABCC2"/>
  <w16cid:commentId w16cid:paraId="28F5147A" w16cid:durableId="1839C924"/>
  <w16cid:commentId w16cid:paraId="232650AC" w16cid:durableId="30F7CA66"/>
  <w16cid:commentId w16cid:paraId="33C7A77C" w16cid:durableId="6E1A9A48"/>
  <w16cid:commentId w16cid:paraId="56A032EA" w16cid:durableId="4CB43D86"/>
  <w16cid:commentId w16cid:paraId="3F6C8D57" w16cid:durableId="11D64467"/>
  <w16cid:commentId w16cid:paraId="0B0ECE92" w16cid:durableId="269C7841"/>
  <w16cid:commentId w16cid:paraId="11E12A10" w16cid:durableId="76424957"/>
  <w16cid:commentId w16cid:paraId="28B5FF77" w16cid:durableId="269264A4"/>
  <w16cid:commentId w16cid:paraId="7C7AE282" w16cid:durableId="5E029401"/>
  <w16cid:commentId w16cid:paraId="23FBAF2D" w16cid:durableId="1AD12ABC"/>
  <w16cid:commentId w16cid:paraId="7505B278" w16cid:durableId="67278541"/>
  <w16cid:commentId w16cid:paraId="42B56218" w16cid:durableId="6282C10B"/>
  <w16cid:commentId w16cid:paraId="51C630FF" w16cid:durableId="3464AEAF"/>
  <w16cid:commentId w16cid:paraId="3E236700" w16cid:durableId="6D5EF60D"/>
  <w16cid:commentId w16cid:paraId="20BD7654" w16cid:durableId="6A6C5731"/>
  <w16cid:commentId w16cid:paraId="5EA70580" w16cid:durableId="4E4EE579"/>
  <w16cid:commentId w16cid:paraId="3AA224DA" w16cid:durableId="02048904"/>
  <w16cid:commentId w16cid:paraId="280F175E" w16cid:durableId="139DD853"/>
  <w16cid:commentId w16cid:paraId="23ACE75E" w16cid:durableId="065886C2"/>
  <w16cid:commentId w16cid:paraId="443B9BC9" w16cid:durableId="4454FFE4"/>
  <w16cid:commentId w16cid:paraId="4419A5DD" w16cid:durableId="7B01A550"/>
  <w16cid:commentId w16cid:paraId="298B794F" w16cid:durableId="53526F39"/>
  <w16cid:commentId w16cid:paraId="5B007BBA" w16cid:durableId="50C5FD29"/>
  <w16cid:commentId w16cid:paraId="59B3E3CD" w16cid:durableId="64FB0087"/>
  <w16cid:commentId w16cid:paraId="6E2CE82C" w16cid:durableId="535664C6"/>
  <w16cid:commentId w16cid:paraId="2A28B1F6" w16cid:durableId="360DB413"/>
  <w16cid:commentId w16cid:paraId="7086C718" w16cid:durableId="3D800421"/>
  <w16cid:commentId w16cid:paraId="4B37C96A" w16cid:durableId="42C15AC6"/>
  <w16cid:commentId w16cid:paraId="07D818F4" w16cid:durableId="0DB6A375"/>
  <w16cid:commentId w16cid:paraId="7A10DED3" w16cid:durableId="09B4DEDD"/>
  <w16cid:commentId w16cid:paraId="6A3434F0" w16cid:durableId="78F664F0"/>
  <w16cid:commentId w16cid:paraId="6FDFC582" w16cid:durableId="42A86A98"/>
  <w16cid:commentId w16cid:paraId="0F364BBA" w16cid:durableId="0E9DE8E3"/>
  <w16cid:commentId w16cid:paraId="77E361B6" w16cid:durableId="693679A7"/>
  <w16cid:commentId w16cid:paraId="76A902C3" w16cid:durableId="2BDEA0C0"/>
  <w16cid:commentId w16cid:paraId="2A034E8F" w16cid:durableId="1A31C7BC"/>
  <w16cid:commentId w16cid:paraId="435C8DC7" w16cid:durableId="520AAE0D"/>
  <w16cid:commentId w16cid:paraId="57C0FD79" w16cid:durableId="4D4A7EBC"/>
  <w16cid:commentId w16cid:paraId="47B21BF2" w16cid:durableId="1A34C0A1"/>
  <w16cid:commentId w16cid:paraId="5FAFCB14" w16cid:durableId="102092BE"/>
  <w16cid:commentId w16cid:paraId="15E67936" w16cid:durableId="7B1AF8D3"/>
  <w16cid:commentId w16cid:paraId="51658CCD" w16cid:durableId="53D58E01"/>
  <w16cid:commentId w16cid:paraId="2B5297B3" w16cid:durableId="76490DF7"/>
  <w16cid:commentId w16cid:paraId="789E863C" w16cid:durableId="4D97E00E"/>
  <w16cid:commentId w16cid:paraId="1D206059" w16cid:durableId="58FAF8C2"/>
  <w16cid:commentId w16cid:paraId="7E1CEC6D" w16cid:durableId="5762D710"/>
  <w16cid:commentId w16cid:paraId="763D38EA" w16cid:durableId="5F3792DA"/>
  <w16cid:commentId w16cid:paraId="782E812E" w16cid:durableId="3DD4C227"/>
  <w16cid:commentId w16cid:paraId="269695D4" w16cid:durableId="34456BB7"/>
  <w16cid:commentId w16cid:paraId="3D64B2F5" w16cid:durableId="73F3F233"/>
  <w16cid:commentId w16cid:paraId="21BDBCE7" w16cid:durableId="13C4CC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05F0F3" w14:textId="77777777" w:rsidR="00CB4272" w:rsidRDefault="00CB4272" w:rsidP="00587563">
      <w:pPr>
        <w:spacing w:after="0" w:line="240" w:lineRule="auto"/>
      </w:pPr>
      <w:r>
        <w:separator/>
      </w:r>
    </w:p>
  </w:endnote>
  <w:endnote w:type="continuationSeparator" w:id="0">
    <w:p w14:paraId="5EDD4C1B" w14:textId="77777777" w:rsidR="00CB4272" w:rsidRDefault="00CB4272" w:rsidP="00587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7D33A" w14:textId="77777777" w:rsidR="00CB4272" w:rsidRDefault="00CB4272" w:rsidP="00587563">
      <w:pPr>
        <w:spacing w:after="0" w:line="240" w:lineRule="auto"/>
      </w:pPr>
      <w:r>
        <w:separator/>
      </w:r>
    </w:p>
  </w:footnote>
  <w:footnote w:type="continuationSeparator" w:id="0">
    <w:p w14:paraId="1407E583" w14:textId="77777777" w:rsidR="00CB4272" w:rsidRDefault="00CB4272" w:rsidP="00587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8D1D" w14:textId="3005C845" w:rsidR="00587563" w:rsidRDefault="00587563">
    <w:pPr>
      <w:pStyle w:val="Header"/>
    </w:pPr>
    <w:r>
      <w:rPr>
        <w:noProof/>
      </w:rPr>
      <mc:AlternateContent>
        <mc:Choice Requires="wps">
          <w:drawing>
            <wp:anchor distT="0" distB="0" distL="0" distR="0" simplePos="0" relativeHeight="251659264" behindDoc="0" locked="0" layoutInCell="1" allowOverlap="1" wp14:anchorId="68E0C7F8" wp14:editId="78C0680F">
              <wp:simplePos x="635" y="635"/>
              <wp:positionH relativeFrom="page">
                <wp:align>center</wp:align>
              </wp:positionH>
              <wp:positionV relativeFrom="page">
                <wp:align>top</wp:align>
              </wp:positionV>
              <wp:extent cx="551815" cy="469265"/>
              <wp:effectExtent l="0" t="0" r="635" b="6985"/>
              <wp:wrapNone/>
              <wp:docPr id="80364084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E0C7F8" id="_x0000_t202" coordsize="21600,21600" o:spt="202" path="m,l,21600r21600,l21600,xe">
              <v:stroke joinstyle="miter"/>
              <v:path gradientshapeok="t" o:connecttype="rect"/>
            </v:shapetype>
            <v:shape id="Text Box 2" o:spid="_x0000_s1026" type="#_x0000_t202" alt="OFFICIAL" style="position:absolute;margin-left:0;margin-top:0;width:43.45pt;height:36.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" filled="f" stroked="f">
              <v:textbox style="mso-fit-shape-to-text:t" inset="0,15pt,0,0">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8AF5" w14:textId="27144125" w:rsidR="00587563" w:rsidRDefault="00587563">
    <w:pPr>
      <w:pStyle w:val="Header"/>
    </w:pPr>
    <w:r>
      <w:rPr>
        <w:noProof/>
      </w:rPr>
      <mc:AlternateContent>
        <mc:Choice Requires="wps">
          <w:drawing>
            <wp:anchor distT="0" distB="0" distL="0" distR="0" simplePos="0" relativeHeight="251660288" behindDoc="0" locked="0" layoutInCell="1" allowOverlap="1" wp14:anchorId="4F13E223" wp14:editId="1AE57ACB">
              <wp:simplePos x="635" y="635"/>
              <wp:positionH relativeFrom="page">
                <wp:align>center</wp:align>
              </wp:positionH>
              <wp:positionV relativeFrom="page">
                <wp:align>top</wp:align>
              </wp:positionV>
              <wp:extent cx="551815" cy="469265"/>
              <wp:effectExtent l="0" t="0" r="635" b="6985"/>
              <wp:wrapNone/>
              <wp:docPr id="66739026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3DCF2005" w14:textId="4E0C3A2F"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13E223" id="_x0000_t202" coordsize="21600,21600" o:spt="202" path="m,l,21600r21600,l21600,xe">
              <v:stroke joinstyle="miter"/>
              <v:path gradientshapeok="t" o:connecttype="rect"/>
            </v:shapetype>
            <v:shape id="Text Box 3" o:spid="_x0000_s1027" type="#_x0000_t202" alt="OFFICIAL" style="position:absolute;margin-left:0;margin-top:0;width:43.45pt;height:36.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" filled="f" stroked="f">
              <v:textbox style="mso-fit-shape-to-text:t" inset="0,15pt,0,0">
                <w:txbxContent>
                  <w:p w14:paraId="3DCF2005" w14:textId="4E0C3A2F"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0FE8" w14:textId="68CB39C9" w:rsidR="00587563" w:rsidRDefault="00587563">
    <w:pPr>
      <w:pStyle w:val="Header"/>
    </w:pPr>
    <w:r>
      <w:rPr>
        <w:noProof/>
      </w:rPr>
      <mc:AlternateContent>
        <mc:Choice Requires="wps">
          <w:drawing>
            <wp:anchor distT="0" distB="0" distL="0" distR="0" simplePos="0" relativeHeight="251658240" behindDoc="0" locked="0" layoutInCell="1" allowOverlap="1" wp14:anchorId="5774BF17" wp14:editId="3348657C">
              <wp:simplePos x="635" y="635"/>
              <wp:positionH relativeFrom="page">
                <wp:align>center</wp:align>
              </wp:positionH>
              <wp:positionV relativeFrom="page">
                <wp:align>top</wp:align>
              </wp:positionV>
              <wp:extent cx="551815" cy="469265"/>
              <wp:effectExtent l="0" t="0" r="635" b="6985"/>
              <wp:wrapNone/>
              <wp:docPr id="115808569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74BF17" id="_x0000_t202" coordsize="21600,21600" o:spt="202" path="m,l,21600r21600,l21600,xe">
              <v:stroke joinstyle="miter"/>
              <v:path gradientshapeok="t" o:connecttype="rect"/>
            </v:shapetype>
            <v:shape id="Text Box 1" o:spid="_x0000_s1028" type="#_x0000_t202" alt="OFFICIAL" style="position:absolute;margin-left:0;margin-top:0;width:43.45pt;height:36.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" filled="f" stroked="f">
              <v:textbox style="mso-fit-shape-to-text:t" inset="0,15pt,0,0">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2"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5828219">
    <w:abstractNumId w:val="2"/>
  </w:num>
  <w:num w:numId="2" w16cid:durableId="1190142483">
    <w:abstractNumId w:val="0"/>
  </w:num>
  <w:num w:numId="3" w16cid:durableId="13018096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ster, Eamonn">
    <w15:presenceInfo w15:providerId="AD" w15:userId="S::ewooster@csu.edu.au::4b39697e-d4b7-4202-bea8-327c6c7d29cb"/>
  </w15:person>
  <w15:person w15:author="Nimmo, Dale">
    <w15:presenceInfo w15:providerId="AD" w15:userId="S::dnimmo@csu.edu.au::bc011687-e18a-4933-b7a0-35575b46bc36"/>
  </w15:person>
  <w15:person w15:author="Chloe McAuley">
    <w15:presenceInfo w15:providerId="Windows Live" w15:userId="45774eaa9cfd92b6"/>
  </w15:person>
  <w15:person w15:author="Tim Doherty">
    <w15:presenceInfo w15:providerId="AD" w15:userId="S::tim.doherty@dbca.wa.gov.au::3f6ba6b4-126b-4573-bedc-0b12e4000d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7&lt;/item&gt;&lt;item&gt;8&lt;/item&gt;&lt;item&gt;9&lt;/item&gt;&lt;item&gt;15&lt;/item&gt;&lt;item&gt;16&lt;/item&gt;&lt;item&gt;60&lt;/item&gt;&lt;item&gt;61&lt;/item&gt;&lt;item&gt;71&lt;/item&gt;&lt;item&gt;72&lt;/item&gt;&lt;item&gt;76&lt;/item&gt;&lt;item&gt;80&lt;/item&gt;&lt;item&gt;82&lt;/item&gt;&lt;item&gt;86&lt;/item&gt;&lt;item&gt;91&lt;/item&gt;&lt;item&gt;97&lt;/item&gt;&lt;item&gt;101&lt;/item&gt;&lt;item&gt;112&lt;/item&gt;&lt;item&gt;113&lt;/item&gt;&lt;item&gt;114&lt;/item&gt;&lt;item&gt;133&lt;/item&gt;&lt;item&gt;141&lt;/item&gt;&lt;item&gt;142&lt;/item&gt;&lt;item&gt;143&lt;/item&gt;&lt;item&gt;144&lt;/item&gt;&lt;item&gt;145&lt;/item&gt;&lt;item&gt;146&lt;/item&gt;&lt;item&gt;149&lt;/item&gt;&lt;item&gt;150&lt;/item&gt;&lt;item&gt;151&lt;/item&gt;&lt;item&gt;156&lt;/item&gt;&lt;item&gt;159&lt;/item&gt;&lt;item&gt;161&lt;/item&gt;&lt;item&gt;165&lt;/item&gt;&lt;item&gt;166&lt;/item&gt;&lt;item&gt;170&lt;/item&gt;&lt;item&gt;174&lt;/item&gt;&lt;item&gt;175&lt;/item&gt;&lt;item&gt;181&lt;/item&gt;&lt;item&gt;183&lt;/item&gt;&lt;item&gt;184&lt;/item&gt;&lt;item&gt;185&lt;/item&gt;&lt;item&gt;187&lt;/item&gt;&lt;item&gt;191&lt;/item&gt;&lt;item&gt;193&lt;/item&gt;&lt;item&gt;194&lt;/item&gt;&lt;item&gt;195&lt;/item&gt;&lt;item&gt;196&lt;/item&gt;&lt;item&gt;197&lt;/item&gt;&lt;item&gt;199&lt;/item&gt;&lt;item&gt;200&lt;/item&gt;&lt;item&gt;201&lt;/item&gt;&lt;item&gt;202&lt;/item&gt;&lt;item&gt;204&lt;/item&gt;&lt;item&gt;207&lt;/item&gt;&lt;item&gt;208&lt;/item&gt;&lt;item&gt;210&lt;/item&gt;&lt;item&gt;211&lt;/item&gt;&lt;item&gt;212&lt;/item&gt;&lt;item&gt;457&lt;/item&gt;&lt;item&gt;601&lt;/item&gt;&lt;item&gt;686&lt;/item&gt;&lt;item&gt;691&lt;/item&gt;&lt;item&gt;704&lt;/item&gt;&lt;item&gt;705&lt;/item&gt;&lt;item&gt;707&lt;/item&gt;&lt;item&gt;712&lt;/item&gt;&lt;item&gt;713&lt;/item&gt;&lt;item&gt;714&lt;/item&gt;&lt;item&gt;717&lt;/item&gt;&lt;item&gt;719&lt;/item&gt;&lt;item&gt;720&lt;/item&gt;&lt;/record-ids&gt;&lt;/item&gt;&lt;/Libraries&gt;"/>
  </w:docVars>
  <w:rsids>
    <w:rsidRoot w:val="006F3923"/>
    <w:rsid w:val="00000293"/>
    <w:rsid w:val="000028E0"/>
    <w:rsid w:val="000029FB"/>
    <w:rsid w:val="0000300C"/>
    <w:rsid w:val="00003C47"/>
    <w:rsid w:val="00003EA6"/>
    <w:rsid w:val="000043AF"/>
    <w:rsid w:val="000048FD"/>
    <w:rsid w:val="00005425"/>
    <w:rsid w:val="0000574F"/>
    <w:rsid w:val="0000632C"/>
    <w:rsid w:val="00011806"/>
    <w:rsid w:val="00011FFF"/>
    <w:rsid w:val="00013DB7"/>
    <w:rsid w:val="00014326"/>
    <w:rsid w:val="00015B3E"/>
    <w:rsid w:val="00015B6E"/>
    <w:rsid w:val="000162A4"/>
    <w:rsid w:val="00020393"/>
    <w:rsid w:val="00020F82"/>
    <w:rsid w:val="000222CC"/>
    <w:rsid w:val="00022D11"/>
    <w:rsid w:val="0002495D"/>
    <w:rsid w:val="00024EBA"/>
    <w:rsid w:val="00024F35"/>
    <w:rsid w:val="0002536A"/>
    <w:rsid w:val="00026A05"/>
    <w:rsid w:val="000303A2"/>
    <w:rsid w:val="0003049A"/>
    <w:rsid w:val="0003157E"/>
    <w:rsid w:val="00032A18"/>
    <w:rsid w:val="0003367E"/>
    <w:rsid w:val="00033A55"/>
    <w:rsid w:val="00034353"/>
    <w:rsid w:val="000349DC"/>
    <w:rsid w:val="00034CE9"/>
    <w:rsid w:val="00035400"/>
    <w:rsid w:val="00035966"/>
    <w:rsid w:val="00035C7C"/>
    <w:rsid w:val="0003664B"/>
    <w:rsid w:val="00037C7D"/>
    <w:rsid w:val="00037E3F"/>
    <w:rsid w:val="00041E88"/>
    <w:rsid w:val="00041F5D"/>
    <w:rsid w:val="000422B9"/>
    <w:rsid w:val="00042F96"/>
    <w:rsid w:val="000444AB"/>
    <w:rsid w:val="000477A5"/>
    <w:rsid w:val="00047EF2"/>
    <w:rsid w:val="000505C2"/>
    <w:rsid w:val="00050CB1"/>
    <w:rsid w:val="0005196E"/>
    <w:rsid w:val="00052DFD"/>
    <w:rsid w:val="000546EE"/>
    <w:rsid w:val="0005554F"/>
    <w:rsid w:val="00055F12"/>
    <w:rsid w:val="00056C4D"/>
    <w:rsid w:val="00056E98"/>
    <w:rsid w:val="00057348"/>
    <w:rsid w:val="0005794D"/>
    <w:rsid w:val="00060AE8"/>
    <w:rsid w:val="000610B7"/>
    <w:rsid w:val="000614F1"/>
    <w:rsid w:val="00064D07"/>
    <w:rsid w:val="00065333"/>
    <w:rsid w:val="00066463"/>
    <w:rsid w:val="00066489"/>
    <w:rsid w:val="000674E5"/>
    <w:rsid w:val="00070100"/>
    <w:rsid w:val="00070A63"/>
    <w:rsid w:val="00070F43"/>
    <w:rsid w:val="0007102B"/>
    <w:rsid w:val="0007168E"/>
    <w:rsid w:val="00071CED"/>
    <w:rsid w:val="00071DDA"/>
    <w:rsid w:val="00071E1E"/>
    <w:rsid w:val="000740E6"/>
    <w:rsid w:val="000748AA"/>
    <w:rsid w:val="000757D4"/>
    <w:rsid w:val="00075EC6"/>
    <w:rsid w:val="000766C0"/>
    <w:rsid w:val="000778E5"/>
    <w:rsid w:val="00080802"/>
    <w:rsid w:val="00080F94"/>
    <w:rsid w:val="00081491"/>
    <w:rsid w:val="00081C44"/>
    <w:rsid w:val="000822C3"/>
    <w:rsid w:val="000824E7"/>
    <w:rsid w:val="00082566"/>
    <w:rsid w:val="00083A63"/>
    <w:rsid w:val="00084046"/>
    <w:rsid w:val="00084207"/>
    <w:rsid w:val="000842D6"/>
    <w:rsid w:val="0008491C"/>
    <w:rsid w:val="00084EF2"/>
    <w:rsid w:val="00085E6A"/>
    <w:rsid w:val="00086D63"/>
    <w:rsid w:val="00087904"/>
    <w:rsid w:val="00090938"/>
    <w:rsid w:val="00090C87"/>
    <w:rsid w:val="00090EBA"/>
    <w:rsid w:val="000914F1"/>
    <w:rsid w:val="00091692"/>
    <w:rsid w:val="000918BD"/>
    <w:rsid w:val="00092AE8"/>
    <w:rsid w:val="000937F8"/>
    <w:rsid w:val="00093EF7"/>
    <w:rsid w:val="00094856"/>
    <w:rsid w:val="00094BB1"/>
    <w:rsid w:val="00094CCF"/>
    <w:rsid w:val="00097244"/>
    <w:rsid w:val="000A01B0"/>
    <w:rsid w:val="000A06C1"/>
    <w:rsid w:val="000A112B"/>
    <w:rsid w:val="000A1973"/>
    <w:rsid w:val="000A2C51"/>
    <w:rsid w:val="000A5197"/>
    <w:rsid w:val="000A5EC5"/>
    <w:rsid w:val="000A5F62"/>
    <w:rsid w:val="000A7185"/>
    <w:rsid w:val="000A7558"/>
    <w:rsid w:val="000A7E0E"/>
    <w:rsid w:val="000B0793"/>
    <w:rsid w:val="000B1175"/>
    <w:rsid w:val="000B1931"/>
    <w:rsid w:val="000B2340"/>
    <w:rsid w:val="000B32F7"/>
    <w:rsid w:val="000B4240"/>
    <w:rsid w:val="000B4C3B"/>
    <w:rsid w:val="000B518E"/>
    <w:rsid w:val="000B6B62"/>
    <w:rsid w:val="000B6BEF"/>
    <w:rsid w:val="000B6FE0"/>
    <w:rsid w:val="000B712C"/>
    <w:rsid w:val="000B71FE"/>
    <w:rsid w:val="000B7510"/>
    <w:rsid w:val="000B78E8"/>
    <w:rsid w:val="000C06F2"/>
    <w:rsid w:val="000C1363"/>
    <w:rsid w:val="000C180E"/>
    <w:rsid w:val="000C36C7"/>
    <w:rsid w:val="000C412E"/>
    <w:rsid w:val="000C456B"/>
    <w:rsid w:val="000C5624"/>
    <w:rsid w:val="000C5916"/>
    <w:rsid w:val="000C597E"/>
    <w:rsid w:val="000C626D"/>
    <w:rsid w:val="000C6D2A"/>
    <w:rsid w:val="000C73B6"/>
    <w:rsid w:val="000C7624"/>
    <w:rsid w:val="000C7A4E"/>
    <w:rsid w:val="000D140D"/>
    <w:rsid w:val="000D1741"/>
    <w:rsid w:val="000D1B5D"/>
    <w:rsid w:val="000D20F7"/>
    <w:rsid w:val="000D2BFA"/>
    <w:rsid w:val="000D2EC6"/>
    <w:rsid w:val="000D5111"/>
    <w:rsid w:val="000D6CB6"/>
    <w:rsid w:val="000D6FBE"/>
    <w:rsid w:val="000D776B"/>
    <w:rsid w:val="000D7A14"/>
    <w:rsid w:val="000D7C74"/>
    <w:rsid w:val="000E01CD"/>
    <w:rsid w:val="000E0A16"/>
    <w:rsid w:val="000E1094"/>
    <w:rsid w:val="000E10F5"/>
    <w:rsid w:val="000E24A8"/>
    <w:rsid w:val="000E2CEC"/>
    <w:rsid w:val="000E4DC5"/>
    <w:rsid w:val="000E5BF5"/>
    <w:rsid w:val="000E6B5B"/>
    <w:rsid w:val="000E7131"/>
    <w:rsid w:val="000F03DE"/>
    <w:rsid w:val="000F1326"/>
    <w:rsid w:val="000F1DA5"/>
    <w:rsid w:val="000F325C"/>
    <w:rsid w:val="000F4106"/>
    <w:rsid w:val="000F5753"/>
    <w:rsid w:val="000F7959"/>
    <w:rsid w:val="00101A9F"/>
    <w:rsid w:val="001028BE"/>
    <w:rsid w:val="00103CD3"/>
    <w:rsid w:val="00104144"/>
    <w:rsid w:val="0010494B"/>
    <w:rsid w:val="00105AAA"/>
    <w:rsid w:val="00105AF1"/>
    <w:rsid w:val="00107F1D"/>
    <w:rsid w:val="00110C72"/>
    <w:rsid w:val="00112775"/>
    <w:rsid w:val="00112B13"/>
    <w:rsid w:val="00112C2B"/>
    <w:rsid w:val="00113CA2"/>
    <w:rsid w:val="0011762C"/>
    <w:rsid w:val="0012017F"/>
    <w:rsid w:val="001206AA"/>
    <w:rsid w:val="00122C6E"/>
    <w:rsid w:val="00123CD2"/>
    <w:rsid w:val="0012491A"/>
    <w:rsid w:val="0012494B"/>
    <w:rsid w:val="0012577F"/>
    <w:rsid w:val="00125941"/>
    <w:rsid w:val="00126AD1"/>
    <w:rsid w:val="00127893"/>
    <w:rsid w:val="00130235"/>
    <w:rsid w:val="001318EF"/>
    <w:rsid w:val="00131C43"/>
    <w:rsid w:val="00133914"/>
    <w:rsid w:val="00133B13"/>
    <w:rsid w:val="00133F54"/>
    <w:rsid w:val="001347D4"/>
    <w:rsid w:val="00135FB2"/>
    <w:rsid w:val="001379B8"/>
    <w:rsid w:val="00137CD6"/>
    <w:rsid w:val="00137E95"/>
    <w:rsid w:val="00140870"/>
    <w:rsid w:val="00141592"/>
    <w:rsid w:val="00142BCE"/>
    <w:rsid w:val="00143AE9"/>
    <w:rsid w:val="00144DB0"/>
    <w:rsid w:val="00145C69"/>
    <w:rsid w:val="00146730"/>
    <w:rsid w:val="00151842"/>
    <w:rsid w:val="001532BC"/>
    <w:rsid w:val="00154925"/>
    <w:rsid w:val="00154F8C"/>
    <w:rsid w:val="00155860"/>
    <w:rsid w:val="001559A4"/>
    <w:rsid w:val="0015607D"/>
    <w:rsid w:val="0015655B"/>
    <w:rsid w:val="00156743"/>
    <w:rsid w:val="00157415"/>
    <w:rsid w:val="00157AE8"/>
    <w:rsid w:val="00157BF4"/>
    <w:rsid w:val="001613DC"/>
    <w:rsid w:val="00162523"/>
    <w:rsid w:val="001627F9"/>
    <w:rsid w:val="00162EF1"/>
    <w:rsid w:val="00162FBC"/>
    <w:rsid w:val="0016357F"/>
    <w:rsid w:val="0016639F"/>
    <w:rsid w:val="0017044C"/>
    <w:rsid w:val="00171AC3"/>
    <w:rsid w:val="00172049"/>
    <w:rsid w:val="0017246B"/>
    <w:rsid w:val="001729D4"/>
    <w:rsid w:val="00174AD3"/>
    <w:rsid w:val="00174D70"/>
    <w:rsid w:val="00175757"/>
    <w:rsid w:val="0017578A"/>
    <w:rsid w:val="0018061D"/>
    <w:rsid w:val="0018197A"/>
    <w:rsid w:val="001841E5"/>
    <w:rsid w:val="00185477"/>
    <w:rsid w:val="0018697E"/>
    <w:rsid w:val="00186E39"/>
    <w:rsid w:val="00191272"/>
    <w:rsid w:val="001919F5"/>
    <w:rsid w:val="001922E3"/>
    <w:rsid w:val="0019304F"/>
    <w:rsid w:val="00193981"/>
    <w:rsid w:val="00194737"/>
    <w:rsid w:val="00195518"/>
    <w:rsid w:val="00195DDF"/>
    <w:rsid w:val="0019695A"/>
    <w:rsid w:val="00197326"/>
    <w:rsid w:val="001A0075"/>
    <w:rsid w:val="001A10F2"/>
    <w:rsid w:val="001A30E8"/>
    <w:rsid w:val="001A4311"/>
    <w:rsid w:val="001A4487"/>
    <w:rsid w:val="001A5EC3"/>
    <w:rsid w:val="001A6365"/>
    <w:rsid w:val="001A6920"/>
    <w:rsid w:val="001A735E"/>
    <w:rsid w:val="001A77F7"/>
    <w:rsid w:val="001B06D1"/>
    <w:rsid w:val="001B0BCB"/>
    <w:rsid w:val="001B2909"/>
    <w:rsid w:val="001B2BC4"/>
    <w:rsid w:val="001B2E4E"/>
    <w:rsid w:val="001B311E"/>
    <w:rsid w:val="001B36D3"/>
    <w:rsid w:val="001B5100"/>
    <w:rsid w:val="001B593A"/>
    <w:rsid w:val="001B6830"/>
    <w:rsid w:val="001B68D5"/>
    <w:rsid w:val="001B7753"/>
    <w:rsid w:val="001B7CB2"/>
    <w:rsid w:val="001C0561"/>
    <w:rsid w:val="001C1AC2"/>
    <w:rsid w:val="001C1F57"/>
    <w:rsid w:val="001C2E1C"/>
    <w:rsid w:val="001C436D"/>
    <w:rsid w:val="001C58B4"/>
    <w:rsid w:val="001C7707"/>
    <w:rsid w:val="001D0D54"/>
    <w:rsid w:val="001D1897"/>
    <w:rsid w:val="001D2E80"/>
    <w:rsid w:val="001D2FA7"/>
    <w:rsid w:val="001D320F"/>
    <w:rsid w:val="001D37C2"/>
    <w:rsid w:val="001D4E54"/>
    <w:rsid w:val="001D5401"/>
    <w:rsid w:val="001D68E3"/>
    <w:rsid w:val="001D74ED"/>
    <w:rsid w:val="001E0191"/>
    <w:rsid w:val="001E0E03"/>
    <w:rsid w:val="001E11A0"/>
    <w:rsid w:val="001E211F"/>
    <w:rsid w:val="001E2E0B"/>
    <w:rsid w:val="001E5286"/>
    <w:rsid w:val="001E5F64"/>
    <w:rsid w:val="001E6BD5"/>
    <w:rsid w:val="001E7E60"/>
    <w:rsid w:val="001F0E7D"/>
    <w:rsid w:val="001F169E"/>
    <w:rsid w:val="001F2086"/>
    <w:rsid w:val="001F2D72"/>
    <w:rsid w:val="001F3288"/>
    <w:rsid w:val="001F384B"/>
    <w:rsid w:val="001F42CD"/>
    <w:rsid w:val="001F4B41"/>
    <w:rsid w:val="001F6FAE"/>
    <w:rsid w:val="001F7366"/>
    <w:rsid w:val="002008F4"/>
    <w:rsid w:val="00200AF7"/>
    <w:rsid w:val="002027BC"/>
    <w:rsid w:val="00205A9E"/>
    <w:rsid w:val="00206427"/>
    <w:rsid w:val="00206F91"/>
    <w:rsid w:val="0020731B"/>
    <w:rsid w:val="0020735C"/>
    <w:rsid w:val="002073B8"/>
    <w:rsid w:val="0021109C"/>
    <w:rsid w:val="002130F8"/>
    <w:rsid w:val="0021485C"/>
    <w:rsid w:val="002201EA"/>
    <w:rsid w:val="0022049F"/>
    <w:rsid w:val="00220559"/>
    <w:rsid w:val="00220579"/>
    <w:rsid w:val="00220911"/>
    <w:rsid w:val="00221A78"/>
    <w:rsid w:val="00222308"/>
    <w:rsid w:val="00226522"/>
    <w:rsid w:val="00226CD5"/>
    <w:rsid w:val="00227A9B"/>
    <w:rsid w:val="00227D5B"/>
    <w:rsid w:val="00231438"/>
    <w:rsid w:val="00232D5E"/>
    <w:rsid w:val="00232E6E"/>
    <w:rsid w:val="00233838"/>
    <w:rsid w:val="00233CE1"/>
    <w:rsid w:val="00233F50"/>
    <w:rsid w:val="002342FA"/>
    <w:rsid w:val="00234A06"/>
    <w:rsid w:val="00235937"/>
    <w:rsid w:val="002418DD"/>
    <w:rsid w:val="002424BC"/>
    <w:rsid w:val="00242868"/>
    <w:rsid w:val="00242F76"/>
    <w:rsid w:val="0024361F"/>
    <w:rsid w:val="00244068"/>
    <w:rsid w:val="00246241"/>
    <w:rsid w:val="002474E2"/>
    <w:rsid w:val="00247EDE"/>
    <w:rsid w:val="00250683"/>
    <w:rsid w:val="002511ED"/>
    <w:rsid w:val="0025182E"/>
    <w:rsid w:val="00253730"/>
    <w:rsid w:val="00253EE4"/>
    <w:rsid w:val="00254561"/>
    <w:rsid w:val="0025486B"/>
    <w:rsid w:val="00256929"/>
    <w:rsid w:val="00256951"/>
    <w:rsid w:val="00256B33"/>
    <w:rsid w:val="00257941"/>
    <w:rsid w:val="00257E26"/>
    <w:rsid w:val="00260068"/>
    <w:rsid w:val="00262D85"/>
    <w:rsid w:val="00264DC1"/>
    <w:rsid w:val="00265E49"/>
    <w:rsid w:val="0026619B"/>
    <w:rsid w:val="002666F6"/>
    <w:rsid w:val="0026749E"/>
    <w:rsid w:val="00267BEE"/>
    <w:rsid w:val="0027235B"/>
    <w:rsid w:val="002728AD"/>
    <w:rsid w:val="00272FA3"/>
    <w:rsid w:val="00274DC1"/>
    <w:rsid w:val="0027552C"/>
    <w:rsid w:val="00275534"/>
    <w:rsid w:val="002759EF"/>
    <w:rsid w:val="00276101"/>
    <w:rsid w:val="00277ACD"/>
    <w:rsid w:val="00277E4E"/>
    <w:rsid w:val="00280B09"/>
    <w:rsid w:val="00281944"/>
    <w:rsid w:val="00281C36"/>
    <w:rsid w:val="00283414"/>
    <w:rsid w:val="00285074"/>
    <w:rsid w:val="00285A77"/>
    <w:rsid w:val="00287B34"/>
    <w:rsid w:val="00291A4D"/>
    <w:rsid w:val="00291E69"/>
    <w:rsid w:val="002928E1"/>
    <w:rsid w:val="0029346A"/>
    <w:rsid w:val="002937A1"/>
    <w:rsid w:val="00293AC1"/>
    <w:rsid w:val="0029450A"/>
    <w:rsid w:val="002947CC"/>
    <w:rsid w:val="0029486F"/>
    <w:rsid w:val="00294A0A"/>
    <w:rsid w:val="00294C00"/>
    <w:rsid w:val="00295B15"/>
    <w:rsid w:val="00296ECF"/>
    <w:rsid w:val="002A193B"/>
    <w:rsid w:val="002A19F6"/>
    <w:rsid w:val="002A21A4"/>
    <w:rsid w:val="002A23C4"/>
    <w:rsid w:val="002A2F94"/>
    <w:rsid w:val="002A32B2"/>
    <w:rsid w:val="002A5518"/>
    <w:rsid w:val="002A6838"/>
    <w:rsid w:val="002A6F8E"/>
    <w:rsid w:val="002B2567"/>
    <w:rsid w:val="002B2E22"/>
    <w:rsid w:val="002B4531"/>
    <w:rsid w:val="002B47DD"/>
    <w:rsid w:val="002B6016"/>
    <w:rsid w:val="002B6258"/>
    <w:rsid w:val="002B6ACE"/>
    <w:rsid w:val="002C0218"/>
    <w:rsid w:val="002C1142"/>
    <w:rsid w:val="002C4BF3"/>
    <w:rsid w:val="002C5133"/>
    <w:rsid w:val="002C5188"/>
    <w:rsid w:val="002C5BB7"/>
    <w:rsid w:val="002C5DB6"/>
    <w:rsid w:val="002C63AE"/>
    <w:rsid w:val="002C6EEB"/>
    <w:rsid w:val="002D0EB6"/>
    <w:rsid w:val="002D10C1"/>
    <w:rsid w:val="002D17FB"/>
    <w:rsid w:val="002D1D00"/>
    <w:rsid w:val="002D2050"/>
    <w:rsid w:val="002D2101"/>
    <w:rsid w:val="002D327C"/>
    <w:rsid w:val="002D36DF"/>
    <w:rsid w:val="002D55E7"/>
    <w:rsid w:val="002D5D14"/>
    <w:rsid w:val="002D6909"/>
    <w:rsid w:val="002D7B1A"/>
    <w:rsid w:val="002E0011"/>
    <w:rsid w:val="002E1993"/>
    <w:rsid w:val="002E3A9A"/>
    <w:rsid w:val="002E3C7E"/>
    <w:rsid w:val="002E3DE7"/>
    <w:rsid w:val="002E4E20"/>
    <w:rsid w:val="002E54AA"/>
    <w:rsid w:val="002E5922"/>
    <w:rsid w:val="002E6096"/>
    <w:rsid w:val="002E6AE7"/>
    <w:rsid w:val="002E78BE"/>
    <w:rsid w:val="002E7908"/>
    <w:rsid w:val="002E7AD8"/>
    <w:rsid w:val="002F3761"/>
    <w:rsid w:val="002F4234"/>
    <w:rsid w:val="002F4FD4"/>
    <w:rsid w:val="002F6D30"/>
    <w:rsid w:val="002F788A"/>
    <w:rsid w:val="00300360"/>
    <w:rsid w:val="00300D1B"/>
    <w:rsid w:val="003010E4"/>
    <w:rsid w:val="003017CE"/>
    <w:rsid w:val="003024C4"/>
    <w:rsid w:val="00303A83"/>
    <w:rsid w:val="003041D8"/>
    <w:rsid w:val="0030427E"/>
    <w:rsid w:val="00304B8C"/>
    <w:rsid w:val="00304D2F"/>
    <w:rsid w:val="0030563D"/>
    <w:rsid w:val="003059C1"/>
    <w:rsid w:val="0030655A"/>
    <w:rsid w:val="003076B8"/>
    <w:rsid w:val="00307A11"/>
    <w:rsid w:val="00310767"/>
    <w:rsid w:val="003108BE"/>
    <w:rsid w:val="00310CEE"/>
    <w:rsid w:val="003128AD"/>
    <w:rsid w:val="00312A57"/>
    <w:rsid w:val="003139ED"/>
    <w:rsid w:val="00313CF2"/>
    <w:rsid w:val="00313E2B"/>
    <w:rsid w:val="00313EE5"/>
    <w:rsid w:val="003140C1"/>
    <w:rsid w:val="0031425B"/>
    <w:rsid w:val="00314775"/>
    <w:rsid w:val="00314899"/>
    <w:rsid w:val="003148FA"/>
    <w:rsid w:val="0031507A"/>
    <w:rsid w:val="0031615A"/>
    <w:rsid w:val="003167FF"/>
    <w:rsid w:val="00320690"/>
    <w:rsid w:val="00321817"/>
    <w:rsid w:val="00321835"/>
    <w:rsid w:val="00323AE0"/>
    <w:rsid w:val="00324D49"/>
    <w:rsid w:val="00324F83"/>
    <w:rsid w:val="003263C6"/>
    <w:rsid w:val="00330774"/>
    <w:rsid w:val="00330D9B"/>
    <w:rsid w:val="003310C7"/>
    <w:rsid w:val="00331253"/>
    <w:rsid w:val="00335C04"/>
    <w:rsid w:val="00335C2F"/>
    <w:rsid w:val="00336858"/>
    <w:rsid w:val="00336982"/>
    <w:rsid w:val="00337187"/>
    <w:rsid w:val="00337637"/>
    <w:rsid w:val="00337A76"/>
    <w:rsid w:val="00337CEB"/>
    <w:rsid w:val="00340D32"/>
    <w:rsid w:val="003441DA"/>
    <w:rsid w:val="00344807"/>
    <w:rsid w:val="0034536B"/>
    <w:rsid w:val="00345CD0"/>
    <w:rsid w:val="00346541"/>
    <w:rsid w:val="00347771"/>
    <w:rsid w:val="00350554"/>
    <w:rsid w:val="00350A87"/>
    <w:rsid w:val="00350E30"/>
    <w:rsid w:val="00350FE3"/>
    <w:rsid w:val="00351C75"/>
    <w:rsid w:val="00352275"/>
    <w:rsid w:val="00353693"/>
    <w:rsid w:val="00353F78"/>
    <w:rsid w:val="00355E88"/>
    <w:rsid w:val="00355FB5"/>
    <w:rsid w:val="003560A6"/>
    <w:rsid w:val="00356190"/>
    <w:rsid w:val="00357C17"/>
    <w:rsid w:val="003621F5"/>
    <w:rsid w:val="0036225E"/>
    <w:rsid w:val="00362841"/>
    <w:rsid w:val="003628E9"/>
    <w:rsid w:val="00362DB1"/>
    <w:rsid w:val="00363B9C"/>
    <w:rsid w:val="003644F7"/>
    <w:rsid w:val="00364A2E"/>
    <w:rsid w:val="0036514D"/>
    <w:rsid w:val="00366213"/>
    <w:rsid w:val="003677E3"/>
    <w:rsid w:val="003679F0"/>
    <w:rsid w:val="0037141A"/>
    <w:rsid w:val="00371816"/>
    <w:rsid w:val="00371D4C"/>
    <w:rsid w:val="003727A1"/>
    <w:rsid w:val="00373E3B"/>
    <w:rsid w:val="00374AFF"/>
    <w:rsid w:val="00375885"/>
    <w:rsid w:val="003768EF"/>
    <w:rsid w:val="00376988"/>
    <w:rsid w:val="0037752D"/>
    <w:rsid w:val="003801FC"/>
    <w:rsid w:val="003808A0"/>
    <w:rsid w:val="00380F58"/>
    <w:rsid w:val="00381440"/>
    <w:rsid w:val="003814FD"/>
    <w:rsid w:val="00381BD2"/>
    <w:rsid w:val="00381E2E"/>
    <w:rsid w:val="0038357E"/>
    <w:rsid w:val="00383B62"/>
    <w:rsid w:val="00383C73"/>
    <w:rsid w:val="00383FEA"/>
    <w:rsid w:val="003850E7"/>
    <w:rsid w:val="00386234"/>
    <w:rsid w:val="0038677B"/>
    <w:rsid w:val="0038716F"/>
    <w:rsid w:val="00390563"/>
    <w:rsid w:val="00390C37"/>
    <w:rsid w:val="00391BF3"/>
    <w:rsid w:val="00392007"/>
    <w:rsid w:val="00392022"/>
    <w:rsid w:val="00392B87"/>
    <w:rsid w:val="003957D5"/>
    <w:rsid w:val="00395B29"/>
    <w:rsid w:val="00395D9A"/>
    <w:rsid w:val="003960F9"/>
    <w:rsid w:val="00396859"/>
    <w:rsid w:val="00396D78"/>
    <w:rsid w:val="003972D3"/>
    <w:rsid w:val="003A18AE"/>
    <w:rsid w:val="003A2D2C"/>
    <w:rsid w:val="003A32E5"/>
    <w:rsid w:val="003A5001"/>
    <w:rsid w:val="003A587F"/>
    <w:rsid w:val="003A5FA1"/>
    <w:rsid w:val="003A6622"/>
    <w:rsid w:val="003A66C6"/>
    <w:rsid w:val="003A6867"/>
    <w:rsid w:val="003B0D83"/>
    <w:rsid w:val="003B1773"/>
    <w:rsid w:val="003B1EBA"/>
    <w:rsid w:val="003B2942"/>
    <w:rsid w:val="003B350C"/>
    <w:rsid w:val="003B45AF"/>
    <w:rsid w:val="003B46B6"/>
    <w:rsid w:val="003B624C"/>
    <w:rsid w:val="003B65E8"/>
    <w:rsid w:val="003B6CFA"/>
    <w:rsid w:val="003B7400"/>
    <w:rsid w:val="003B744A"/>
    <w:rsid w:val="003C0BF5"/>
    <w:rsid w:val="003C0C77"/>
    <w:rsid w:val="003C0D3B"/>
    <w:rsid w:val="003C263F"/>
    <w:rsid w:val="003C3D20"/>
    <w:rsid w:val="003C56A4"/>
    <w:rsid w:val="003C5FCC"/>
    <w:rsid w:val="003C6000"/>
    <w:rsid w:val="003C78F9"/>
    <w:rsid w:val="003D0924"/>
    <w:rsid w:val="003D10BC"/>
    <w:rsid w:val="003D2B7D"/>
    <w:rsid w:val="003D3A4C"/>
    <w:rsid w:val="003D3A52"/>
    <w:rsid w:val="003D527B"/>
    <w:rsid w:val="003D5648"/>
    <w:rsid w:val="003D6266"/>
    <w:rsid w:val="003D7ACE"/>
    <w:rsid w:val="003E141A"/>
    <w:rsid w:val="003E1D71"/>
    <w:rsid w:val="003E2A4A"/>
    <w:rsid w:val="003E34AA"/>
    <w:rsid w:val="003E34CC"/>
    <w:rsid w:val="003E39CE"/>
    <w:rsid w:val="003E44C4"/>
    <w:rsid w:val="003E4FA4"/>
    <w:rsid w:val="003E6065"/>
    <w:rsid w:val="003F0070"/>
    <w:rsid w:val="003F0657"/>
    <w:rsid w:val="003F07CA"/>
    <w:rsid w:val="003F172D"/>
    <w:rsid w:val="003F2029"/>
    <w:rsid w:val="003F2B0E"/>
    <w:rsid w:val="003F2D00"/>
    <w:rsid w:val="003F3150"/>
    <w:rsid w:val="003F382E"/>
    <w:rsid w:val="003F4158"/>
    <w:rsid w:val="003F4277"/>
    <w:rsid w:val="003F4756"/>
    <w:rsid w:val="003F4AC0"/>
    <w:rsid w:val="003F4FDE"/>
    <w:rsid w:val="003F5083"/>
    <w:rsid w:val="003F5517"/>
    <w:rsid w:val="003F6F74"/>
    <w:rsid w:val="003F71BF"/>
    <w:rsid w:val="003F7B5E"/>
    <w:rsid w:val="00400127"/>
    <w:rsid w:val="00400D91"/>
    <w:rsid w:val="0040106B"/>
    <w:rsid w:val="00401580"/>
    <w:rsid w:val="00401891"/>
    <w:rsid w:val="0040303C"/>
    <w:rsid w:val="00403387"/>
    <w:rsid w:val="004036A6"/>
    <w:rsid w:val="00403BC5"/>
    <w:rsid w:val="004048AB"/>
    <w:rsid w:val="00407B88"/>
    <w:rsid w:val="00407C29"/>
    <w:rsid w:val="004115E8"/>
    <w:rsid w:val="00411F3A"/>
    <w:rsid w:val="00412CA7"/>
    <w:rsid w:val="00412E5C"/>
    <w:rsid w:val="004131E4"/>
    <w:rsid w:val="004148A3"/>
    <w:rsid w:val="00414F4C"/>
    <w:rsid w:val="004168D6"/>
    <w:rsid w:val="00417FDB"/>
    <w:rsid w:val="00421FB4"/>
    <w:rsid w:val="00422066"/>
    <w:rsid w:val="00423282"/>
    <w:rsid w:val="0042382B"/>
    <w:rsid w:val="00423BDB"/>
    <w:rsid w:val="0042488F"/>
    <w:rsid w:val="00425029"/>
    <w:rsid w:val="0042574E"/>
    <w:rsid w:val="00425DDF"/>
    <w:rsid w:val="004261D8"/>
    <w:rsid w:val="004274DE"/>
    <w:rsid w:val="004276DD"/>
    <w:rsid w:val="0043008D"/>
    <w:rsid w:val="00430949"/>
    <w:rsid w:val="00430B77"/>
    <w:rsid w:val="0043177D"/>
    <w:rsid w:val="004317C5"/>
    <w:rsid w:val="0043239C"/>
    <w:rsid w:val="00432A4D"/>
    <w:rsid w:val="00432A95"/>
    <w:rsid w:val="00433EE2"/>
    <w:rsid w:val="004341F2"/>
    <w:rsid w:val="00435200"/>
    <w:rsid w:val="004367A0"/>
    <w:rsid w:val="004378CA"/>
    <w:rsid w:val="00440557"/>
    <w:rsid w:val="00440956"/>
    <w:rsid w:val="00441711"/>
    <w:rsid w:val="00441F34"/>
    <w:rsid w:val="0044228F"/>
    <w:rsid w:val="004426EA"/>
    <w:rsid w:val="0044343B"/>
    <w:rsid w:val="00443B41"/>
    <w:rsid w:val="00443E6F"/>
    <w:rsid w:val="00445AB4"/>
    <w:rsid w:val="00445C0E"/>
    <w:rsid w:val="0044635D"/>
    <w:rsid w:val="0044718F"/>
    <w:rsid w:val="00447C6F"/>
    <w:rsid w:val="00450825"/>
    <w:rsid w:val="00450C83"/>
    <w:rsid w:val="00452346"/>
    <w:rsid w:val="00452A81"/>
    <w:rsid w:val="004533BD"/>
    <w:rsid w:val="00453D2F"/>
    <w:rsid w:val="00454796"/>
    <w:rsid w:val="00455241"/>
    <w:rsid w:val="00455EFA"/>
    <w:rsid w:val="00456DF1"/>
    <w:rsid w:val="0046007D"/>
    <w:rsid w:val="00460A06"/>
    <w:rsid w:val="00462163"/>
    <w:rsid w:val="004636EF"/>
    <w:rsid w:val="00464261"/>
    <w:rsid w:val="00465F95"/>
    <w:rsid w:val="00467189"/>
    <w:rsid w:val="0046757E"/>
    <w:rsid w:val="00467713"/>
    <w:rsid w:val="0047160A"/>
    <w:rsid w:val="00471ACB"/>
    <w:rsid w:val="00471C01"/>
    <w:rsid w:val="00473296"/>
    <w:rsid w:val="00473ADE"/>
    <w:rsid w:val="00473EF3"/>
    <w:rsid w:val="00474366"/>
    <w:rsid w:val="004747D7"/>
    <w:rsid w:val="004748F9"/>
    <w:rsid w:val="0047599A"/>
    <w:rsid w:val="00475D05"/>
    <w:rsid w:val="00476091"/>
    <w:rsid w:val="00476F4E"/>
    <w:rsid w:val="00477E5E"/>
    <w:rsid w:val="00477F67"/>
    <w:rsid w:val="004803EE"/>
    <w:rsid w:val="00481744"/>
    <w:rsid w:val="0048286C"/>
    <w:rsid w:val="004844EB"/>
    <w:rsid w:val="00485EA6"/>
    <w:rsid w:val="00487C02"/>
    <w:rsid w:val="00487F23"/>
    <w:rsid w:val="00490047"/>
    <w:rsid w:val="00490D69"/>
    <w:rsid w:val="00490EB2"/>
    <w:rsid w:val="0049173A"/>
    <w:rsid w:val="0049223B"/>
    <w:rsid w:val="00492640"/>
    <w:rsid w:val="00493A58"/>
    <w:rsid w:val="00493CB9"/>
    <w:rsid w:val="004946BE"/>
    <w:rsid w:val="0049473C"/>
    <w:rsid w:val="00494CE9"/>
    <w:rsid w:val="00494DF1"/>
    <w:rsid w:val="004964F4"/>
    <w:rsid w:val="00496E84"/>
    <w:rsid w:val="004971F9"/>
    <w:rsid w:val="0049739B"/>
    <w:rsid w:val="00497DF8"/>
    <w:rsid w:val="004A14FC"/>
    <w:rsid w:val="004A341C"/>
    <w:rsid w:val="004A3450"/>
    <w:rsid w:val="004A35BA"/>
    <w:rsid w:val="004A4069"/>
    <w:rsid w:val="004A4760"/>
    <w:rsid w:val="004A6165"/>
    <w:rsid w:val="004A7FD4"/>
    <w:rsid w:val="004B0CC1"/>
    <w:rsid w:val="004B1A1E"/>
    <w:rsid w:val="004B1C55"/>
    <w:rsid w:val="004B24E4"/>
    <w:rsid w:val="004B265E"/>
    <w:rsid w:val="004B538F"/>
    <w:rsid w:val="004C0EEE"/>
    <w:rsid w:val="004C1148"/>
    <w:rsid w:val="004C157B"/>
    <w:rsid w:val="004C1A7D"/>
    <w:rsid w:val="004C23D3"/>
    <w:rsid w:val="004C2454"/>
    <w:rsid w:val="004C26B2"/>
    <w:rsid w:val="004C2A2C"/>
    <w:rsid w:val="004C42DC"/>
    <w:rsid w:val="004C4D42"/>
    <w:rsid w:val="004C5431"/>
    <w:rsid w:val="004C6766"/>
    <w:rsid w:val="004D0512"/>
    <w:rsid w:val="004D2D7E"/>
    <w:rsid w:val="004D3449"/>
    <w:rsid w:val="004D3772"/>
    <w:rsid w:val="004D3D62"/>
    <w:rsid w:val="004D5014"/>
    <w:rsid w:val="004E0562"/>
    <w:rsid w:val="004E0D2E"/>
    <w:rsid w:val="004E0F7E"/>
    <w:rsid w:val="004E11C8"/>
    <w:rsid w:val="004E17A7"/>
    <w:rsid w:val="004E1D72"/>
    <w:rsid w:val="004E1DBD"/>
    <w:rsid w:val="004E34AF"/>
    <w:rsid w:val="004E3A6E"/>
    <w:rsid w:val="004E3AD1"/>
    <w:rsid w:val="004E6682"/>
    <w:rsid w:val="004E68EF"/>
    <w:rsid w:val="004F02B8"/>
    <w:rsid w:val="004F0491"/>
    <w:rsid w:val="004F1C12"/>
    <w:rsid w:val="004F2DCC"/>
    <w:rsid w:val="004F3EAD"/>
    <w:rsid w:val="004F52CF"/>
    <w:rsid w:val="004F54FB"/>
    <w:rsid w:val="004F5A0A"/>
    <w:rsid w:val="004F69B2"/>
    <w:rsid w:val="004F73E6"/>
    <w:rsid w:val="005001DE"/>
    <w:rsid w:val="0050046E"/>
    <w:rsid w:val="00501540"/>
    <w:rsid w:val="005023AB"/>
    <w:rsid w:val="00502C22"/>
    <w:rsid w:val="0050300A"/>
    <w:rsid w:val="00507283"/>
    <w:rsid w:val="0051018D"/>
    <w:rsid w:val="005128CD"/>
    <w:rsid w:val="00512FDD"/>
    <w:rsid w:val="005146A7"/>
    <w:rsid w:val="00514A6E"/>
    <w:rsid w:val="00515C9C"/>
    <w:rsid w:val="005167A6"/>
    <w:rsid w:val="005204D4"/>
    <w:rsid w:val="00522E26"/>
    <w:rsid w:val="0052356D"/>
    <w:rsid w:val="00523CEC"/>
    <w:rsid w:val="00524C22"/>
    <w:rsid w:val="00524F90"/>
    <w:rsid w:val="00525A2A"/>
    <w:rsid w:val="00526387"/>
    <w:rsid w:val="00526E00"/>
    <w:rsid w:val="005273A3"/>
    <w:rsid w:val="00531468"/>
    <w:rsid w:val="005315F3"/>
    <w:rsid w:val="005348DE"/>
    <w:rsid w:val="00534D81"/>
    <w:rsid w:val="00535087"/>
    <w:rsid w:val="00535250"/>
    <w:rsid w:val="00535B2A"/>
    <w:rsid w:val="00536C1F"/>
    <w:rsid w:val="00541F63"/>
    <w:rsid w:val="00543AA5"/>
    <w:rsid w:val="00543EA8"/>
    <w:rsid w:val="005443E2"/>
    <w:rsid w:val="005452CB"/>
    <w:rsid w:val="00545734"/>
    <w:rsid w:val="00545E58"/>
    <w:rsid w:val="005460D7"/>
    <w:rsid w:val="005465D3"/>
    <w:rsid w:val="00546C3A"/>
    <w:rsid w:val="00546E24"/>
    <w:rsid w:val="00546EE3"/>
    <w:rsid w:val="00547321"/>
    <w:rsid w:val="0055015C"/>
    <w:rsid w:val="0055015E"/>
    <w:rsid w:val="00551DDF"/>
    <w:rsid w:val="005529B6"/>
    <w:rsid w:val="00552E33"/>
    <w:rsid w:val="005546A8"/>
    <w:rsid w:val="00554978"/>
    <w:rsid w:val="00555AC4"/>
    <w:rsid w:val="00556A4E"/>
    <w:rsid w:val="00556DF3"/>
    <w:rsid w:val="005614D0"/>
    <w:rsid w:val="00562411"/>
    <w:rsid w:val="005646DA"/>
    <w:rsid w:val="00564F38"/>
    <w:rsid w:val="005676CB"/>
    <w:rsid w:val="00567BB3"/>
    <w:rsid w:val="00567CB7"/>
    <w:rsid w:val="00567DBE"/>
    <w:rsid w:val="00570391"/>
    <w:rsid w:val="00570A48"/>
    <w:rsid w:val="0057159B"/>
    <w:rsid w:val="00573318"/>
    <w:rsid w:val="0057341B"/>
    <w:rsid w:val="0057501D"/>
    <w:rsid w:val="00576B1B"/>
    <w:rsid w:val="00577728"/>
    <w:rsid w:val="005800E6"/>
    <w:rsid w:val="0058071E"/>
    <w:rsid w:val="0058085F"/>
    <w:rsid w:val="00581A36"/>
    <w:rsid w:val="0058366D"/>
    <w:rsid w:val="0058501D"/>
    <w:rsid w:val="00586C39"/>
    <w:rsid w:val="00587563"/>
    <w:rsid w:val="00587E1B"/>
    <w:rsid w:val="00590E7D"/>
    <w:rsid w:val="00590F0E"/>
    <w:rsid w:val="005918CD"/>
    <w:rsid w:val="00591A10"/>
    <w:rsid w:val="00592449"/>
    <w:rsid w:val="0059262A"/>
    <w:rsid w:val="00592710"/>
    <w:rsid w:val="005935FF"/>
    <w:rsid w:val="005945A8"/>
    <w:rsid w:val="00595D4D"/>
    <w:rsid w:val="005962D8"/>
    <w:rsid w:val="00596945"/>
    <w:rsid w:val="00596D3A"/>
    <w:rsid w:val="00596DDB"/>
    <w:rsid w:val="005A10D0"/>
    <w:rsid w:val="005A129A"/>
    <w:rsid w:val="005A284F"/>
    <w:rsid w:val="005A2B0E"/>
    <w:rsid w:val="005A2EE5"/>
    <w:rsid w:val="005A37E7"/>
    <w:rsid w:val="005A4247"/>
    <w:rsid w:val="005A4D3B"/>
    <w:rsid w:val="005A6B62"/>
    <w:rsid w:val="005A7459"/>
    <w:rsid w:val="005A7DFB"/>
    <w:rsid w:val="005B01C3"/>
    <w:rsid w:val="005B045D"/>
    <w:rsid w:val="005B155E"/>
    <w:rsid w:val="005B1C9E"/>
    <w:rsid w:val="005B1EE9"/>
    <w:rsid w:val="005B43C4"/>
    <w:rsid w:val="005B5C26"/>
    <w:rsid w:val="005B5FA9"/>
    <w:rsid w:val="005B7300"/>
    <w:rsid w:val="005B7D6A"/>
    <w:rsid w:val="005C058B"/>
    <w:rsid w:val="005C1F0B"/>
    <w:rsid w:val="005C2B03"/>
    <w:rsid w:val="005C2B47"/>
    <w:rsid w:val="005C36A3"/>
    <w:rsid w:val="005C3B44"/>
    <w:rsid w:val="005C4170"/>
    <w:rsid w:val="005C4F09"/>
    <w:rsid w:val="005C5029"/>
    <w:rsid w:val="005C63FC"/>
    <w:rsid w:val="005C6D4F"/>
    <w:rsid w:val="005C70D6"/>
    <w:rsid w:val="005C77EC"/>
    <w:rsid w:val="005D0CEF"/>
    <w:rsid w:val="005D0EC3"/>
    <w:rsid w:val="005D1223"/>
    <w:rsid w:val="005D1554"/>
    <w:rsid w:val="005D1BBF"/>
    <w:rsid w:val="005D1DDA"/>
    <w:rsid w:val="005D242B"/>
    <w:rsid w:val="005D3E3C"/>
    <w:rsid w:val="005D48C0"/>
    <w:rsid w:val="005D4CB3"/>
    <w:rsid w:val="005D7B8F"/>
    <w:rsid w:val="005E1113"/>
    <w:rsid w:val="005E1E28"/>
    <w:rsid w:val="005E29DC"/>
    <w:rsid w:val="005E339F"/>
    <w:rsid w:val="005E3428"/>
    <w:rsid w:val="005E3C0C"/>
    <w:rsid w:val="005E507B"/>
    <w:rsid w:val="005E5B1C"/>
    <w:rsid w:val="005E6697"/>
    <w:rsid w:val="005E7C65"/>
    <w:rsid w:val="005F0120"/>
    <w:rsid w:val="005F0F6D"/>
    <w:rsid w:val="005F19F2"/>
    <w:rsid w:val="005F2B8A"/>
    <w:rsid w:val="005F3135"/>
    <w:rsid w:val="005F3835"/>
    <w:rsid w:val="005F493C"/>
    <w:rsid w:val="005F4BD2"/>
    <w:rsid w:val="005F57DD"/>
    <w:rsid w:val="005F5891"/>
    <w:rsid w:val="005F5C96"/>
    <w:rsid w:val="005F5D6E"/>
    <w:rsid w:val="005F7578"/>
    <w:rsid w:val="00600288"/>
    <w:rsid w:val="00601088"/>
    <w:rsid w:val="00601731"/>
    <w:rsid w:val="00602B1D"/>
    <w:rsid w:val="0060349D"/>
    <w:rsid w:val="006035AE"/>
    <w:rsid w:val="00603778"/>
    <w:rsid w:val="006056A4"/>
    <w:rsid w:val="006060DE"/>
    <w:rsid w:val="0060777C"/>
    <w:rsid w:val="00607C9F"/>
    <w:rsid w:val="00607E0B"/>
    <w:rsid w:val="0061017D"/>
    <w:rsid w:val="00611140"/>
    <w:rsid w:val="006114F2"/>
    <w:rsid w:val="00612641"/>
    <w:rsid w:val="00612F4C"/>
    <w:rsid w:val="00613BF9"/>
    <w:rsid w:val="00613F8A"/>
    <w:rsid w:val="00620271"/>
    <w:rsid w:val="00620859"/>
    <w:rsid w:val="00621BF3"/>
    <w:rsid w:val="00621CC8"/>
    <w:rsid w:val="00621E7A"/>
    <w:rsid w:val="006221C7"/>
    <w:rsid w:val="00622C7A"/>
    <w:rsid w:val="00622D3E"/>
    <w:rsid w:val="006234F8"/>
    <w:rsid w:val="00623A79"/>
    <w:rsid w:val="00624C28"/>
    <w:rsid w:val="006262AD"/>
    <w:rsid w:val="006264D7"/>
    <w:rsid w:val="00631434"/>
    <w:rsid w:val="0063170D"/>
    <w:rsid w:val="00632508"/>
    <w:rsid w:val="006329D3"/>
    <w:rsid w:val="0063468D"/>
    <w:rsid w:val="0063521D"/>
    <w:rsid w:val="0063685C"/>
    <w:rsid w:val="0063714F"/>
    <w:rsid w:val="0063739E"/>
    <w:rsid w:val="006374E3"/>
    <w:rsid w:val="006377B1"/>
    <w:rsid w:val="00641470"/>
    <w:rsid w:val="0064182A"/>
    <w:rsid w:val="00641FF6"/>
    <w:rsid w:val="006421A6"/>
    <w:rsid w:val="006434C5"/>
    <w:rsid w:val="00650413"/>
    <w:rsid w:val="0065091C"/>
    <w:rsid w:val="00650A88"/>
    <w:rsid w:val="006532D5"/>
    <w:rsid w:val="00653B83"/>
    <w:rsid w:val="00655559"/>
    <w:rsid w:val="00655FCB"/>
    <w:rsid w:val="00660C37"/>
    <w:rsid w:val="00661270"/>
    <w:rsid w:val="00661511"/>
    <w:rsid w:val="00661CBA"/>
    <w:rsid w:val="006632E2"/>
    <w:rsid w:val="00663D48"/>
    <w:rsid w:val="00664DF2"/>
    <w:rsid w:val="00665CEF"/>
    <w:rsid w:val="00666C20"/>
    <w:rsid w:val="00666C8F"/>
    <w:rsid w:val="006700C7"/>
    <w:rsid w:val="00670EFE"/>
    <w:rsid w:val="0067239A"/>
    <w:rsid w:val="00672A4F"/>
    <w:rsid w:val="006730F6"/>
    <w:rsid w:val="00675215"/>
    <w:rsid w:val="00675FA1"/>
    <w:rsid w:val="00676547"/>
    <w:rsid w:val="00676987"/>
    <w:rsid w:val="00677F5F"/>
    <w:rsid w:val="00677FA9"/>
    <w:rsid w:val="00680DED"/>
    <w:rsid w:val="0068153B"/>
    <w:rsid w:val="00681CD7"/>
    <w:rsid w:val="006827E1"/>
    <w:rsid w:val="00686BC6"/>
    <w:rsid w:val="0068712A"/>
    <w:rsid w:val="00687DCD"/>
    <w:rsid w:val="006900AE"/>
    <w:rsid w:val="00690353"/>
    <w:rsid w:val="0069099B"/>
    <w:rsid w:val="006917AF"/>
    <w:rsid w:val="006935E2"/>
    <w:rsid w:val="00693B81"/>
    <w:rsid w:val="00694120"/>
    <w:rsid w:val="00694A59"/>
    <w:rsid w:val="00694D3C"/>
    <w:rsid w:val="00694FC2"/>
    <w:rsid w:val="0069738A"/>
    <w:rsid w:val="006A052F"/>
    <w:rsid w:val="006A1D28"/>
    <w:rsid w:val="006A39B3"/>
    <w:rsid w:val="006B0650"/>
    <w:rsid w:val="006B0951"/>
    <w:rsid w:val="006B3F94"/>
    <w:rsid w:val="006B4925"/>
    <w:rsid w:val="006B4EDA"/>
    <w:rsid w:val="006B5596"/>
    <w:rsid w:val="006B7B81"/>
    <w:rsid w:val="006C1774"/>
    <w:rsid w:val="006C178A"/>
    <w:rsid w:val="006C31BA"/>
    <w:rsid w:val="006C77AA"/>
    <w:rsid w:val="006D01BE"/>
    <w:rsid w:val="006D1136"/>
    <w:rsid w:val="006D3C4B"/>
    <w:rsid w:val="006D461B"/>
    <w:rsid w:val="006D48A1"/>
    <w:rsid w:val="006D4974"/>
    <w:rsid w:val="006D56A5"/>
    <w:rsid w:val="006D6A12"/>
    <w:rsid w:val="006D6EA9"/>
    <w:rsid w:val="006E0860"/>
    <w:rsid w:val="006E0B8D"/>
    <w:rsid w:val="006E11DA"/>
    <w:rsid w:val="006E1433"/>
    <w:rsid w:val="006E1B64"/>
    <w:rsid w:val="006E290B"/>
    <w:rsid w:val="006E37B7"/>
    <w:rsid w:val="006E3F60"/>
    <w:rsid w:val="006E5553"/>
    <w:rsid w:val="006E5F44"/>
    <w:rsid w:val="006E7B16"/>
    <w:rsid w:val="006F0467"/>
    <w:rsid w:val="006F08AB"/>
    <w:rsid w:val="006F1FCC"/>
    <w:rsid w:val="006F230F"/>
    <w:rsid w:val="006F265B"/>
    <w:rsid w:val="006F3393"/>
    <w:rsid w:val="006F358F"/>
    <w:rsid w:val="006F3923"/>
    <w:rsid w:val="006F40E3"/>
    <w:rsid w:val="006F7264"/>
    <w:rsid w:val="006F793C"/>
    <w:rsid w:val="00700271"/>
    <w:rsid w:val="007036C0"/>
    <w:rsid w:val="00704D51"/>
    <w:rsid w:val="00705671"/>
    <w:rsid w:val="00706264"/>
    <w:rsid w:val="00706A9E"/>
    <w:rsid w:val="00707C50"/>
    <w:rsid w:val="00710904"/>
    <w:rsid w:val="00710A33"/>
    <w:rsid w:val="00710C7F"/>
    <w:rsid w:val="00710EA0"/>
    <w:rsid w:val="00710FFC"/>
    <w:rsid w:val="00711FED"/>
    <w:rsid w:val="00713CE3"/>
    <w:rsid w:val="00713FE2"/>
    <w:rsid w:val="00715623"/>
    <w:rsid w:val="007168EE"/>
    <w:rsid w:val="00717404"/>
    <w:rsid w:val="007174A9"/>
    <w:rsid w:val="0072034C"/>
    <w:rsid w:val="00721392"/>
    <w:rsid w:val="007217FD"/>
    <w:rsid w:val="00721F34"/>
    <w:rsid w:val="0072263E"/>
    <w:rsid w:val="007226B7"/>
    <w:rsid w:val="00722E57"/>
    <w:rsid w:val="00723671"/>
    <w:rsid w:val="00724434"/>
    <w:rsid w:val="00726CEA"/>
    <w:rsid w:val="007275CA"/>
    <w:rsid w:val="00730230"/>
    <w:rsid w:val="0073049D"/>
    <w:rsid w:val="00730D9A"/>
    <w:rsid w:val="00730FDC"/>
    <w:rsid w:val="00731E56"/>
    <w:rsid w:val="00731F4A"/>
    <w:rsid w:val="0073210A"/>
    <w:rsid w:val="00732AD5"/>
    <w:rsid w:val="00733DC9"/>
    <w:rsid w:val="00735923"/>
    <w:rsid w:val="00736166"/>
    <w:rsid w:val="00736DF0"/>
    <w:rsid w:val="007376E1"/>
    <w:rsid w:val="0074241E"/>
    <w:rsid w:val="00742B7A"/>
    <w:rsid w:val="007438C8"/>
    <w:rsid w:val="00744F22"/>
    <w:rsid w:val="0074688D"/>
    <w:rsid w:val="00746AE2"/>
    <w:rsid w:val="00746D4F"/>
    <w:rsid w:val="007470F0"/>
    <w:rsid w:val="0074739E"/>
    <w:rsid w:val="007473CB"/>
    <w:rsid w:val="007533D7"/>
    <w:rsid w:val="0075356A"/>
    <w:rsid w:val="0075452E"/>
    <w:rsid w:val="00755998"/>
    <w:rsid w:val="00756D2A"/>
    <w:rsid w:val="00756D44"/>
    <w:rsid w:val="007570FD"/>
    <w:rsid w:val="0075781E"/>
    <w:rsid w:val="00761BDE"/>
    <w:rsid w:val="00761E26"/>
    <w:rsid w:val="00762F96"/>
    <w:rsid w:val="00765AA3"/>
    <w:rsid w:val="00765C66"/>
    <w:rsid w:val="00766B62"/>
    <w:rsid w:val="00767E1F"/>
    <w:rsid w:val="00770223"/>
    <w:rsid w:val="0077244B"/>
    <w:rsid w:val="00772770"/>
    <w:rsid w:val="007727AA"/>
    <w:rsid w:val="00772E89"/>
    <w:rsid w:val="00772FD9"/>
    <w:rsid w:val="007730A6"/>
    <w:rsid w:val="00773409"/>
    <w:rsid w:val="007750AB"/>
    <w:rsid w:val="00777039"/>
    <w:rsid w:val="00777766"/>
    <w:rsid w:val="00777B92"/>
    <w:rsid w:val="00777CA1"/>
    <w:rsid w:val="00777F18"/>
    <w:rsid w:val="0078153D"/>
    <w:rsid w:val="00782F7A"/>
    <w:rsid w:val="0078309C"/>
    <w:rsid w:val="00783BED"/>
    <w:rsid w:val="00783E32"/>
    <w:rsid w:val="00783FEE"/>
    <w:rsid w:val="00784087"/>
    <w:rsid w:val="00785210"/>
    <w:rsid w:val="00787795"/>
    <w:rsid w:val="00787B7E"/>
    <w:rsid w:val="00787FA0"/>
    <w:rsid w:val="007910B5"/>
    <w:rsid w:val="007910C4"/>
    <w:rsid w:val="007923FD"/>
    <w:rsid w:val="007924F2"/>
    <w:rsid w:val="0079271C"/>
    <w:rsid w:val="00792B9B"/>
    <w:rsid w:val="00792BA3"/>
    <w:rsid w:val="00792F76"/>
    <w:rsid w:val="00793583"/>
    <w:rsid w:val="00794486"/>
    <w:rsid w:val="007951E5"/>
    <w:rsid w:val="0079532A"/>
    <w:rsid w:val="00795405"/>
    <w:rsid w:val="007959DD"/>
    <w:rsid w:val="0079614C"/>
    <w:rsid w:val="00796640"/>
    <w:rsid w:val="007A0340"/>
    <w:rsid w:val="007A0ABA"/>
    <w:rsid w:val="007A10DB"/>
    <w:rsid w:val="007A2A3B"/>
    <w:rsid w:val="007A3B16"/>
    <w:rsid w:val="007A4DC4"/>
    <w:rsid w:val="007A4E64"/>
    <w:rsid w:val="007A534C"/>
    <w:rsid w:val="007A6482"/>
    <w:rsid w:val="007A7C14"/>
    <w:rsid w:val="007B0748"/>
    <w:rsid w:val="007B2920"/>
    <w:rsid w:val="007B3067"/>
    <w:rsid w:val="007B5F63"/>
    <w:rsid w:val="007B683B"/>
    <w:rsid w:val="007B6A77"/>
    <w:rsid w:val="007C02F0"/>
    <w:rsid w:val="007C0AAF"/>
    <w:rsid w:val="007C0C32"/>
    <w:rsid w:val="007C1C7B"/>
    <w:rsid w:val="007C27A7"/>
    <w:rsid w:val="007C2D39"/>
    <w:rsid w:val="007C4297"/>
    <w:rsid w:val="007C56F4"/>
    <w:rsid w:val="007C5C43"/>
    <w:rsid w:val="007C64AC"/>
    <w:rsid w:val="007C7332"/>
    <w:rsid w:val="007D0684"/>
    <w:rsid w:val="007D08CE"/>
    <w:rsid w:val="007D1396"/>
    <w:rsid w:val="007D6077"/>
    <w:rsid w:val="007D7885"/>
    <w:rsid w:val="007D78B1"/>
    <w:rsid w:val="007D7996"/>
    <w:rsid w:val="007E147E"/>
    <w:rsid w:val="007E4F17"/>
    <w:rsid w:val="007E56A9"/>
    <w:rsid w:val="007E578D"/>
    <w:rsid w:val="007E6413"/>
    <w:rsid w:val="007E7683"/>
    <w:rsid w:val="007E77F4"/>
    <w:rsid w:val="007F06AE"/>
    <w:rsid w:val="007F17A9"/>
    <w:rsid w:val="007F1859"/>
    <w:rsid w:val="007F1AA5"/>
    <w:rsid w:val="007F2ACB"/>
    <w:rsid w:val="007F361D"/>
    <w:rsid w:val="007F4830"/>
    <w:rsid w:val="007F6122"/>
    <w:rsid w:val="0080081A"/>
    <w:rsid w:val="00802809"/>
    <w:rsid w:val="008043BF"/>
    <w:rsid w:val="00804A48"/>
    <w:rsid w:val="00805D79"/>
    <w:rsid w:val="00806AE8"/>
    <w:rsid w:val="00806EB5"/>
    <w:rsid w:val="00807361"/>
    <w:rsid w:val="00807A11"/>
    <w:rsid w:val="00811E75"/>
    <w:rsid w:val="00812228"/>
    <w:rsid w:val="0081249F"/>
    <w:rsid w:val="008129FF"/>
    <w:rsid w:val="00813CFC"/>
    <w:rsid w:val="008145D0"/>
    <w:rsid w:val="00815CE3"/>
    <w:rsid w:val="008168B7"/>
    <w:rsid w:val="008176D9"/>
    <w:rsid w:val="00820180"/>
    <w:rsid w:val="0082034C"/>
    <w:rsid w:val="00820829"/>
    <w:rsid w:val="008217AC"/>
    <w:rsid w:val="00821948"/>
    <w:rsid w:val="00822845"/>
    <w:rsid w:val="00822DD4"/>
    <w:rsid w:val="0082335F"/>
    <w:rsid w:val="00824081"/>
    <w:rsid w:val="0082469A"/>
    <w:rsid w:val="0082701E"/>
    <w:rsid w:val="0082788C"/>
    <w:rsid w:val="00830D92"/>
    <w:rsid w:val="00831A6B"/>
    <w:rsid w:val="008329BE"/>
    <w:rsid w:val="00832FCA"/>
    <w:rsid w:val="008330D3"/>
    <w:rsid w:val="008332B6"/>
    <w:rsid w:val="008339EB"/>
    <w:rsid w:val="00834F69"/>
    <w:rsid w:val="0083539F"/>
    <w:rsid w:val="00835707"/>
    <w:rsid w:val="00836CDD"/>
    <w:rsid w:val="00836FDA"/>
    <w:rsid w:val="00837D4A"/>
    <w:rsid w:val="008401EE"/>
    <w:rsid w:val="0084052A"/>
    <w:rsid w:val="008409C6"/>
    <w:rsid w:val="00840DC2"/>
    <w:rsid w:val="00842535"/>
    <w:rsid w:val="00842602"/>
    <w:rsid w:val="00842A52"/>
    <w:rsid w:val="00842F85"/>
    <w:rsid w:val="008430D6"/>
    <w:rsid w:val="0084716E"/>
    <w:rsid w:val="008473FA"/>
    <w:rsid w:val="008502C8"/>
    <w:rsid w:val="00850346"/>
    <w:rsid w:val="008508D9"/>
    <w:rsid w:val="00850F38"/>
    <w:rsid w:val="008514E2"/>
    <w:rsid w:val="00851AA9"/>
    <w:rsid w:val="00851E2C"/>
    <w:rsid w:val="00852FB5"/>
    <w:rsid w:val="008530F6"/>
    <w:rsid w:val="00854365"/>
    <w:rsid w:val="00855847"/>
    <w:rsid w:val="0085644E"/>
    <w:rsid w:val="00857924"/>
    <w:rsid w:val="00857A73"/>
    <w:rsid w:val="00860C4B"/>
    <w:rsid w:val="00861830"/>
    <w:rsid w:val="00861964"/>
    <w:rsid w:val="008622FC"/>
    <w:rsid w:val="00863850"/>
    <w:rsid w:val="00863DCA"/>
    <w:rsid w:val="008643AB"/>
    <w:rsid w:val="00864A90"/>
    <w:rsid w:val="00865DB6"/>
    <w:rsid w:val="008666F5"/>
    <w:rsid w:val="00867301"/>
    <w:rsid w:val="008721B9"/>
    <w:rsid w:val="00872520"/>
    <w:rsid w:val="008737CD"/>
    <w:rsid w:val="0087383A"/>
    <w:rsid w:val="008738CD"/>
    <w:rsid w:val="008739AA"/>
    <w:rsid w:val="00873E0A"/>
    <w:rsid w:val="008745E9"/>
    <w:rsid w:val="00875402"/>
    <w:rsid w:val="00875527"/>
    <w:rsid w:val="00875D4B"/>
    <w:rsid w:val="00881588"/>
    <w:rsid w:val="0088245E"/>
    <w:rsid w:val="00882994"/>
    <w:rsid w:val="00882AD6"/>
    <w:rsid w:val="008831A3"/>
    <w:rsid w:val="008843CF"/>
    <w:rsid w:val="00884DEC"/>
    <w:rsid w:val="0088785B"/>
    <w:rsid w:val="00887920"/>
    <w:rsid w:val="00890052"/>
    <w:rsid w:val="008907ED"/>
    <w:rsid w:val="00891915"/>
    <w:rsid w:val="00891A84"/>
    <w:rsid w:val="0089245E"/>
    <w:rsid w:val="00892886"/>
    <w:rsid w:val="00892C42"/>
    <w:rsid w:val="0089310E"/>
    <w:rsid w:val="0089357C"/>
    <w:rsid w:val="00894EFE"/>
    <w:rsid w:val="00895630"/>
    <w:rsid w:val="00895D38"/>
    <w:rsid w:val="008972BA"/>
    <w:rsid w:val="008974AE"/>
    <w:rsid w:val="00897D84"/>
    <w:rsid w:val="008A1120"/>
    <w:rsid w:val="008A1CE9"/>
    <w:rsid w:val="008A1FB4"/>
    <w:rsid w:val="008A2945"/>
    <w:rsid w:val="008A346C"/>
    <w:rsid w:val="008A3E94"/>
    <w:rsid w:val="008A41F8"/>
    <w:rsid w:val="008A4205"/>
    <w:rsid w:val="008A5815"/>
    <w:rsid w:val="008B115F"/>
    <w:rsid w:val="008B16AE"/>
    <w:rsid w:val="008B1875"/>
    <w:rsid w:val="008B2C4A"/>
    <w:rsid w:val="008B4233"/>
    <w:rsid w:val="008B60FF"/>
    <w:rsid w:val="008B6753"/>
    <w:rsid w:val="008B6A69"/>
    <w:rsid w:val="008C0B66"/>
    <w:rsid w:val="008C123F"/>
    <w:rsid w:val="008C24FF"/>
    <w:rsid w:val="008C303B"/>
    <w:rsid w:val="008C34EB"/>
    <w:rsid w:val="008C3E2E"/>
    <w:rsid w:val="008C3E70"/>
    <w:rsid w:val="008C43B0"/>
    <w:rsid w:val="008C5356"/>
    <w:rsid w:val="008C6D1A"/>
    <w:rsid w:val="008D0042"/>
    <w:rsid w:val="008D1183"/>
    <w:rsid w:val="008D1332"/>
    <w:rsid w:val="008D21DC"/>
    <w:rsid w:val="008D3191"/>
    <w:rsid w:val="008D4540"/>
    <w:rsid w:val="008D5A4A"/>
    <w:rsid w:val="008D5D97"/>
    <w:rsid w:val="008D5FAF"/>
    <w:rsid w:val="008D6AA9"/>
    <w:rsid w:val="008D7DDB"/>
    <w:rsid w:val="008E0130"/>
    <w:rsid w:val="008E02B6"/>
    <w:rsid w:val="008E18F5"/>
    <w:rsid w:val="008E1E36"/>
    <w:rsid w:val="008E2E91"/>
    <w:rsid w:val="008E3415"/>
    <w:rsid w:val="008E3BFC"/>
    <w:rsid w:val="008E5D8F"/>
    <w:rsid w:val="008E77AA"/>
    <w:rsid w:val="008E7C72"/>
    <w:rsid w:val="008F0419"/>
    <w:rsid w:val="008F11D7"/>
    <w:rsid w:val="008F190C"/>
    <w:rsid w:val="008F1D67"/>
    <w:rsid w:val="008F1EA4"/>
    <w:rsid w:val="008F29E9"/>
    <w:rsid w:val="008F39FD"/>
    <w:rsid w:val="008F49CB"/>
    <w:rsid w:val="008F5ACA"/>
    <w:rsid w:val="008F5CDD"/>
    <w:rsid w:val="008F5E02"/>
    <w:rsid w:val="008F5F78"/>
    <w:rsid w:val="008F72C8"/>
    <w:rsid w:val="008F751B"/>
    <w:rsid w:val="008F7EB3"/>
    <w:rsid w:val="00900240"/>
    <w:rsid w:val="0090040D"/>
    <w:rsid w:val="009006B9"/>
    <w:rsid w:val="00900C02"/>
    <w:rsid w:val="00900CCE"/>
    <w:rsid w:val="00901B30"/>
    <w:rsid w:val="00902908"/>
    <w:rsid w:val="00903876"/>
    <w:rsid w:val="00903E9D"/>
    <w:rsid w:val="0090545E"/>
    <w:rsid w:val="009106A7"/>
    <w:rsid w:val="009106EA"/>
    <w:rsid w:val="009108E3"/>
    <w:rsid w:val="009113EC"/>
    <w:rsid w:val="00914A3B"/>
    <w:rsid w:val="00915A81"/>
    <w:rsid w:val="00916C70"/>
    <w:rsid w:val="009171AC"/>
    <w:rsid w:val="00920404"/>
    <w:rsid w:val="0092114E"/>
    <w:rsid w:val="009211C7"/>
    <w:rsid w:val="00921AEB"/>
    <w:rsid w:val="00922014"/>
    <w:rsid w:val="0092438F"/>
    <w:rsid w:val="009244C9"/>
    <w:rsid w:val="00924734"/>
    <w:rsid w:val="009257FF"/>
    <w:rsid w:val="009259F6"/>
    <w:rsid w:val="009276AB"/>
    <w:rsid w:val="0093055F"/>
    <w:rsid w:val="00930E38"/>
    <w:rsid w:val="00931CA9"/>
    <w:rsid w:val="00934467"/>
    <w:rsid w:val="00934CD5"/>
    <w:rsid w:val="009362F8"/>
    <w:rsid w:val="00936332"/>
    <w:rsid w:val="00937BF4"/>
    <w:rsid w:val="0094049F"/>
    <w:rsid w:val="0094164D"/>
    <w:rsid w:val="00942167"/>
    <w:rsid w:val="009424F7"/>
    <w:rsid w:val="00943932"/>
    <w:rsid w:val="00944C98"/>
    <w:rsid w:val="00945023"/>
    <w:rsid w:val="009450DF"/>
    <w:rsid w:val="00947C29"/>
    <w:rsid w:val="00952C11"/>
    <w:rsid w:val="00953240"/>
    <w:rsid w:val="009534EF"/>
    <w:rsid w:val="00955AFC"/>
    <w:rsid w:val="00956775"/>
    <w:rsid w:val="0095749F"/>
    <w:rsid w:val="009577CB"/>
    <w:rsid w:val="00957993"/>
    <w:rsid w:val="00957F17"/>
    <w:rsid w:val="0096024C"/>
    <w:rsid w:val="0096028C"/>
    <w:rsid w:val="0096279E"/>
    <w:rsid w:val="009630E2"/>
    <w:rsid w:val="00963EE1"/>
    <w:rsid w:val="0096598F"/>
    <w:rsid w:val="00966B5B"/>
    <w:rsid w:val="009712C7"/>
    <w:rsid w:val="009713A9"/>
    <w:rsid w:val="009716D4"/>
    <w:rsid w:val="00971F38"/>
    <w:rsid w:val="0097293A"/>
    <w:rsid w:val="00973DD4"/>
    <w:rsid w:val="00974596"/>
    <w:rsid w:val="009745F9"/>
    <w:rsid w:val="009761ED"/>
    <w:rsid w:val="00976C0A"/>
    <w:rsid w:val="00977F10"/>
    <w:rsid w:val="0098038C"/>
    <w:rsid w:val="0098163D"/>
    <w:rsid w:val="009827A7"/>
    <w:rsid w:val="00983196"/>
    <w:rsid w:val="00985545"/>
    <w:rsid w:val="00986910"/>
    <w:rsid w:val="00986F09"/>
    <w:rsid w:val="00987009"/>
    <w:rsid w:val="00987296"/>
    <w:rsid w:val="00987AC8"/>
    <w:rsid w:val="00987B1F"/>
    <w:rsid w:val="00990986"/>
    <w:rsid w:val="009922B0"/>
    <w:rsid w:val="00992887"/>
    <w:rsid w:val="00993108"/>
    <w:rsid w:val="00993A6E"/>
    <w:rsid w:val="00995844"/>
    <w:rsid w:val="009959FE"/>
    <w:rsid w:val="00995D64"/>
    <w:rsid w:val="0099636E"/>
    <w:rsid w:val="009963E1"/>
    <w:rsid w:val="00996C69"/>
    <w:rsid w:val="009A01EA"/>
    <w:rsid w:val="009A05B3"/>
    <w:rsid w:val="009A0735"/>
    <w:rsid w:val="009A191A"/>
    <w:rsid w:val="009A1BFF"/>
    <w:rsid w:val="009A2E74"/>
    <w:rsid w:val="009A3D29"/>
    <w:rsid w:val="009A53D4"/>
    <w:rsid w:val="009A74A3"/>
    <w:rsid w:val="009A7F39"/>
    <w:rsid w:val="009B15AB"/>
    <w:rsid w:val="009B33B9"/>
    <w:rsid w:val="009B3E3A"/>
    <w:rsid w:val="009B4DAE"/>
    <w:rsid w:val="009B52A4"/>
    <w:rsid w:val="009B54F3"/>
    <w:rsid w:val="009B6222"/>
    <w:rsid w:val="009B6541"/>
    <w:rsid w:val="009B779A"/>
    <w:rsid w:val="009B7BF7"/>
    <w:rsid w:val="009C1292"/>
    <w:rsid w:val="009C1739"/>
    <w:rsid w:val="009C17ED"/>
    <w:rsid w:val="009C2D54"/>
    <w:rsid w:val="009C3EB4"/>
    <w:rsid w:val="009C5BAF"/>
    <w:rsid w:val="009C5E55"/>
    <w:rsid w:val="009C699C"/>
    <w:rsid w:val="009C7634"/>
    <w:rsid w:val="009D1C89"/>
    <w:rsid w:val="009D1EC0"/>
    <w:rsid w:val="009D2DCC"/>
    <w:rsid w:val="009D3181"/>
    <w:rsid w:val="009D3741"/>
    <w:rsid w:val="009D3DAC"/>
    <w:rsid w:val="009D5264"/>
    <w:rsid w:val="009D5487"/>
    <w:rsid w:val="009D5564"/>
    <w:rsid w:val="009D59A8"/>
    <w:rsid w:val="009D5D4E"/>
    <w:rsid w:val="009D5E86"/>
    <w:rsid w:val="009D6BBA"/>
    <w:rsid w:val="009E0497"/>
    <w:rsid w:val="009E0DAB"/>
    <w:rsid w:val="009E155C"/>
    <w:rsid w:val="009E25FA"/>
    <w:rsid w:val="009E2AF7"/>
    <w:rsid w:val="009E2BE2"/>
    <w:rsid w:val="009E2EB7"/>
    <w:rsid w:val="009E2F96"/>
    <w:rsid w:val="009E33F7"/>
    <w:rsid w:val="009E38A9"/>
    <w:rsid w:val="009E3DAB"/>
    <w:rsid w:val="009E47DB"/>
    <w:rsid w:val="009E4DA6"/>
    <w:rsid w:val="009E58C8"/>
    <w:rsid w:val="009E733A"/>
    <w:rsid w:val="009E793E"/>
    <w:rsid w:val="009F0CB1"/>
    <w:rsid w:val="009F11A3"/>
    <w:rsid w:val="009F2495"/>
    <w:rsid w:val="009F2CA8"/>
    <w:rsid w:val="009F31D5"/>
    <w:rsid w:val="009F3906"/>
    <w:rsid w:val="009F420E"/>
    <w:rsid w:val="009F44C2"/>
    <w:rsid w:val="009F477F"/>
    <w:rsid w:val="009F565C"/>
    <w:rsid w:val="009F5677"/>
    <w:rsid w:val="009F59CC"/>
    <w:rsid w:val="00A009A7"/>
    <w:rsid w:val="00A015AB"/>
    <w:rsid w:val="00A02B09"/>
    <w:rsid w:val="00A02C71"/>
    <w:rsid w:val="00A037DA"/>
    <w:rsid w:val="00A04992"/>
    <w:rsid w:val="00A04E97"/>
    <w:rsid w:val="00A05CDB"/>
    <w:rsid w:val="00A06B96"/>
    <w:rsid w:val="00A07266"/>
    <w:rsid w:val="00A073A5"/>
    <w:rsid w:val="00A076A8"/>
    <w:rsid w:val="00A10956"/>
    <w:rsid w:val="00A11B57"/>
    <w:rsid w:val="00A11FCD"/>
    <w:rsid w:val="00A1335E"/>
    <w:rsid w:val="00A13941"/>
    <w:rsid w:val="00A14F87"/>
    <w:rsid w:val="00A15161"/>
    <w:rsid w:val="00A151AC"/>
    <w:rsid w:val="00A16286"/>
    <w:rsid w:val="00A168FD"/>
    <w:rsid w:val="00A17231"/>
    <w:rsid w:val="00A1769F"/>
    <w:rsid w:val="00A206BE"/>
    <w:rsid w:val="00A207C0"/>
    <w:rsid w:val="00A22934"/>
    <w:rsid w:val="00A23174"/>
    <w:rsid w:val="00A239C0"/>
    <w:rsid w:val="00A23A5E"/>
    <w:rsid w:val="00A24B85"/>
    <w:rsid w:val="00A306E3"/>
    <w:rsid w:val="00A30ECB"/>
    <w:rsid w:val="00A315D2"/>
    <w:rsid w:val="00A3293B"/>
    <w:rsid w:val="00A33C4D"/>
    <w:rsid w:val="00A34500"/>
    <w:rsid w:val="00A348E9"/>
    <w:rsid w:val="00A34AE5"/>
    <w:rsid w:val="00A34CE1"/>
    <w:rsid w:val="00A34D78"/>
    <w:rsid w:val="00A354D3"/>
    <w:rsid w:val="00A361BD"/>
    <w:rsid w:val="00A3627B"/>
    <w:rsid w:val="00A36D4E"/>
    <w:rsid w:val="00A403F7"/>
    <w:rsid w:val="00A40DEB"/>
    <w:rsid w:val="00A41177"/>
    <w:rsid w:val="00A412C1"/>
    <w:rsid w:val="00A41558"/>
    <w:rsid w:val="00A44044"/>
    <w:rsid w:val="00A445EB"/>
    <w:rsid w:val="00A452E1"/>
    <w:rsid w:val="00A45573"/>
    <w:rsid w:val="00A456ED"/>
    <w:rsid w:val="00A479B9"/>
    <w:rsid w:val="00A51038"/>
    <w:rsid w:val="00A51982"/>
    <w:rsid w:val="00A51C7C"/>
    <w:rsid w:val="00A5227C"/>
    <w:rsid w:val="00A52F56"/>
    <w:rsid w:val="00A54109"/>
    <w:rsid w:val="00A54584"/>
    <w:rsid w:val="00A54667"/>
    <w:rsid w:val="00A5606A"/>
    <w:rsid w:val="00A6060B"/>
    <w:rsid w:val="00A638FA"/>
    <w:rsid w:val="00A66D34"/>
    <w:rsid w:val="00A718F5"/>
    <w:rsid w:val="00A720B9"/>
    <w:rsid w:val="00A724D9"/>
    <w:rsid w:val="00A72515"/>
    <w:rsid w:val="00A72D09"/>
    <w:rsid w:val="00A73984"/>
    <w:rsid w:val="00A73CA9"/>
    <w:rsid w:val="00A73DD2"/>
    <w:rsid w:val="00A742E6"/>
    <w:rsid w:val="00A74921"/>
    <w:rsid w:val="00A771AD"/>
    <w:rsid w:val="00A81F7A"/>
    <w:rsid w:val="00A8222E"/>
    <w:rsid w:val="00A82C2A"/>
    <w:rsid w:val="00A830A1"/>
    <w:rsid w:val="00A830D4"/>
    <w:rsid w:val="00A830D9"/>
    <w:rsid w:val="00A83905"/>
    <w:rsid w:val="00A84B57"/>
    <w:rsid w:val="00A84D74"/>
    <w:rsid w:val="00A853BE"/>
    <w:rsid w:val="00A85568"/>
    <w:rsid w:val="00A85960"/>
    <w:rsid w:val="00A859F4"/>
    <w:rsid w:val="00A85E23"/>
    <w:rsid w:val="00A866BD"/>
    <w:rsid w:val="00A86AE1"/>
    <w:rsid w:val="00A902C6"/>
    <w:rsid w:val="00A90D43"/>
    <w:rsid w:val="00A94976"/>
    <w:rsid w:val="00A94BC6"/>
    <w:rsid w:val="00A94C9D"/>
    <w:rsid w:val="00A951F4"/>
    <w:rsid w:val="00A95FC2"/>
    <w:rsid w:val="00A960B8"/>
    <w:rsid w:val="00A964F8"/>
    <w:rsid w:val="00AA04CC"/>
    <w:rsid w:val="00AA1591"/>
    <w:rsid w:val="00AA1AE2"/>
    <w:rsid w:val="00AA1F7D"/>
    <w:rsid w:val="00AA2903"/>
    <w:rsid w:val="00AA2F6F"/>
    <w:rsid w:val="00AB0CCA"/>
    <w:rsid w:val="00AB0E3D"/>
    <w:rsid w:val="00AB1BDB"/>
    <w:rsid w:val="00AB2036"/>
    <w:rsid w:val="00AB2EB9"/>
    <w:rsid w:val="00AB57E4"/>
    <w:rsid w:val="00AB5992"/>
    <w:rsid w:val="00AB732B"/>
    <w:rsid w:val="00AB7361"/>
    <w:rsid w:val="00AB7565"/>
    <w:rsid w:val="00AC0742"/>
    <w:rsid w:val="00AC0A24"/>
    <w:rsid w:val="00AC0C19"/>
    <w:rsid w:val="00AC12D6"/>
    <w:rsid w:val="00AC16A1"/>
    <w:rsid w:val="00AC1909"/>
    <w:rsid w:val="00AC2624"/>
    <w:rsid w:val="00AC2BAB"/>
    <w:rsid w:val="00AC2D5D"/>
    <w:rsid w:val="00AC369A"/>
    <w:rsid w:val="00AC5508"/>
    <w:rsid w:val="00AC5A64"/>
    <w:rsid w:val="00AC6692"/>
    <w:rsid w:val="00AC6A8F"/>
    <w:rsid w:val="00AC7CD8"/>
    <w:rsid w:val="00AD0862"/>
    <w:rsid w:val="00AD10D3"/>
    <w:rsid w:val="00AD1958"/>
    <w:rsid w:val="00AD2EC3"/>
    <w:rsid w:val="00AD470A"/>
    <w:rsid w:val="00AD53D4"/>
    <w:rsid w:val="00AD6572"/>
    <w:rsid w:val="00AE060F"/>
    <w:rsid w:val="00AE07C7"/>
    <w:rsid w:val="00AE07F6"/>
    <w:rsid w:val="00AE0CA4"/>
    <w:rsid w:val="00AE1C55"/>
    <w:rsid w:val="00AE23BB"/>
    <w:rsid w:val="00AE274C"/>
    <w:rsid w:val="00AE3082"/>
    <w:rsid w:val="00AE31CF"/>
    <w:rsid w:val="00AE33B5"/>
    <w:rsid w:val="00AE4AE3"/>
    <w:rsid w:val="00AE5655"/>
    <w:rsid w:val="00AE5FE7"/>
    <w:rsid w:val="00AE7352"/>
    <w:rsid w:val="00AE7940"/>
    <w:rsid w:val="00AF136E"/>
    <w:rsid w:val="00AF2386"/>
    <w:rsid w:val="00AF2A5B"/>
    <w:rsid w:val="00AF2FDF"/>
    <w:rsid w:val="00AF46B4"/>
    <w:rsid w:val="00AF4A46"/>
    <w:rsid w:val="00AF4E82"/>
    <w:rsid w:val="00AF6E1A"/>
    <w:rsid w:val="00AF70CB"/>
    <w:rsid w:val="00B00BDE"/>
    <w:rsid w:val="00B014D7"/>
    <w:rsid w:val="00B020ED"/>
    <w:rsid w:val="00B02291"/>
    <w:rsid w:val="00B0264D"/>
    <w:rsid w:val="00B042EE"/>
    <w:rsid w:val="00B057D0"/>
    <w:rsid w:val="00B05A5B"/>
    <w:rsid w:val="00B065D9"/>
    <w:rsid w:val="00B07516"/>
    <w:rsid w:val="00B075D9"/>
    <w:rsid w:val="00B07E93"/>
    <w:rsid w:val="00B10C3B"/>
    <w:rsid w:val="00B114F6"/>
    <w:rsid w:val="00B11814"/>
    <w:rsid w:val="00B11A8A"/>
    <w:rsid w:val="00B11CC7"/>
    <w:rsid w:val="00B127C7"/>
    <w:rsid w:val="00B12B87"/>
    <w:rsid w:val="00B13DA2"/>
    <w:rsid w:val="00B14099"/>
    <w:rsid w:val="00B1496C"/>
    <w:rsid w:val="00B15A3A"/>
    <w:rsid w:val="00B15B91"/>
    <w:rsid w:val="00B15EA5"/>
    <w:rsid w:val="00B16EB7"/>
    <w:rsid w:val="00B17320"/>
    <w:rsid w:val="00B20FCD"/>
    <w:rsid w:val="00B21399"/>
    <w:rsid w:val="00B213F1"/>
    <w:rsid w:val="00B21B42"/>
    <w:rsid w:val="00B21CB3"/>
    <w:rsid w:val="00B226F4"/>
    <w:rsid w:val="00B23B64"/>
    <w:rsid w:val="00B245BF"/>
    <w:rsid w:val="00B2588F"/>
    <w:rsid w:val="00B26CB5"/>
    <w:rsid w:val="00B26F2C"/>
    <w:rsid w:val="00B27084"/>
    <w:rsid w:val="00B27611"/>
    <w:rsid w:val="00B3091B"/>
    <w:rsid w:val="00B30CE7"/>
    <w:rsid w:val="00B31D07"/>
    <w:rsid w:val="00B32954"/>
    <w:rsid w:val="00B33048"/>
    <w:rsid w:val="00B3352C"/>
    <w:rsid w:val="00B33BA8"/>
    <w:rsid w:val="00B35A8E"/>
    <w:rsid w:val="00B37602"/>
    <w:rsid w:val="00B37F25"/>
    <w:rsid w:val="00B37F88"/>
    <w:rsid w:val="00B413BB"/>
    <w:rsid w:val="00B41FCD"/>
    <w:rsid w:val="00B42ADC"/>
    <w:rsid w:val="00B44051"/>
    <w:rsid w:val="00B44CD4"/>
    <w:rsid w:val="00B44E59"/>
    <w:rsid w:val="00B45195"/>
    <w:rsid w:val="00B45AD3"/>
    <w:rsid w:val="00B45C67"/>
    <w:rsid w:val="00B45D96"/>
    <w:rsid w:val="00B45E8B"/>
    <w:rsid w:val="00B46259"/>
    <w:rsid w:val="00B469F7"/>
    <w:rsid w:val="00B478AD"/>
    <w:rsid w:val="00B500B1"/>
    <w:rsid w:val="00B500B7"/>
    <w:rsid w:val="00B502A9"/>
    <w:rsid w:val="00B5038F"/>
    <w:rsid w:val="00B508EC"/>
    <w:rsid w:val="00B51957"/>
    <w:rsid w:val="00B51E0C"/>
    <w:rsid w:val="00B520A0"/>
    <w:rsid w:val="00B521C4"/>
    <w:rsid w:val="00B5259B"/>
    <w:rsid w:val="00B5319D"/>
    <w:rsid w:val="00B53CB9"/>
    <w:rsid w:val="00B54032"/>
    <w:rsid w:val="00B55A71"/>
    <w:rsid w:val="00B56838"/>
    <w:rsid w:val="00B57034"/>
    <w:rsid w:val="00B573AA"/>
    <w:rsid w:val="00B6235C"/>
    <w:rsid w:val="00B62DD0"/>
    <w:rsid w:val="00B633E9"/>
    <w:rsid w:val="00B63554"/>
    <w:rsid w:val="00B6550C"/>
    <w:rsid w:val="00B65AD2"/>
    <w:rsid w:val="00B670DF"/>
    <w:rsid w:val="00B70918"/>
    <w:rsid w:val="00B7142F"/>
    <w:rsid w:val="00B72E60"/>
    <w:rsid w:val="00B72FBC"/>
    <w:rsid w:val="00B7398E"/>
    <w:rsid w:val="00B7423A"/>
    <w:rsid w:val="00B75768"/>
    <w:rsid w:val="00B75AD5"/>
    <w:rsid w:val="00B76DE2"/>
    <w:rsid w:val="00B775DD"/>
    <w:rsid w:val="00B77C9B"/>
    <w:rsid w:val="00B82504"/>
    <w:rsid w:val="00B82B0D"/>
    <w:rsid w:val="00B82B81"/>
    <w:rsid w:val="00B83A8D"/>
    <w:rsid w:val="00B8476E"/>
    <w:rsid w:val="00B84D49"/>
    <w:rsid w:val="00B85210"/>
    <w:rsid w:val="00B8666D"/>
    <w:rsid w:val="00B87DD5"/>
    <w:rsid w:val="00B87FDF"/>
    <w:rsid w:val="00B903D9"/>
    <w:rsid w:val="00B90B97"/>
    <w:rsid w:val="00B919E1"/>
    <w:rsid w:val="00B91D34"/>
    <w:rsid w:val="00B91DF2"/>
    <w:rsid w:val="00B92344"/>
    <w:rsid w:val="00B93152"/>
    <w:rsid w:val="00B9318B"/>
    <w:rsid w:val="00B953EF"/>
    <w:rsid w:val="00B96403"/>
    <w:rsid w:val="00B96B8B"/>
    <w:rsid w:val="00BA0680"/>
    <w:rsid w:val="00BA0E77"/>
    <w:rsid w:val="00BA1013"/>
    <w:rsid w:val="00BA223A"/>
    <w:rsid w:val="00BA2A75"/>
    <w:rsid w:val="00BA402C"/>
    <w:rsid w:val="00BA42C7"/>
    <w:rsid w:val="00BA55DE"/>
    <w:rsid w:val="00BA7AEF"/>
    <w:rsid w:val="00BB170C"/>
    <w:rsid w:val="00BB4FBE"/>
    <w:rsid w:val="00BB606F"/>
    <w:rsid w:val="00BB6B74"/>
    <w:rsid w:val="00BB7EAB"/>
    <w:rsid w:val="00BC11D3"/>
    <w:rsid w:val="00BC1265"/>
    <w:rsid w:val="00BC43DA"/>
    <w:rsid w:val="00BC46B6"/>
    <w:rsid w:val="00BC7889"/>
    <w:rsid w:val="00BC7949"/>
    <w:rsid w:val="00BC7B13"/>
    <w:rsid w:val="00BC7F4C"/>
    <w:rsid w:val="00BD1264"/>
    <w:rsid w:val="00BD1687"/>
    <w:rsid w:val="00BD1E7D"/>
    <w:rsid w:val="00BD221C"/>
    <w:rsid w:val="00BD4E00"/>
    <w:rsid w:val="00BD519B"/>
    <w:rsid w:val="00BD62AA"/>
    <w:rsid w:val="00BD7838"/>
    <w:rsid w:val="00BD7ACD"/>
    <w:rsid w:val="00BE2AFB"/>
    <w:rsid w:val="00BE617F"/>
    <w:rsid w:val="00BE66D8"/>
    <w:rsid w:val="00BE7964"/>
    <w:rsid w:val="00BF0AE8"/>
    <w:rsid w:val="00BF0F14"/>
    <w:rsid w:val="00BF235E"/>
    <w:rsid w:val="00BF30DC"/>
    <w:rsid w:val="00BF486C"/>
    <w:rsid w:val="00BF5532"/>
    <w:rsid w:val="00BF60E1"/>
    <w:rsid w:val="00BF6BA1"/>
    <w:rsid w:val="00BF713D"/>
    <w:rsid w:val="00C00276"/>
    <w:rsid w:val="00C004B4"/>
    <w:rsid w:val="00C00813"/>
    <w:rsid w:val="00C02534"/>
    <w:rsid w:val="00C0337C"/>
    <w:rsid w:val="00C03D3E"/>
    <w:rsid w:val="00C047BB"/>
    <w:rsid w:val="00C05B5C"/>
    <w:rsid w:val="00C05E44"/>
    <w:rsid w:val="00C0601B"/>
    <w:rsid w:val="00C06AE4"/>
    <w:rsid w:val="00C10309"/>
    <w:rsid w:val="00C104EB"/>
    <w:rsid w:val="00C1072E"/>
    <w:rsid w:val="00C10A73"/>
    <w:rsid w:val="00C10C36"/>
    <w:rsid w:val="00C123F6"/>
    <w:rsid w:val="00C13061"/>
    <w:rsid w:val="00C13217"/>
    <w:rsid w:val="00C1475B"/>
    <w:rsid w:val="00C1593B"/>
    <w:rsid w:val="00C167CA"/>
    <w:rsid w:val="00C22782"/>
    <w:rsid w:val="00C239EE"/>
    <w:rsid w:val="00C23ADC"/>
    <w:rsid w:val="00C241BE"/>
    <w:rsid w:val="00C2511E"/>
    <w:rsid w:val="00C253AE"/>
    <w:rsid w:val="00C2768E"/>
    <w:rsid w:val="00C27F8A"/>
    <w:rsid w:val="00C303A6"/>
    <w:rsid w:val="00C30DB6"/>
    <w:rsid w:val="00C311AB"/>
    <w:rsid w:val="00C31E5C"/>
    <w:rsid w:val="00C325D0"/>
    <w:rsid w:val="00C32960"/>
    <w:rsid w:val="00C33B82"/>
    <w:rsid w:val="00C33D64"/>
    <w:rsid w:val="00C33E25"/>
    <w:rsid w:val="00C33F07"/>
    <w:rsid w:val="00C34230"/>
    <w:rsid w:val="00C34478"/>
    <w:rsid w:val="00C34816"/>
    <w:rsid w:val="00C34F76"/>
    <w:rsid w:val="00C35CFF"/>
    <w:rsid w:val="00C3692B"/>
    <w:rsid w:val="00C36B14"/>
    <w:rsid w:val="00C36C04"/>
    <w:rsid w:val="00C373F5"/>
    <w:rsid w:val="00C37F2D"/>
    <w:rsid w:val="00C401AD"/>
    <w:rsid w:val="00C402F6"/>
    <w:rsid w:val="00C40EC7"/>
    <w:rsid w:val="00C4164F"/>
    <w:rsid w:val="00C41F56"/>
    <w:rsid w:val="00C4387C"/>
    <w:rsid w:val="00C43CB4"/>
    <w:rsid w:val="00C43E39"/>
    <w:rsid w:val="00C44110"/>
    <w:rsid w:val="00C44FCA"/>
    <w:rsid w:val="00C45EEF"/>
    <w:rsid w:val="00C472AF"/>
    <w:rsid w:val="00C507FF"/>
    <w:rsid w:val="00C5161F"/>
    <w:rsid w:val="00C521AB"/>
    <w:rsid w:val="00C5256F"/>
    <w:rsid w:val="00C52841"/>
    <w:rsid w:val="00C55BCB"/>
    <w:rsid w:val="00C55CE4"/>
    <w:rsid w:val="00C565B6"/>
    <w:rsid w:val="00C5735E"/>
    <w:rsid w:val="00C6176E"/>
    <w:rsid w:val="00C61A2A"/>
    <w:rsid w:val="00C62295"/>
    <w:rsid w:val="00C6370D"/>
    <w:rsid w:val="00C63E3B"/>
    <w:rsid w:val="00C6550A"/>
    <w:rsid w:val="00C658A5"/>
    <w:rsid w:val="00C6689D"/>
    <w:rsid w:val="00C66B48"/>
    <w:rsid w:val="00C67D58"/>
    <w:rsid w:val="00C70909"/>
    <w:rsid w:val="00C72B0A"/>
    <w:rsid w:val="00C74FDF"/>
    <w:rsid w:val="00C75701"/>
    <w:rsid w:val="00C75A2A"/>
    <w:rsid w:val="00C75D97"/>
    <w:rsid w:val="00C76152"/>
    <w:rsid w:val="00C81410"/>
    <w:rsid w:val="00C8352C"/>
    <w:rsid w:val="00C839C3"/>
    <w:rsid w:val="00C85161"/>
    <w:rsid w:val="00C85D5E"/>
    <w:rsid w:val="00C85DC0"/>
    <w:rsid w:val="00C8609B"/>
    <w:rsid w:val="00C86A5E"/>
    <w:rsid w:val="00C86B62"/>
    <w:rsid w:val="00C90621"/>
    <w:rsid w:val="00C909FA"/>
    <w:rsid w:val="00C9148D"/>
    <w:rsid w:val="00C924CB"/>
    <w:rsid w:val="00C92C24"/>
    <w:rsid w:val="00C933FA"/>
    <w:rsid w:val="00C9534F"/>
    <w:rsid w:val="00C9693E"/>
    <w:rsid w:val="00CA01FC"/>
    <w:rsid w:val="00CA06C7"/>
    <w:rsid w:val="00CA0ADE"/>
    <w:rsid w:val="00CA180A"/>
    <w:rsid w:val="00CA3201"/>
    <w:rsid w:val="00CA5308"/>
    <w:rsid w:val="00CA5927"/>
    <w:rsid w:val="00CA5CA6"/>
    <w:rsid w:val="00CA61A1"/>
    <w:rsid w:val="00CA7A46"/>
    <w:rsid w:val="00CA7E0B"/>
    <w:rsid w:val="00CB0D35"/>
    <w:rsid w:val="00CB2BCD"/>
    <w:rsid w:val="00CB3650"/>
    <w:rsid w:val="00CB4272"/>
    <w:rsid w:val="00CB4C79"/>
    <w:rsid w:val="00CB52B7"/>
    <w:rsid w:val="00CB5485"/>
    <w:rsid w:val="00CB7F00"/>
    <w:rsid w:val="00CC1482"/>
    <w:rsid w:val="00CC1516"/>
    <w:rsid w:val="00CC1B39"/>
    <w:rsid w:val="00CC21B4"/>
    <w:rsid w:val="00CC35AB"/>
    <w:rsid w:val="00CC42FF"/>
    <w:rsid w:val="00CC44A9"/>
    <w:rsid w:val="00CC4BB8"/>
    <w:rsid w:val="00CC66D9"/>
    <w:rsid w:val="00CC6FAD"/>
    <w:rsid w:val="00CD0E5C"/>
    <w:rsid w:val="00CD12D0"/>
    <w:rsid w:val="00CD170F"/>
    <w:rsid w:val="00CD2991"/>
    <w:rsid w:val="00CD29C9"/>
    <w:rsid w:val="00CD383F"/>
    <w:rsid w:val="00CD6838"/>
    <w:rsid w:val="00CD711B"/>
    <w:rsid w:val="00CE06FD"/>
    <w:rsid w:val="00CE1C43"/>
    <w:rsid w:val="00CE1C58"/>
    <w:rsid w:val="00CE2C29"/>
    <w:rsid w:val="00CE44F6"/>
    <w:rsid w:val="00CE5B98"/>
    <w:rsid w:val="00CE5F96"/>
    <w:rsid w:val="00CE601D"/>
    <w:rsid w:val="00CE62A6"/>
    <w:rsid w:val="00CE67D3"/>
    <w:rsid w:val="00CE751C"/>
    <w:rsid w:val="00CE7AB1"/>
    <w:rsid w:val="00CF12F0"/>
    <w:rsid w:val="00CF2F93"/>
    <w:rsid w:val="00CF3C29"/>
    <w:rsid w:val="00CF4D56"/>
    <w:rsid w:val="00CF4E28"/>
    <w:rsid w:val="00CF5416"/>
    <w:rsid w:val="00CF6185"/>
    <w:rsid w:val="00CF65A3"/>
    <w:rsid w:val="00CF664C"/>
    <w:rsid w:val="00CF6FA1"/>
    <w:rsid w:val="00CF70CE"/>
    <w:rsid w:val="00CF7810"/>
    <w:rsid w:val="00D033D8"/>
    <w:rsid w:val="00D0461B"/>
    <w:rsid w:val="00D04852"/>
    <w:rsid w:val="00D05B53"/>
    <w:rsid w:val="00D073C8"/>
    <w:rsid w:val="00D07B71"/>
    <w:rsid w:val="00D07CF6"/>
    <w:rsid w:val="00D10A7E"/>
    <w:rsid w:val="00D11A6E"/>
    <w:rsid w:val="00D11B51"/>
    <w:rsid w:val="00D12949"/>
    <w:rsid w:val="00D134C8"/>
    <w:rsid w:val="00D13518"/>
    <w:rsid w:val="00D1454F"/>
    <w:rsid w:val="00D1510E"/>
    <w:rsid w:val="00D16E31"/>
    <w:rsid w:val="00D17298"/>
    <w:rsid w:val="00D20E66"/>
    <w:rsid w:val="00D211F3"/>
    <w:rsid w:val="00D211FA"/>
    <w:rsid w:val="00D223BD"/>
    <w:rsid w:val="00D2291E"/>
    <w:rsid w:val="00D22C25"/>
    <w:rsid w:val="00D2370B"/>
    <w:rsid w:val="00D253B3"/>
    <w:rsid w:val="00D26860"/>
    <w:rsid w:val="00D30976"/>
    <w:rsid w:val="00D33E8B"/>
    <w:rsid w:val="00D342C8"/>
    <w:rsid w:val="00D34509"/>
    <w:rsid w:val="00D34803"/>
    <w:rsid w:val="00D35520"/>
    <w:rsid w:val="00D3687E"/>
    <w:rsid w:val="00D36C0C"/>
    <w:rsid w:val="00D3763B"/>
    <w:rsid w:val="00D4041F"/>
    <w:rsid w:val="00D406D6"/>
    <w:rsid w:val="00D40934"/>
    <w:rsid w:val="00D40FFB"/>
    <w:rsid w:val="00D435BE"/>
    <w:rsid w:val="00D439AF"/>
    <w:rsid w:val="00D4422E"/>
    <w:rsid w:val="00D44948"/>
    <w:rsid w:val="00D45967"/>
    <w:rsid w:val="00D46406"/>
    <w:rsid w:val="00D466C9"/>
    <w:rsid w:val="00D5036F"/>
    <w:rsid w:val="00D50FB5"/>
    <w:rsid w:val="00D51D30"/>
    <w:rsid w:val="00D5255A"/>
    <w:rsid w:val="00D53AC5"/>
    <w:rsid w:val="00D54204"/>
    <w:rsid w:val="00D55C11"/>
    <w:rsid w:val="00D55CEA"/>
    <w:rsid w:val="00D56C80"/>
    <w:rsid w:val="00D571CC"/>
    <w:rsid w:val="00D57CBD"/>
    <w:rsid w:val="00D6188E"/>
    <w:rsid w:val="00D62CE9"/>
    <w:rsid w:val="00D63A06"/>
    <w:rsid w:val="00D643B1"/>
    <w:rsid w:val="00D6698E"/>
    <w:rsid w:val="00D66DEE"/>
    <w:rsid w:val="00D66FD7"/>
    <w:rsid w:val="00D67E7F"/>
    <w:rsid w:val="00D70680"/>
    <w:rsid w:val="00D70FE3"/>
    <w:rsid w:val="00D71615"/>
    <w:rsid w:val="00D730E8"/>
    <w:rsid w:val="00D748AF"/>
    <w:rsid w:val="00D74FEB"/>
    <w:rsid w:val="00D75562"/>
    <w:rsid w:val="00D75F04"/>
    <w:rsid w:val="00D7682B"/>
    <w:rsid w:val="00D769D1"/>
    <w:rsid w:val="00D800E8"/>
    <w:rsid w:val="00D85138"/>
    <w:rsid w:val="00D86456"/>
    <w:rsid w:val="00D86FF3"/>
    <w:rsid w:val="00D87D21"/>
    <w:rsid w:val="00D90324"/>
    <w:rsid w:val="00D90B33"/>
    <w:rsid w:val="00D918DB"/>
    <w:rsid w:val="00D91DF4"/>
    <w:rsid w:val="00D9214A"/>
    <w:rsid w:val="00D928F3"/>
    <w:rsid w:val="00D92904"/>
    <w:rsid w:val="00D92D11"/>
    <w:rsid w:val="00D933A0"/>
    <w:rsid w:val="00D93BC7"/>
    <w:rsid w:val="00D95A05"/>
    <w:rsid w:val="00D95C59"/>
    <w:rsid w:val="00D95E31"/>
    <w:rsid w:val="00D9660E"/>
    <w:rsid w:val="00D96A37"/>
    <w:rsid w:val="00D97703"/>
    <w:rsid w:val="00D97F37"/>
    <w:rsid w:val="00DA0413"/>
    <w:rsid w:val="00DA0815"/>
    <w:rsid w:val="00DA095E"/>
    <w:rsid w:val="00DA140D"/>
    <w:rsid w:val="00DA16C5"/>
    <w:rsid w:val="00DA20C5"/>
    <w:rsid w:val="00DA38FE"/>
    <w:rsid w:val="00DA3E79"/>
    <w:rsid w:val="00DA4169"/>
    <w:rsid w:val="00DA4C46"/>
    <w:rsid w:val="00DA4FC0"/>
    <w:rsid w:val="00DA5DEA"/>
    <w:rsid w:val="00DA676C"/>
    <w:rsid w:val="00DA6C0E"/>
    <w:rsid w:val="00DA7606"/>
    <w:rsid w:val="00DA7916"/>
    <w:rsid w:val="00DA7C99"/>
    <w:rsid w:val="00DB0254"/>
    <w:rsid w:val="00DB07C1"/>
    <w:rsid w:val="00DB1057"/>
    <w:rsid w:val="00DB1521"/>
    <w:rsid w:val="00DB1640"/>
    <w:rsid w:val="00DB2DB8"/>
    <w:rsid w:val="00DB2F9E"/>
    <w:rsid w:val="00DB43AD"/>
    <w:rsid w:val="00DB4B92"/>
    <w:rsid w:val="00DB5966"/>
    <w:rsid w:val="00DB757F"/>
    <w:rsid w:val="00DC0EA2"/>
    <w:rsid w:val="00DC2B3C"/>
    <w:rsid w:val="00DC4147"/>
    <w:rsid w:val="00DC536B"/>
    <w:rsid w:val="00DC6151"/>
    <w:rsid w:val="00DC6889"/>
    <w:rsid w:val="00DC6AD8"/>
    <w:rsid w:val="00DC6FD5"/>
    <w:rsid w:val="00DD004C"/>
    <w:rsid w:val="00DD049F"/>
    <w:rsid w:val="00DD0C54"/>
    <w:rsid w:val="00DD40C4"/>
    <w:rsid w:val="00DD435B"/>
    <w:rsid w:val="00DD4C66"/>
    <w:rsid w:val="00DD5ACA"/>
    <w:rsid w:val="00DD6B6E"/>
    <w:rsid w:val="00DE19D6"/>
    <w:rsid w:val="00DE20EA"/>
    <w:rsid w:val="00DE23CD"/>
    <w:rsid w:val="00DE2C1B"/>
    <w:rsid w:val="00DE2D11"/>
    <w:rsid w:val="00DE342F"/>
    <w:rsid w:val="00DE45FC"/>
    <w:rsid w:val="00DE503B"/>
    <w:rsid w:val="00DE597E"/>
    <w:rsid w:val="00DE62E3"/>
    <w:rsid w:val="00DE6330"/>
    <w:rsid w:val="00DE70D0"/>
    <w:rsid w:val="00DE75EA"/>
    <w:rsid w:val="00DF0923"/>
    <w:rsid w:val="00DF0C06"/>
    <w:rsid w:val="00DF0C23"/>
    <w:rsid w:val="00DF3DF3"/>
    <w:rsid w:val="00DF4282"/>
    <w:rsid w:val="00DF461A"/>
    <w:rsid w:val="00DF47C5"/>
    <w:rsid w:val="00DF6786"/>
    <w:rsid w:val="00DF71AD"/>
    <w:rsid w:val="00DF73D3"/>
    <w:rsid w:val="00DF76D2"/>
    <w:rsid w:val="00E0165E"/>
    <w:rsid w:val="00E03DE3"/>
    <w:rsid w:val="00E0531D"/>
    <w:rsid w:val="00E05508"/>
    <w:rsid w:val="00E05D42"/>
    <w:rsid w:val="00E05E64"/>
    <w:rsid w:val="00E05F2F"/>
    <w:rsid w:val="00E06C38"/>
    <w:rsid w:val="00E078C4"/>
    <w:rsid w:val="00E07A9E"/>
    <w:rsid w:val="00E118B2"/>
    <w:rsid w:val="00E141AD"/>
    <w:rsid w:val="00E145E8"/>
    <w:rsid w:val="00E14814"/>
    <w:rsid w:val="00E153A1"/>
    <w:rsid w:val="00E15984"/>
    <w:rsid w:val="00E168E4"/>
    <w:rsid w:val="00E16F5F"/>
    <w:rsid w:val="00E1709A"/>
    <w:rsid w:val="00E1715F"/>
    <w:rsid w:val="00E21BBC"/>
    <w:rsid w:val="00E2265A"/>
    <w:rsid w:val="00E244F3"/>
    <w:rsid w:val="00E2493C"/>
    <w:rsid w:val="00E24CA3"/>
    <w:rsid w:val="00E25618"/>
    <w:rsid w:val="00E303F8"/>
    <w:rsid w:val="00E30EB9"/>
    <w:rsid w:val="00E30F6A"/>
    <w:rsid w:val="00E31145"/>
    <w:rsid w:val="00E3242B"/>
    <w:rsid w:val="00E334BB"/>
    <w:rsid w:val="00E33EB3"/>
    <w:rsid w:val="00E3544A"/>
    <w:rsid w:val="00E40577"/>
    <w:rsid w:val="00E4062F"/>
    <w:rsid w:val="00E41EAD"/>
    <w:rsid w:val="00E4296C"/>
    <w:rsid w:val="00E42D21"/>
    <w:rsid w:val="00E430EA"/>
    <w:rsid w:val="00E451E6"/>
    <w:rsid w:val="00E46E59"/>
    <w:rsid w:val="00E478FE"/>
    <w:rsid w:val="00E5084E"/>
    <w:rsid w:val="00E51223"/>
    <w:rsid w:val="00E51D24"/>
    <w:rsid w:val="00E52F0A"/>
    <w:rsid w:val="00E53018"/>
    <w:rsid w:val="00E54125"/>
    <w:rsid w:val="00E5468C"/>
    <w:rsid w:val="00E55B2B"/>
    <w:rsid w:val="00E56DEE"/>
    <w:rsid w:val="00E57A38"/>
    <w:rsid w:val="00E57DB6"/>
    <w:rsid w:val="00E57FFA"/>
    <w:rsid w:val="00E62123"/>
    <w:rsid w:val="00E626CB"/>
    <w:rsid w:val="00E63825"/>
    <w:rsid w:val="00E640C7"/>
    <w:rsid w:val="00E67A52"/>
    <w:rsid w:val="00E67FFD"/>
    <w:rsid w:val="00E70F0C"/>
    <w:rsid w:val="00E72D9E"/>
    <w:rsid w:val="00E734F6"/>
    <w:rsid w:val="00E740FD"/>
    <w:rsid w:val="00E75F5A"/>
    <w:rsid w:val="00E76259"/>
    <w:rsid w:val="00E76A19"/>
    <w:rsid w:val="00E76AF8"/>
    <w:rsid w:val="00E777DF"/>
    <w:rsid w:val="00E77B37"/>
    <w:rsid w:val="00E817CF"/>
    <w:rsid w:val="00E82962"/>
    <w:rsid w:val="00E836EA"/>
    <w:rsid w:val="00E83D5D"/>
    <w:rsid w:val="00E84921"/>
    <w:rsid w:val="00E85F42"/>
    <w:rsid w:val="00E86264"/>
    <w:rsid w:val="00E86B25"/>
    <w:rsid w:val="00E86F80"/>
    <w:rsid w:val="00E8769A"/>
    <w:rsid w:val="00E90069"/>
    <w:rsid w:val="00E90132"/>
    <w:rsid w:val="00E906F6"/>
    <w:rsid w:val="00E90BAC"/>
    <w:rsid w:val="00E90CBF"/>
    <w:rsid w:val="00E90DD1"/>
    <w:rsid w:val="00E913DE"/>
    <w:rsid w:val="00E916B6"/>
    <w:rsid w:val="00E9257C"/>
    <w:rsid w:val="00E93176"/>
    <w:rsid w:val="00E931FC"/>
    <w:rsid w:val="00E94B80"/>
    <w:rsid w:val="00E95313"/>
    <w:rsid w:val="00E95DB7"/>
    <w:rsid w:val="00E963F3"/>
    <w:rsid w:val="00E975D5"/>
    <w:rsid w:val="00EA03CE"/>
    <w:rsid w:val="00EA0F18"/>
    <w:rsid w:val="00EA19AD"/>
    <w:rsid w:val="00EA1CBD"/>
    <w:rsid w:val="00EA3CDE"/>
    <w:rsid w:val="00EA3EBE"/>
    <w:rsid w:val="00EA50EC"/>
    <w:rsid w:val="00EA6637"/>
    <w:rsid w:val="00EA766E"/>
    <w:rsid w:val="00EB1767"/>
    <w:rsid w:val="00EB2884"/>
    <w:rsid w:val="00EB2CEE"/>
    <w:rsid w:val="00EB3684"/>
    <w:rsid w:val="00EB3A1B"/>
    <w:rsid w:val="00EB4CA5"/>
    <w:rsid w:val="00EB5409"/>
    <w:rsid w:val="00EB57E3"/>
    <w:rsid w:val="00EB6225"/>
    <w:rsid w:val="00EB634F"/>
    <w:rsid w:val="00EB647C"/>
    <w:rsid w:val="00EB69D8"/>
    <w:rsid w:val="00EB710C"/>
    <w:rsid w:val="00EC087D"/>
    <w:rsid w:val="00EC1833"/>
    <w:rsid w:val="00EC19F6"/>
    <w:rsid w:val="00EC2609"/>
    <w:rsid w:val="00EC4D5E"/>
    <w:rsid w:val="00EC5DCA"/>
    <w:rsid w:val="00EC5EC8"/>
    <w:rsid w:val="00EC64C5"/>
    <w:rsid w:val="00EC6570"/>
    <w:rsid w:val="00EC7FAE"/>
    <w:rsid w:val="00ED023A"/>
    <w:rsid w:val="00ED0781"/>
    <w:rsid w:val="00ED13BF"/>
    <w:rsid w:val="00ED1FF4"/>
    <w:rsid w:val="00ED2534"/>
    <w:rsid w:val="00ED2E83"/>
    <w:rsid w:val="00ED5AA1"/>
    <w:rsid w:val="00ED6E51"/>
    <w:rsid w:val="00ED78CA"/>
    <w:rsid w:val="00EE0685"/>
    <w:rsid w:val="00EE20DA"/>
    <w:rsid w:val="00EE2CE8"/>
    <w:rsid w:val="00EE4607"/>
    <w:rsid w:val="00EE58EF"/>
    <w:rsid w:val="00EE6450"/>
    <w:rsid w:val="00EE7B42"/>
    <w:rsid w:val="00EF076D"/>
    <w:rsid w:val="00EF0A8A"/>
    <w:rsid w:val="00EF1DEE"/>
    <w:rsid w:val="00EF1E97"/>
    <w:rsid w:val="00EF20EC"/>
    <w:rsid w:val="00EF21F2"/>
    <w:rsid w:val="00EF2862"/>
    <w:rsid w:val="00EF2A6D"/>
    <w:rsid w:val="00EF45BC"/>
    <w:rsid w:val="00EF4758"/>
    <w:rsid w:val="00EF7423"/>
    <w:rsid w:val="00EF78D4"/>
    <w:rsid w:val="00EF7DEE"/>
    <w:rsid w:val="00F00829"/>
    <w:rsid w:val="00F010E1"/>
    <w:rsid w:val="00F0148B"/>
    <w:rsid w:val="00F024D4"/>
    <w:rsid w:val="00F072D9"/>
    <w:rsid w:val="00F10039"/>
    <w:rsid w:val="00F100A5"/>
    <w:rsid w:val="00F108DF"/>
    <w:rsid w:val="00F10B9C"/>
    <w:rsid w:val="00F10FE0"/>
    <w:rsid w:val="00F12E64"/>
    <w:rsid w:val="00F13C26"/>
    <w:rsid w:val="00F17311"/>
    <w:rsid w:val="00F203E4"/>
    <w:rsid w:val="00F2067D"/>
    <w:rsid w:val="00F21F4E"/>
    <w:rsid w:val="00F225FE"/>
    <w:rsid w:val="00F2344D"/>
    <w:rsid w:val="00F25BD7"/>
    <w:rsid w:val="00F26A6D"/>
    <w:rsid w:val="00F30D33"/>
    <w:rsid w:val="00F316B1"/>
    <w:rsid w:val="00F321F7"/>
    <w:rsid w:val="00F32C55"/>
    <w:rsid w:val="00F3517C"/>
    <w:rsid w:val="00F35B01"/>
    <w:rsid w:val="00F37996"/>
    <w:rsid w:val="00F37D6F"/>
    <w:rsid w:val="00F4031F"/>
    <w:rsid w:val="00F40898"/>
    <w:rsid w:val="00F424FB"/>
    <w:rsid w:val="00F42A4C"/>
    <w:rsid w:val="00F42B8C"/>
    <w:rsid w:val="00F42D1F"/>
    <w:rsid w:val="00F43134"/>
    <w:rsid w:val="00F434E1"/>
    <w:rsid w:val="00F43650"/>
    <w:rsid w:val="00F43D5D"/>
    <w:rsid w:val="00F44C52"/>
    <w:rsid w:val="00F455B4"/>
    <w:rsid w:val="00F45AFE"/>
    <w:rsid w:val="00F461CF"/>
    <w:rsid w:val="00F47370"/>
    <w:rsid w:val="00F47840"/>
    <w:rsid w:val="00F52385"/>
    <w:rsid w:val="00F536C9"/>
    <w:rsid w:val="00F53B66"/>
    <w:rsid w:val="00F54692"/>
    <w:rsid w:val="00F54E09"/>
    <w:rsid w:val="00F55219"/>
    <w:rsid w:val="00F56F03"/>
    <w:rsid w:val="00F5764D"/>
    <w:rsid w:val="00F6183A"/>
    <w:rsid w:val="00F61FA2"/>
    <w:rsid w:val="00F622EB"/>
    <w:rsid w:val="00F6354B"/>
    <w:rsid w:val="00F637A4"/>
    <w:rsid w:val="00F6391A"/>
    <w:rsid w:val="00F64123"/>
    <w:rsid w:val="00F64C1D"/>
    <w:rsid w:val="00F658D6"/>
    <w:rsid w:val="00F662AE"/>
    <w:rsid w:val="00F66CFB"/>
    <w:rsid w:val="00F67139"/>
    <w:rsid w:val="00F67B51"/>
    <w:rsid w:val="00F70883"/>
    <w:rsid w:val="00F7493F"/>
    <w:rsid w:val="00F7528B"/>
    <w:rsid w:val="00F75F96"/>
    <w:rsid w:val="00F77964"/>
    <w:rsid w:val="00F809A9"/>
    <w:rsid w:val="00F80E38"/>
    <w:rsid w:val="00F82765"/>
    <w:rsid w:val="00F83B98"/>
    <w:rsid w:val="00F86038"/>
    <w:rsid w:val="00F87593"/>
    <w:rsid w:val="00F9035B"/>
    <w:rsid w:val="00F90759"/>
    <w:rsid w:val="00F90EF9"/>
    <w:rsid w:val="00F91C67"/>
    <w:rsid w:val="00F921ED"/>
    <w:rsid w:val="00F9236E"/>
    <w:rsid w:val="00F9309C"/>
    <w:rsid w:val="00F95020"/>
    <w:rsid w:val="00F9715E"/>
    <w:rsid w:val="00F97364"/>
    <w:rsid w:val="00F9757A"/>
    <w:rsid w:val="00F97AB1"/>
    <w:rsid w:val="00FA093E"/>
    <w:rsid w:val="00FA0EE3"/>
    <w:rsid w:val="00FA10AD"/>
    <w:rsid w:val="00FA1B1F"/>
    <w:rsid w:val="00FA2B9B"/>
    <w:rsid w:val="00FA3415"/>
    <w:rsid w:val="00FA63C6"/>
    <w:rsid w:val="00FA6A4A"/>
    <w:rsid w:val="00FB1052"/>
    <w:rsid w:val="00FB1493"/>
    <w:rsid w:val="00FB1730"/>
    <w:rsid w:val="00FB228C"/>
    <w:rsid w:val="00FB290A"/>
    <w:rsid w:val="00FB33FC"/>
    <w:rsid w:val="00FB4832"/>
    <w:rsid w:val="00FB496F"/>
    <w:rsid w:val="00FB64A6"/>
    <w:rsid w:val="00FB71FF"/>
    <w:rsid w:val="00FB7820"/>
    <w:rsid w:val="00FC0E51"/>
    <w:rsid w:val="00FC2C7F"/>
    <w:rsid w:val="00FC3038"/>
    <w:rsid w:val="00FC458B"/>
    <w:rsid w:val="00FC4D6E"/>
    <w:rsid w:val="00FD0773"/>
    <w:rsid w:val="00FD3775"/>
    <w:rsid w:val="00FD3BE1"/>
    <w:rsid w:val="00FD4452"/>
    <w:rsid w:val="00FD5206"/>
    <w:rsid w:val="00FD5301"/>
    <w:rsid w:val="00FD5B28"/>
    <w:rsid w:val="00FD5C61"/>
    <w:rsid w:val="00FD677F"/>
    <w:rsid w:val="00FD74BA"/>
    <w:rsid w:val="00FE03EB"/>
    <w:rsid w:val="00FE0505"/>
    <w:rsid w:val="00FE21D9"/>
    <w:rsid w:val="00FE2C69"/>
    <w:rsid w:val="00FE31C0"/>
    <w:rsid w:val="00FE4DD3"/>
    <w:rsid w:val="00FE5A68"/>
    <w:rsid w:val="00FE5A88"/>
    <w:rsid w:val="00FE6710"/>
    <w:rsid w:val="00FE6DBB"/>
    <w:rsid w:val="00FE7C56"/>
    <w:rsid w:val="00FF004C"/>
    <w:rsid w:val="00FF0495"/>
    <w:rsid w:val="00FF0E51"/>
    <w:rsid w:val="00FF2C40"/>
    <w:rsid w:val="00FF30EC"/>
    <w:rsid w:val="00FF354A"/>
    <w:rsid w:val="00FF7010"/>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 w:type="character" w:styleId="Strong">
    <w:name w:val="Strong"/>
    <w:basedOn w:val="DefaultParagraphFont"/>
    <w:uiPriority w:val="22"/>
    <w:qFormat/>
    <w:rsid w:val="000349DC"/>
    <w:rPr>
      <w:b/>
      <w:bCs/>
    </w:rPr>
  </w:style>
  <w:style w:type="character" w:styleId="Emphasis">
    <w:name w:val="Emphasis"/>
    <w:basedOn w:val="DefaultParagraphFont"/>
    <w:uiPriority w:val="20"/>
    <w:qFormat/>
    <w:rsid w:val="000349DC"/>
    <w:rPr>
      <w:i/>
      <w:iCs/>
    </w:rPr>
  </w:style>
  <w:style w:type="paragraph" w:styleId="Header">
    <w:name w:val="header"/>
    <w:basedOn w:val="Normal"/>
    <w:link w:val="HeaderChar"/>
    <w:uiPriority w:val="99"/>
    <w:unhideWhenUsed/>
    <w:rsid w:val="00587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56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esajournals.onlinelibrary.wiley.com/doi/full/10.1002/ecs2.4282" TargetMode="External"/><Relationship Id="rId13" Type="http://schemas.openxmlformats.org/officeDocument/2006/relationships/hyperlink" Target="https://onlinelibrary-wiley-com.ezproxy.csu.edu.au/doi/full/10.1111/geb.13710" TargetMode="External"/><Relationship Id="rId3" Type="http://schemas.openxmlformats.org/officeDocument/2006/relationships/hyperlink" Target="https://doi.org/10.1016/j.biocon.2014.04.006" TargetMode="External"/><Relationship Id="rId7" Type="http://schemas.openxmlformats.org/officeDocument/2006/relationships/hyperlink" Target="https://besjournals.onlinelibrary.wiley.com/doi/10.1111/j.1365-2435.2007.01326.x" TargetMode="External"/><Relationship Id="rId12" Type="http://schemas.openxmlformats.org/officeDocument/2006/relationships/hyperlink" Target="https://www.nature.com/articles/s43017-020-0085-3" TargetMode="External"/><Relationship Id="rId2" Type="http://schemas.openxmlformats.org/officeDocument/2006/relationships/hyperlink" Target="https://doi.org/10.1111/gcb.15742" TargetMode="External"/><Relationship Id="rId1" Type="http://schemas.openxmlformats.org/officeDocument/2006/relationships/hyperlink" Target="https://www.nature.com/articles/s41559-021-01401-7" TargetMode="External"/><Relationship Id="rId6" Type="http://schemas.openxmlformats.org/officeDocument/2006/relationships/hyperlink" Target="https://link.springer.com/article/10.1186/s42408-025-00391-2" TargetMode="External"/><Relationship Id="rId11" Type="http://schemas.openxmlformats.org/officeDocument/2006/relationships/hyperlink" Target="https://agupubs.onlinelibrary.wiley.com/doi/full/10.1029/2020RG000726" TargetMode="External"/><Relationship Id="rId5" Type="http://schemas.openxmlformats.org/officeDocument/2006/relationships/hyperlink" Target="https://doi.org/10.1007/s10980-024-01970-5" TargetMode="External"/><Relationship Id="rId15" Type="http://schemas.openxmlformats.org/officeDocument/2006/relationships/hyperlink" Target="https://link.springer.com/article/10.1186/s40462-022-00322-9" TargetMode="External"/><Relationship Id="rId10" Type="http://schemas.openxmlformats.org/officeDocument/2006/relationships/hyperlink" Target="https://www.nature.com/articles/s41559-024-02452-2" TargetMode="External"/><Relationship Id="rId4" Type="http://schemas.openxmlformats.org/officeDocument/2006/relationships/hyperlink" Target="https://doi.org/10.1093/jmammal/gyac053" TargetMode="External"/><Relationship Id="rId9" Type="http://schemas.openxmlformats.org/officeDocument/2006/relationships/hyperlink" Target="https://besjournals.onlinelibrary.wiley.com/doi/full/10.1111/1365-2656.13456" TargetMode="External"/><Relationship Id="rId14" Type="http://schemas.openxmlformats.org/officeDocument/2006/relationships/hyperlink" Target="https://link.springer.com/article/10.1186/s42408-023-00183-6"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16/j.foreco.2017.11.007" TargetMode="External"/><Relationship Id="rId21" Type="http://schemas.openxmlformats.org/officeDocument/2006/relationships/hyperlink" Target="https://doi.org/10.1016/j.cub.2022.08.082" TargetMode="External"/><Relationship Id="rId42" Type="http://schemas.openxmlformats.org/officeDocument/2006/relationships/hyperlink" Target="https://doi.org/10.1139/z89-047" TargetMode="External"/><Relationship Id="rId47" Type="http://schemas.openxmlformats.org/officeDocument/2006/relationships/hyperlink" Target="https://github.com/rspatial/geodata" TargetMode="External"/><Relationship Id="rId63" Type="http://schemas.openxmlformats.org/officeDocument/2006/relationships/hyperlink" Target="https://doi.org/10.1073/pnas.0800375105" TargetMode="External"/><Relationship Id="rId68" Type="http://schemas.openxmlformats.org/officeDocument/2006/relationships/hyperlink" Target="https://doi.org/10.1007/s10682-018-9927-6" TargetMode="External"/><Relationship Id="rId84" Type="http://schemas.openxmlformats.org/officeDocument/2006/relationships/hyperlink" Target="https://doi.org/10.1002/jrsm.11" TargetMode="External"/><Relationship Id="rId89" Type="http://schemas.openxmlformats.org/officeDocument/2006/relationships/header" Target="header1.xml"/><Relationship Id="rId16" Type="http://schemas.openxmlformats.org/officeDocument/2006/relationships/image" Target="media/image5.png"/><Relationship Id="rId11" Type="http://schemas.microsoft.com/office/2018/08/relationships/commentsExtensible" Target="commentsExtensible.xml"/><Relationship Id="rId32" Type="http://schemas.openxmlformats.org/officeDocument/2006/relationships/hyperlink" Target="https://doi.org/s41559-024-02452-2" TargetMode="External"/><Relationship Id="rId37" Type="http://schemas.openxmlformats.org/officeDocument/2006/relationships/hyperlink" Target="https://doi.org/10.1111/brv.12687" TargetMode="External"/><Relationship Id="rId53" Type="http://schemas.openxmlformats.org/officeDocument/2006/relationships/hyperlink" Target="https://doi.org/10.1644/08-MAMM-A-349.1" TargetMode="External"/><Relationship Id="rId58" Type="http://schemas.openxmlformats.org/officeDocument/2006/relationships/hyperlink" Target="https://doi.org/10.1177/1094428106291059" TargetMode="External"/><Relationship Id="rId74" Type="http://schemas.openxmlformats.org/officeDocument/2006/relationships/hyperlink" Target="https://doi.org/10.1111/1365-2664.13846" TargetMode="External"/><Relationship Id="rId79" Type="http://schemas.openxmlformats.org/officeDocument/2006/relationships/hyperlink" Target="https://doi.org/10.1890/10-1994.1" TargetMode="External"/><Relationship Id="rId5" Type="http://schemas.openxmlformats.org/officeDocument/2006/relationships/webSettings" Target="webSettings.xml"/><Relationship Id="rId90" Type="http://schemas.openxmlformats.org/officeDocument/2006/relationships/header" Target="header2.xml"/><Relationship Id="rId22" Type="http://schemas.openxmlformats.org/officeDocument/2006/relationships/hyperlink" Target="https://doi.org/10.1126/science.1163886" TargetMode="External"/><Relationship Id="rId27" Type="http://schemas.openxmlformats.org/officeDocument/2006/relationships/hyperlink" Target="https://doi.org/10.4996/fireecology.1203080" TargetMode="External"/><Relationship Id="rId43" Type="http://schemas.openxmlformats.org/officeDocument/2006/relationships/hyperlink" Target="https://doi.org/10.1111/1365-2656.13153" TargetMode="External"/><Relationship Id="rId48" Type="http://schemas.openxmlformats.org/officeDocument/2006/relationships/hyperlink" Target="https://doi.org/10.1016/j.biocon.2007.11.011" TargetMode="External"/><Relationship Id="rId64" Type="http://schemas.openxmlformats.org/officeDocument/2006/relationships/hyperlink" Target="https://doi.org/10.1126/science.abg1780" TargetMode="External"/><Relationship Id="rId69" Type="http://schemas.openxmlformats.org/officeDocument/2006/relationships/hyperlink" Target="https://doi.org/10.1242/jeb.150359" TargetMode="External"/><Relationship Id="rId8" Type="http://schemas.openxmlformats.org/officeDocument/2006/relationships/comments" Target="comments.xml"/><Relationship Id="rId51" Type="http://schemas.openxmlformats.org/officeDocument/2006/relationships/hyperlink" Target="https://doi.org/10.1111/j.1461-0248.2007.01059.x" TargetMode="External"/><Relationship Id="rId72" Type="http://schemas.openxmlformats.org/officeDocument/2006/relationships/hyperlink" Target="https://doi.org/10.1071/WF22196" TargetMode="External"/><Relationship Id="rId80" Type="http://schemas.openxmlformats.org/officeDocument/2006/relationships/hyperlink" Target="https://doi.org/https://doi.org/10.1111/ele.13898" TargetMode="External"/><Relationship Id="rId85" Type="http://schemas.openxmlformats.org/officeDocument/2006/relationships/hyperlink" Target="https://doi.org/10.18637/jss.v036.i03" TargetMode="External"/><Relationship Id="rId93" Type="http://schemas.microsoft.com/office/2011/relationships/people" Target="peop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doi.org/10.12688/f1000research.2-191.v2" TargetMode="External"/><Relationship Id="rId33" Type="http://schemas.openxmlformats.org/officeDocument/2006/relationships/hyperlink" Target="https://doi.org/10.1007/s10980-019-00795-x" TargetMode="External"/><Relationship Id="rId38" Type="http://schemas.openxmlformats.org/officeDocument/2006/relationships/hyperlink" Target="https://doi.org/10.1071/RJ22021" TargetMode="External"/><Relationship Id="rId46" Type="http://schemas.openxmlformats.org/officeDocument/2006/relationships/hyperlink" Target="https://doi.org/10.1111/brv.12544" TargetMode="External"/><Relationship Id="rId59" Type="http://schemas.openxmlformats.org/officeDocument/2006/relationships/hyperlink" Target="https://doi.org/10.1111/j.1469-185X.2007.00027.x" TargetMode="External"/><Relationship Id="rId67" Type="http://schemas.openxmlformats.org/officeDocument/2006/relationships/hyperlink" Target="https://doi.org/10.1098/rspb.2016.0382" TargetMode="External"/><Relationship Id="rId20" Type="http://schemas.openxmlformats.org/officeDocument/2006/relationships/hyperlink" Target="https://automeris.io" TargetMode="External"/><Relationship Id="rId41" Type="http://schemas.openxmlformats.org/officeDocument/2006/relationships/hyperlink" Target="https://doi.org/10.1111/1365-2656.13810" TargetMode="External"/><Relationship Id="rId54" Type="http://schemas.openxmlformats.org/officeDocument/2006/relationships/hyperlink" Target="https://doi.org/10.1071/WR16058" TargetMode="External"/><Relationship Id="rId62" Type="http://schemas.openxmlformats.org/officeDocument/2006/relationships/hyperlink" Target="https://doi.org/10.1111/2041-210X.14152" TargetMode="External"/><Relationship Id="rId70" Type="http://schemas.openxmlformats.org/officeDocument/2006/relationships/hyperlink" Target="https://doi.org/10.1111/cobi.14062" TargetMode="External"/><Relationship Id="rId75" Type="http://schemas.openxmlformats.org/officeDocument/2006/relationships/hyperlink" Target="https://doi.org/10.1111/jzo.12906" TargetMode="External"/><Relationship Id="rId83" Type="http://schemas.openxmlformats.org/officeDocument/2006/relationships/hyperlink" Target="https://doi.org/10.1007/s13364-014-0184-y" TargetMode="External"/><Relationship Id="rId88" Type="http://schemas.openxmlformats.org/officeDocument/2006/relationships/hyperlink" Target="https://doi.org/10.1080/15627020.2008.11407405" TargetMode="Externa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oi.org/10.1038/s43017-020-0085-3" TargetMode="External"/><Relationship Id="rId28" Type="http://schemas.openxmlformats.org/officeDocument/2006/relationships/hyperlink" Target="https://doi.org/10.1186/s42408-019-0058-4" TargetMode="External"/><Relationship Id="rId36" Type="http://schemas.openxmlformats.org/officeDocument/2006/relationships/hyperlink" Target="https://doi.org/10.1186/s42408-023-00183-6" TargetMode="External"/><Relationship Id="rId49" Type="http://schemas.openxmlformats.org/officeDocument/2006/relationships/hyperlink" Target="https://doi.org/10.1002/ece3.3401" TargetMode="External"/><Relationship Id="rId57" Type="http://schemas.openxmlformats.org/officeDocument/2006/relationships/hyperlink" Target="https://doi.org/10.1111/brv.12655" TargetMode="External"/><Relationship Id="rId10" Type="http://schemas.microsoft.com/office/2016/09/relationships/commentsIds" Target="commentsIds.xml"/><Relationship Id="rId31" Type="http://schemas.openxmlformats.org/officeDocument/2006/relationships/hyperlink" Target="https://doi.org/10.1002/ece3.8918" TargetMode="External"/><Relationship Id="rId44" Type="http://schemas.openxmlformats.org/officeDocument/2006/relationships/hyperlink" Target="https://doi.org/10.1111/1365-2656.70040" TargetMode="External"/><Relationship Id="rId52" Type="http://schemas.openxmlformats.org/officeDocument/2006/relationships/hyperlink" Target="https://doi.org/10.1038/s41467-024-46702-0" TargetMode="External"/><Relationship Id="rId60" Type="http://schemas.openxmlformats.org/officeDocument/2006/relationships/hyperlink" Target="https://doi.org/10.1007/s10682-012-9555-5" TargetMode="External"/><Relationship Id="rId65" Type="http://schemas.openxmlformats.org/officeDocument/2006/relationships/hyperlink" Target="https://doi.org/10.1111/brv.12486" TargetMode="External"/><Relationship Id="rId73" Type="http://schemas.openxmlformats.org/officeDocument/2006/relationships/hyperlink" Target="https://www.R-project.org/" TargetMode="External"/><Relationship Id="rId78" Type="http://schemas.openxmlformats.org/officeDocument/2006/relationships/hyperlink" Target="https://doi.org/10.1560/IJEE.53.2.179" TargetMode="External"/><Relationship Id="rId81" Type="http://schemas.openxmlformats.org/officeDocument/2006/relationships/hyperlink" Target="https://doi.org/10.1126/science.aam9712" TargetMode="External"/><Relationship Id="rId86" Type="http://schemas.openxmlformats.org/officeDocument/2006/relationships/hyperlink" Target="https://doi.org/10.1016/j.foreco.2019.117691" TargetMode="External"/><Relationship Id="rId94"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111/j.1365-2435.2007.01326.x" TargetMode="External"/><Relationship Id="rId34" Type="http://schemas.openxmlformats.org/officeDocument/2006/relationships/hyperlink" Target="https://doi.org/10.1038/s41559-020-01380-1" TargetMode="External"/><Relationship Id="rId50" Type="http://schemas.openxmlformats.org/officeDocument/2006/relationships/hyperlink" Target="https://doi.org/10.1126/science.1102138" TargetMode="External"/><Relationship Id="rId55" Type="http://schemas.openxmlformats.org/officeDocument/2006/relationships/hyperlink" Target="https://doi.org/10.1038/srep22559" TargetMode="External"/><Relationship Id="rId76" Type="http://schemas.openxmlformats.org/officeDocument/2006/relationships/hyperlink" Target="https://doi.org/10.1111/geb.13786" TargetMode="External"/><Relationship Id="rId7" Type="http://schemas.openxmlformats.org/officeDocument/2006/relationships/endnotes" Target="endnotes.xml"/><Relationship Id="rId71" Type="http://schemas.openxmlformats.org/officeDocument/2006/relationships/hyperlink" Target="http://www.posit.co/" TargetMode="Externa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doi.org/10.1111/ddi.12699" TargetMode="External"/><Relationship Id="rId24" Type="http://schemas.openxmlformats.org/officeDocument/2006/relationships/hyperlink" Target="https://doi.org/10.1038/s41558-024-02140-w" TargetMode="External"/><Relationship Id="rId40" Type="http://schemas.openxmlformats.org/officeDocument/2006/relationships/hyperlink" Target="https://doi.org/10.1002/ecy.2443" TargetMode="External"/><Relationship Id="rId45" Type="http://schemas.openxmlformats.org/officeDocument/2006/relationships/hyperlink" Target="https://doi.org/10.1007/s10980-021-01373-w" TargetMode="External"/><Relationship Id="rId66" Type="http://schemas.openxmlformats.org/officeDocument/2006/relationships/hyperlink" Target="https://doi.org/10.1111/gcb.15834" TargetMode="External"/><Relationship Id="rId87" Type="http://schemas.openxmlformats.org/officeDocument/2006/relationships/hyperlink" Target="https://doi.org/10.1016/j.tree.2023.09.012" TargetMode="External"/><Relationship Id="rId61" Type="http://schemas.openxmlformats.org/officeDocument/2006/relationships/hyperlink" Target="https://doi.org/https://doi.org/10.1111/2041-210X.13724" TargetMode="External"/><Relationship Id="rId82" Type="http://schemas.openxmlformats.org/officeDocument/2006/relationships/hyperlink" Target="https://doi.org/10.4996/fireecology.0302034" TargetMode="External"/><Relationship Id="rId19" Type="http://schemas.openxmlformats.org/officeDocument/2006/relationships/hyperlink" Target="https://doi.org/10.1038/s41467-025-61608-1" TargetMode="External"/><Relationship Id="rId14" Type="http://schemas.openxmlformats.org/officeDocument/2006/relationships/image" Target="media/image3.png"/><Relationship Id="rId30" Type="http://schemas.openxmlformats.org/officeDocument/2006/relationships/hyperlink" Target="https://doi.org/10.1002/jwmg.22182" TargetMode="External"/><Relationship Id="rId35" Type="http://schemas.openxmlformats.org/officeDocument/2006/relationships/hyperlink" Target="https://doi.org/10.1111/brv.12853" TargetMode="External"/><Relationship Id="rId56" Type="http://schemas.openxmlformats.org/officeDocument/2006/relationships/hyperlink" Target="https://doi.org/10.1111/2041-210X.12593" TargetMode="External"/><Relationship Id="rId77" Type="http://schemas.openxmlformats.org/officeDocument/2006/relationships/hyperlink" Target="https://doi.org/10.1086/68207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21</Pages>
  <Words>12721</Words>
  <Characters>74421</Characters>
  <Application>Microsoft Office Word</Application>
  <DocSecurity>0</DocSecurity>
  <Lines>1127</Lines>
  <Paragraphs>310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Tim Doherty</cp:lastModifiedBy>
  <cp:revision>108</cp:revision>
  <dcterms:created xsi:type="dcterms:W3CDTF">2025-10-24T06:34:00Z</dcterms:created>
  <dcterms:modified xsi:type="dcterms:W3CDTF">2025-10-27T22:44:00Z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4506fc3d,2fe69608,27c79139</vt:lpwstr>
  </property>
  <property fmtid="{D5CDD505-2E9C-101B-9397-08002B2CF9AE}" pid="3" name="ClassificationContentMarkingHeaderFontProps">
    <vt:lpwstr>#000000,12,Calibri</vt:lpwstr>
  </property>
  <property fmtid="{D5CDD505-2E9C-101B-9397-08002B2CF9AE}" pid="4" name="ClassificationContentMarkingHeaderText">
    <vt:lpwstr>OFFICIAL</vt:lpwstr>
  </property>
  <property fmtid="{D5CDD505-2E9C-101B-9397-08002B2CF9AE}" pid="5" name="MSIP_Label_5f94d288-962f-4e59-8c13-85df3f432bba_Enabled">
    <vt:lpwstr>true</vt:lpwstr>
  </property>
  <property fmtid="{D5CDD505-2E9C-101B-9397-08002B2CF9AE}" pid="6" name="MSIP_Label_5f94d288-962f-4e59-8c13-85df3f432bba_SetDate">
    <vt:lpwstr>2025-10-26T23:05:46Z</vt:lpwstr>
  </property>
  <property fmtid="{D5CDD505-2E9C-101B-9397-08002B2CF9AE}" pid="7" name="MSIP_Label_5f94d288-962f-4e59-8c13-85df3f432bba_Method">
    <vt:lpwstr>Standard</vt:lpwstr>
  </property>
  <property fmtid="{D5CDD505-2E9C-101B-9397-08002B2CF9AE}" pid="8" name="MSIP_Label_5f94d288-962f-4e59-8c13-85df3f432bba_Name">
    <vt:lpwstr>OFFICIAL</vt:lpwstr>
  </property>
  <property fmtid="{D5CDD505-2E9C-101B-9397-08002B2CF9AE}" pid="9" name="MSIP_Label_5f94d288-962f-4e59-8c13-85df3f432bba_SiteId">
    <vt:lpwstr>7b934664-cdcf-4e28-a3ee-1a5bcca0a1b6</vt:lpwstr>
  </property>
  <property fmtid="{D5CDD505-2E9C-101B-9397-08002B2CF9AE}" pid="10" name="MSIP_Label_5f94d288-962f-4e59-8c13-85df3f432bba_ActionId">
    <vt:lpwstr>c503b6eb-4e9a-4d99-b1b1-de16809a6e75</vt:lpwstr>
  </property>
  <property fmtid="{D5CDD505-2E9C-101B-9397-08002B2CF9AE}" pid="11" name="MSIP_Label_5f94d288-962f-4e59-8c13-85df3f432bba_ContentBits">
    <vt:lpwstr>1</vt:lpwstr>
  </property>
  <property fmtid="{D5CDD505-2E9C-101B-9397-08002B2CF9AE}" pid="12" name="MSIP_Label_5f94d288-962f-4e59-8c13-85df3f432bba_Tag">
    <vt:lpwstr>10, 3, 0, 1</vt:lpwstr>
  </property>
</Properties>
</file>