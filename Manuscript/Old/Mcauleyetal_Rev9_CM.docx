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A GLOBAL META-ANALYSIS OF ANIMAL MOVEMENT RESPONSES TO FIRE</w:t>
      </w:r>
    </w:p>
    <w:p w14:paraId="160E3412" w14:textId="77777777" w:rsidR="00F67B51" w:rsidRPr="00F67B51" w:rsidRDefault="00F67B51" w:rsidP="00EB2884"/>
    <w:p w14:paraId="02469F3E" w14:textId="38C88C71" w:rsidR="002D7B1A" w:rsidRDefault="00F67B51" w:rsidP="00294A0A">
      <w:r>
        <w:t>C</w:t>
      </w:r>
      <w:commentRangeStart w:id="0"/>
      <w:commentRangeStart w:id="1"/>
      <w:commentRangeStart w:id="2"/>
      <w:commentRangeStart w:id="3"/>
      <w:commentRangeStart w:id="4"/>
      <w:r w:rsidR="00450825">
        <w:t>HLOE L. MCAULEY</w:t>
      </w:r>
      <w:r w:rsidR="00450825" w:rsidRPr="00450825">
        <w:rPr>
          <w:vertAlign w:val="superscript"/>
        </w:rPr>
        <w:t>1</w:t>
      </w:r>
      <w:commentRangeEnd w:id="0"/>
      <w:r w:rsidR="00772770">
        <w:rPr>
          <w:rStyle w:val="CommentReference"/>
        </w:rPr>
        <w:commentReference w:id="0"/>
      </w:r>
      <w:commentRangeEnd w:id="1"/>
      <w:r w:rsidR="00A718F5">
        <w:rPr>
          <w:rStyle w:val="CommentReference"/>
        </w:rPr>
        <w:commentReference w:id="1"/>
      </w:r>
      <w:commentRangeEnd w:id="2"/>
      <w:r w:rsidR="00351C75">
        <w:rPr>
          <w:rStyle w:val="CommentReference"/>
        </w:rPr>
        <w:commentReference w:id="2"/>
      </w:r>
      <w:commentRangeEnd w:id="3"/>
      <w:r w:rsidR="00376988">
        <w:rPr>
          <w:rStyle w:val="CommentReference"/>
        </w:rPr>
        <w:commentReference w:id="3"/>
      </w:r>
      <w:commentRangeEnd w:id="4"/>
      <w:r w:rsidR="00763ACC">
        <w:rPr>
          <w:rStyle w:val="CommentReference"/>
        </w:rPr>
        <w:commentReference w:id="4"/>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w:t>
      </w:r>
      <w:commentRangeStart w:id="5"/>
      <w:r w:rsidRPr="00F26A6D">
        <w:t>stract</w:t>
      </w:r>
      <w:commentRangeEnd w:id="5"/>
      <w:r w:rsidR="00281DD4">
        <w:rPr>
          <w:rStyle w:val="CommentReference"/>
          <w:rFonts w:eastAsiaTheme="minorHAnsi" w:cstheme="minorBidi"/>
          <w:b w:val="0"/>
        </w:rPr>
        <w:commentReference w:id="5"/>
      </w:r>
    </w:p>
    <w:p w14:paraId="0473BE09" w14:textId="7F117F7F" w:rsidR="00DA7916" w:rsidRDefault="00206427" w:rsidP="00294A0A">
      <w:pPr>
        <w:pStyle w:val="Heading1"/>
      </w:pPr>
      <w:r>
        <w:t>Main</w:t>
      </w:r>
    </w:p>
    <w:p w14:paraId="4E4199E8" w14:textId="633D4E57" w:rsidR="00AC5A64" w:rsidRDefault="00865DB6" w:rsidP="00294A0A">
      <w:r>
        <w:t xml:space="preserve">Fire is a </w:t>
      </w:r>
      <w:r w:rsidRPr="00037C7D">
        <w:t>spatiotemporally</w:t>
      </w:r>
      <w:r>
        <w:t xml:space="preserve">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commentRangeStart w:id="6"/>
      <w:r w:rsidR="00AE23BB">
        <w:t xml:space="preserve">ecological </w:t>
      </w:r>
      <w:commentRangeEnd w:id="6"/>
      <w:r w:rsidR="007B7CFB">
        <w:t xml:space="preserve">changes </w:t>
      </w:r>
      <w:r w:rsidR="00F455B4">
        <w:rPr>
          <w:rStyle w:val="CommentReference"/>
        </w:rPr>
        <w:commentReference w:id="6"/>
      </w:r>
      <w:r w:rsidR="00FC3038">
        <w:t xml:space="preserve">that shape </w:t>
      </w:r>
      <w:r w:rsidR="00824081">
        <w:t xml:space="preserve">biotic </w:t>
      </w:r>
      <w:r w:rsidR="00F455B4">
        <w:t xml:space="preserve">communities and ecosystem function </w:t>
      </w:r>
      <w:r w:rsidR="008622FC">
        <w:t xml:space="preserve">over varying spatial and temporal </w:t>
      </w:r>
      <w:commentRangeStart w:id="7"/>
      <w:r w:rsidR="008622FC">
        <w:t>scales</w:t>
      </w:r>
      <w:r w:rsidR="00F90759">
        <w:t xml:space="preserve"> </w:t>
      </w:r>
      <w:commentRangeEnd w:id="7"/>
      <w:r w:rsidR="00FB7820">
        <w:rPr>
          <w:rStyle w:val="CommentReference"/>
        </w:rPr>
        <w:commentReference w:id="7"/>
      </w:r>
      <w:r w:rsidR="00F9075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D5336">
        <w:instrText xml:space="preserve"> ADDIN EN.CITE </w:instrText>
      </w:r>
      <w:r w:rsidR="00ED5336">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D5336">
        <w:instrText xml:space="preserve"> ADDIN EN.CITE.DATA </w:instrText>
      </w:r>
      <w:r w:rsidR="00ED5336">
        <w:fldChar w:fldCharType="end"/>
      </w:r>
      <w:r w:rsidR="00F90759">
        <w:fldChar w:fldCharType="separate"/>
      </w:r>
      <w:r w:rsidR="00ED5336">
        <w:rPr>
          <w:noProof/>
        </w:rPr>
        <w:t>(Greenwood et al., 2022; Pellegrini Adam et al., 2021)</w:t>
      </w:r>
      <w:r w:rsidR="00F90759">
        <w:fldChar w:fldCharType="end"/>
      </w:r>
      <w:r w:rsidR="00F90759">
        <w:t xml:space="preserve">. </w:t>
      </w:r>
      <w:r w:rsidR="00D435BE">
        <w:t xml:space="preserve">For animals, these dynamics manifest as changes in </w:t>
      </w:r>
      <w:r w:rsidR="00B16EB7">
        <w:t>the availability of food, shelter and breeding resources, and shifts in competition and predation pressure</w:t>
      </w:r>
      <w:r w:rsidR="00037C7D">
        <w:t xml:space="preserve">, with </w:t>
      </w:r>
      <w:r w:rsidR="00993108">
        <w:t>flow-on effects</w:t>
      </w:r>
      <w:r w:rsidR="00037C7D">
        <w:t xml:space="preserve"> for animal fitness and survival</w:t>
      </w:r>
      <w:commentRangeStart w:id="8"/>
      <w:r w:rsidR="00B16EB7">
        <w:t xml:space="preserve"> </w:t>
      </w:r>
      <w:commentRangeEnd w:id="8"/>
      <w:r w:rsidR="005A37E7">
        <w:rPr>
          <w:rStyle w:val="CommentReference"/>
        </w:rPr>
        <w:commentReference w:id="8"/>
      </w:r>
      <w:r w:rsidR="00C167CA" w:rsidRPr="00D435BE">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C61259">
        <w:instrText xml:space="preserve"> ADDIN EN.CITE </w:instrText>
      </w:r>
      <w:r w:rsidR="00C6125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C61259">
        <w:instrText xml:space="preserve"> ADDIN EN.CITE.DATA </w:instrText>
      </w:r>
      <w:r w:rsidR="00C61259">
        <w:fldChar w:fldCharType="end"/>
      </w:r>
      <w:r w:rsidR="00C167CA" w:rsidRPr="00D435BE">
        <w:fldChar w:fldCharType="separate"/>
      </w:r>
      <w:r w:rsidR="00C61259">
        <w:rPr>
          <w:noProof/>
        </w:rPr>
        <w:t>(Doherty et al., 2022; Rossi &amp; Leiner, 2022)</w:t>
      </w:r>
      <w:r w:rsidR="00C167CA" w:rsidRPr="00D435BE">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r w:rsidR="0040303C">
        <w:t xml:space="preserve">, </w:t>
      </w:r>
      <w:r w:rsidR="005B1C9E" w:rsidRPr="00D435BE">
        <w:t xml:space="preserve">maximise </w:t>
      </w:r>
      <w:r w:rsidR="00B775DD" w:rsidRPr="00D435BE">
        <w:t xml:space="preserve">access to </w:t>
      </w:r>
      <w:commentRangeStart w:id="9"/>
      <w:r w:rsidR="00B775DD" w:rsidRPr="00D435BE">
        <w:t>resour</w:t>
      </w:r>
      <w:r w:rsidR="008F0419" w:rsidRPr="00D435BE">
        <w:t>ces</w:t>
      </w:r>
      <w:r w:rsidR="00357382">
        <w:t>,</w:t>
      </w:r>
      <w:r w:rsidR="0040303C">
        <w:t xml:space="preserve"> and</w:t>
      </w:r>
      <w:r w:rsidR="00FE6710">
        <w:t xml:space="preserve"> improve survival</w:t>
      </w:r>
      <w:r w:rsidR="00FC3038" w:rsidRPr="00D435BE">
        <w:t xml:space="preserve"> </w:t>
      </w:r>
      <w:commentRangeEnd w:id="9"/>
      <w:r w:rsidR="00F54E09">
        <w:rPr>
          <w:rStyle w:val="CommentReference"/>
        </w:rPr>
        <w:commentReference w:id="9"/>
      </w:r>
      <w:r w:rsidR="009179DC">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CE0043">
        <w:instrText xml:space="preserve"> ADDIN EN.CITE </w:instrText>
      </w:r>
      <w:r w:rsidR="00CE0043">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CE0043">
        <w:instrText xml:space="preserve"> ADDIN EN.CITE.DATA </w:instrText>
      </w:r>
      <w:r w:rsidR="00CE0043">
        <w:fldChar w:fldCharType="end"/>
      </w:r>
      <w:r w:rsidR="009179DC">
        <w:fldChar w:fldCharType="separate"/>
      </w:r>
      <w:r w:rsidR="00CE0043">
        <w:rPr>
          <w:noProof/>
        </w:rPr>
        <w:t>(McGinn et al., 2024; Stevens et al., 2025)</w:t>
      </w:r>
      <w:r w:rsidR="009179DC">
        <w:fldChar w:fldCharType="end"/>
      </w:r>
      <w:r w:rsidR="00AC12D6" w:rsidRPr="00D435BE">
        <w:t>.</w:t>
      </w:r>
      <w:r w:rsidR="00E478FE">
        <w:t xml:space="preserve"> </w:t>
      </w:r>
    </w:p>
    <w:p w14:paraId="55FDEA80" w14:textId="69209FA3" w:rsidR="00E25618" w:rsidRDefault="00471ACB" w:rsidP="00E25618">
      <w:commentRangeStart w:id="10"/>
      <w:r w:rsidRPr="00471ACB">
        <w:t>Understanding</w:t>
      </w:r>
      <w:commentRangeEnd w:id="10"/>
      <w:r w:rsidR="00983196">
        <w:rPr>
          <w:rStyle w:val="CommentReference"/>
        </w:rPr>
        <w:commentReference w:id="10"/>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11"/>
      <w:r w:rsidR="00E25618">
        <w:t>decisions</w:t>
      </w:r>
      <w:commentRangeEnd w:id="11"/>
      <w:r w:rsidR="00E25618">
        <w:rPr>
          <w:rStyle w:val="CommentReference"/>
        </w:rPr>
        <w:commentReference w:id="11"/>
      </w:r>
      <w:r w:rsidR="00E25618">
        <w:t xml:space="preserve"> emerge from interactions between</w:t>
      </w:r>
      <w:r>
        <w:t xml:space="preserve"> an animal’s</w:t>
      </w:r>
      <w:r w:rsidR="00E25618">
        <w:t xml:space="preserve"> </w:t>
      </w:r>
      <w:commentRangeStart w:id="12"/>
      <w:commentRangeStart w:id="13"/>
      <w:r w:rsidR="00E25618">
        <w:t xml:space="preserve">internal </w:t>
      </w:r>
      <w:r>
        <w:t xml:space="preserve">state, mobility and navigation capacity, </w:t>
      </w:r>
      <w:commentRangeEnd w:id="12"/>
      <w:r w:rsidR="00E25618">
        <w:rPr>
          <w:rStyle w:val="CommentReference"/>
        </w:rPr>
        <w:commentReference w:id="12"/>
      </w:r>
      <w:commentRangeEnd w:id="13"/>
      <w:r w:rsidR="00E25618">
        <w:rPr>
          <w:rStyle w:val="CommentReference"/>
        </w:rPr>
        <w:commentReference w:id="13"/>
      </w:r>
      <w:r w:rsidR="00E54125">
        <w:t xml:space="preserve">as well as external drivers </w:t>
      </w:r>
      <w:commentRangeStart w:id="14"/>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14"/>
      <w:r>
        <w:rPr>
          <w:rStyle w:val="CommentReference"/>
        </w:rPr>
        <w:commentReference w:id="14"/>
      </w:r>
      <w:r w:rsidR="00E25618">
        <w:t xml:space="preserve">. The competing demands of </w:t>
      </w:r>
      <w:commentRangeStart w:id="15"/>
      <w:r w:rsidR="00E25618">
        <w:t>nutrition</w:t>
      </w:r>
      <w:commentRangeEnd w:id="15"/>
      <w:r w:rsidR="00E25618">
        <w:rPr>
          <w:rStyle w:val="CommentReference"/>
        </w:rPr>
        <w:commentReference w:id="15"/>
      </w:r>
      <w:r w:rsidR="00E25618">
        <w:t xml:space="preserve">, reproduction, and predator avoidance influence how, where, and when animals </w:t>
      </w:r>
      <w:commentRangeStart w:id="16"/>
      <w:r w:rsidR="00E25618">
        <w:t>mov</w:t>
      </w:r>
      <w:commentRangeStart w:id="17"/>
      <w:r w:rsidR="00E25618">
        <w:t>e</w:t>
      </w:r>
      <w:commentRangeEnd w:id="16"/>
      <w:r w:rsidR="00E25618">
        <w:rPr>
          <w:rStyle w:val="CommentReference"/>
        </w:rPr>
        <w:commentReference w:id="16"/>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17"/>
      <w:r w:rsidR="00E25618">
        <w:rPr>
          <w:rStyle w:val="CommentReference"/>
        </w:rPr>
        <w:commentReference w:id="17"/>
      </w:r>
      <w:r w:rsidR="00E25618">
        <w:t xml:space="preserve">. </w:t>
      </w:r>
      <w:commentRangeStart w:id="18"/>
      <w:commentRangeEnd w:id="18"/>
      <w:r w:rsidR="00E25618">
        <w:rPr>
          <w:rStyle w:val="CommentReference"/>
        </w:rPr>
        <w:commentReference w:id="18"/>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r w:rsidR="00556A4E">
        <w:t>,</w:t>
      </w:r>
      <w:r w:rsidR="00E25618">
        <w:t xml:space="preserve"> 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r w:rsidR="00556A4E">
        <w:t xml:space="preserve"> and ultimately survival</w:t>
      </w:r>
      <w:r w:rsidR="002803C4">
        <w:t xml:space="preserve"> </w:t>
      </w:r>
      <w:r w:rsidR="002803C4">
        <w:fldChar w:fldCharType="begin"/>
      </w:r>
      <w:r w:rsidR="002803C4">
        <w:instrText xml:space="preserve"> ADDIN EN.CITE &lt;EndNote&gt;&lt;Cite&gt;&lt;Author&gt;Dudley&lt;/Author&gt;&lt;Year&gt;2022&lt;/Year&gt;&lt;RecNum&gt;727&lt;/RecNum&gt;&lt;DisplayText&gt;(Dudley et al., 2022)&lt;/DisplayText&gt;&lt;record&gt;&lt;rec-number&gt;727&lt;/rec-number&gt;&lt;foreign-keys&gt;&lt;key app="EN" db-id="axpffp0eards98ew20rvpa0tdf0f0svatvst" timestamp="1761705004"&gt;727&lt;/key&gt;&lt;/foreign-keys&gt;&lt;ref-type name="Journal Article"&gt;17&lt;/ref-type&gt;&lt;contributors&gt;&lt;authors&gt;&lt;author&gt;Dudley, Ian F.&lt;/author&gt;&lt;author&gt;Coates, Peter S.&lt;/author&gt;&lt;author&gt;Prochazka, Brian G.&lt;/author&gt;&lt;author&gt;Davis, Dawn M.&lt;/author&gt;&lt;author&gt;Gardner, Scott C.&lt;/author&gt;&lt;author&gt;Delehanty, David J.&lt;/author&gt;&lt;/authors&gt;&lt;/contributors&gt;&lt;titles&gt;&lt;title&gt;Maladaptive nest-site selection and reduced nest survival in female sage-grouse following wildfire&lt;/title&gt;&lt;secondary-title&gt;Ecosphere&lt;/secondary-title&gt;&lt;/titles&gt;&lt;pages&gt;e4282&lt;/pages&gt;&lt;volume&gt;13&lt;/volume&gt;&lt;number&gt;12&lt;/number&gt;&lt;keywords&gt;&lt;keyword&gt;before–after–control–impact&lt;/keyword&gt;&lt;keyword&gt;Centrocercus urophasianus&lt;/keyword&gt;&lt;keyword&gt;habitat selection&lt;/keyword&gt;&lt;keyword&gt;nest survival&lt;/keyword&gt;&lt;keyword&gt;sagebrush&lt;/keyword&gt;&lt;keyword&gt;wildfire&lt;/keyword&gt;&lt;/keywords&gt;&lt;dates&gt;&lt;year&gt;2022&lt;/year&gt;&lt;pub-dates&gt;&lt;date&gt;2022/12/01&lt;/date&gt;&lt;/pub-dates&gt;&lt;/dates&gt;&lt;publisher&gt;John Wiley &amp;amp; Sons, Ltd&lt;/publisher&gt;&lt;isbn&gt;2150-8925&lt;/isbn&gt;&lt;urls&gt;&lt;related-urls&gt;&lt;url&gt;https://doi.org/10.1002/ecs2.4282&lt;/url&gt;&lt;/related-urls&gt;&lt;/urls&gt;&lt;electronic-resource-num&gt;10.1002/ecs2.4282&lt;/electronic-resource-num&gt;&lt;access-date&gt;2025/10/28&lt;/access-date&gt;&lt;/record&gt;&lt;/Cite&gt;&lt;/EndNote&gt;</w:instrText>
      </w:r>
      <w:r w:rsidR="002803C4">
        <w:fldChar w:fldCharType="separate"/>
      </w:r>
      <w:r w:rsidR="002803C4">
        <w:rPr>
          <w:noProof/>
        </w:rPr>
        <w:t>(Dudley et al., 2022)</w:t>
      </w:r>
      <w:r w:rsidR="002803C4">
        <w:fldChar w:fldCharType="end"/>
      </w:r>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26F41D3E" w:rsidR="00060AE8" w:rsidRDefault="003C263F" w:rsidP="00294A0A">
      <w:commentRangeStart w:id="19"/>
      <w:r w:rsidRPr="003C263F">
        <w:t xml:space="preserve">Fire </w:t>
      </w:r>
      <w:commentRangeEnd w:id="19"/>
      <w:r w:rsidR="00AB7361">
        <w:rPr>
          <w:rStyle w:val="CommentReference"/>
        </w:rPr>
        <w:commentReference w:id="19"/>
      </w:r>
      <w:r w:rsidRPr="003C263F">
        <w:t xml:space="preserve">triggers a variety of animal movements </w:t>
      </w:r>
      <w:r w:rsidR="00B9330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B9330C">
        <w:instrText xml:space="preserve"> ADDIN EN.CITE </w:instrText>
      </w:r>
      <w:r w:rsidR="00B9330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B9330C">
        <w:instrText xml:space="preserve"> ADDIN EN.CITE.DATA </w:instrText>
      </w:r>
      <w:r w:rsidR="00B9330C">
        <w:fldChar w:fldCharType="end"/>
      </w:r>
      <w:r w:rsidR="00B9330C">
        <w:fldChar w:fldCharType="separate"/>
      </w:r>
      <w:r w:rsidR="00B9330C">
        <w:rPr>
          <w:noProof/>
        </w:rPr>
        <w:t>(Nimmo et al., 2019)</w:t>
      </w:r>
      <w:r w:rsidR="00B9330C">
        <w:fldChar w:fldCharType="end"/>
      </w:r>
      <w:r w:rsidRPr="003C263F">
        <w:t>. In the short term</w:t>
      </w:r>
      <w:r w:rsidR="00853A4F">
        <w:t xml:space="preserve">, </w:t>
      </w:r>
      <w:r w:rsidRPr="003C263F">
        <w:t>ranging from the hours during a fire to the days immediately after</w:t>
      </w:r>
      <w:r w:rsidR="00853A4F">
        <w:t xml:space="preserve">, </w:t>
      </w:r>
      <w:r w:rsidRPr="003C263F">
        <w:t xml:space="preserve">animals may move to escape </w:t>
      </w:r>
      <w:commentRangeStart w:id="20"/>
      <w:commentRangeStart w:id="21"/>
      <w:r w:rsidR="006E0B8D">
        <w:t>fire</w:t>
      </w:r>
      <w:r w:rsidR="005C63FC">
        <w:t xml:space="preserve"> and leave the burnt area</w:t>
      </w:r>
      <w:r w:rsidR="006E0B8D">
        <w:t xml:space="preserve"> </w:t>
      </w:r>
      <w:commentRangeEnd w:id="20"/>
      <w:r w:rsidR="006E0B8D">
        <w:rPr>
          <w:rStyle w:val="CommentReference"/>
        </w:rPr>
        <w:commentReference w:id="20"/>
      </w:r>
      <w:commentRangeEnd w:id="21"/>
      <w:r w:rsidR="006E0B8D">
        <w:rPr>
          <w:rStyle w:val="CommentReference"/>
        </w:rPr>
        <w:commentReference w:id="21"/>
      </w:r>
      <w:r w:rsidR="00242868">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BF0CD8">
        <w:instrText xml:space="preserve"> ADDIN EN.CITE </w:instrText>
      </w:r>
      <w:r w:rsidR="00BF0CD8">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BF0CD8">
        <w:instrText xml:space="preserve"> ADDIN EN.CITE.DATA </w:instrText>
      </w:r>
      <w:r w:rsidR="00BF0CD8">
        <w:fldChar w:fldCharType="end"/>
      </w:r>
      <w:r w:rsidR="00242868">
        <w:fldChar w:fldCharType="separate"/>
      </w:r>
      <w:r w:rsidR="00BF0CD8">
        <w:rPr>
          <w:noProof/>
        </w:rPr>
        <w:t>(Morollón et al., 2022; 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ZWdvciBldCBhbC4sIDIwMTZhKTwvRGlzcGxheVRleHQ+PHJlY29yZD48cmVjLW51bWJlcj45PC9y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5D0843">
        <w:instrText xml:space="preserve"> ADDIN EN.CITE </w:instrText>
      </w:r>
      <w:r w:rsidR="005D0843">
        <w:fldChar w:fldCharType="begin">
          <w:fldData xml:space="preserve">PEVuZE5vdGU+PENpdGU+PEF1dGhvcj5NY0dyZWdvcjwvQXV0aG9yPjxZZWFyPjIwMTY8L1llYXI+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</w:fldData>
        </w:fldChar>
      </w:r>
      <w:r w:rsidR="005D0843">
        <w:instrText xml:space="preserve"> ADDIN EN.CITE.DATA </w:instrText>
      </w:r>
      <w:r w:rsidR="005D0843">
        <w:fldChar w:fldCharType="end"/>
      </w:r>
      <w:r w:rsidR="00242868">
        <w:fldChar w:fldCharType="separate"/>
      </w:r>
      <w:r w:rsidR="005D0843">
        <w:rPr>
          <w:noProof/>
        </w:rPr>
        <w:t>(Hovick et al., 2017; McGregor et al., 2016a)</w:t>
      </w:r>
      <w:r w:rsidR="00242868">
        <w:fldChar w:fldCharType="end"/>
      </w:r>
      <w:r w:rsidRPr="003C263F">
        <w:t>.</w:t>
      </w:r>
      <w:commentRangeStart w:id="22"/>
      <w:r w:rsidRPr="003C263F">
        <w:t xml:space="preserve"> </w:t>
      </w:r>
      <w:commentRangeEnd w:id="22"/>
      <w:r w:rsidR="00A54667">
        <w:rPr>
          <w:rStyle w:val="CommentReference"/>
        </w:rPr>
        <w:commentReference w:id="22"/>
      </w:r>
      <w:r w:rsidR="007A4DBB">
        <w:t xml:space="preserve">For </w:t>
      </w:r>
      <w:r w:rsidR="007A4DBB">
        <w:lastRenderedPageBreak/>
        <w:t>in</w:t>
      </w:r>
      <w:r w:rsidR="00BF0CD8">
        <w:t>stance,</w:t>
      </w:r>
      <w:r w:rsidR="002B240F">
        <w:t xml:space="preserve"> following ignition of a wildfire within its usual territory</w:t>
      </w:r>
      <w:r w:rsidR="00946EB9">
        <w:t xml:space="preserve"> in eastern Spain</w:t>
      </w:r>
      <w:r w:rsidR="002B240F">
        <w:t>,</w:t>
      </w:r>
      <w:r w:rsidR="00BF0CD8">
        <w:t xml:space="preserve"> </w:t>
      </w:r>
      <w:r w:rsidR="0045668E">
        <w:t xml:space="preserve">a </w:t>
      </w:r>
      <w:r w:rsidR="007C03F7">
        <w:t>GPS</w:t>
      </w:r>
      <w:r w:rsidR="00145D6F">
        <w:t xml:space="preserve">-tracked </w:t>
      </w:r>
      <w:r w:rsidR="0045668E">
        <w:t xml:space="preserve">male </w:t>
      </w:r>
      <w:r w:rsidR="00FF235B">
        <w:t>Bonelli’s eagle (</w:t>
      </w:r>
      <w:r w:rsidR="00FF235B">
        <w:rPr>
          <w:i/>
          <w:iCs/>
        </w:rPr>
        <w:t xml:space="preserve">Aquila </w:t>
      </w:r>
      <w:proofErr w:type="spellStart"/>
      <w:r w:rsidR="00FF235B">
        <w:rPr>
          <w:i/>
          <w:iCs/>
        </w:rPr>
        <w:t>fas</w:t>
      </w:r>
      <w:r w:rsidR="00EA4F27">
        <w:rPr>
          <w:i/>
          <w:iCs/>
        </w:rPr>
        <w:t>ciata</w:t>
      </w:r>
      <w:proofErr w:type="spellEnd"/>
      <w:r w:rsidR="00EA4F27">
        <w:t xml:space="preserve">) </w:t>
      </w:r>
      <w:r w:rsidR="004B03BD">
        <w:t xml:space="preserve">was observed flying </w:t>
      </w:r>
      <w:r w:rsidR="00EE284A">
        <w:t>6 km</w:t>
      </w:r>
      <w:r w:rsidR="00774F3E">
        <w:t xml:space="preserve"> </w:t>
      </w:r>
      <w:r w:rsidR="00546479">
        <w:t>in</w:t>
      </w:r>
      <w:r w:rsidR="002B240F">
        <w:t xml:space="preserve"> the</w:t>
      </w:r>
      <w:r w:rsidR="007C03F7">
        <w:t xml:space="preserve"> </w:t>
      </w:r>
      <w:r w:rsidR="00546479">
        <w:t>2 hours</w:t>
      </w:r>
      <w:r w:rsidR="002B240F">
        <w:t xml:space="preserve"> immediately after ignition</w:t>
      </w:r>
      <w:r w:rsidR="00774F3E">
        <w:t xml:space="preserve">, before returning </w:t>
      </w:r>
      <w:r w:rsidR="00B0323D">
        <w:t>to the fire perimeter</w:t>
      </w:r>
      <w:r w:rsidR="00946EB9">
        <w:t xml:space="preserve"> and core territory </w:t>
      </w:r>
      <w:r w:rsidR="00C46238">
        <w:t>within 5 days</w:t>
      </w:r>
      <w:r w:rsidR="00A93EED">
        <w:t xml:space="preserve"> </w:t>
      </w:r>
      <w:r w:rsidR="00A93EED">
        <w:fldChar w:fldCharType="begin"/>
      </w:r>
      <w:r w:rsidR="00A93EED">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sidR="00A93EED">
        <w:fldChar w:fldCharType="separate"/>
      </w:r>
      <w:r w:rsidR="00A93EED">
        <w:rPr>
          <w:noProof/>
        </w:rPr>
        <w:t>(Morollón et al., 2022)</w:t>
      </w:r>
      <w:r w:rsidR="00A93EED">
        <w:fldChar w:fldCharType="end"/>
      </w:r>
      <w:r w:rsidR="00A93EED">
        <w:t>.</w:t>
      </w:r>
      <w:r w:rsidR="007C03F7">
        <w:t xml:space="preserve"> </w:t>
      </w:r>
      <w:r w:rsidR="00DC79C9">
        <w:t xml:space="preserve">In </w:t>
      </w:r>
      <w:r w:rsidR="00E8362E">
        <w:t>northern Australian sava</w:t>
      </w:r>
      <w:r w:rsidR="00A52CC9">
        <w:t>nnahs, feral cats (</w:t>
      </w:r>
      <w:r w:rsidR="00A52CC9">
        <w:rPr>
          <w:i/>
          <w:iCs/>
        </w:rPr>
        <w:t xml:space="preserve">Felis </w:t>
      </w:r>
      <w:r w:rsidR="00A52CC9" w:rsidRPr="00614768">
        <w:rPr>
          <w:i/>
          <w:iCs/>
        </w:rPr>
        <w:t>catus</w:t>
      </w:r>
      <w:r w:rsidR="00A52CC9">
        <w:t xml:space="preserve">) </w:t>
      </w:r>
      <w:r w:rsidR="003D102C">
        <w:t xml:space="preserve">make </w:t>
      </w:r>
      <w:r w:rsidR="00785697">
        <w:t>long distance, extraterritorial movements to</w:t>
      </w:r>
      <w:r w:rsidR="00A817AD">
        <w:t xml:space="preserve"> hunt within</w:t>
      </w:r>
      <w:r w:rsidR="00785697">
        <w:t xml:space="preserve"> </w:t>
      </w:r>
      <w:r w:rsidR="00E17816">
        <w:t>intensely burnt</w:t>
      </w:r>
      <w:r w:rsidR="002E02F0">
        <w:t xml:space="preserve"> recent</w:t>
      </w:r>
      <w:r w:rsidR="00E17816">
        <w:t xml:space="preserve"> fire</w:t>
      </w:r>
      <w:r w:rsidR="00785697">
        <w:t xml:space="preserve"> scars up to 12.5 km </w:t>
      </w:r>
      <w:r w:rsidR="0067082B">
        <w:t xml:space="preserve">from usual home </w:t>
      </w:r>
      <w:commentRangeStart w:id="23"/>
      <w:r w:rsidR="0067082B">
        <w:t xml:space="preserve">ranges </w:t>
      </w:r>
      <w:commentRangeEnd w:id="23"/>
      <w:r w:rsidR="00CF1F94">
        <w:rPr>
          <w:rStyle w:val="CommentReference"/>
        </w:rPr>
        <w:commentReference w:id="23"/>
      </w:r>
      <w:r w:rsidR="00A817AD">
        <w:fldChar w:fldCharType="begin"/>
      </w:r>
      <w:r w:rsidR="005D0843">
        <w:instrText xml:space="preserve"> ADDIN EN.CITE &lt;EndNote&gt;&lt;Cite&gt;&lt;Author&gt;McGregor&lt;/Author&gt;&lt;Year&gt;2016&lt;/Year&gt;&lt;RecNum&gt;9&lt;/RecNum&gt;&lt;DisplayText&gt;(McGregor et al., 2016a)&lt;/DisplayText&gt;&lt;record&gt;&lt;rec-number&gt;9&lt;/rec-number&gt;&lt;foreign-keys&gt;&lt;key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A817AD">
        <w:fldChar w:fldCharType="separate"/>
      </w:r>
      <w:r w:rsidR="005D0843">
        <w:rPr>
          <w:noProof/>
        </w:rPr>
        <w:t>(McGregor et al., 2016a)</w:t>
      </w:r>
      <w:r w:rsidR="00A817AD">
        <w:fldChar w:fldCharType="end"/>
      </w:r>
      <w:r w:rsidR="0067082B">
        <w:t>.</w:t>
      </w:r>
      <w:r w:rsidR="007A66A3">
        <w:t xml:space="preserve"> </w:t>
      </w:r>
      <w:r w:rsidRPr="00A52CC9">
        <w:t>When</w:t>
      </w:r>
      <w:r>
        <w:t xml:space="preserve"> the availability of resources is reduced after fire, movements</w:t>
      </w:r>
      <w:r w:rsidR="00A86AE1">
        <w:t>, including</w:t>
      </w:r>
      <w:r w:rsidR="00B9330C">
        <w:t xml:space="preserve"> </w:t>
      </w:r>
      <w:r>
        <w:t>distance travelled</w:t>
      </w:r>
      <w:r w:rsidR="00650413">
        <w:t xml:space="preserve"> and</w:t>
      </w:r>
      <w:r>
        <w:t xml:space="preserve"> home range </w:t>
      </w:r>
      <w:commentRangeStart w:id="24"/>
      <w:r>
        <w:t>size</w:t>
      </w:r>
      <w:commentRangeEnd w:id="24"/>
      <w:r w:rsidR="0017246B">
        <w:rPr>
          <w:rStyle w:val="CommentReference"/>
        </w:rPr>
        <w:commentReference w:id="24"/>
      </w:r>
      <w:r w:rsidR="00650413">
        <w:t>,</w:t>
      </w:r>
      <w:r>
        <w:t xml:space="preserve"> can increase as animals </w:t>
      </w:r>
      <w:r w:rsidR="005C63FC">
        <w:t xml:space="preserve">move </w:t>
      </w:r>
      <w:r>
        <w:t xml:space="preserve">further to meet their </w:t>
      </w:r>
      <w:r w:rsidR="00650413">
        <w:t xml:space="preserve">ecological </w:t>
      </w:r>
      <w:r>
        <w:t xml:space="preserve">requirements </w:t>
      </w:r>
      <w:r>
        <w:fldChar w:fldCharType="begin"/>
      </w:r>
      <w:r w:rsidR="005D599E">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fldChar w:fldCharType="separate"/>
      </w:r>
      <w:r w:rsidR="005D599E">
        <w:rPr>
          <w:noProof/>
        </w:rPr>
        <w:t>(Blakey et al., 2022)</w:t>
      </w:r>
      <w:r>
        <w:fldChar w:fldCharType="end"/>
      </w:r>
      <w:r>
        <w:t xml:space="preserve">. </w:t>
      </w:r>
      <w:r w:rsidR="007F06AE">
        <w:t>Other</w:t>
      </w:r>
      <w:r w:rsidR="005C63FC">
        <w:t xml:space="preserve"> species</w:t>
      </w:r>
      <w:r w:rsidR="007F06AE">
        <w:t xml:space="preserve"> </w:t>
      </w:r>
      <w:r w:rsidR="005C63FC">
        <w:t xml:space="preserve">may </w:t>
      </w:r>
      <w:r w:rsidR="007F06AE">
        <w:t>move less to reduce their energetic requirements and 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commentRangeStart w:id="25"/>
      <w:r w:rsidR="00D53826">
        <w:t xml:space="preserve">For </w:t>
      </w:r>
      <w:commentRangeEnd w:id="25"/>
      <w:r w:rsidR="00EE0FA3">
        <w:rPr>
          <w:rStyle w:val="CommentReference"/>
        </w:rPr>
        <w:commentReference w:id="25"/>
      </w:r>
      <w:r w:rsidR="00D53826">
        <w:t>example, i</w:t>
      </w:r>
      <w:r w:rsidR="00183630">
        <w:t xml:space="preserve">n the </w:t>
      </w:r>
      <w:r w:rsidR="0020421B">
        <w:t xml:space="preserve">months following a prescribed fire in eastern Australia, </w:t>
      </w:r>
      <w:r w:rsidR="00812252">
        <w:t xml:space="preserve">torpor frequency and duration in </w:t>
      </w:r>
      <w:r w:rsidR="00C935FE">
        <w:t xml:space="preserve">female </w:t>
      </w:r>
      <w:r w:rsidR="00AC755D">
        <w:t>brown antechinus (</w:t>
      </w:r>
      <w:r w:rsidR="003573AB">
        <w:rPr>
          <w:i/>
          <w:iCs/>
        </w:rPr>
        <w:t>Antechinus</w:t>
      </w:r>
      <w:r w:rsidR="00AC755D">
        <w:rPr>
          <w:i/>
          <w:iCs/>
        </w:rPr>
        <w:t xml:space="preserve"> </w:t>
      </w:r>
      <w:r w:rsidR="00AC755D" w:rsidRPr="00AC755D">
        <w:rPr>
          <w:i/>
          <w:iCs/>
        </w:rPr>
        <w:t>stuartii</w:t>
      </w:r>
      <w:r w:rsidR="00AC755D">
        <w:t xml:space="preserve">) </w:t>
      </w:r>
      <w:r w:rsidR="00812252">
        <w:t>increase</w:t>
      </w:r>
      <w:r w:rsidR="003573AB">
        <w:t>d</w:t>
      </w:r>
      <w:r w:rsidR="00812252">
        <w:t xml:space="preserve"> two-fold compared </w:t>
      </w:r>
      <w:r w:rsidR="003573AB">
        <w:t>to pre-fire and control group</w:t>
      </w:r>
      <w:r w:rsidR="00C935FE">
        <w:t>s</w:t>
      </w:r>
      <w:r w:rsidR="00D53826">
        <w:t xml:space="preserve">, and </w:t>
      </w:r>
      <w:r w:rsidR="00F07CEA">
        <w:t>daily activity decreased</w:t>
      </w:r>
      <w:r w:rsidR="003573AB">
        <w:t xml:space="preserve"> </w:t>
      </w:r>
      <w:r w:rsidR="003573AB">
        <w:fldChar w:fldCharType="begin"/>
      </w:r>
      <w:r w:rsidR="003573AB">
        <w:instrText xml:space="preserve"> ADDIN EN.CITE &lt;EndNote&gt;&lt;Cite&gt;&lt;Author&gt;Stawski&lt;/Author&gt;&lt;Year&gt;2015&lt;/Year&gt;&lt;RecNum&gt;318&lt;/RecNum&gt;&lt;DisplayText&gt;(Stawski et al., 2015)&lt;/DisplayText&gt;&lt;record&gt;&lt;rec-number&gt;318&lt;/rec-number&gt;&lt;foreign-keys&gt;&lt;key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3573AB">
        <w:fldChar w:fldCharType="separate"/>
      </w:r>
      <w:r w:rsidR="003573AB">
        <w:rPr>
          <w:noProof/>
        </w:rPr>
        <w:t>(Stawski et al., 2015)</w:t>
      </w:r>
      <w:r w:rsidR="003573AB">
        <w:fldChar w:fldCharType="end"/>
      </w:r>
      <w:r w:rsidR="003573AB">
        <w:t xml:space="preserve">. </w:t>
      </w:r>
      <w:r w:rsidRPr="00AC755D">
        <w:t>Over</w:t>
      </w:r>
      <w:r w:rsidRPr="003C263F">
        <w:t xml:space="preserve"> longer periods, from months to </w:t>
      </w:r>
      <w:r w:rsidR="00650413">
        <w:t xml:space="preserve">years and even </w:t>
      </w:r>
      <w:r w:rsidRPr="003C263F">
        <w:t xml:space="preserve">decades, individuals adjust their movements </w:t>
      </w:r>
      <w:r w:rsidR="00C935FE">
        <w:t>in response to changing habitat suitability</w:t>
      </w:r>
      <w:r w:rsidR="00510711">
        <w:t xml:space="preserve"> </w:t>
      </w:r>
      <w:r w:rsidR="00510711">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510711">
        <w:instrText xml:space="preserve"> ADDIN EN.CITE </w:instrText>
      </w:r>
      <w:r w:rsidR="00510711">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510711">
        <w:instrText xml:space="preserve"> ADDIN EN.CITE.DATA </w:instrText>
      </w:r>
      <w:r w:rsidR="00510711">
        <w:fldChar w:fldCharType="end"/>
      </w:r>
      <w:r w:rsidR="00510711">
        <w:fldChar w:fldCharType="separate"/>
      </w:r>
      <w:r w:rsidR="00510711">
        <w:rPr>
          <w:noProof/>
        </w:rPr>
        <w:t>(Cherry et al., 2018; Gasaway et al., 1989)</w:t>
      </w:r>
      <w:r w:rsidR="00510711">
        <w:fldChar w:fldCharType="end"/>
      </w:r>
      <w:r w:rsidR="00017BAF">
        <w:t xml:space="preserve"> as vegetation recovers and community composition shifts</w:t>
      </w:r>
      <w:r w:rsidR="00A93484">
        <w:t xml:space="preserve"> </w:t>
      </w:r>
      <w:r w:rsidR="00A93484">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026CA8">
        <w:instrText xml:space="preserve"> ADDIN EN.CITE </w:instrText>
      </w:r>
      <w:r w:rsidR="00026CA8">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026CA8">
        <w:instrText xml:space="preserve"> ADDIN EN.CITE.DATA </w:instrText>
      </w:r>
      <w:r w:rsidR="00026CA8">
        <w:fldChar w:fldCharType="end"/>
      </w:r>
      <w:r w:rsidR="00A93484">
        <w:fldChar w:fldCharType="separate"/>
      </w:r>
      <w:r w:rsidR="00183DC6">
        <w:rPr>
          <w:noProof/>
        </w:rPr>
        <w:t>(Harrison et al., 2024; Pellegrini Adam et al., 2021)</w:t>
      </w:r>
      <w:r w:rsidR="00A93484">
        <w:fldChar w:fldCharType="end"/>
      </w:r>
      <w:r w:rsidR="00C167CA" w:rsidDel="00A93484">
        <w:t>.</w:t>
      </w:r>
      <w:r w:rsidR="007570FD" w:rsidDel="00A93484">
        <w:t xml:space="preserve"> </w:t>
      </w:r>
      <w:r w:rsidR="00E46817">
        <w:t xml:space="preserve">The </w:t>
      </w:r>
      <w:r w:rsidR="002947CC">
        <w:t xml:space="preserve">ability </w:t>
      </w:r>
      <w:r w:rsidR="00E46817">
        <w:t xml:space="preserve">of animals </w:t>
      </w:r>
      <w:r w:rsidR="002947CC">
        <w:t xml:space="preserve">to </w:t>
      </w:r>
      <w:r w:rsidR="00291E69">
        <w:t>exploit optimal habitat</w:t>
      </w:r>
      <w:r w:rsidR="002947CC">
        <w:t xml:space="preserve">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26"/>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26"/>
      <w:r w:rsidR="0017246B">
        <w:rPr>
          <w:rStyle w:val="CommentReference"/>
        </w:rPr>
        <w:commentReference w:id="26"/>
      </w:r>
      <w:r w:rsidR="00A902C6" w:rsidRPr="00DC6FD5">
        <w:t>.</w:t>
      </w:r>
      <w:r w:rsidR="009B4DAE" w:rsidRPr="009B4DAE">
        <w:t xml:space="preserve"> </w:t>
      </w:r>
    </w:p>
    <w:p w14:paraId="25A4D627" w14:textId="202EA9F6" w:rsidR="00DB1521" w:rsidRDefault="009B4DAE" w:rsidP="00DB1521">
      <w:r>
        <w:t>F</w:t>
      </w:r>
      <w:r w:rsidR="00DA7916">
        <w:t xml:space="preserve">ire regimes are </w:t>
      </w:r>
      <w:commentRangeStart w:id="27"/>
      <w:r w:rsidR="00DA7916">
        <w:t>changing</w:t>
      </w:r>
      <w:commentRangeEnd w:id="27"/>
      <w:r>
        <w:rPr>
          <w:rStyle w:val="CommentReference"/>
        </w:rPr>
        <w:commentReference w:id="27"/>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xml:space="preserve">. </w:t>
      </w:r>
      <w:r w:rsidR="00080802">
        <w:t>A</w:t>
      </w:r>
      <w:r w:rsidR="002947CC">
        <w:t xml:space="preserve">nthropogenic </w:t>
      </w:r>
      <w:commentRangeStart w:id="28"/>
      <w:r w:rsidR="002947CC">
        <w:t>climate</w:t>
      </w:r>
      <w:commentRangeEnd w:id="28"/>
      <w:r w:rsidR="002947CC">
        <w:rPr>
          <w:rStyle w:val="CommentReference"/>
        </w:rPr>
        <w:commentReference w:id="28"/>
      </w:r>
      <w:r w:rsidR="002947CC">
        <w:t xml:space="preserve"> and </w:t>
      </w:r>
      <w:r w:rsidR="00353693">
        <w:t>land use changes</w:t>
      </w:r>
      <w:r w:rsidR="00DA7916">
        <w:t xml:space="preserve"> </w:t>
      </w:r>
      <w:r w:rsidR="00080802">
        <w:t xml:space="preserve">are major drivers of increased </w:t>
      </w:r>
      <w:r w:rsidR="00A015AB">
        <w:t>fire</w:t>
      </w:r>
      <w:r w:rsidR="002342FA">
        <w:t xml:space="preserve"> </w:t>
      </w:r>
      <w:r w:rsidR="00B91D34">
        <w:t xml:space="preserve">severity and extent </w:t>
      </w:r>
      <w:r w:rsidR="00080802">
        <w:t xml:space="preserve">in </w:t>
      </w:r>
      <w:r w:rsidR="00A015AB">
        <w:t>multiple</w:t>
      </w:r>
      <w:r w:rsidR="00093EF7">
        <w:t xml:space="preserve"> </w:t>
      </w:r>
      <w:r w:rsidR="00A22934">
        <w:t xml:space="preserve">biogeographic </w:t>
      </w:r>
      <w:commentRangeStart w:id="29"/>
      <w:r w:rsidR="00A22934">
        <w:t>regions</w:t>
      </w:r>
      <w:commentRangeEnd w:id="29"/>
      <w:r>
        <w:rPr>
          <w:rStyle w:val="CommentReference"/>
        </w:rPr>
        <w:commentReference w:id="29"/>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CD69E6">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3C7B204A" w:rsidR="00DB1521" w:rsidRPr="00DB1521" w:rsidRDefault="00F26A6D" w:rsidP="00DB1521">
      <w:commentRangeStart w:id="30"/>
      <w:commentRangeStart w:id="31"/>
      <w:r w:rsidRPr="00F26A6D">
        <w:t>Here</w:t>
      </w:r>
      <w:commentRangeEnd w:id="30"/>
      <w:r w:rsidR="009B4DAE">
        <w:rPr>
          <w:rStyle w:val="CommentReference"/>
        </w:rPr>
        <w:commentReference w:id="30"/>
      </w:r>
      <w:commentRangeEnd w:id="31"/>
      <w:r w:rsidR="00EB2884">
        <w:rPr>
          <w:rStyle w:val="CommentReference"/>
        </w:rPr>
        <w:commentReference w:id="31"/>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r w:rsidR="00F56F03">
        <w:t xml:space="preserve">movement by </w:t>
      </w:r>
      <w:r w:rsidRPr="00DB1521">
        <w:t>terrestrial vertebrates</w:t>
      </w:r>
      <w:commentRangeStart w:id="32"/>
      <w:r w:rsidRPr="00DB1521">
        <w:t>.</w:t>
      </w:r>
      <w:r w:rsidR="00DB1521" w:rsidRPr="00DB1521">
        <w:rPr>
          <w:rFonts w:eastAsia="Times New Roman" w:cs="Times New Roman"/>
          <w:kern w:val="0"/>
          <w:szCs w:val="24"/>
          <w:lang w:eastAsia="en-AU"/>
          <w14:ligatures w14:val="none"/>
        </w:rPr>
        <w:t xml:space="preserve"> </w:t>
      </w:r>
      <w:r w:rsidR="00DB1521" w:rsidRPr="00DB1521">
        <w:t>We</w:t>
      </w:r>
      <w:commentRangeEnd w:id="32"/>
      <w:r w:rsidR="0031725D">
        <w:rPr>
          <w:rStyle w:val="CommentReference"/>
        </w:rPr>
        <w:commentReference w:id="32"/>
      </w:r>
      <w:r w:rsidR="00DB1521" w:rsidRPr="00DB1521">
        <w:t xml:space="preserve"> </w:t>
      </w:r>
      <w:del w:id="33" w:author="Chloe McAuley" w:date="2025-11-21T08:58:00Z" w16du:dateUtc="2025-11-21T00:58:00Z">
        <w:r w:rsidR="00DB1521" w:rsidRPr="00DB1521" w:rsidDel="007E2A61">
          <w:delText xml:space="preserve">synthesised </w:delText>
        </w:r>
      </w:del>
      <w:ins w:id="34" w:author="Chloe McAuley" w:date="2025-11-21T08:58:00Z" w16du:dateUtc="2025-11-21T00:58:00Z">
        <w:r w:rsidR="007E2A61">
          <w:t>calculated</w:t>
        </w:r>
        <w:r w:rsidR="007E2A61" w:rsidRPr="00DB1521">
          <w:t xml:space="preserve"> </w:t>
        </w:r>
      </w:ins>
      <w:r w:rsidR="00DB1521" w:rsidRPr="00623A79">
        <w:t>11</w:t>
      </w:r>
      <w:ins w:id="35" w:author="Chloe McAuley" w:date="2025-11-21T08:57:00Z" w16du:dateUtc="2025-11-21T00:57:00Z">
        <w:r w:rsidR="00C74DB6">
          <w:t>1</w:t>
        </w:r>
      </w:ins>
      <w:del w:id="36" w:author="Chloe McAuley" w:date="2025-11-21T08:57:00Z" w16du:dateUtc="2025-11-21T00:57:00Z">
        <w:r w:rsidR="00DB1521" w:rsidRPr="00623A79" w:rsidDel="00C74DB6">
          <w:delText>3</w:delText>
        </w:r>
      </w:del>
      <w:r w:rsidR="00DB1521" w:rsidRPr="00623A79">
        <w:t xml:space="preserve"> effect sizes</w:t>
      </w:r>
      <w:r w:rsidR="00DB1521" w:rsidRPr="00DB1521">
        <w:t xml:space="preserve"> derived from </w:t>
      </w:r>
      <w:del w:id="37" w:author="Chloe McAuley" w:date="2025-11-21T08:58:00Z" w16du:dateUtc="2025-11-21T00:58:00Z">
        <w:r w:rsidR="00DB1521" w:rsidRPr="00623A79" w:rsidDel="007E2A61">
          <w:delText xml:space="preserve">73 </w:delText>
        </w:r>
      </w:del>
      <w:ins w:id="38" w:author="Chloe McAuley" w:date="2025-11-21T08:58:00Z" w16du:dateUtc="2025-11-21T00:58:00Z">
        <w:r w:rsidR="007E2A61">
          <w:t>40</w:t>
        </w:r>
        <w:r w:rsidR="007E2A61" w:rsidRPr="00623A79">
          <w:t xml:space="preserve"> </w:t>
        </w:r>
      </w:ins>
      <w:r w:rsidR="00DB1521" w:rsidRPr="00623A79">
        <w:t>taxa</w:t>
      </w:r>
      <w:r w:rsidR="00DB1521" w:rsidRPr="00DB1521">
        <w:t xml:space="preserve"> across </w:t>
      </w:r>
      <w:del w:id="39" w:author="Chloe McAuley" w:date="2025-11-21T08:58:00Z" w16du:dateUtc="2025-11-21T00:58:00Z">
        <w:r w:rsidR="00DB1521" w:rsidRPr="00623A79" w:rsidDel="007E2A61">
          <w:delText xml:space="preserve">84 </w:delText>
        </w:r>
      </w:del>
      <w:ins w:id="40" w:author="Chloe McAuley" w:date="2025-11-21T08:58:00Z" w16du:dateUtc="2025-11-21T00:58:00Z">
        <w:r w:rsidR="007E2A61">
          <w:t>42</w:t>
        </w:r>
        <w:r w:rsidR="007E2A61" w:rsidRPr="00623A79">
          <w:t xml:space="preserve"> </w:t>
        </w:r>
      </w:ins>
      <w:r w:rsidR="00DB1521" w:rsidRPr="00623A79">
        <w:t>published studies</w:t>
      </w:r>
      <w:r w:rsidR="00601088">
        <w:t xml:space="preserve"> and six continents</w:t>
      </w:r>
      <w:r w:rsidR="00DB1521" w:rsidRPr="00DB1521">
        <w:t xml:space="preserve"> to assess </w:t>
      </w:r>
      <w:r w:rsidR="00601088">
        <w:t xml:space="preserve">how </w:t>
      </w:r>
      <w:r w:rsidR="00DB1521" w:rsidRPr="00DB1521">
        <w:t xml:space="preserve">fire attributes, taxonomy, and biogeography </w:t>
      </w:r>
      <w:r w:rsidR="00601088">
        <w:t>influence animal responses to fire</w:t>
      </w:r>
      <w:r w:rsidR="00DB1521" w:rsidRPr="00DB1521">
        <w:t xml:space="preserve">. We hypothesised that, overall, fire would increase animal movement as </w:t>
      </w:r>
      <w:r w:rsidR="00DB1521">
        <w:t xml:space="preserve">individuals make more long-ranging, </w:t>
      </w:r>
      <w:commentRangeStart w:id="41"/>
      <w:r w:rsidR="00DB1521">
        <w:lastRenderedPageBreak/>
        <w:t xml:space="preserve">tortuous </w:t>
      </w:r>
      <w:commentRangeEnd w:id="41"/>
      <w:r w:rsidR="00DB1521">
        <w:rPr>
          <w:rStyle w:val="CommentReference"/>
        </w:rPr>
        <w:commentReference w:id="41"/>
      </w:r>
      <w:r w:rsidR="00DB1521">
        <w:t xml:space="preserve">movements in search of resources, leading to larger home ranges after fire. </w:t>
      </w:r>
      <w:r w:rsidR="009D59A8">
        <w:t>Further, w</w:t>
      </w:r>
      <w:r w:rsidR="0078309C">
        <w:t>e predicted</w:t>
      </w:r>
      <w:r w:rsidR="00B250DF">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 xml:space="preserve">effect sizes would increase with </w:t>
      </w:r>
      <w:r w:rsidR="000028E0">
        <w:t xml:space="preserve">species-level </w:t>
      </w:r>
      <w:r w:rsidR="00B042EE">
        <w:t>body mass</w:t>
      </w:r>
      <w:r w:rsidR="009D59A8">
        <w:t xml:space="preserve">, given that space use increases with body size, and larger animals are likely to have greater </w:t>
      </w:r>
      <w:r w:rsidR="00020393">
        <w:t>resource requirements</w:t>
      </w:r>
      <w:r w:rsidR="009D59A8">
        <w:t xml:space="preserve">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683DC876" w:rsidR="009F31D5" w:rsidRDefault="009F31D5" w:rsidP="00294A0A">
      <w:r>
        <w:t xml:space="preserve">We aimed to capture literature investigating four categories of </w:t>
      </w:r>
      <w:r w:rsidR="00005425">
        <w:t xml:space="preserve">animal </w:t>
      </w:r>
      <w:r>
        <w:t>movement,</w:t>
      </w:r>
      <w:r w:rsidR="007C2D39">
        <w:t xml:space="preserve"> namely</w:t>
      </w:r>
      <w:r>
        <w:t xml:space="preserve"> home range</w:t>
      </w:r>
      <w:r w:rsidR="007C2D39">
        <w:t xml:space="preserve"> size</w:t>
      </w:r>
      <w:r>
        <w:t>, linear distance</w:t>
      </w:r>
      <w:r w:rsidR="007C2D39">
        <w:t xml:space="preserve"> moved</w:t>
      </w:r>
      <w:r>
        <w:t xml:space="preserv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home range responses included area-based measurements</w:t>
      </w:r>
      <w:r w:rsidR="003679F0">
        <w:t xml:space="preserve"> of space </w:t>
      </w:r>
      <w:r w:rsidR="00B37602">
        <w:t>use</w:t>
      </w:r>
      <w:r>
        <w:t xml:space="preserve">, such as home range size and nest area size. Linear distance metrics </w:t>
      </w:r>
      <w:r w:rsidR="007C2D39">
        <w:t xml:space="preserve">were those </w:t>
      </w:r>
      <w:r>
        <w:t xml:space="preserve">that measured straight-line distances between relocations, such as daily distance travelled, as well as distance travelled </w:t>
      </w:r>
      <w:r w:rsidR="00B37602">
        <w:t>per</w:t>
      </w:r>
      <w:r>
        <w:t xml:space="preserve"> unit of time. Tortuosity provides a measure of how a movement path deviates from a straight-line and was captured by straightness indices and turning angles. Other space use </w:t>
      </w:r>
      <w:r w:rsidR="00B37602">
        <w:t xml:space="preserve">metrics </w:t>
      </w:r>
      <w:r>
        <w:t xml:space="preserve">included </w:t>
      </w:r>
      <w:r w:rsidR="00B37602">
        <w:t xml:space="preserve">those </w:t>
      </w:r>
      <w:r>
        <w:t xml:space="preserve">that quantified other aspects of animal movement decisions and behaviours not captured by the </w:t>
      </w:r>
      <w:r w:rsidR="00B37602">
        <w:t xml:space="preserve">previous </w:t>
      </w:r>
      <w:r>
        <w:t xml:space="preserve">categories, such as mean residency time, time to return, and proportion of fixes within burnt and unburnt habitats. </w:t>
      </w:r>
    </w:p>
    <w:p w14:paraId="06785FA7" w14:textId="397BD1B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42"/>
      <w:commentRangeStart w:id="43"/>
      <w:commentRangeStart w:id="44"/>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42"/>
      <w:r w:rsidR="00B520A0">
        <w:rPr>
          <w:rStyle w:val="CommentReference"/>
        </w:rPr>
        <w:commentReference w:id="42"/>
      </w:r>
      <w:commentRangeEnd w:id="43"/>
      <w:r w:rsidR="00C44FCA">
        <w:rPr>
          <w:rStyle w:val="CommentReference"/>
        </w:rPr>
        <w:commentReference w:id="43"/>
      </w:r>
      <w:commentRangeEnd w:id="44"/>
      <w:r w:rsidR="00F86038">
        <w:rPr>
          <w:rStyle w:val="CommentReference"/>
        </w:rPr>
        <w:commentReference w:id="44"/>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 xml:space="preserve">All returned results were filtered to include only articles or theses published in </w:t>
      </w:r>
      <w:r w:rsidR="007D78B1">
        <w:lastRenderedPageBreak/>
        <w:t>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45"/>
      <w:r w:rsidR="007D78B1">
        <w:t xml:space="preserve">Additional studies were identified by snowball searches of reference lists from </w:t>
      </w:r>
      <w:r w:rsidR="00EA1CBD">
        <w:t>two</w:t>
      </w:r>
      <w:r w:rsidR="005001DE">
        <w:t xml:space="preserve">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r w:rsidR="00EA1CBD">
        <w:t>one</w:t>
      </w:r>
      <w:r w:rsidR="005001DE">
        <w:t xml:space="preserve"> </w:t>
      </w:r>
      <w:r w:rsidR="007D78B1">
        <w:t>review paper known to the authors</w:t>
      </w:r>
      <w:r w:rsidR="00CE1C43">
        <w:t xml:space="preserve"> </w:t>
      </w:r>
      <w:r w:rsidR="0060349D">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45"/>
      <w:r w:rsidR="007D78B1">
        <w:rPr>
          <w:rStyle w:val="CommentReference"/>
        </w:rPr>
        <w:commentReference w:id="45"/>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46"/>
      <w:r w:rsidR="00FA2B9B">
        <w:t>E</w:t>
      </w:r>
      <w:r w:rsidR="006C31BA">
        <w:t>.I.F.</w:t>
      </w:r>
      <w:r w:rsidR="00FA2B9B">
        <w:t>W</w:t>
      </w:r>
      <w:r w:rsidR="00957993">
        <w:t xml:space="preserve"> </w:t>
      </w:r>
      <w:commentRangeEnd w:id="46"/>
      <w:r w:rsidR="006C31BA">
        <w:rPr>
          <w:rStyle w:val="CommentReference"/>
        </w:rPr>
        <w:commentReference w:id="46"/>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47"/>
      <w:commentRangeStart w:id="48"/>
      <w:commentRangeStart w:id="49"/>
      <w:r w:rsidRPr="00220911">
        <w:t>Data</w:t>
      </w:r>
      <w:commentRangeEnd w:id="47"/>
      <w:r w:rsidR="00FD3775">
        <w:rPr>
          <w:rStyle w:val="CommentReference"/>
          <w:rFonts w:eastAsiaTheme="minorHAnsi" w:cstheme="minorBidi"/>
          <w:b w:val="0"/>
          <w:color w:val="auto"/>
        </w:rPr>
        <w:commentReference w:id="47"/>
      </w:r>
      <w:commentRangeEnd w:id="48"/>
      <w:r w:rsidR="003C0C77">
        <w:rPr>
          <w:rStyle w:val="CommentReference"/>
          <w:rFonts w:eastAsiaTheme="minorHAnsi" w:cstheme="minorBidi"/>
          <w:b w:val="0"/>
          <w:color w:val="auto"/>
        </w:rPr>
        <w:commentReference w:id="48"/>
      </w:r>
      <w:commentRangeEnd w:id="49"/>
      <w:r w:rsidR="00162EF1">
        <w:rPr>
          <w:rStyle w:val="CommentReference"/>
          <w:rFonts w:eastAsiaTheme="minorHAnsi" w:cstheme="minorBidi"/>
          <w:b w:val="0"/>
          <w:color w:val="auto"/>
        </w:rPr>
        <w:commentReference w:id="49"/>
      </w:r>
      <w:r w:rsidRPr="00220911">
        <w:t xml:space="preserve"> extraction</w:t>
      </w:r>
    </w:p>
    <w:p w14:paraId="0CE56516" w14:textId="5F65FA6C"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commentRangeStart w:id="50"/>
      <w:commentRangeStart w:id="51"/>
      <w:r w:rsidR="00B07E93">
        <w:rPr>
          <w:rFonts w:eastAsia="Times New Roman" w:cs="Times New Roman"/>
          <w:kern w:val="0"/>
          <w:szCs w:val="24"/>
          <w:lang w:eastAsia="en-AU"/>
          <w14:ligatures w14:val="none"/>
        </w:rPr>
        <w:t xml:space="preserve">maximum burn age </w:t>
      </w:r>
      <w:commentRangeEnd w:id="50"/>
      <w:r w:rsidR="008D21DC">
        <w:rPr>
          <w:rStyle w:val="CommentReference"/>
        </w:rPr>
        <w:commentReference w:id="50"/>
      </w:r>
      <w:commentRangeEnd w:id="51"/>
      <w:r w:rsidR="008D1C59">
        <w:rPr>
          <w:rStyle w:val="CommentReference"/>
        </w:rPr>
        <w:commentReference w:id="51"/>
      </w:r>
      <w:r w:rsidR="00B07E93">
        <w:rPr>
          <w:rFonts w:eastAsia="Times New Roman" w:cs="Times New Roman"/>
          <w:kern w:val="0"/>
          <w:szCs w:val="24"/>
          <w:lang w:eastAsia="en-AU"/>
          <w14:ligatures w14:val="none"/>
        </w:rPr>
        <w:t>(</w:t>
      </w:r>
      <w:r w:rsidR="002F4492">
        <w:rPr>
          <w:rFonts w:eastAsia="Times New Roman" w:cs="Times New Roman"/>
          <w:kern w:val="0"/>
          <w:szCs w:val="24"/>
          <w:lang w:eastAsia="en-AU"/>
          <w14:ligatures w14:val="none"/>
        </w:rPr>
        <w:t>days</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r w:rsidR="00EB2CEE">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2F4492">
        <w:rPr>
          <w:rFonts w:eastAsia="Times New Roman" w:cs="Times New Roman"/>
          <w:kern w:val="0"/>
          <w:szCs w:val="24"/>
          <w:lang w:eastAsia="en-AU"/>
          <w14:ligatures w14:val="none"/>
        </w:rPr>
        <w:t xml:space="preserve"> Maximum burn age was defined as </w:t>
      </w:r>
      <w:r w:rsidR="0004488A">
        <w:rPr>
          <w:rFonts w:eastAsia="Times New Roman" w:cs="Times New Roman"/>
          <w:kern w:val="0"/>
          <w:szCs w:val="24"/>
          <w:lang w:eastAsia="en-AU"/>
          <w14:ligatures w14:val="none"/>
        </w:rPr>
        <w:t>t</w:t>
      </w:r>
      <w:r w:rsidR="002F4492" w:rsidRPr="002F4492">
        <w:rPr>
          <w:rFonts w:eastAsia="Times New Roman" w:cs="Times New Roman"/>
          <w:kern w:val="0"/>
          <w:szCs w:val="24"/>
          <w:lang w:eastAsia="en-AU"/>
          <w14:ligatures w14:val="none"/>
        </w:rPr>
        <w:t xml:space="preserve">he maximum </w:t>
      </w:r>
      <w:r w:rsidR="0004488A">
        <w:rPr>
          <w:rFonts w:eastAsia="Times New Roman" w:cs="Times New Roman"/>
          <w:kern w:val="0"/>
          <w:szCs w:val="24"/>
          <w:lang w:eastAsia="en-AU"/>
          <w14:ligatures w14:val="none"/>
        </w:rPr>
        <w:t>period</w:t>
      </w:r>
      <w:r w:rsidR="002F4492">
        <w:rPr>
          <w:rFonts w:eastAsia="Times New Roman" w:cs="Times New Roman"/>
          <w:kern w:val="0"/>
          <w:szCs w:val="24"/>
          <w:lang w:eastAsia="en-AU"/>
          <w14:ligatures w14:val="none"/>
        </w:rPr>
        <w:t xml:space="preserve"> (days)</w:t>
      </w:r>
      <w:r w:rsidR="002F4492" w:rsidRPr="002F4492">
        <w:rPr>
          <w:rFonts w:eastAsia="Times New Roman" w:cs="Times New Roman"/>
          <w:kern w:val="0"/>
          <w:szCs w:val="24"/>
          <w:lang w:eastAsia="en-AU"/>
          <w14:ligatures w14:val="none"/>
        </w:rPr>
        <w:t xml:space="preserve"> between the fire</w:t>
      </w:r>
      <w:r w:rsidR="00CD7117">
        <w:rPr>
          <w:rFonts w:eastAsia="Times New Roman" w:cs="Times New Roman"/>
          <w:kern w:val="0"/>
          <w:szCs w:val="24"/>
          <w:lang w:eastAsia="en-AU"/>
          <w14:ligatures w14:val="none"/>
        </w:rPr>
        <w:t xml:space="preserve"> event</w:t>
      </w:r>
      <w:r w:rsidR="002F4492" w:rsidRPr="002F4492">
        <w:rPr>
          <w:rFonts w:eastAsia="Times New Roman" w:cs="Times New Roman"/>
          <w:kern w:val="0"/>
          <w:szCs w:val="24"/>
          <w:lang w:eastAsia="en-AU"/>
          <w14:ligatures w14:val="none"/>
        </w:rPr>
        <w:t xml:space="preserve"> and </w:t>
      </w:r>
      <w:r w:rsidR="00505594">
        <w:rPr>
          <w:rFonts w:eastAsia="Times New Roman" w:cs="Times New Roman"/>
          <w:kern w:val="0"/>
          <w:szCs w:val="24"/>
          <w:lang w:eastAsia="en-AU"/>
          <w14:ligatures w14:val="none"/>
        </w:rPr>
        <w:t xml:space="preserve">the end of </w:t>
      </w:r>
      <w:r w:rsidR="002F4492" w:rsidRPr="002F4492">
        <w:rPr>
          <w:rFonts w:eastAsia="Times New Roman" w:cs="Times New Roman"/>
          <w:kern w:val="0"/>
          <w:szCs w:val="24"/>
          <w:lang w:eastAsia="en-AU"/>
          <w14:ligatures w14:val="none"/>
        </w:rPr>
        <w:t>data collection, as stated by authors or calculated by reviewers using information provided within the article</w:t>
      </w:r>
      <w:r w:rsidR="0004488A">
        <w:rPr>
          <w:rFonts w:eastAsia="Times New Roman" w:cs="Times New Roman"/>
          <w:kern w:val="0"/>
          <w:szCs w:val="24"/>
          <w:lang w:eastAsia="en-AU"/>
          <w14:ligatures w14:val="none"/>
        </w:rPr>
        <w:t>.</w:t>
      </w:r>
      <w:r w:rsidR="00DB6C3F">
        <w:rPr>
          <w:rFonts w:eastAsia="Times New Roman" w:cs="Times New Roman"/>
          <w:kern w:val="0"/>
          <w:szCs w:val="24"/>
          <w:lang w:eastAsia="en-AU"/>
          <w14:ligatures w14:val="none"/>
        </w:rPr>
        <w:t xml:space="preserve"> To account for variability </w:t>
      </w:r>
      <w:r w:rsidR="00DA739D">
        <w:rPr>
          <w:rFonts w:eastAsia="Times New Roman" w:cs="Times New Roman"/>
          <w:kern w:val="0"/>
          <w:szCs w:val="24"/>
          <w:lang w:eastAsia="en-AU"/>
          <w14:ligatures w14:val="none"/>
        </w:rPr>
        <w:t xml:space="preserve">in </w:t>
      </w:r>
      <w:r w:rsidR="00021702">
        <w:rPr>
          <w:rFonts w:eastAsia="Times New Roman" w:cs="Times New Roman"/>
          <w:kern w:val="0"/>
          <w:szCs w:val="24"/>
          <w:lang w:eastAsia="en-AU"/>
          <w14:ligatures w14:val="none"/>
        </w:rPr>
        <w:t>sampling</w:t>
      </w:r>
      <w:r w:rsidR="00DA739D">
        <w:rPr>
          <w:rFonts w:eastAsia="Times New Roman" w:cs="Times New Roman"/>
          <w:kern w:val="0"/>
          <w:szCs w:val="24"/>
          <w:lang w:eastAsia="en-AU"/>
          <w14:ligatures w14:val="none"/>
        </w:rPr>
        <w:t xml:space="preserve"> duration across the dataset, we chose to extract maximum burn age</w:t>
      </w:r>
      <w:r w:rsidR="003622A5">
        <w:rPr>
          <w:rFonts w:eastAsia="Times New Roman" w:cs="Times New Roman"/>
          <w:kern w:val="0"/>
          <w:szCs w:val="24"/>
          <w:lang w:eastAsia="en-AU"/>
          <w14:ligatures w14:val="none"/>
        </w:rPr>
        <w:t xml:space="preserve"> over </w:t>
      </w:r>
      <w:r w:rsidR="00DA3783">
        <w:rPr>
          <w:rFonts w:eastAsia="Times New Roman" w:cs="Times New Roman"/>
          <w:kern w:val="0"/>
          <w:szCs w:val="24"/>
          <w:lang w:eastAsia="en-AU"/>
          <w14:ligatures w14:val="none"/>
        </w:rPr>
        <w:t xml:space="preserve">other </w:t>
      </w:r>
      <w:r w:rsidR="001A309F">
        <w:rPr>
          <w:rFonts w:eastAsia="Times New Roman" w:cs="Times New Roman"/>
          <w:kern w:val="0"/>
          <w:szCs w:val="24"/>
          <w:lang w:eastAsia="en-AU"/>
          <w14:ligatures w14:val="none"/>
        </w:rPr>
        <w:t>measures of time since fire</w:t>
      </w:r>
      <w:r w:rsidR="00E8076A">
        <w:rPr>
          <w:rFonts w:eastAsia="Times New Roman" w:cs="Times New Roman"/>
          <w:kern w:val="0"/>
          <w:szCs w:val="24"/>
          <w:lang w:eastAsia="en-AU"/>
          <w14:ligatures w14:val="none"/>
        </w:rPr>
        <w:t>.</w:t>
      </w:r>
      <w:r w:rsidR="008D1C59">
        <w:rPr>
          <w:rFonts w:eastAsia="Times New Roman" w:cs="Times New Roman"/>
          <w:kern w:val="0"/>
          <w:szCs w:val="24"/>
          <w:lang w:eastAsia="en-AU"/>
          <w14:ligatures w14:val="none"/>
        </w:rPr>
        <w:t xml:space="preserve"> </w:t>
      </w:r>
      <w:r w:rsidR="00E8076A">
        <w:rPr>
          <w:rFonts w:eastAsia="Times New Roman" w:cs="Times New Roman"/>
          <w:kern w:val="0"/>
          <w:szCs w:val="24"/>
          <w:lang w:eastAsia="en-AU"/>
          <w14:ligatures w14:val="none"/>
        </w:rPr>
        <w:t>T</w:t>
      </w:r>
      <w:r w:rsidR="008D1C59">
        <w:rPr>
          <w:rFonts w:eastAsia="Times New Roman" w:cs="Times New Roman"/>
          <w:kern w:val="0"/>
          <w:szCs w:val="24"/>
          <w:lang w:eastAsia="en-AU"/>
          <w14:ligatures w14:val="none"/>
        </w:rPr>
        <w:t>h</w:t>
      </w:r>
      <w:r w:rsidR="00D074B4">
        <w:rPr>
          <w:rFonts w:eastAsia="Times New Roman" w:cs="Times New Roman"/>
          <w:kern w:val="0"/>
          <w:szCs w:val="24"/>
          <w:lang w:eastAsia="en-AU"/>
          <w14:ligatures w14:val="none"/>
        </w:rPr>
        <w:t>is approach</w:t>
      </w:r>
      <w:r w:rsidR="008D1C59">
        <w:rPr>
          <w:rFonts w:eastAsia="Times New Roman" w:cs="Times New Roman"/>
          <w:kern w:val="0"/>
          <w:szCs w:val="24"/>
          <w:lang w:eastAsia="en-AU"/>
          <w14:ligatures w14:val="none"/>
        </w:rPr>
        <w:t xml:space="preserve"> </w:t>
      </w:r>
      <w:r w:rsidR="00CE6D2B">
        <w:rPr>
          <w:rFonts w:eastAsia="Times New Roman" w:cs="Times New Roman"/>
          <w:kern w:val="0"/>
          <w:szCs w:val="24"/>
          <w:lang w:eastAsia="en-AU"/>
          <w14:ligatures w14:val="none"/>
        </w:rPr>
        <w:t>provid</w:t>
      </w:r>
      <w:r w:rsidR="00D074B4">
        <w:rPr>
          <w:rFonts w:eastAsia="Times New Roman" w:cs="Times New Roman"/>
          <w:kern w:val="0"/>
          <w:szCs w:val="24"/>
          <w:lang w:eastAsia="en-AU"/>
          <w14:ligatures w14:val="none"/>
        </w:rPr>
        <w:t xml:space="preserve">es </w:t>
      </w:r>
      <w:r w:rsidR="00CE6D2B">
        <w:rPr>
          <w:rFonts w:eastAsia="Times New Roman" w:cs="Times New Roman"/>
          <w:kern w:val="0"/>
          <w:szCs w:val="24"/>
          <w:lang w:eastAsia="en-AU"/>
          <w14:ligatures w14:val="none"/>
        </w:rPr>
        <w:t xml:space="preserve">a more representative measure of post-fire conditions </w:t>
      </w:r>
      <w:r w:rsidR="00E8076A">
        <w:rPr>
          <w:rFonts w:eastAsia="Times New Roman" w:cs="Times New Roman"/>
          <w:kern w:val="0"/>
          <w:szCs w:val="24"/>
          <w:lang w:eastAsia="en-AU"/>
          <w14:ligatures w14:val="none"/>
        </w:rPr>
        <w:t>experienced by study animals</w:t>
      </w:r>
      <w:r w:rsidR="00DA3783">
        <w:rPr>
          <w:rFonts w:eastAsia="Times New Roman" w:cs="Times New Roman"/>
          <w:kern w:val="0"/>
          <w:szCs w:val="24"/>
          <w:lang w:eastAsia="en-AU"/>
          <w14:ligatures w14:val="none"/>
        </w:rPr>
        <w:t xml:space="preserve"> tracked over longer periods of time</w:t>
      </w:r>
      <w:r w:rsidR="007C6B14">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w</w:t>
      </w:r>
      <w:r w:rsidR="000718C0">
        <w:rPr>
          <w:rFonts w:eastAsia="Times New Roman" w:cs="Times New Roman"/>
          <w:kern w:val="0"/>
          <w:szCs w:val="24"/>
          <w:lang w:eastAsia="en-AU"/>
          <w14:ligatures w14:val="none"/>
        </w:rPr>
        <w:t>as</w:t>
      </w:r>
      <w:r w:rsidR="00322B56">
        <w:rPr>
          <w:rFonts w:eastAsia="Times New Roman" w:cs="Times New Roman"/>
          <w:kern w:val="0"/>
          <w:szCs w:val="24"/>
          <w:lang w:eastAsia="en-AU"/>
          <w14:ligatures w14:val="none"/>
        </w:rPr>
        <w:t xml:space="preserve"> </w:t>
      </w:r>
      <w:r w:rsidR="00CF65A3" w:rsidRPr="00FD3775">
        <w:rPr>
          <w:rFonts w:eastAsia="Times New Roman" w:cs="Times New Roman"/>
          <w:kern w:val="0"/>
          <w:szCs w:val="24"/>
          <w:lang w:eastAsia="en-AU"/>
          <w14:ligatures w14:val="none"/>
        </w:rPr>
        <w:t>obtained directly from source studies where available.</w:t>
      </w:r>
      <w:r w:rsidR="00CF65A3">
        <w:rPr>
          <w:rFonts w:eastAsia="Times New Roman" w:cs="Times New Roman"/>
          <w:kern w:val="0"/>
          <w:szCs w:val="24"/>
          <w:lang w:eastAsia="en-AU"/>
          <w14:ligatures w14:val="none"/>
        </w:rPr>
        <w:t xml:space="preserve"> </w:t>
      </w:r>
    </w:p>
    <w:p w14:paraId="75314D2A" w14:textId="2EB2F50E"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r w:rsidR="007D7885">
        <w:rPr>
          <w:rFonts w:eastAsia="Times New Roman" w:cs="Times New Roman"/>
          <w:kern w:val="0"/>
          <w:szCs w:val="24"/>
          <w:lang w:eastAsia="en-AU"/>
          <w14:ligatures w14:val="none"/>
        </w:rPr>
        <w:t xml:space="preserve">. </w:t>
      </w:r>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r w:rsidR="007D7885">
        <w:rPr>
          <w:rFonts w:eastAsia="Times New Roman" w:cs="Times New Roman"/>
          <w:kern w:val="0"/>
          <w:szCs w:val="24"/>
          <w:lang w:eastAsia="en-AU"/>
          <w14:ligatures w14:val="none"/>
        </w:rPr>
        <w:t>ata in figures were digitised</w:t>
      </w:r>
      <w:r w:rsidRPr="00FD3775">
        <w:rPr>
          <w:rFonts w:eastAsia="Times New Roman" w:cs="Times New Roman"/>
          <w:kern w:val="0"/>
          <w:szCs w:val="24"/>
          <w:lang w:eastAsia="en-AU"/>
          <w14:ligatures w14:val="none"/>
        </w:rPr>
        <w:t xml:space="preserve">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7987E83E"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w:t>
      </w:r>
      <w:r w:rsidR="00CA06C7">
        <w:rPr>
          <w:rFonts w:eastAsia="Times New Roman" w:cs="Times New Roman"/>
          <w:kern w:val="0"/>
          <w:szCs w:val="24"/>
          <w:lang w:eastAsia="en-AU"/>
          <w14:ligatures w14:val="none"/>
        </w:rPr>
        <w:lastRenderedPageBreak/>
        <w:t>(e.g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proofErr w:type="spellStart"/>
      <w:r w:rsidR="00C23716" w:rsidRPr="00C23716">
        <w:rPr>
          <w:rFonts w:eastAsia="Times New Roman" w:cs="Times New Roman"/>
          <w:kern w:val="0"/>
          <w:szCs w:val="24"/>
          <w:lang w:eastAsia="en-AU"/>
          <w14:ligatures w14:val="none"/>
        </w:rPr>
        <w:t>chronosequence</w:t>
      </w:r>
      <w:proofErr w:type="spellEnd"/>
      <w:r w:rsidR="003B50CF">
        <w:rPr>
          <w:rFonts w:eastAsia="Times New Roman" w:cs="Times New Roman"/>
          <w:kern w:val="0"/>
          <w:szCs w:val="24"/>
          <w:lang w:eastAsia="en-AU"/>
          <w14:ligatures w14:val="none"/>
        </w:rPr>
        <w:t xml:space="preserve"> studies</w:t>
      </w:r>
      <w:r w:rsidRPr="00FD3775">
        <w:rPr>
          <w:rFonts w:eastAsia="Times New Roman" w:cs="Times New Roman"/>
          <w:kern w:val="0"/>
          <w:szCs w:val="24"/>
          <w:lang w:eastAsia="en-AU"/>
          <w14:ligatures w14:val="none"/>
        </w:rPr>
        <w:t>, we extracted data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5EA901EE" w14:textId="496341CD" w:rsidR="00AD2708"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commentRangeStart w:id="52"/>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database)</w:t>
      </w:r>
      <w:r w:rsidRPr="00FD3775">
        <w:rPr>
          <w:rFonts w:eastAsia="Times New Roman" w:cs="Times New Roman"/>
          <w:kern w:val="0"/>
          <w:szCs w:val="24"/>
          <w:lang w:eastAsia="en-AU"/>
          <w14:ligatures w14:val="none"/>
        </w:rPr>
        <w:t xml:space="preserve"> </w:t>
      </w:r>
      <w:commentRangeEnd w:id="52"/>
      <w:r w:rsidR="00A206BE">
        <w:rPr>
          <w:rStyle w:val="CommentReference"/>
        </w:rPr>
        <w:commentReference w:id="52"/>
      </w:r>
      <w:r w:rsidRPr="00FD3775">
        <w:rPr>
          <w:rFonts w:eastAsia="Times New Roman" w:cs="Times New Roman"/>
          <w:kern w:val="0"/>
          <w:szCs w:val="24"/>
          <w:lang w:eastAsia="en-AU"/>
          <w14:ligatures w14:val="none"/>
        </w:rPr>
        <w:t xml:space="preserve">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 were</w:t>
      </w:r>
      <w:r w:rsidRPr="00FD3775">
        <w:rPr>
          <w:rFonts w:eastAsia="Times New Roman" w:cs="Times New Roman"/>
          <w:kern w:val="0"/>
          <w:szCs w:val="24"/>
          <w:lang w:eastAsia="en-AU"/>
          <w14:ligatures w14:val="none"/>
        </w:rPr>
        <w:t xml:space="preserve"> supplemented with literature values where </w:t>
      </w:r>
      <w:r w:rsidR="00DB0339" w:rsidRPr="00FD3775">
        <w:rPr>
          <w:rFonts w:eastAsia="Times New Roman" w:cs="Times New Roman"/>
          <w:kern w:val="0"/>
          <w:szCs w:val="24"/>
          <w:lang w:eastAsia="en-AU"/>
          <w14:ligatures w14:val="none"/>
        </w:rPr>
        <w:t>necessary</w:t>
      </w:r>
      <w:r w:rsidRPr="00FD3775">
        <w:rPr>
          <w:rFonts w:eastAsia="Times New Roman" w:cs="Times New Roman"/>
          <w:kern w:val="0"/>
          <w:szCs w:val="24"/>
          <w:lang w:eastAsia="en-AU"/>
          <w14:ligatures w14:val="none"/>
        </w:rPr>
        <w:t xml:space="preserve">.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pecies identity</w:t>
      </w:r>
      <w:r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727CBD">
        <w:rPr>
          <w:rFonts w:eastAsia="Times New Roman" w:cs="Times New Roman"/>
          <w:kern w:val="0"/>
          <w:szCs w:val="24"/>
          <w:lang w:eastAsia="en-AU"/>
          <w14:ligatures w14:val="none"/>
        </w:rPr>
        <w:fldChar w:fldCharType="begin"/>
      </w:r>
      <w:r w:rsidR="00727CBD">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727CBD">
        <w:rPr>
          <w:rFonts w:eastAsia="Times New Roman" w:cs="Times New Roman"/>
          <w:kern w:val="0"/>
          <w:szCs w:val="24"/>
          <w:lang w:eastAsia="en-AU"/>
          <w14:ligatures w14:val="none"/>
        </w:rPr>
        <w:fldChar w:fldCharType="separate"/>
      </w:r>
      <w:r w:rsidR="00727CBD">
        <w:rPr>
          <w:rFonts w:eastAsia="Times New Roman" w:cs="Times New Roman"/>
          <w:noProof/>
          <w:kern w:val="0"/>
          <w:szCs w:val="24"/>
          <w:lang w:eastAsia="en-AU"/>
          <w14:ligatures w14:val="none"/>
        </w:rPr>
        <w:t>(Michonneau et al., 2016)</w:t>
      </w:r>
      <w:r w:rsidR="00727CBD">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53"/>
      <w:r w:rsidRPr="00FD3775">
        <w:rPr>
          <w:rFonts w:eastAsia="Times New Roman" w:cs="Times New Roman"/>
          <w:kern w:val="0"/>
          <w:szCs w:val="24"/>
          <w:lang w:eastAsia="en-AU"/>
          <w14:ligatures w14:val="none"/>
        </w:rPr>
        <w:t xml:space="preserve">To qualify </w:t>
      </w:r>
      <w:commentRangeEnd w:id="53"/>
      <w:r w:rsidR="00453D2F">
        <w:rPr>
          <w:rStyle w:val="CommentReference"/>
        </w:rPr>
        <w:commentReference w:id="53"/>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5A7F58E6"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54"/>
      <w:r w:rsidR="003A587F">
        <w:t>efore</w:t>
      </w:r>
      <w:commentRangeEnd w:id="54"/>
      <w:r w:rsidR="003C0BF5">
        <w:rPr>
          <w:rStyle w:val="CommentReference"/>
        </w:rPr>
        <w:commentReference w:id="54"/>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CC1482">
        <w:t>.</w:t>
      </w:r>
    </w:p>
    <w:p w14:paraId="5134FE41" w14:textId="26F51509" w:rsidR="00D571CC" w:rsidRDefault="007B0743" w:rsidP="00294A0A">
      <m:oMath>
        <m:sSub>
          <m:sSubPr>
            <m:ctrlPr>
              <w:rPr>
                <w:rFonts w:ascii="Cambria Math" w:hAnsi="Cambria Math"/>
                <w:i/>
              </w:rPr>
            </m:ctrlPr>
          </m:sSubPr>
          <m:e>
            <m:r>
              <w:rPr>
                <w:rFonts w:ascii="Cambria Math" w:hAnsi="Cambria Math"/>
              </w:rPr>
              <m:t>d</m:t>
            </m:r>
          </m:e>
          <m:sub>
            <m:r>
              <w:rPr>
                <w:rFonts w:ascii="Cambria Math" w:hAnsi="Cambria Math"/>
              </w:rPr>
              <m:t>ppc</m:t>
            </m:r>
            <m:r>
              <w:rPr>
                <w:rFonts w:ascii="Cambria Math" w:hAnsi="Cambria Math"/>
              </w:rPr>
              <m:t>1</m:t>
            </m:r>
          </m:sub>
        </m:sSub>
        <m:r>
          <w:rPr>
            <w:rFonts w:ascii="Cambria Math" w:hAnsi="Cambria Math"/>
          </w:rPr>
          <m:t xml:space="preserve">= </m:t>
        </m:r>
        <m:r>
          <w:rPr>
            <w:rFonts w:ascii="Cambria Math" w:hAnsi="Cambria Math"/>
          </w:rPr>
          <m:t>c</m:t>
        </m:r>
        <m:r>
          <w:rPr>
            <w:rFonts w:ascii="Cambria Math" w:hAnsi="Cambria Math"/>
          </w:rPr>
          <m:t>(</m:t>
        </m:r>
        <m:f>
          <m:fPr>
            <m:ctrlPr>
              <w:rPr>
                <w:rFonts w:ascii="Cambria Math" w:hAnsi="Cambria Math"/>
                <w:i/>
              </w:rPr>
            </m:ctrlPr>
          </m:fPr>
          <m:num>
            <m:r>
              <w:rPr>
                <w:rFonts w:ascii="Cambria Math" w:hAnsi="Cambria Math"/>
              </w:rPr>
              <m:t>M</m:t>
            </m:r>
            <m:r>
              <w:rPr>
                <w:rFonts w:ascii="Cambria Math" w:hAnsi="Cambria Math"/>
              </w:rPr>
              <m:t>ₚₒₛₜ</m:t>
            </m:r>
            <m:r>
              <w:rPr>
                <w:rFonts w:ascii="Cambria Math" w:hAnsi="Cambria Math"/>
              </w:rPr>
              <m:t xml:space="preserve">,ₜ - </m:t>
            </m:r>
            <m:r>
              <w:rPr>
                <w:rFonts w:ascii="Cambria Math" w:hAnsi="Cambria Math"/>
              </w:rPr>
              <m:t>M</m:t>
            </m:r>
            <m:r>
              <w:rPr>
                <w:rFonts w:ascii="Cambria Math" w:hAnsi="Cambria Math"/>
              </w:rPr>
              <m:t>ₚ</m:t>
            </m:r>
            <m:r>
              <w:rPr>
                <w:rFonts w:ascii="Cambria Math" w:hAnsi="Cambria Math"/>
              </w:rPr>
              <m:t>ᵣ</m:t>
            </m:r>
            <m:r>
              <w:rPr>
                <w:rFonts w:ascii="Cambria Math" w:hAnsi="Cambria Math"/>
              </w:rPr>
              <m:t>ₑ</m:t>
            </m:r>
            <m:r>
              <w:rPr>
                <w:rFonts w:ascii="Cambria Math" w:hAnsi="Cambria Math"/>
              </w:rPr>
              <m:t>,ₜ</m:t>
            </m:r>
          </m:num>
          <m:den>
            <m:r>
              <w:rPr>
                <w:rFonts w:ascii="Cambria Math" w:hAnsi="Cambria Math"/>
              </w:rPr>
              <m:t xml:space="preserve"> </m:t>
            </m:r>
            <m:r>
              <w:rPr>
                <w:rFonts w:ascii="Cambria Math" w:hAnsi="Cambria Math"/>
              </w:rPr>
              <m:t>SD</m:t>
            </m:r>
            <m:r>
              <w:rPr>
                <w:rFonts w:ascii="Cambria Math" w:hAnsi="Cambria Math"/>
              </w:rPr>
              <m:t>ₚ</m:t>
            </m:r>
            <m:r>
              <w:rPr>
                <w:rFonts w:ascii="Cambria Math" w:hAnsi="Cambria Math"/>
              </w:rPr>
              <m:t>ᵣ</m:t>
            </m:r>
            <m:r>
              <w:rPr>
                <w:rFonts w:ascii="Cambria Math" w:hAnsi="Cambria Math"/>
              </w:rPr>
              <m:t>ₑ</m:t>
            </m:r>
            <m:r>
              <w:rPr>
                <w:rFonts w:ascii="Cambria Math" w:hAnsi="Cambria Math"/>
              </w:rPr>
              <m:t>,ₜ</m:t>
            </m:r>
          </m:den>
        </m:f>
        <m:r>
          <w:rPr>
            <w:rFonts w:ascii="Cambria Math" w:hAnsi="Cambria Math"/>
          </w:rPr>
          <m:t xml:space="preserve"> ) - </m:t>
        </m:r>
        <m:r>
          <w:rPr>
            <w:rFonts w:ascii="Cambria Math" w:hAnsi="Cambria Math"/>
          </w:rPr>
          <m:t>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m:t>
            </m:r>
            <m:r>
              <w:rPr>
                <w:rFonts w:ascii="Cambria Math" w:hAnsi="Cambria Math"/>
              </w:rPr>
              <m:t>ₚₒₛₜ</m:t>
            </m:r>
            <m:r>
              <w:rPr>
                <w:rFonts w:ascii="Cambria Math" w:hAnsi="Cambria Math"/>
              </w:rPr>
              <m:t>,</m:t>
            </m:r>
            <m:r>
              <w:rPr>
                <w:rFonts w:ascii="Sans Serif Collection" w:hAnsi="Sans Serif Collection" w:cs="Sans Serif Collection"/>
              </w:rPr>
              <m:t>꜀</m:t>
            </m:r>
            <m:r>
              <w:rPr>
                <w:rFonts w:ascii="Cambria Math" w:hAnsi="Cambria Math"/>
              </w:rPr>
              <m:t xml:space="preserve"> - </m:t>
            </m:r>
            <m:r>
              <w:rPr>
                <w:rFonts w:ascii="Cambria Math" w:hAnsi="Cambria Math"/>
              </w:rPr>
              <m:t>M</m:t>
            </m:r>
            <m:r>
              <w:rPr>
                <w:rFonts w:ascii="Cambria Math" w:hAnsi="Cambria Math"/>
              </w:rPr>
              <m:t>ₚ</m:t>
            </m:r>
            <m:r>
              <w:rPr>
                <w:rFonts w:ascii="Cambria Math" w:hAnsi="Cambria Math"/>
              </w:rPr>
              <m:t>ᵣ</m:t>
            </m:r>
            <m:r>
              <w:rPr>
                <w:rFonts w:ascii="Cambria Math" w:hAnsi="Cambria Math"/>
              </w:rPr>
              <m:t>ₑ</m:t>
            </m:r>
            <m:r>
              <w:rPr>
                <w:rFonts w:ascii="Cambria Math" w:hAnsi="Cambria Math"/>
              </w:rPr>
              <m:t>,</m:t>
            </m:r>
            <m:r>
              <w:rPr>
                <w:rFonts w:ascii="Sans Serif Collection" w:hAnsi="Sans Serif Collection" w:cs="Sans Serif Collection"/>
              </w:rPr>
              <m:t>꜀</m:t>
            </m:r>
          </m:num>
          <m:den>
            <m:r>
              <w:rPr>
                <w:rFonts w:ascii="Cambria Math" w:hAnsi="Cambria Math"/>
              </w:rPr>
              <m:t>SD</m:t>
            </m:r>
            <m:r>
              <w:rPr>
                <w:rFonts w:ascii="Cambria Math" w:hAnsi="Cambria Math"/>
              </w:rPr>
              <m:t>ₚ</m:t>
            </m:r>
            <m:r>
              <w:rPr>
                <w:rFonts w:ascii="Cambria Math" w:hAnsi="Cambria Math"/>
              </w:rPr>
              <m:t>ᵣ</m:t>
            </m:r>
            <m:r>
              <w:rPr>
                <w:rFonts w:ascii="Cambria Math" w:hAnsi="Cambria Math"/>
              </w:rPr>
              <m:t>ₑ</m:t>
            </m:r>
            <m:r>
              <w:rPr>
                <w:rFonts w:ascii="Cambria Math" w:hAnsi="Cambria Math"/>
              </w:rPr>
              <m:t>,</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15DA436C" w:rsidR="00E9257C" w:rsidRPr="00AA2F6F" w:rsidRDefault="00546EE3" w:rsidP="00294A0A">
      <w:pPr>
        <w:rPr>
          <w:highlight w:val="cyan"/>
        </w:rPr>
      </w:pPr>
      <w:r>
        <w:lastRenderedPageBreak/>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2DC19509"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w:t>
      </w:r>
      <w:r w:rsidR="000C6716">
        <w:t>-</w:t>
      </w:r>
      <w:r w:rsidR="00620859">
        <w:t>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 xml:space="preserve">These models weigh each effect size by the inverse of the sampling variance, allowing the models to account for </w:t>
      </w:r>
      <w:r w:rsidR="00887920">
        <w:t>uncertainty in effect sizes</w:t>
      </w:r>
      <w:r w:rsidR="002E5922">
        <w:t>. This results in</w:t>
      </w:r>
      <w:r w:rsidR="00871027">
        <w:t xml:space="preserve"> effects with </w:t>
      </w:r>
      <w:r w:rsidR="00B66F0F">
        <w:t>smaller samp</w:t>
      </w:r>
      <w:commentRangeStart w:id="55"/>
      <w:r w:rsidR="002E5922">
        <w:t>l</w:t>
      </w:r>
      <w:r w:rsidR="00A55663">
        <w:t>ing variances</w:t>
      </w:r>
      <w:commentRangeEnd w:id="55"/>
      <w:r w:rsidR="008F190C">
        <w:rPr>
          <w:rStyle w:val="CommentReference"/>
        </w:rPr>
        <w:commentReference w:id="55"/>
      </w:r>
      <w:r w:rsidR="002E5922">
        <w:t xml:space="preserve"> having higher weight in the models.</w:t>
      </w:r>
      <w:r w:rsidR="006221C7">
        <w:t xml:space="preserve"> </w:t>
      </w:r>
      <w:r w:rsidR="00E82962">
        <w:t xml:space="preserve">To account </w:t>
      </w:r>
      <w:r w:rsidR="008D0042">
        <w:t xml:space="preserve">for nonindependence </w:t>
      </w:r>
      <w:r w:rsidR="00722E57">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commentRangeStart w:id="56"/>
      <w:r w:rsidR="00A30ECB">
        <w:t>observation ID</w:t>
      </w:r>
      <w:r w:rsidR="00440956">
        <w:t xml:space="preserve"> (a unique identifie</w:t>
      </w:r>
      <w:r w:rsidR="00013DB7">
        <w:t>r</w:t>
      </w:r>
      <w:r w:rsidR="00440956">
        <w:t xml:space="preserve"> assigned to </w:t>
      </w:r>
      <w:r w:rsidR="00B45E8B">
        <w:t>each effect size)</w:t>
      </w:r>
      <w:commentRangeEnd w:id="56"/>
      <w:r w:rsidR="00EB57E3">
        <w:rPr>
          <w:rStyle w:val="CommentReference"/>
        </w:rPr>
        <w:commentReference w:id="56"/>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31233F">
        <w:t xml:space="preserve"> </w:t>
      </w:r>
      <w:r w:rsidR="00930E94">
        <w:t xml:space="preserve">We included observation ID </w:t>
      </w:r>
      <w:r w:rsidR="00510711">
        <w:t xml:space="preserve">to account for within study heterogeneity and nonindependence arising from </w:t>
      </w:r>
      <w:r w:rsidR="001E3004">
        <w:t>multiple movement metrics being measured from a single</w:t>
      </w:r>
      <w:r w:rsidR="005E7A8C">
        <w:t xml:space="preserve"> individual</w:t>
      </w:r>
      <w:r w:rsidR="001E3004">
        <w:t xml:space="preserve"> or related population, for instance home range size and linear distance </w:t>
      </w:r>
      <w:r w:rsidR="001E3004">
        <w:fldChar w:fldCharType="begin"/>
      </w:r>
      <w:r w:rsidR="001E300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1E3004">
        <w:fldChar w:fldCharType="separate"/>
      </w:r>
      <w:r w:rsidR="001E3004">
        <w:rPr>
          <w:noProof/>
        </w:rPr>
        <w:t>(Nakagawa &amp; Santos, 2012)</w:t>
      </w:r>
      <w:r w:rsidR="001E3004">
        <w:fldChar w:fldCharType="end"/>
      </w:r>
      <w:r w:rsidR="001E3004">
        <w:t>. Phylogenies</w:t>
      </w:r>
      <w:r w:rsidR="006F793C">
        <w:t xml:space="preserve">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w:t>
      </w:r>
      <w:commentRangeStart w:id="57"/>
      <w:r w:rsidR="00013DB7">
        <w:t>studies</w:t>
      </w:r>
      <w:commentRangeEnd w:id="57"/>
      <w:r w:rsidR="00B633E9">
        <w:rPr>
          <w:rStyle w:val="CommentReference"/>
        </w:rPr>
        <w:commentReference w:id="57"/>
      </w:r>
      <w:r w:rsidR="00013DB7">
        <w:t xml:space="preserve">. </w:t>
      </w:r>
    </w:p>
    <w:p w14:paraId="3B3BD5DA" w14:textId="2F107298" w:rsidR="005B5C26" w:rsidRPr="00B45D96" w:rsidRDefault="00B633E9" w:rsidP="00294A0A">
      <w:r>
        <w:lastRenderedPageBreak/>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commentRangeStart w:id="58"/>
      <w:commentRangeStart w:id="59"/>
      <w:r w:rsidR="00641470">
        <w:t>l</w:t>
      </w:r>
      <w:commentRangeEnd w:id="58"/>
      <w:r w:rsidR="00641470">
        <w:rPr>
          <w:rStyle w:val="CommentReference"/>
        </w:rPr>
        <w:commentReference w:id="58"/>
      </w:r>
      <w:commentRangeEnd w:id="59"/>
      <w:r w:rsidR="00540B63">
        <w:rPr>
          <w:rStyle w:val="CommentReference"/>
        </w:rPr>
        <w:commentReference w:id="59"/>
      </w:r>
      <w:r w:rsidR="00540B63">
        <w:t xml:space="preserve"> (with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category, </w:t>
      </w:r>
      <w:r w:rsidR="00EC19F6">
        <w:t xml:space="preserve">fire type, fire size, maximum burn age, </w:t>
      </w:r>
      <w:commentRangeStart w:id="60"/>
      <w:r w:rsidR="00EC19F6">
        <w:t>biome</w:t>
      </w:r>
      <w:commentRangeEnd w:id="60"/>
      <w:r w:rsidR="00540B63">
        <w:rPr>
          <w:rStyle w:val="CommentReference"/>
        </w:rPr>
        <w:commentReference w:id="60"/>
      </w:r>
      <w:r w:rsidR="00EC19F6">
        <w:t xml:space="preserve">, body mass, </w:t>
      </w:r>
      <w:r w:rsidR="00071762">
        <w:t xml:space="preserve">and </w:t>
      </w:r>
      <w:r w:rsidR="00EC19F6">
        <w:t>taxonomic clas</w:t>
      </w:r>
      <w:commentRangeStart w:id="61"/>
      <w:r w:rsidR="00A452E1">
        <w:t>s</w:t>
      </w:r>
      <w:commentRangeEnd w:id="61"/>
      <w:r w:rsidR="008530F6">
        <w:rPr>
          <w:rStyle w:val="CommentReference"/>
        </w:rPr>
        <w:commentReference w:id="61"/>
      </w:r>
      <w:r w:rsidR="00FD3BE1">
        <w:t>.</w:t>
      </w:r>
      <w:r w:rsidR="00D34803">
        <w:t xml:space="preserve"> </w:t>
      </w:r>
      <w:ins w:id="62" w:author="Chloe McAuley" w:date="2025-11-20T16:15:00Z" w16du:dateUtc="2025-11-20T08:15:00Z">
        <w:r w:rsidR="00E970E1">
          <w:t xml:space="preserve">The biome analysis was restricted to </w:t>
        </w:r>
      </w:ins>
      <w:ins w:id="63" w:author="Chloe McAuley" w:date="2025-11-20T16:16:00Z" w16du:dateUtc="2025-11-20T08:16:00Z">
        <w:r w:rsidR="00B4535F">
          <w:t>biomes with a minimum of 10 effect sizes.</w:t>
        </w:r>
      </w:ins>
      <w:ins w:id="64" w:author="Chloe McAuley" w:date="2025-11-20T16:15:00Z" w16du:dateUtc="2025-11-20T08:15:00Z">
        <w:r w:rsidR="00E970E1">
          <w:t xml:space="preserve"> </w:t>
        </w:r>
      </w:ins>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65"/>
      <w:commentRangeStart w:id="66"/>
      <w:r w:rsidR="00C34230">
        <w:t>C.</w:t>
      </w:r>
      <w:r w:rsidR="003E34CC">
        <w:t>L.</w:t>
      </w:r>
      <w:r w:rsidR="00C34230">
        <w:t>M</w:t>
      </w:r>
      <w:r w:rsidR="00756D2A">
        <w:t xml:space="preserve"> and</w:t>
      </w:r>
      <w:r w:rsidR="00C34230">
        <w:t xml:space="preserve"> E.I.F.W</w:t>
      </w:r>
      <w:r w:rsidR="006C31BA">
        <w:t>.</w:t>
      </w:r>
      <w:commentRangeEnd w:id="65"/>
      <w:r w:rsidR="001729D4">
        <w:rPr>
          <w:rStyle w:val="CommentReference"/>
        </w:rPr>
        <w:commentReference w:id="65"/>
      </w:r>
      <w:commentRangeEnd w:id="66"/>
      <w:r w:rsidR="000349DC">
        <w:rPr>
          <w:rStyle w:val="CommentReference"/>
        </w:rPr>
        <w:commentReference w:id="66"/>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67"/>
      <w:commentRangeStart w:id="68"/>
      <w:r w:rsidRPr="00F26A6D">
        <w:t>review</w:t>
      </w:r>
      <w:commentRangeEnd w:id="67"/>
      <w:r w:rsidR="00DA4C46">
        <w:rPr>
          <w:rStyle w:val="CommentReference"/>
          <w:rFonts w:eastAsiaTheme="minorHAnsi" w:cstheme="minorBidi"/>
          <w:b w:val="0"/>
          <w:color w:val="auto"/>
        </w:rPr>
        <w:commentReference w:id="67"/>
      </w:r>
      <w:commentRangeEnd w:id="68"/>
      <w:r w:rsidR="00E76AF8">
        <w:rPr>
          <w:rStyle w:val="CommentReference"/>
          <w:rFonts w:eastAsiaTheme="minorHAnsi" w:cstheme="minorBidi"/>
          <w:b w:val="0"/>
          <w:color w:val="auto"/>
        </w:rPr>
        <w:commentReference w:id="68"/>
      </w:r>
    </w:p>
    <w:p w14:paraId="62A6A2A4" w14:textId="128CCCFA"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All Oceania studies were from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commentRangeStart w:id="69"/>
      <w:r w:rsidRPr="000349DC">
        <w:rPr>
          <w:rFonts w:eastAsia="Times New Roman" w:cs="Times New Roman"/>
          <w:kern w:val="0"/>
          <w:szCs w:val="24"/>
          <w:lang w:eastAsia="en-AU"/>
          <w14:ligatures w14:val="none"/>
        </w:rPr>
        <w:t>.</w:t>
      </w:r>
      <w:commentRangeEnd w:id="69"/>
      <w:r w:rsidR="00105AAA">
        <w:rPr>
          <w:rStyle w:val="CommentReference"/>
        </w:rPr>
        <w:commentReference w:id="69"/>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70"/>
      <w:commentRangeStart w:id="71"/>
      <w:commentRangeEnd w:id="70"/>
      <w:r>
        <w:rPr>
          <w:rStyle w:val="CommentReference"/>
        </w:rPr>
        <w:lastRenderedPageBreak/>
        <w:commentReference w:id="70"/>
      </w:r>
      <w:commentRangeEnd w:id="71"/>
      <w:r w:rsidR="00DD4C66">
        <w:rPr>
          <w:rStyle w:val="CommentReference"/>
        </w:rPr>
        <w:commentReference w:id="71"/>
      </w:r>
      <w:r w:rsidR="00CE1C58" w:rsidRPr="00CE1C58">
        <w:rPr>
          <w:noProof/>
          <w:lang w:val="en-US"/>
        </w:rPr>
        <w:drawing>
          <wp:inline distT="0" distB="0" distL="0" distR="0" wp14:anchorId="533DBDE8" wp14:editId="2EA2AAB3">
            <wp:extent cx="5719681" cy="3078480"/>
            <wp:effectExtent l="0" t="0" r="0" b="762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7103"/>
                    <a:stretch>
                      <a:fillRect/>
                    </a:stretch>
                  </pic:blipFill>
                  <pic:spPr bwMode="auto">
                    <a:xfrm>
                      <a:off x="0" y="0"/>
                      <a:ext cx="5735921" cy="3087221"/>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7C77126E" w:rsidR="00F42D1F" w:rsidRPr="00F42D1F" w:rsidRDefault="00F42D1F" w:rsidP="008C3E70">
      <w:pPr>
        <w:pStyle w:val="MSCaption"/>
        <w:rPr>
          <w:lang w:val="en-US"/>
        </w:rPr>
      </w:pPr>
      <w:commentRangeStart w:id="72"/>
      <w:r w:rsidRPr="008C3E70">
        <w:rPr>
          <w:b/>
          <w:bCs w:val="0"/>
          <w:lang w:val="en-US"/>
        </w:rPr>
        <w:t xml:space="preserve">Figure </w:t>
      </w:r>
      <w:commentRangeEnd w:id="72"/>
      <w:r w:rsidR="00543EA8">
        <w:rPr>
          <w:rStyle w:val="CommentReference"/>
          <w:bCs w:val="0"/>
        </w:rPr>
        <w:commentReference w:id="72"/>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w:t>
      </w:r>
      <w:proofErr w:type="gramStart"/>
      <w:r w:rsidR="00D22C25" w:rsidRPr="008C3E70">
        <w:rPr>
          <w:lang w:val="en-US"/>
        </w:rPr>
        <w:t>illustrating</w:t>
      </w:r>
      <w:proofErr w:type="gramEnd"/>
      <w:r w:rsidR="00D22C25" w:rsidRPr="008C3E70">
        <w:rPr>
          <w:lang w:val="en-US"/>
        </w:rPr>
        <w:t xml:space="preserve">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74F31315"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73"/>
      <w:r>
        <w:rPr>
          <w:lang w:val="en-US"/>
        </w:rPr>
        <w:t xml:space="preserve">185 </w:t>
      </w:r>
      <w:commentRangeEnd w:id="73"/>
      <w:r w:rsidR="0043008D">
        <w:rPr>
          <w:rStyle w:val="CommentReference"/>
        </w:rPr>
        <w:commentReference w:id="73"/>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w:t>
      </w:r>
      <w:r w:rsidR="00D033D8">
        <w:rPr>
          <w:lang w:val="en-US"/>
        </w:rPr>
        <w:t>d</w:t>
      </w:r>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burnt</w:t>
      </w:r>
      <w:r w:rsidR="0063685C">
        <w:rPr>
          <w:lang w:val="en-US"/>
        </w:rPr>
        <w:t>–</w:t>
      </w:r>
      <w:r w:rsidR="003041D8">
        <w:rPr>
          <w:lang w:val="en-US"/>
        </w:rPr>
        <w:t xml:space="preserve">unburnt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study design was used in 34.6% of </w:t>
      </w:r>
      <w:r w:rsidR="00AD6572">
        <w:rPr>
          <w:lang w:val="en-US"/>
        </w:rPr>
        <w:t>cases</w:t>
      </w:r>
      <w:r w:rsidR="00E626CB">
        <w:rPr>
          <w:lang w:val="en-US"/>
        </w:rPr>
        <w:t xml:space="preserve"> and </w:t>
      </w:r>
      <w:commentRangeStart w:id="74"/>
      <w:r w:rsidR="008D186B">
        <w:rPr>
          <w:lang w:val="en-US"/>
        </w:rPr>
        <w:t>BACI</w:t>
      </w:r>
      <w:r w:rsidR="00E626CB">
        <w:rPr>
          <w:lang w:val="en-US"/>
        </w:rPr>
        <w:t xml:space="preserve"> </w:t>
      </w:r>
      <w:commentRangeEnd w:id="74"/>
      <w:r w:rsidR="00F921ED">
        <w:rPr>
          <w:rStyle w:val="CommentReference"/>
        </w:rPr>
        <w:commentReference w:id="74"/>
      </w:r>
      <w:r w:rsidR="00E626CB">
        <w:rPr>
          <w:lang w:val="en-US"/>
        </w:rPr>
        <w:t>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2831D931"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Pr="000349DC">
        <w:rPr>
          <w:rStyle w:val="Emphasis"/>
        </w:rPr>
        <w:t>Temperate broadleaf and mixed forests</w:t>
      </w:r>
      <w:ins w:id="75" w:author="Chloe McAuley" w:date="2025-11-21T09:07:00Z" w16du:dateUtc="2025-11-21T01:07:00Z">
        <w:r w:rsidR="00433FA3">
          <w:rPr>
            <w:rStyle w:val="Emphasis"/>
          </w:rPr>
          <w:t xml:space="preserve"> </w:t>
        </w:r>
        <w:r w:rsidR="00433FA3">
          <w:rPr>
            <w:rStyle w:val="Emphasis"/>
            <w:i w:val="0"/>
            <w:iCs w:val="0"/>
          </w:rPr>
          <w:t>(n = 37)</w:t>
        </w:r>
      </w:ins>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w:t>
      </w:r>
      <w:ins w:id="76" w:author="Chloe McAuley" w:date="2025-11-21T09:07:00Z" w16du:dateUtc="2025-11-21T01:07:00Z">
        <w:r w:rsidR="00802617">
          <w:t>, n = 26</w:t>
        </w:r>
      </w:ins>
      <w:r w:rsidRPr="000349DC">
        <w:t xml:space="preserve">), and </w:t>
      </w:r>
      <w:r w:rsidRPr="00FB1493">
        <w:rPr>
          <w:rStyle w:val="Strong"/>
          <w:b w:val="0"/>
          <w:bCs w:val="0"/>
        </w:rPr>
        <w:t>25%</w:t>
      </w:r>
      <w:r w:rsidRPr="000349DC">
        <w:t xml:space="preserve"> in </w:t>
      </w:r>
      <w:r w:rsidRPr="000349DC">
        <w:rPr>
          <w:rStyle w:val="Emphasis"/>
        </w:rPr>
        <w:t>Temperate coniferous forests</w:t>
      </w:r>
      <w:ins w:id="77" w:author="Chloe McAuley" w:date="2025-11-21T09:07:00Z" w16du:dateUtc="2025-11-21T01:07:00Z">
        <w:r w:rsidR="00802617">
          <w:rPr>
            <w:rStyle w:val="Emphasis"/>
          </w:rPr>
          <w:t xml:space="preserve"> </w:t>
        </w:r>
        <w:r w:rsidR="00802617">
          <w:rPr>
            <w:rStyle w:val="Emphasis"/>
            <w:i w:val="0"/>
            <w:iCs w:val="0"/>
          </w:rPr>
          <w:t>(n =25)</w:t>
        </w:r>
      </w:ins>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w:t>
      </w:r>
      <w:r w:rsidRPr="000349DC">
        <w:lastRenderedPageBreak/>
        <w:t xml:space="preserve">fires, whereas in </w:t>
      </w:r>
      <w:r w:rsidRPr="000349DC">
        <w:rPr>
          <w:rStyle w:val="Emphasis"/>
        </w:rPr>
        <w:t>Mediterranean forests, woodlands and scrub</w:t>
      </w:r>
      <w:r w:rsidRPr="000349DC">
        <w:t xml:space="preserve"> (or sclerophyll forests), most studies focused on wildfire effects</w:t>
      </w:r>
      <w:commentRangeStart w:id="78"/>
      <w:commentRangeStart w:id="79"/>
      <w:r w:rsidRPr="000349DC">
        <w:t>.</w:t>
      </w:r>
      <w:commentRangeEnd w:id="78"/>
      <w:r w:rsidR="00766B62">
        <w:rPr>
          <w:rStyle w:val="CommentReference"/>
        </w:rPr>
        <w:commentReference w:id="78"/>
      </w:r>
      <w:commentRangeEnd w:id="79"/>
      <w:r w:rsidR="00847789">
        <w:rPr>
          <w:rStyle w:val="CommentReference"/>
        </w:rPr>
        <w:commentReference w:id="79"/>
      </w:r>
      <w:ins w:id="80" w:author="Chloe McAuley" w:date="2025-11-21T09:34:00Z" w16du:dateUtc="2025-11-21T01:34:00Z">
        <w:r w:rsidR="00B874A0">
          <w:t xml:space="preserve"> </w:t>
        </w:r>
      </w:ins>
      <w:ins w:id="81" w:author="Chloe McAuley" w:date="2025-11-21T09:12:00Z" w16du:dateUtc="2025-11-21T01:12:00Z">
        <w:r w:rsidR="00DE303D">
          <w:t xml:space="preserve">Across the remaining biomes, </w:t>
        </w:r>
      </w:ins>
      <w:ins w:id="82" w:author="Chloe McAuley" w:date="2025-11-21T09:33:00Z" w16du:dateUtc="2025-11-21T01:33:00Z">
        <w:r w:rsidR="002315BA">
          <w:t>planned burns and wildfire</w:t>
        </w:r>
      </w:ins>
      <w:ins w:id="83" w:author="Chloe McAuley" w:date="2025-11-21T09:34:00Z" w16du:dateUtc="2025-11-21T01:34:00Z">
        <w:r w:rsidR="00B874A0">
          <w:t>s</w:t>
        </w:r>
      </w:ins>
      <w:ins w:id="84" w:author="Chloe McAuley" w:date="2025-11-21T09:33:00Z" w16du:dateUtc="2025-11-21T01:33:00Z">
        <w:r w:rsidR="002315BA">
          <w:t xml:space="preserve"> were </w:t>
        </w:r>
        <w:r w:rsidR="00B874A0">
          <w:t>investigated at similar frequencies</w:t>
        </w:r>
      </w:ins>
      <w:ins w:id="85" w:author="Chloe McAuley" w:date="2025-11-21T09:13:00Z" w16du:dateUtc="2025-11-21T01:13:00Z">
        <w:r w:rsidR="001428CB">
          <w:t>.</w:t>
        </w:r>
      </w:ins>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86"/>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commentRangeEnd w:id="86"/>
      <w:r w:rsidR="000E01CD">
        <w:rPr>
          <w:rStyle w:val="CommentReference"/>
        </w:rPr>
        <w:commentReference w:id="86"/>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were each represented by a single case.</w:t>
      </w:r>
      <w:commentRangeStart w:id="87"/>
      <w:r w:rsidRPr="000349DC">
        <w:t xml:space="preserv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w:t>
      </w:r>
      <w:proofErr w:type="gramStart"/>
      <w:r w:rsidRPr="000349DC">
        <w:t>most commonly studied</w:t>
      </w:r>
      <w:proofErr w:type="gramEnd"/>
      <w:r w:rsidRPr="000349DC">
        <w:t xml:space="preserve">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commentRangeEnd w:id="87"/>
      <w:r w:rsidR="006A052F">
        <w:rPr>
          <w:rStyle w:val="CommentReference"/>
        </w:rPr>
        <w:commentReference w:id="87"/>
      </w:r>
    </w:p>
    <w:p w14:paraId="5759D2BD" w14:textId="30DFECE1" w:rsidR="0034536B" w:rsidRDefault="002B2E22" w:rsidP="003E34CC">
      <w:pPr>
        <w:pStyle w:val="Heading2"/>
      </w:pPr>
      <w:r>
        <w:t>M</w:t>
      </w:r>
      <w:r w:rsidR="0034536B">
        <w:t>e</w:t>
      </w:r>
      <w:r>
        <w:t>ta-</w:t>
      </w:r>
      <w:r w:rsidR="0034536B">
        <w:t>analysis</w:t>
      </w:r>
    </w:p>
    <w:p w14:paraId="4A4329D4" w14:textId="728C3BEB"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11</w:t>
      </w:r>
      <w:ins w:id="88" w:author="Chloe McAuley" w:date="2025-11-20T16:17:00Z" w16du:dateUtc="2025-11-20T08:17:00Z">
        <w:r w:rsidR="007C441F">
          <w:t>1</w:t>
        </w:r>
      </w:ins>
      <w:del w:id="89" w:author="Chloe McAuley" w:date="2025-11-20T16:17:00Z" w16du:dateUtc="2025-11-20T08:17:00Z">
        <w:r w:rsidR="00293AC1" w:rsidDel="007C441F">
          <w:delText>3</w:delText>
        </w:r>
      </w:del>
      <w:r w:rsidR="00293AC1">
        <w:t xml:space="preserve"> </w:t>
      </w:r>
      <w:r w:rsidR="005465D3">
        <w:t>effect sizes</w:t>
      </w:r>
      <w:r w:rsidR="00293AC1">
        <w:t xml:space="preserve"> from </w:t>
      </w:r>
      <w:r w:rsidR="00FF7010" w:rsidRPr="009E4070">
        <w:t>4</w:t>
      </w:r>
      <w:ins w:id="90" w:author="Chloe McAuley" w:date="2025-11-20T16:19:00Z" w16du:dateUtc="2025-11-20T08:19:00Z">
        <w:r w:rsidR="009E4070" w:rsidRPr="009E4070">
          <w:rPr>
            <w:rPrChange w:id="91" w:author="Chloe McAuley" w:date="2025-11-20T16:19:00Z" w16du:dateUtc="2025-11-20T08:19:00Z">
              <w:rPr>
                <w:highlight w:val="yellow"/>
              </w:rPr>
            </w:rPrChange>
          </w:rPr>
          <w:t>2</w:t>
        </w:r>
      </w:ins>
      <w:del w:id="92" w:author="Chloe McAuley" w:date="2025-11-20T16:19:00Z" w16du:dateUtc="2025-11-20T08:19:00Z">
        <w:r w:rsidR="00FF7010" w:rsidRPr="009E4070" w:rsidDel="009E4070">
          <w:delText>3</w:delText>
        </w:r>
      </w:del>
      <w:r w:rsidR="00FF7010">
        <w:t xml:space="preserve"> studies</w:t>
      </w:r>
      <w:r w:rsidR="005465D3">
        <w:t>. The remaining</w:t>
      </w:r>
      <w:r w:rsidR="0007168E">
        <w:t xml:space="preserve"> 7</w:t>
      </w:r>
      <w:ins w:id="93" w:author="Chloe McAuley" w:date="2025-11-20T16:17:00Z" w16du:dateUtc="2025-11-20T08:17:00Z">
        <w:r w:rsidR="0038253C">
          <w:t>4</w:t>
        </w:r>
      </w:ins>
      <w:del w:id="94" w:author="Chloe McAuley" w:date="2025-11-20T16:17:00Z" w16du:dateUtc="2025-11-20T08:17:00Z">
        <w:r w:rsidR="0007168E" w:rsidDel="0038253C">
          <w:delText>2</w:delText>
        </w:r>
      </w:del>
      <w:r w:rsidR="005465D3">
        <w:t xml:space="preserve"> cases</w:t>
      </w:r>
      <w:r w:rsidR="0007168E">
        <w:t xml:space="preserve"> </w:t>
      </w:r>
      <w:r w:rsidR="003C7D2B">
        <w:t>were not included</w:t>
      </w:r>
      <w:r w:rsidR="00FF7010">
        <w:t xml:space="preserve"> in </w:t>
      </w:r>
      <w:commentRangeStart w:id="95"/>
      <w:r w:rsidR="00FF7010">
        <w:t>the meta-analysis</w:t>
      </w:r>
      <w:r w:rsidR="00BB4136">
        <w:t xml:space="preserve">, largely due to insufficient sample sizes and </w:t>
      </w:r>
      <w:r w:rsidR="003C7D2B">
        <w:t>inadequate data to calculate effect sizes</w:t>
      </w:r>
      <w:r w:rsidR="00FF7010">
        <w:t>.</w:t>
      </w:r>
      <w:r>
        <w:t xml:space="preserve"> </w:t>
      </w:r>
      <w:commentRangeEnd w:id="95"/>
      <w:r w:rsidR="003108BE">
        <w:rPr>
          <w:rStyle w:val="CommentReference"/>
        </w:rPr>
        <w:commentReference w:id="95"/>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38253C">
        <w:rPr>
          <w:highlight w:val="yellow"/>
          <w:rPrChange w:id="96" w:author="Chloe McAuley" w:date="2025-11-20T16:18:00Z" w16du:dateUtc="2025-11-20T08:18:00Z">
            <w:rPr/>
          </w:rPrChange>
        </w:rPr>
        <w:t>Hedge’s</w:t>
      </w:r>
      <w:r w:rsidR="000349DC" w:rsidRPr="0038253C">
        <w:rPr>
          <w:i/>
          <w:iCs/>
          <w:highlight w:val="yellow"/>
          <w:rPrChange w:id="97" w:author="Chloe McAuley" w:date="2025-11-20T16:18:00Z" w16du:dateUtc="2025-11-20T08:18:00Z">
            <w:rPr>
              <w:i/>
              <w:iCs/>
            </w:rPr>
          </w:rPrChange>
        </w:rPr>
        <w:t xml:space="preserve"> g</w:t>
      </w:r>
      <w:r w:rsidR="00256B33" w:rsidRPr="0038253C">
        <w:rPr>
          <w:i/>
          <w:iCs/>
          <w:highlight w:val="yellow"/>
          <w:rPrChange w:id="98" w:author="Chloe McAuley" w:date="2025-11-20T16:18:00Z" w16du:dateUtc="2025-11-20T08:18:00Z">
            <w:rPr>
              <w:i/>
              <w:iCs/>
            </w:rPr>
          </w:rPrChange>
        </w:rPr>
        <w:t xml:space="preserve"> </w:t>
      </w:r>
      <w:r w:rsidR="00256B33" w:rsidRPr="0038253C">
        <w:rPr>
          <w:highlight w:val="yellow"/>
          <w:rPrChange w:id="99" w:author="Chloe McAuley" w:date="2025-11-20T16:18:00Z" w16du:dateUtc="2025-11-20T08:18:00Z">
            <w:rPr/>
          </w:rPrChange>
        </w:rPr>
        <w:t>[95% CI]</w:t>
      </w:r>
      <w:r w:rsidR="000349DC" w:rsidRPr="0038253C">
        <w:rPr>
          <w:highlight w:val="yellow"/>
          <w:rPrChange w:id="100" w:author="Chloe McAuley" w:date="2025-11-20T16:18:00Z" w16du:dateUtc="2025-11-20T08:18:00Z">
            <w:rPr/>
          </w:rPrChange>
        </w:rPr>
        <w:t xml:space="preserve"> = 0.21</w:t>
      </w:r>
      <w:r w:rsidR="00256B33" w:rsidRPr="0038253C">
        <w:rPr>
          <w:highlight w:val="yellow"/>
          <w:rPrChange w:id="101" w:author="Chloe McAuley" w:date="2025-11-20T16:18:00Z" w16du:dateUtc="2025-11-20T08:18:00Z">
            <w:rPr/>
          </w:rPrChange>
        </w:rPr>
        <w:t xml:space="preserve"> [0.02–0.41]</w:t>
      </w:r>
      <w:r w:rsidR="000349DC" w:rsidRPr="0038253C">
        <w:rPr>
          <w:highlight w:val="yellow"/>
          <w:rPrChange w:id="102" w:author="Chloe McAuley" w:date="2025-11-20T16:18:00Z" w16du:dateUtc="2025-11-20T08:18:00Z">
            <w:rPr/>
          </w:rPrChange>
        </w:rPr>
        <w:t xml:space="preserve">, </w:t>
      </w:r>
      <w:r w:rsidR="000349DC" w:rsidRPr="0038253C">
        <w:rPr>
          <w:i/>
          <w:iCs/>
          <w:highlight w:val="yellow"/>
          <w:rPrChange w:id="103" w:author="Chloe McAuley" w:date="2025-11-20T16:18:00Z" w16du:dateUtc="2025-11-20T08:18:00Z">
            <w:rPr>
              <w:i/>
              <w:iCs/>
            </w:rPr>
          </w:rPrChange>
        </w:rPr>
        <w:t>p</w:t>
      </w:r>
      <w:r w:rsidR="000349DC" w:rsidRPr="0038253C">
        <w:rPr>
          <w:highlight w:val="yellow"/>
          <w:rPrChange w:id="104" w:author="Chloe McAuley" w:date="2025-11-20T16:18:00Z" w16du:dateUtc="2025-11-20T08:18:00Z">
            <w:rPr/>
          </w:rPrChange>
        </w:rPr>
        <w:t xml:space="preserve"> = 0.024; Figure </w:t>
      </w:r>
      <w:r w:rsidR="003E34CC" w:rsidRPr="0038253C">
        <w:rPr>
          <w:highlight w:val="yellow"/>
          <w:rPrChange w:id="105" w:author="Chloe McAuley" w:date="2025-11-20T16:18:00Z" w16du:dateUtc="2025-11-20T08:18:00Z">
            <w:rPr/>
          </w:rPrChange>
        </w:rPr>
        <w:t>2</w:t>
      </w:r>
      <w:r w:rsidR="000349DC" w:rsidRPr="0038253C">
        <w:rPr>
          <w:highlight w:val="yellow"/>
          <w:rPrChange w:id="106" w:author="Chloe McAuley" w:date="2025-11-20T16:18:00Z" w16du:dateUtc="2025-11-20T08:18:00Z">
            <w:rPr/>
          </w:rPrChange>
        </w:rPr>
        <w:t>).</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lastRenderedPageBreak/>
        <w:drawing>
          <wp:inline distT="0" distB="0" distL="0" distR="0" wp14:anchorId="052DC398" wp14:editId="5A75F92C">
            <wp:extent cx="5721209" cy="4255455"/>
            <wp:effectExtent l="0" t="0" r="0" b="0"/>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a:blip r:embed="rId13" cstate="print">
                      <a:extLst>
                        <a:ext uri="{28A0092B-C50C-407E-A947-70E740481C1C}">
                          <a14:useLocalDpi xmlns:a14="http://schemas.microsoft.com/office/drawing/2010/main" val="0"/>
                        </a:ext>
                      </a:extLst>
                    </a:blip>
                    <a:srcRect l="5185" r="5185"/>
                    <a:stretch>
                      <a:fillRect/>
                    </a:stretch>
                  </pic:blipFill>
                  <pic:spPr bwMode="auto">
                    <a:xfrm>
                      <a:off x="0" y="0"/>
                      <a:ext cx="5721209" cy="4255455"/>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15112525" w:rsidR="00A960B8" w:rsidRPr="00591A10" w:rsidRDefault="00A960B8" w:rsidP="008C3E70">
      <w:pPr>
        <w:pStyle w:val="MSCaption"/>
      </w:pPr>
      <w:commentRangeStart w:id="107"/>
      <w:commentRangeStart w:id="108"/>
      <w:commentRangeStart w:id="109"/>
      <w:r w:rsidRPr="008C3E70">
        <w:rPr>
          <w:b/>
          <w:highlight w:val="yellow"/>
        </w:rPr>
        <w:t xml:space="preserve">Figure </w:t>
      </w:r>
      <w:commentRangeEnd w:id="107"/>
      <w:r w:rsidR="007A7C14">
        <w:rPr>
          <w:rStyle w:val="CommentReference"/>
          <w:bCs w:val="0"/>
        </w:rPr>
        <w:commentReference w:id="107"/>
      </w:r>
      <w:commentRangeEnd w:id="108"/>
      <w:r w:rsidR="007A7C14">
        <w:rPr>
          <w:rStyle w:val="CommentReference"/>
          <w:bCs w:val="0"/>
        </w:rPr>
        <w:commentReference w:id="108"/>
      </w:r>
      <w:commentRangeEnd w:id="109"/>
      <w:r w:rsidR="009259F6">
        <w:rPr>
          <w:rStyle w:val="CommentReference"/>
          <w:bCs w:val="0"/>
        </w:rPr>
        <w:commentReference w:id="109"/>
      </w:r>
      <w:r w:rsidR="003E34CC">
        <w:rPr>
          <w:b/>
          <w:highlight w:val="yellow"/>
        </w:rPr>
        <w:t>2</w:t>
      </w:r>
      <w:r w:rsidR="00E03DE3" w:rsidRPr="008C3E70">
        <w:rPr>
          <w:b/>
          <w:highlight w:val="yellow"/>
        </w:rPr>
        <w:t>:</w:t>
      </w:r>
      <w:r w:rsidR="00E03DE3">
        <w:rPr>
          <w:b/>
        </w:rPr>
        <w:t xml:space="preserve"> </w:t>
      </w:r>
      <w:commentRangeStart w:id="110"/>
      <w:r w:rsidR="00681CD7" w:rsidRPr="008C3E70">
        <w:rPr>
          <w:rStyle w:val="MSCaptionChar"/>
        </w:rPr>
        <w:t xml:space="preserve">Orchard </w:t>
      </w:r>
      <w:commentRangeEnd w:id="110"/>
      <w:r w:rsidR="00CA29A8">
        <w:rPr>
          <w:rStyle w:val="CommentReference"/>
          <w:bCs w:val="0"/>
        </w:rPr>
        <w:commentReference w:id="110"/>
      </w:r>
      <w:r w:rsidR="00681CD7" w:rsidRPr="008C3E70">
        <w:rPr>
          <w:rStyle w:val="MSCaptionChar"/>
        </w:rPr>
        <w:t>p</w:t>
      </w:r>
      <w:r w:rsidR="00756D44" w:rsidRPr="008C3E70">
        <w:rPr>
          <w:rStyle w:val="MSCaptionChar"/>
        </w:rPr>
        <w:t xml:space="preserve">lot </w:t>
      </w:r>
      <w:commentRangeStart w:id="111"/>
      <w:r w:rsidR="00EF1E97" w:rsidRPr="008C3E70">
        <w:rPr>
          <w:rStyle w:val="MSCaptionChar"/>
        </w:rPr>
        <w:t>showing</w:t>
      </w:r>
      <w:commentRangeEnd w:id="111"/>
      <w:r w:rsidR="00763ACC">
        <w:rPr>
          <w:rStyle w:val="CommentReference"/>
          <w:bCs w:val="0"/>
        </w:rPr>
        <w:commentReference w:id="111"/>
      </w:r>
      <w:r w:rsidR="00EF1E97" w:rsidRPr="008C3E70">
        <w:rPr>
          <w:rStyle w:val="MSCaptionChar"/>
        </w:rPr>
        <w:t xml:space="preserve">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commentRangeStart w:id="112"/>
      <w:r w:rsidR="00D3763B">
        <w:rPr>
          <w:rStyle w:val="MSCaptionChar"/>
        </w:rPr>
        <w:t xml:space="preserve">, </w:t>
      </w:r>
      <w:r w:rsidR="00294C00" w:rsidRPr="00D3763B">
        <w:rPr>
          <w:rStyle w:val="MSCaptionChar"/>
        </w:rPr>
        <w:t>n</w:t>
      </w:r>
      <w:r w:rsidR="00294C00" w:rsidRPr="008C3E70">
        <w:rPr>
          <w:rStyle w:val="MSCaptionChar"/>
        </w:rPr>
        <w:t xml:space="preserve"> = 113</w:t>
      </w:r>
      <w:commentRangeEnd w:id="112"/>
      <w:r w:rsidR="00730D9A">
        <w:rPr>
          <w:rStyle w:val="CommentReference"/>
          <w:bCs w:val="0"/>
        </w:rPr>
        <w:commentReference w:id="112"/>
      </w:r>
      <w:r w:rsidR="00294C00" w:rsidRPr="008C3E70">
        <w:rPr>
          <w:rStyle w:val="MSCaptionChar"/>
        </w:rPr>
        <w:t>)</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w:t>
      </w:r>
      <w:proofErr w:type="gramStart"/>
      <w:r w:rsidR="003B350C" w:rsidRPr="008C3E70">
        <w:rPr>
          <w:rStyle w:val="MSCaptionChar"/>
        </w:rPr>
        <w:t>SE</w:t>
      </w:r>
      <w:r w:rsidR="0002536A">
        <w:rPr>
          <w:rStyle w:val="MSCaptionChar"/>
        </w:rPr>
        <w:t>;</w:t>
      </w:r>
      <w:proofErr w:type="gramEnd"/>
      <w:r w:rsidR="0002536A">
        <w:rPr>
          <w:rStyle w:val="MSCaptionChar"/>
        </w:rPr>
        <w:t xml:space="preserve">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441259CB"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008745E9">
        <w:t xml:space="preserve"> (</w:t>
      </w:r>
      <w:r w:rsidR="001E3004" w:rsidRPr="000349DC">
        <w:t xml:space="preserve">Hedge’s </w:t>
      </w:r>
      <w:r w:rsidR="001E3004" w:rsidRPr="000349DC">
        <w:rPr>
          <w:i/>
          <w:iCs/>
        </w:rPr>
        <w:t>g</w:t>
      </w:r>
      <w:r w:rsidR="001E3004" w:rsidRPr="000349DC">
        <w:t xml:space="preserve"> </w:t>
      </w:r>
      <w:r w:rsidR="001E3004">
        <w:t xml:space="preserve">= </w:t>
      </w:r>
      <w:r w:rsidR="008745E9">
        <w:t>0.30</w:t>
      </w:r>
      <w:r w:rsidR="001E3004">
        <w:t>, 95% CI</w:t>
      </w:r>
      <w:r w:rsidR="008745E9">
        <w:t xml:space="preserve"> [0.04–0.56]</w:t>
      </w:r>
      <w:r w:rsidR="009E2BE2">
        <w:t>; Figure 3).</w:t>
      </w:r>
      <w:r w:rsidRPr="000349DC">
        <w:t xml:space="preserve"> The effect of fire on </w:t>
      </w:r>
      <w:r w:rsidRPr="00FB1493">
        <w:t xml:space="preserve">other space-use </w:t>
      </w:r>
      <w:r w:rsidRPr="000349DC">
        <w:t xml:space="preserve">was also positive but </w:t>
      </w:r>
      <w:r w:rsidRPr="00FB1493">
        <w:t>non-significant</w:t>
      </w:r>
      <w:r w:rsidRPr="000349DC">
        <w:t xml:space="preserve"> (0.32, </w:t>
      </w:r>
      <w:r w:rsidR="001E3004">
        <w:t>[</w:t>
      </w:r>
      <w:r w:rsidRPr="000349DC">
        <w:t xml:space="preserve"> –0.08–0.72</w:t>
      </w:r>
      <w:r w:rsidR="001E3004">
        <w:t>]</w:t>
      </w:r>
      <w:r w:rsidRPr="000349DC">
        <w:t xml:space="preserve">). Effects on </w:t>
      </w:r>
      <w:r w:rsidRPr="00FB1493">
        <w:t>home-range size</w:t>
      </w:r>
      <w:r w:rsidRPr="000349DC">
        <w:t xml:space="preserve"> (0.15,</w:t>
      </w:r>
      <w:r w:rsidR="0012359B">
        <w:t xml:space="preserve"> [</w:t>
      </w:r>
      <w:r w:rsidRPr="000349DC">
        <w:t>–0.07–0.38</w:t>
      </w:r>
      <w:r w:rsidR="0012359B">
        <w:t>]</w:t>
      </w:r>
      <w:r w:rsidRPr="000349DC">
        <w:t xml:space="preserve">) and </w:t>
      </w:r>
      <w:r w:rsidRPr="00FB1493">
        <w:t>tortuosity</w:t>
      </w:r>
      <w:r w:rsidRPr="000349DC">
        <w:t xml:space="preserve"> (0.14, </w:t>
      </w:r>
      <w:r w:rsidR="0012359B">
        <w:t>[</w:t>
      </w:r>
      <w:r w:rsidRPr="000349DC">
        <w:t>0.56–0.85</w:t>
      </w:r>
      <w:r w:rsidR="0012359B">
        <w:t>]</w:t>
      </w:r>
      <w:r w:rsidRPr="000349DC">
        <w:t>) were also non-significant.</w:t>
      </w:r>
    </w:p>
    <w:p w14:paraId="5FE83D3F" w14:textId="390C911A" w:rsidR="001E2E0B" w:rsidRDefault="001E2E0B" w:rsidP="00294A0A">
      <w:r w:rsidRPr="001E2E0B">
        <w:rPr>
          <w:noProof/>
        </w:rPr>
        <w:lastRenderedPageBreak/>
        <w:drawing>
          <wp:inline distT="0" distB="0" distL="0" distR="0" wp14:anchorId="13366EAA" wp14:editId="3196F0E0">
            <wp:extent cx="5694997" cy="3796665"/>
            <wp:effectExtent l="0" t="0" r="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5694997" cy="3796665"/>
                    </a:xfrm>
                    <a:prstGeom prst="rect">
                      <a:avLst/>
                    </a:prstGeom>
                  </pic:spPr>
                </pic:pic>
              </a:graphicData>
            </a:graphic>
          </wp:inline>
        </w:drawing>
      </w:r>
    </w:p>
    <w:p w14:paraId="5F354F98" w14:textId="1A7A288C" w:rsidR="00554978" w:rsidRPr="00591A10" w:rsidRDefault="009E3DAB" w:rsidP="008C3E70">
      <w:pPr>
        <w:pStyle w:val="MSCaption"/>
      </w:pPr>
      <w:commentRangeStart w:id="113"/>
      <w:r w:rsidRPr="008C3E70">
        <w:rPr>
          <w:b/>
          <w:highlight w:val="yellow"/>
        </w:rPr>
        <w:t>F</w:t>
      </w:r>
      <w:commentRangeStart w:id="114"/>
      <w:commentRangeStart w:id="115"/>
      <w:commentRangeStart w:id="116"/>
      <w:r w:rsidRPr="008C3E70">
        <w:rPr>
          <w:b/>
          <w:highlight w:val="yellow"/>
        </w:rPr>
        <w:t xml:space="preserve">igure </w:t>
      </w:r>
      <w:commentRangeEnd w:id="113"/>
      <w:r w:rsidR="007A7C14">
        <w:rPr>
          <w:rStyle w:val="CommentReference"/>
          <w:bCs w:val="0"/>
        </w:rPr>
        <w:commentReference w:id="113"/>
      </w:r>
      <w:r w:rsidR="00D3763B">
        <w:rPr>
          <w:b/>
          <w:highlight w:val="yellow"/>
        </w:rPr>
        <w:t>3</w:t>
      </w:r>
      <w:r>
        <w:rPr>
          <w:b/>
        </w:rPr>
        <w:t xml:space="preserve">: </w:t>
      </w:r>
      <w:commentRangeEnd w:id="114"/>
      <w:r w:rsidR="0012359B">
        <w:rPr>
          <w:rStyle w:val="CommentReference"/>
          <w:bCs w:val="0"/>
        </w:rPr>
        <w:commentReference w:id="114"/>
      </w:r>
      <w:commentRangeEnd w:id="115"/>
      <w:r w:rsidR="00CA29A8">
        <w:rPr>
          <w:rStyle w:val="CommentReference"/>
          <w:bCs w:val="0"/>
        </w:rPr>
        <w:commentReference w:id="115"/>
      </w:r>
      <w:commentRangeEnd w:id="116"/>
      <w:r w:rsidR="00763ACC">
        <w:rPr>
          <w:rStyle w:val="CommentReference"/>
          <w:bCs w:val="0"/>
        </w:rPr>
        <w:commentReference w:id="116"/>
      </w:r>
      <w:commentRangeStart w:id="117"/>
      <w:r w:rsidR="00554978" w:rsidRPr="005F502D">
        <w:t xml:space="preserve">Orchard </w:t>
      </w:r>
      <w:commentRangeEnd w:id="117"/>
      <w:r w:rsidR="00CA29A8">
        <w:rPr>
          <w:rStyle w:val="CommentReference"/>
          <w:bCs w:val="0"/>
        </w:rPr>
        <w:commentReference w:id="117"/>
      </w:r>
      <w:r w:rsidR="00554978" w:rsidRPr="005F502D">
        <w:t xml:space="preserve">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r w:rsidR="00CA29A8" w:rsidRPr="00CA29A8">
        <w:rPr>
          <w:bCs w:val="0"/>
        </w:rPr>
        <w:t xml:space="preserve"> </w:t>
      </w:r>
      <w:r w:rsidR="00CA29A8">
        <w:rPr>
          <w:bCs w:val="0"/>
        </w:rPr>
        <w:t xml:space="preserve">Silhouettes are from </w:t>
      </w:r>
      <w:proofErr w:type="spellStart"/>
      <w:r w:rsidR="00CA29A8">
        <w:rPr>
          <w:bCs w:val="0"/>
        </w:rPr>
        <w:t>Phylopic</w:t>
      </w:r>
      <w:proofErr w:type="spellEnd"/>
      <w:r w:rsidR="00CA29A8">
        <w:rPr>
          <w:bCs w:val="0"/>
        </w:rPr>
        <w:t>.</w:t>
      </w:r>
    </w:p>
    <w:p w14:paraId="45D471F3" w14:textId="5AE4EDB2" w:rsidR="00220579" w:rsidRDefault="00220579" w:rsidP="008C3E70">
      <w:pPr>
        <w:pStyle w:val="Heading3"/>
      </w:pPr>
      <w:r>
        <w:t>Taxonomy</w:t>
      </w:r>
    </w:p>
    <w:p w14:paraId="674E3756" w14:textId="3CBF1EED"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118"/>
      <w:r w:rsidRPr="00FB1493">
        <w:t>mammals</w:t>
      </w:r>
      <w:commentRangeEnd w:id="118"/>
      <w:r w:rsidR="004E3AD1">
        <w:rPr>
          <w:rStyle w:val="CommentReference"/>
        </w:rPr>
        <w:commentReference w:id="118"/>
      </w:r>
      <w:r w:rsidRPr="000349DC">
        <w:t xml:space="preserve"> (0.27, </w:t>
      </w:r>
      <w:r w:rsidR="0012359B">
        <w:t>[</w:t>
      </w:r>
      <w:r w:rsidRPr="000349DC">
        <w:t>0.02–0.52</w:t>
      </w:r>
      <w:r w:rsidR="0012359B">
        <w:t>]</w:t>
      </w:r>
      <w:r w:rsidRPr="000349DC">
        <w:t xml:space="preserve">; Figure </w:t>
      </w:r>
      <w:r w:rsidR="00D3763B">
        <w:t>4</w:t>
      </w:r>
      <w:r w:rsidRPr="000349DC">
        <w:t xml:space="preserve">). A </w:t>
      </w:r>
      <w:r w:rsidRPr="00FB1493">
        <w:t>small, positive effect</w:t>
      </w:r>
      <w:r w:rsidRPr="000349DC">
        <w:t xml:space="preserve"> was also observed in </w:t>
      </w:r>
      <w:r w:rsidRPr="00FB1493">
        <w:t>birds</w:t>
      </w:r>
      <w:r w:rsidR="00713254">
        <w:t>, however CIs overlapped zero</w:t>
      </w:r>
      <w:r w:rsidRPr="000349DC">
        <w:t xml:space="preserve"> (0.35, </w:t>
      </w:r>
      <w:r w:rsidR="0012359B">
        <w:t>[</w:t>
      </w:r>
      <w:r w:rsidRPr="000349DC">
        <w:t>–0.04–0.74</w:t>
      </w:r>
      <w:r w:rsidR="0012359B">
        <w:t>]</w:t>
      </w:r>
      <w:r w:rsidRPr="000349DC">
        <w:t xml:space="preserve">). </w:t>
      </w:r>
      <w:r w:rsidR="0012359B">
        <w:t>In</w:t>
      </w:r>
      <w:r w:rsidR="0012359B" w:rsidRPr="000349DC">
        <w:t xml:space="preserve"> </w:t>
      </w:r>
      <w:r w:rsidRPr="000349DC">
        <w:t xml:space="preserve">contrast, </w:t>
      </w:r>
      <w:r w:rsidRPr="00FB1493">
        <w:t xml:space="preserve">no </w:t>
      </w:r>
      <w:r w:rsidRPr="00FB1493">
        <w:lastRenderedPageBreak/>
        <w:t>effect</w:t>
      </w:r>
      <w:r w:rsidRPr="000349DC">
        <w:t xml:space="preserve"> of fire on movement was detected in </w:t>
      </w:r>
      <w:r w:rsidRPr="00FB1493">
        <w:t>reptiles</w:t>
      </w:r>
      <w:r w:rsidRPr="000349DC">
        <w:t xml:space="preserve"> (0.00, </w:t>
      </w:r>
      <w:r w:rsidR="0012359B">
        <w:t>[</w:t>
      </w:r>
      <w:r w:rsidRPr="000349DC">
        <w:t>–0.42–0.42</w:t>
      </w:r>
      <w:r w:rsidR="0012359B">
        <w:t>]</w:t>
      </w:r>
      <w:r w:rsidRPr="000349DC">
        <w:t>).</w:t>
      </w:r>
      <w:r w:rsidR="001B0BCB" w:rsidRPr="000349DC">
        <w:rPr>
          <w:noProof/>
        </w:rPr>
        <w:drawing>
          <wp:inline distT="0" distB="0" distL="0" distR="0" wp14:anchorId="6D75FB9A" wp14:editId="6099D10B">
            <wp:extent cx="5715000" cy="3810000"/>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570" cy="3810380"/>
                    </a:xfrm>
                    <a:prstGeom prst="rect">
                      <a:avLst/>
                    </a:prstGeom>
                  </pic:spPr>
                </pic:pic>
              </a:graphicData>
            </a:graphic>
          </wp:inline>
        </w:drawing>
      </w:r>
    </w:p>
    <w:p w14:paraId="152542A8" w14:textId="3A636DAA" w:rsidR="00D45967" w:rsidRDefault="00974596" w:rsidP="00D45967">
      <w:pPr>
        <w:pStyle w:val="MSCaption"/>
        <w:rPr>
          <w:bCs w:val="0"/>
        </w:rPr>
      </w:pPr>
      <w:commentRangeStart w:id="119"/>
      <w:r w:rsidRPr="0042488F">
        <w:rPr>
          <w:b/>
          <w:highlight w:val="yellow"/>
        </w:rPr>
        <w:t>Figur</w:t>
      </w:r>
      <w:commentRangeStart w:id="120"/>
      <w:commentRangeStart w:id="121"/>
      <w:r w:rsidRPr="0042488F">
        <w:rPr>
          <w:b/>
          <w:highlight w:val="yellow"/>
        </w:rPr>
        <w:t xml:space="preserve">e </w:t>
      </w:r>
      <w:commentRangeEnd w:id="119"/>
      <w:r w:rsidR="00D07B71" w:rsidRPr="00FB1493">
        <w:rPr>
          <w:rStyle w:val="CommentReference"/>
          <w:b/>
        </w:rPr>
        <w:commentReference w:id="119"/>
      </w:r>
      <w:commentRangeStart w:id="122"/>
      <w:commentRangeStart w:id="123"/>
      <w:r w:rsidR="00D3763B">
        <w:rPr>
          <w:b/>
          <w:highlight w:val="yellow"/>
        </w:rPr>
        <w:t>4</w:t>
      </w:r>
      <w:commentRangeEnd w:id="122"/>
      <w:r w:rsidR="00763ACC">
        <w:rPr>
          <w:rStyle w:val="CommentReference"/>
          <w:bCs w:val="0"/>
        </w:rPr>
        <w:commentReference w:id="122"/>
      </w:r>
      <w:commentRangeEnd w:id="123"/>
      <w:r w:rsidR="00C37D94">
        <w:rPr>
          <w:rStyle w:val="CommentReference"/>
          <w:bCs w:val="0"/>
        </w:rPr>
        <w:commentReference w:id="123"/>
      </w:r>
      <w:r w:rsidRPr="0042488F">
        <w:rPr>
          <w:b/>
          <w:highlight w:val="yellow"/>
        </w:rPr>
        <w:t>:</w:t>
      </w:r>
      <w:r w:rsidRPr="00FB1493">
        <w:rPr>
          <w:bCs w:val="0"/>
        </w:rPr>
        <w:t xml:space="preserve"> </w:t>
      </w:r>
      <w:commentRangeEnd w:id="120"/>
      <w:r w:rsidR="00CC77C8">
        <w:rPr>
          <w:rStyle w:val="CommentReference"/>
          <w:bCs w:val="0"/>
        </w:rPr>
        <w:commentReference w:id="120"/>
      </w:r>
      <w:commentRangeEnd w:id="121"/>
      <w:r w:rsidR="00CA29A8">
        <w:rPr>
          <w:rStyle w:val="CommentReference"/>
          <w:bCs w:val="0"/>
        </w:rPr>
        <w:commentReference w:id="121"/>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614768">
        <w:rPr>
          <w:bCs w:val="0"/>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ins w:id="124" w:author="Wooster, Eamonn" w:date="2025-11-11T08:49:00Z" w16du:dateUtc="2025-11-10T21:49:00Z">
        <w:r w:rsidR="00CA29A8">
          <w:rPr>
            <w:bCs w:val="0"/>
          </w:rPr>
          <w:t xml:space="preserve"> Silhouettes are from </w:t>
        </w:r>
        <w:proofErr w:type="spellStart"/>
        <w:r w:rsidR="00CA29A8">
          <w:rPr>
            <w:bCs w:val="0"/>
          </w:rPr>
          <w:t>Phylopic</w:t>
        </w:r>
        <w:proofErr w:type="spellEnd"/>
        <w:r w:rsidR="00CA29A8">
          <w:rPr>
            <w:bCs w:val="0"/>
          </w:rPr>
          <w:t xml:space="preserve">. </w:t>
        </w:r>
      </w:ins>
    </w:p>
    <w:p w14:paraId="78CB5088" w14:textId="77777777" w:rsidR="00D3763B" w:rsidRPr="00FB1493" w:rsidRDefault="00D3763B" w:rsidP="00D45967">
      <w:pPr>
        <w:pStyle w:val="MSCaption"/>
        <w:rPr>
          <w:bCs w:val="0"/>
        </w:rPr>
      </w:pPr>
    </w:p>
    <w:p w14:paraId="3150C4C9" w14:textId="19B7ADBA" w:rsidR="00D3763B" w:rsidRDefault="00D3763B" w:rsidP="00D3763B">
      <w:pPr>
        <w:pStyle w:val="Heading3"/>
      </w:pPr>
      <w:commentRangeStart w:id="125"/>
      <w:r w:rsidRPr="00F12E64">
        <w:t xml:space="preserve">Fire </w:t>
      </w:r>
      <w:commentRangeEnd w:id="125"/>
      <w:r>
        <w:rPr>
          <w:rStyle w:val="CommentReference"/>
          <w:rFonts w:eastAsiaTheme="minorHAnsi" w:cstheme="minorBidi"/>
          <w:i w:val="0"/>
        </w:rPr>
        <w:commentReference w:id="125"/>
      </w:r>
      <w:r w:rsidRPr="00F12E64">
        <w:t>Type, Fire Size</w:t>
      </w:r>
      <w:r w:rsidR="00197BF8">
        <w:t xml:space="preserve">, </w:t>
      </w:r>
      <w:r w:rsidRPr="00F12E64">
        <w:t>&amp; Maximum Burn Age</w:t>
      </w:r>
    </w:p>
    <w:p w14:paraId="029A14E3" w14:textId="70B7B5F6" w:rsidR="00D3763B" w:rsidRDefault="00D3763B" w:rsidP="00D3763B">
      <w:r>
        <w:t>When comparing the effect of fire type, either planned or wildfire, on animal movement, we found that planned burns had a significant small, positive effect on movement (</w:t>
      </w:r>
      <w:r w:rsidRPr="00D1510E">
        <w:t>0.313</w:t>
      </w:r>
      <w:r>
        <w:t xml:space="preserve">, </w:t>
      </w:r>
      <w:r w:rsidR="0012359B">
        <w:t>[</w:t>
      </w:r>
      <w:r w:rsidRPr="00D1510E">
        <w:t>0.00</w:t>
      </w:r>
      <w:r w:rsidR="0058071E">
        <w:t>5</w:t>
      </w:r>
      <w:r>
        <w:t>,</w:t>
      </w:r>
      <w:r w:rsidRPr="00D1510E">
        <w:t xml:space="preserve"> 0.62</w:t>
      </w:r>
      <w:r w:rsidR="0058071E">
        <w:t>2</w:t>
      </w:r>
      <w:r w:rsidR="0012359B">
        <w:t>]</w:t>
      </w:r>
      <w:r>
        <w:t xml:space="preserve">; </w:t>
      </w:r>
      <w:r w:rsidRPr="008C3E70">
        <w:rPr>
          <w:highlight w:val="yellow"/>
        </w:rPr>
        <w:t xml:space="preserve">Figure </w:t>
      </w:r>
      <w:r>
        <w:rPr>
          <w:highlight w:val="yellow"/>
        </w:rPr>
        <w:t>5</w:t>
      </w:r>
      <w:r>
        <w:t xml:space="preserve">). When modelling the effect of maximum burn age on movement responses </w:t>
      </w:r>
      <w:r w:rsidR="0012359B">
        <w:t xml:space="preserve">from 107 effect sizes, </w:t>
      </w:r>
      <w:r>
        <w:t>we found no correlation between maximum burn age and movement responses (</w:t>
      </w:r>
      <w:r w:rsidRPr="00570391">
        <w:t>β = –0.047</w:t>
      </w:r>
      <w:r w:rsidR="0012359B">
        <w:t>,</w:t>
      </w:r>
      <w:r>
        <w:t xml:space="preserve"> 95% </w:t>
      </w:r>
      <w:r w:rsidR="00614768">
        <w:t>CI [</w:t>
      </w:r>
      <w:r w:rsidRPr="00570391">
        <w:t>–0.163</w:t>
      </w:r>
      <w:r>
        <w:t>,</w:t>
      </w:r>
      <w:r w:rsidRPr="00570391">
        <w:t xml:space="preserve"> 0.070</w:t>
      </w:r>
      <w:r>
        <w:t>]; Supplementary Information 4, Table S4.1). Similarly, we found no relationship between fire size and movement responses</w:t>
      </w:r>
      <w:r w:rsidR="0012359B">
        <w:t xml:space="preserve"> from 65 effect sizes</w:t>
      </w:r>
      <w:r>
        <w:t xml:space="preserve"> (</w:t>
      </w:r>
      <w:r w:rsidRPr="00570391">
        <w:t xml:space="preserve">β = </w:t>
      </w:r>
      <w:r>
        <w:t>0.002</w:t>
      </w:r>
      <w:r w:rsidR="0012359B">
        <w:t xml:space="preserve">, </w:t>
      </w:r>
      <w:r>
        <w:t>[-0.11</w:t>
      </w:r>
      <w:r w:rsidR="0058071E">
        <w:t>3</w:t>
      </w:r>
      <w:r>
        <w:t>, 0.11</w:t>
      </w:r>
      <w:r w:rsidR="0058071E">
        <w:t>7</w:t>
      </w:r>
      <w:r>
        <w:t>]; Supplementary Information 4, Table S4.1).</w:t>
      </w:r>
      <w:r w:rsidRPr="00F12E64">
        <w:t xml:space="preserve"> </w:t>
      </w:r>
      <w:commentRangeStart w:id="126"/>
      <w:del w:id="127" w:author="Chloe McAuley" w:date="2025-11-20T16:20:00Z" w16du:dateUtc="2025-11-20T08:20:00Z">
        <w:r w:rsidR="00197BF8" w:rsidRPr="00614768" w:rsidDel="00597514">
          <w:rPr>
            <w:highlight w:val="yellow"/>
          </w:rPr>
          <w:delText>Fire activity (Pausas 2017) index also nonsig</w:delText>
        </w:r>
        <w:commentRangeEnd w:id="126"/>
        <w:r w:rsidR="00197BF8" w:rsidRPr="00614768" w:rsidDel="00597514">
          <w:rPr>
            <w:rStyle w:val="CommentReference"/>
            <w:highlight w:val="yellow"/>
          </w:rPr>
          <w:commentReference w:id="126"/>
        </w:r>
        <w:r w:rsidR="00197BF8" w:rsidRPr="00614768" w:rsidDel="00597514">
          <w:rPr>
            <w:highlight w:val="yellow"/>
          </w:rPr>
          <w:delText>.</w:delText>
        </w:r>
      </w:del>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3B986650">
            <wp:extent cx="5709285" cy="3806190"/>
            <wp:effectExtent l="0" t="0" r="5715" b="3810"/>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285"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128"/>
      <w:commentRangeStart w:id="129"/>
      <w:r w:rsidRPr="005F502D">
        <w:t>Orchard</w:t>
      </w:r>
      <w:commentRangeEnd w:id="128"/>
      <w:r>
        <w:rPr>
          <w:rStyle w:val="CommentReference"/>
          <w:bCs w:val="0"/>
        </w:rPr>
        <w:commentReference w:id="128"/>
      </w:r>
      <w:r w:rsidRPr="005F502D">
        <w:t xml:space="preserve"> </w:t>
      </w:r>
      <w:commentRangeEnd w:id="129"/>
      <w:r w:rsidR="00CA29A8">
        <w:rPr>
          <w:rStyle w:val="CommentReference"/>
          <w:bCs w:val="0"/>
        </w:rPr>
        <w:commentReference w:id="129"/>
      </w:r>
      <w:r w:rsidRPr="005F502D">
        <w:t xml:space="preserve">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commentRangeStart w:id="130"/>
      <w:r w:rsidRPr="00F12E64">
        <w:t>Biome</w:t>
      </w:r>
      <w:commentRangeEnd w:id="130"/>
      <w:r w:rsidR="00197BF8">
        <w:rPr>
          <w:rStyle w:val="CommentReference"/>
          <w:rFonts w:eastAsiaTheme="minorHAnsi" w:cstheme="minorBidi"/>
          <w:i w:val="0"/>
        </w:rPr>
        <w:commentReference w:id="130"/>
      </w:r>
    </w:p>
    <w:p w14:paraId="39EB0BFC" w14:textId="674E412F"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(0.83, </w:t>
      </w:r>
      <w:r w:rsidR="00197BF8">
        <w:t>[</w:t>
      </w:r>
      <w:r w:rsidRPr="000349DC">
        <w:t>0.22–1.43</w:t>
      </w:r>
      <w:r w:rsidR="00197BF8">
        <w:t>]</w:t>
      </w:r>
      <w:r w:rsidRPr="000349DC">
        <w:t xml:space="preserve">). </w:t>
      </w:r>
      <w:r w:rsidRPr="00FB1493">
        <w:t>Moderate, marginally positive effects</w:t>
      </w:r>
      <w:r w:rsidRPr="000349DC">
        <w:t xml:space="preserve"> were observed in </w:t>
      </w:r>
      <w:r w:rsidRPr="00821948">
        <w:rPr>
          <w:i/>
          <w:iCs/>
        </w:rPr>
        <w:t xml:space="preserve">flooded grasslands and savannas </w:t>
      </w:r>
      <w:r w:rsidRPr="000349DC">
        <w:t xml:space="preserve">(0.78, </w:t>
      </w:r>
      <w:r w:rsidR="00197BF8">
        <w:t>[</w:t>
      </w:r>
      <w:r w:rsidRPr="000349DC">
        <w:t>–0.08–1.64</w:t>
      </w:r>
      <w:r w:rsidR="00197BF8">
        <w:t>]</w:t>
      </w:r>
      <w:r w:rsidRPr="000349DC">
        <w:t xml:space="preserve">) and </w:t>
      </w:r>
      <w:r w:rsidRPr="00821948">
        <w:rPr>
          <w:i/>
          <w:iCs/>
        </w:rPr>
        <w:t xml:space="preserve">temperate grasslands, savannas and shrublands </w:t>
      </w:r>
      <w:r w:rsidRPr="000349DC">
        <w:t xml:space="preserve">(0.59, </w:t>
      </w:r>
      <w:r w:rsidR="00197BF8">
        <w:t>[</w:t>
      </w:r>
      <w:r w:rsidRPr="000349DC">
        <w:t>–0.01–1.19</w:t>
      </w:r>
      <w:r w:rsidR="00197BF8">
        <w:t>]</w:t>
      </w:r>
      <w:r w:rsidRPr="000349DC">
        <w:t xml:space="preserve">).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w:t>
      </w:r>
      <w:r w:rsidRPr="000349DC">
        <w:lastRenderedPageBreak/>
        <w:t>showed no significant responses (Supplementary Information 4, Table S4.1).</w:t>
      </w:r>
      <w:r w:rsidR="00DB07C1" w:rsidRPr="00DE5D8B">
        <w:rPr>
          <w:noProof/>
        </w:rPr>
        <w:drawing>
          <wp:inline distT="0" distB="0" distL="0" distR="0" wp14:anchorId="7D8C96FF" wp14:editId="49245621">
            <wp:extent cx="5650653" cy="4237990"/>
            <wp:effectExtent l="0" t="0" r="762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0653" cy="4237990"/>
                    </a:xfrm>
                    <a:prstGeom prst="rect">
                      <a:avLst/>
                    </a:prstGeom>
                  </pic:spPr>
                </pic:pic>
              </a:graphicData>
            </a:graphic>
          </wp:inline>
        </w:drawing>
      </w:r>
    </w:p>
    <w:p w14:paraId="47F7C6D8" w14:textId="09EF7A77" w:rsidR="00B63554" w:rsidRDefault="00B63554" w:rsidP="008C3E70">
      <w:pPr>
        <w:pStyle w:val="MSCaption"/>
      </w:pPr>
      <w:r w:rsidRPr="008C3E70">
        <w:rPr>
          <w:b/>
          <w:highlight w:val="yellow"/>
        </w:rPr>
        <w:t xml:space="preserve">Figure </w:t>
      </w:r>
      <w:r w:rsidR="00875402">
        <w:rPr>
          <w:b/>
          <w:highlight w:val="yellow"/>
        </w:rPr>
        <w:t>6</w:t>
      </w:r>
      <w:r w:rsidRPr="008C3E70">
        <w:rPr>
          <w:b/>
          <w:highlight w:val="yellow"/>
        </w:rPr>
        <w:t>:</w:t>
      </w:r>
      <w:r>
        <w:rPr>
          <w:b/>
        </w:rPr>
        <w:t xml:space="preserve"> </w:t>
      </w:r>
      <w:commentRangeStart w:id="131"/>
      <w:r w:rsidRPr="005F502D">
        <w:t xml:space="preserve">Orchard </w:t>
      </w:r>
      <w:commentRangeEnd w:id="131"/>
      <w:r w:rsidR="00EC5DCA">
        <w:rPr>
          <w:rStyle w:val="CommentReference"/>
          <w:bCs w:val="0"/>
        </w:rPr>
        <w:commentReference w:id="131"/>
      </w:r>
      <w:r w:rsidRPr="005F502D">
        <w:t xml:space="preserve">plot showing </w:t>
      </w:r>
      <w:commentRangeStart w:id="132"/>
      <w:commentRangeStart w:id="133"/>
      <w:r w:rsidRPr="005F502D">
        <w:t>the</w:t>
      </w:r>
      <w:commentRangeEnd w:id="132"/>
      <w:r w:rsidR="003B45AF">
        <w:rPr>
          <w:rStyle w:val="CommentReference"/>
          <w:bCs w:val="0"/>
        </w:rPr>
        <w:commentReference w:id="132"/>
      </w:r>
      <w:commentRangeEnd w:id="133"/>
      <w:r w:rsidR="00432A4D">
        <w:rPr>
          <w:rStyle w:val="CommentReference"/>
          <w:bCs w:val="0"/>
        </w:rPr>
        <w:commentReference w:id="133"/>
      </w:r>
      <w:r w:rsidRPr="005F502D">
        <w:t xml:space="preserve"> estimated effect </w:t>
      </w:r>
      <w:commentRangeStart w:id="134"/>
      <w:commentRangeStart w:id="135"/>
      <w:r w:rsidRPr="005F502D">
        <w:t>of</w:t>
      </w:r>
      <w:commentRangeEnd w:id="134"/>
      <w:r w:rsidR="00DA4C46">
        <w:rPr>
          <w:rStyle w:val="CommentReference"/>
          <w:bCs w:val="0"/>
        </w:rPr>
        <w:commentReference w:id="134"/>
      </w:r>
      <w:commentRangeEnd w:id="135"/>
      <w:r w:rsidR="00D800E8">
        <w:rPr>
          <w:rStyle w:val="CommentReference"/>
          <w:bCs w:val="0"/>
        </w:rPr>
        <w:commentReference w:id="135"/>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40FC0A42" w14:textId="2860D158" w:rsidR="00FF6066" w:rsidRPr="008A20BD" w:rsidRDefault="00402174" w:rsidP="00197BF8">
      <w:commentRangeStart w:id="136"/>
      <w:commentRangeStart w:id="137"/>
      <w:commentRangeStart w:id="138"/>
      <w:commentRangeEnd w:id="138"/>
      <w:r>
        <w:rPr>
          <w:rStyle w:val="CommentReference"/>
        </w:rPr>
        <w:commentReference w:id="138"/>
      </w:r>
      <w:commentRangeEnd w:id="137"/>
      <w:r w:rsidR="00197BF8">
        <w:rPr>
          <w:rStyle w:val="CommentReference"/>
        </w:rPr>
        <w:commentReference w:id="137"/>
      </w:r>
      <w:commentRangeEnd w:id="136"/>
      <w:r w:rsidR="00763ACC">
        <w:rPr>
          <w:rStyle w:val="CommentReference"/>
        </w:rPr>
        <w:commentReference w:id="136"/>
      </w:r>
    </w:p>
    <w:p w14:paraId="4A3E0C71" w14:textId="17AEF389" w:rsidR="007D792B" w:rsidRPr="007D792B" w:rsidRDefault="007D792B" w:rsidP="00197BF8"/>
    <w:p w14:paraId="0E066523" w14:textId="418627B3" w:rsidR="0089245E" w:rsidRDefault="0089245E" w:rsidP="008C3E70">
      <w:pPr>
        <w:pStyle w:val="Heading3"/>
      </w:pPr>
      <w:r>
        <w:t>Body Mass</w:t>
      </w:r>
    </w:p>
    <w:p w14:paraId="3BC76139" w14:textId="0C67F47E" w:rsidR="004E3AD1" w:rsidRDefault="004E3AD1" w:rsidP="004E3AD1">
      <w:commentRangeStart w:id="139"/>
      <w:r w:rsidRPr="004E3AD1">
        <w:t>Across</w:t>
      </w:r>
      <w:commentRangeEnd w:id="139"/>
      <w:r>
        <w:rPr>
          <w:rStyle w:val="CommentReference"/>
        </w:rPr>
        <w:commentReference w:id="139"/>
      </w:r>
      <w:r w:rsidRPr="004E3AD1">
        <w:t xml:space="preserve"> the full dataset, </w:t>
      </w:r>
      <w:r w:rsidRPr="004E3AD1">
        <w:rPr>
          <w:bCs/>
        </w:rPr>
        <w:t>body mass was not correlated</w:t>
      </w:r>
      <w:r w:rsidRPr="004E3AD1">
        <w:t xml:space="preserve"> with animal movement responses to fire (</w:t>
      </w:r>
      <w:r w:rsidRPr="00614768">
        <w:t>β</w:t>
      </w:r>
      <w:r w:rsidRPr="00197BF8">
        <w:t xml:space="preserve"> </w:t>
      </w:r>
      <w:r w:rsidRPr="004E3AD1">
        <w:t xml:space="preserve">= 0.02, </w:t>
      </w:r>
      <w:r w:rsidR="00197BF8">
        <w:t>[</w:t>
      </w:r>
      <w:r w:rsidRPr="004E3AD1">
        <w:t xml:space="preserve"> –0.04–0.08</w:t>
      </w:r>
      <w:r w:rsidR="00197BF8">
        <w:t>]</w:t>
      </w:r>
      <w:r w:rsidRPr="004E3AD1">
        <w:t xml:space="preserve">;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w:t>
      </w:r>
      <w:commentRangeStart w:id="140"/>
      <w:commentRangeStart w:id="141"/>
      <w:commentRangeStart w:id="142"/>
      <w:r w:rsidRPr="004E3AD1">
        <w:t xml:space="preserve">group </w:t>
      </w:r>
      <w:commentRangeEnd w:id="140"/>
      <w:r w:rsidR="00090C87">
        <w:rPr>
          <w:rStyle w:val="CommentReference"/>
        </w:rPr>
        <w:commentReference w:id="140"/>
      </w:r>
      <w:commentRangeEnd w:id="141"/>
      <w:r w:rsidR="00901991">
        <w:rPr>
          <w:rStyle w:val="CommentReference"/>
        </w:rPr>
        <w:commentReference w:id="141"/>
      </w:r>
      <w:commentRangeEnd w:id="142"/>
      <w:r w:rsidR="00763ACC">
        <w:rPr>
          <w:rStyle w:val="CommentReference"/>
        </w:rPr>
        <w:commentReference w:id="142"/>
      </w:r>
      <w:r w:rsidRPr="004E3AD1">
        <w:t>(Supplementary Information 4, Table S4.1).</w:t>
      </w:r>
    </w:p>
    <w:p w14:paraId="716A60E3" w14:textId="4CAC6389" w:rsidR="00DB5966" w:rsidRDefault="00DB5966" w:rsidP="00DB5966">
      <w:pPr>
        <w:pStyle w:val="Heading3"/>
      </w:pPr>
      <w:r>
        <w:lastRenderedPageBreak/>
        <w:t>Study heterogeneity, publication bias and sensitivity</w:t>
      </w:r>
    </w:p>
    <w:p w14:paraId="1A82F1C2" w14:textId="375430E0"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 xml:space="preserve">=61.59), with </w:t>
      </w:r>
      <w:commentRangeStart w:id="143"/>
      <w:commentRangeStart w:id="144"/>
      <w:r>
        <w:rPr>
          <w:iCs/>
          <w:color w:val="000000"/>
        </w:rPr>
        <w:t xml:space="preserve">33.26% of variation remaining unexplained </w:t>
      </w:r>
      <w:commentRangeEnd w:id="143"/>
      <w:r w:rsidR="0088245E">
        <w:rPr>
          <w:rStyle w:val="CommentReference"/>
        </w:rPr>
        <w:commentReference w:id="143"/>
      </w:r>
      <w:commentRangeEnd w:id="144"/>
      <w:r w:rsidR="00901991">
        <w:rPr>
          <w:rStyle w:val="CommentReference"/>
        </w:rPr>
        <w:commentReference w:id="144"/>
      </w:r>
      <w:r w:rsidR="00BB75D5">
        <w:rPr>
          <w:iCs/>
          <w:color w:val="000000"/>
        </w:rPr>
        <w:t>(</w:t>
      </w:r>
      <w:r>
        <w:rPr>
          <w:iCs/>
          <w:color w:val="000000"/>
        </w:rPr>
        <w:t>I</w:t>
      </w:r>
      <w:r w:rsidRPr="00CE6133">
        <w:rPr>
          <w:iCs/>
          <w:color w:val="000000"/>
          <w:vertAlign w:val="superscript"/>
        </w:rPr>
        <w:t>2</w:t>
      </w:r>
      <w:r>
        <w:rPr>
          <w:iCs/>
          <w:color w:val="000000"/>
          <w:vertAlign w:val="subscript"/>
        </w:rPr>
        <w:t>[residuals]</w:t>
      </w:r>
      <w:r>
        <w:rPr>
          <w:iCs/>
          <w:color w:val="000000"/>
        </w:rPr>
        <w:t xml:space="preserve">=33.26), indicating a moderate to high level of true heterogeneity in the full dataset. </w:t>
      </w:r>
      <w:r w:rsidR="00017FEA">
        <w:rPr>
          <w:iCs/>
          <w:color w:val="000000"/>
        </w:rPr>
        <w:t>Between</w:t>
      </w:r>
      <w:ins w:id="145" w:author="Nimmo, Dale" w:date="2025-11-14T09:13:00Z" w16du:dateUtc="2025-11-13T22:13:00Z">
        <w:r w:rsidR="00763ACC">
          <w:rPr>
            <w:iCs/>
            <w:color w:val="000000"/>
          </w:rPr>
          <w:t>-</w:t>
        </w:r>
      </w:ins>
      <w:del w:id="146" w:author="Nimmo, Dale" w:date="2025-11-14T09:13:00Z" w16du:dateUtc="2025-11-13T22:13:00Z">
        <w:r w:rsidR="00017FEA" w:rsidDel="00763ACC">
          <w:rPr>
            <w:iCs/>
            <w:color w:val="000000"/>
          </w:rPr>
          <w:delText xml:space="preserve"> </w:delText>
        </w:r>
      </w:del>
      <w:r w:rsidRPr="00A02C71">
        <w:rPr>
          <w:iCs/>
          <w:color w:val="000000"/>
        </w:rPr>
        <w:t>study variation 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proofErr w:type="gramStart"/>
      <w:r w:rsidRPr="008C3E70">
        <w:rPr>
          <w:iCs/>
          <w:color w:val="000000"/>
          <w:vertAlign w:val="subscript"/>
        </w:rPr>
        <w:t>ID</w:t>
      </w:r>
      <w:proofErr w:type="spellEnd"/>
      <w:r w:rsidRPr="008C3E70">
        <w:rPr>
          <w:iCs/>
          <w:color w:val="000000"/>
          <w:vertAlign w:val="subscript"/>
        </w:rPr>
        <w:t>]</w:t>
      </w:r>
      <w:r w:rsidRPr="00A02C71">
        <w:rPr>
          <w:iCs/>
          <w:color w:val="000000"/>
        </w:rPr>
        <w:t>=</w:t>
      </w:r>
      <w:proofErr w:type="gramEnd"/>
      <w:r w:rsidRPr="00A02C71">
        <w:rPr>
          <w:iCs/>
          <w:color w:val="000000"/>
        </w:rPr>
        <w:t>28.32)</w:t>
      </w:r>
      <w:r>
        <w:rPr>
          <w:iCs/>
          <w:color w:val="000000"/>
        </w:rPr>
        <w:t xml:space="preserve">. </w:t>
      </w:r>
      <w:r w:rsidR="00763ACC" w:rsidRPr="00763ACC">
        <w:rPr>
          <w:iCs/>
          <w:color w:val="000000"/>
        </w:rPr>
        <w:t>Neither phylogenetic relatedness nor species identity explained additional heterogeneity in the random-effects–only model. This indicates that much of the residual variation remains unrelated to taxonomic structure, and that effect sizes show little evidence of evolutionary or intraspecific clustering.</w:t>
      </w:r>
    </w:p>
    <w:p w14:paraId="7E0401C4" w14:textId="3CFAA7A5"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We found a significant decline effect in the dataset (</w:t>
      </w:r>
      <w:r w:rsidRPr="00570391">
        <w:t xml:space="preserve">β </w:t>
      </w:r>
      <w:r>
        <w:t>= -0.</w:t>
      </w:r>
      <w:r w:rsidR="00EA19AD">
        <w:t>023</w:t>
      </w:r>
      <w:r>
        <w:t xml:space="preserve">, [-0.043, -0.002]), with the magnitude of effect sizes </w:t>
      </w:r>
      <w:commentRangeStart w:id="147"/>
      <w:commentRangeStart w:id="148"/>
      <w:r>
        <w:t xml:space="preserve">declining over time </w:t>
      </w:r>
      <w:commentRangeEnd w:id="147"/>
      <w:r w:rsidR="00084207">
        <w:rPr>
          <w:rStyle w:val="CommentReference"/>
        </w:rPr>
        <w:commentReference w:id="147"/>
      </w:r>
      <w:commentRangeEnd w:id="148"/>
      <w:r w:rsidR="00AC3074">
        <w:rPr>
          <w:rStyle w:val="CommentReference"/>
        </w:rPr>
        <w:commentReference w:id="148"/>
      </w:r>
      <w:r w:rsidRPr="00996C69">
        <w:rPr>
          <w:highlight w:val="yellow"/>
        </w:rPr>
        <w:t>(</w:t>
      </w:r>
      <w:commentRangeStart w:id="149"/>
      <w:commentRangeStart w:id="150"/>
      <w:r>
        <w:rPr>
          <w:highlight w:val="yellow"/>
        </w:rPr>
        <w:t xml:space="preserve">Figure </w:t>
      </w:r>
      <w:commentRangeEnd w:id="149"/>
      <w:r>
        <w:rPr>
          <w:rStyle w:val="CommentReference"/>
        </w:rPr>
        <w:commentReference w:id="149"/>
      </w:r>
      <w:commentRangeEnd w:id="150"/>
      <w:r>
        <w:rPr>
          <w:rStyle w:val="CommentReference"/>
        </w:rPr>
        <w:commentReference w:id="150"/>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6A094BF1">
            <wp:extent cx="5638800" cy="2819400"/>
            <wp:effectExtent l="0" t="0" r="0"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19">
                      <a:extLst>
                        <a:ext uri="{96DAC541-7B7A-43D3-8B79-37D633B846F1}">
                          <asvg:svgBlip xmlns:asvg="http://schemas.microsoft.com/office/drawing/2016/SVG/main" r:embed="rId20"/>
                        </a:ext>
                      </a:extLst>
                    </a:blip>
                    <a:stretch>
                      <a:fillRect/>
                    </a:stretch>
                  </pic:blipFill>
                  <pic:spPr>
                    <a:xfrm>
                      <a:off x="0" y="0"/>
                      <a:ext cx="5638800" cy="2819400"/>
                    </a:xfrm>
                    <a:prstGeom prst="rect">
                      <a:avLst/>
                    </a:prstGeom>
                  </pic:spPr>
                </pic:pic>
              </a:graphicData>
            </a:graphic>
          </wp:inline>
        </w:drawing>
      </w:r>
    </w:p>
    <w:p w14:paraId="5EF5E7B6" w14:textId="7206466D" w:rsidR="00FB1493" w:rsidRPr="00DB5966" w:rsidRDefault="00FB1493" w:rsidP="00040E6F">
      <w:pPr>
        <w:pStyle w:val="MSCaption"/>
      </w:pPr>
      <w:r w:rsidRPr="008C3E70">
        <w:rPr>
          <w:b/>
          <w:highlight w:val="yellow"/>
        </w:rPr>
        <w:t xml:space="preserve">Figure </w:t>
      </w:r>
      <w:r w:rsidR="00C02534">
        <w:rPr>
          <w:b/>
        </w:rPr>
        <w:t>7</w:t>
      </w:r>
      <w:r w:rsidRPr="008E2E91">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434E98">
        <w:t>n</w:t>
      </w:r>
      <w:r w:rsidRPr="008E2E91">
        <w:t xml:space="preserve"> = 1</w:t>
      </w:r>
      <w:r w:rsidR="00635D14">
        <w:t>1</w:t>
      </w:r>
      <w:r w:rsidRPr="008E2E91">
        <w:t xml:space="preserve">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6D0405A4" w14:textId="0CAC022A" w:rsidR="00F26A6D" w:rsidRDefault="00F26A6D" w:rsidP="00294A0A">
      <w:pPr>
        <w:pStyle w:val="Heading1"/>
      </w:pPr>
      <w:commentRangeStart w:id="151"/>
      <w:commentRangeStart w:id="152"/>
      <w:commentRangeStart w:id="153"/>
      <w:r w:rsidRPr="00F26A6D">
        <w:lastRenderedPageBreak/>
        <w:t>Discussion</w:t>
      </w:r>
      <w:commentRangeEnd w:id="151"/>
      <w:commentRangeEnd w:id="153"/>
      <w:r w:rsidR="007473CB">
        <w:rPr>
          <w:rStyle w:val="CommentReference"/>
          <w:rFonts w:eastAsiaTheme="minorHAnsi" w:cstheme="minorBidi"/>
          <w:b w:val="0"/>
        </w:rPr>
        <w:commentReference w:id="151"/>
      </w:r>
      <w:commentRangeEnd w:id="152"/>
      <w:r w:rsidR="00A46542">
        <w:rPr>
          <w:rStyle w:val="CommentReference"/>
          <w:rFonts w:eastAsiaTheme="minorHAnsi" w:cstheme="minorBidi"/>
          <w:b w:val="0"/>
        </w:rPr>
        <w:commentReference w:id="152"/>
      </w:r>
      <w:r w:rsidR="00DA4C46">
        <w:rPr>
          <w:rStyle w:val="CommentReference"/>
          <w:rFonts w:eastAsiaTheme="minorHAnsi" w:cstheme="minorBidi"/>
          <w:b w:val="0"/>
        </w:rPr>
        <w:commentReference w:id="153"/>
      </w:r>
    </w:p>
    <w:p w14:paraId="54C99A8C" w14:textId="1D77DB46" w:rsidR="008E02BB" w:rsidDel="00FA3E98" w:rsidRDefault="00AC3DC5" w:rsidP="00FB0B8B">
      <w:pPr>
        <w:rPr>
          <w:del w:id="154" w:author="Chloe McAuley" w:date="2025-11-21T11:02:00Z" w16du:dateUtc="2025-11-21T03:02:00Z"/>
        </w:rPr>
      </w:pPr>
      <w:r>
        <w:t xml:space="preserve">Animal movement </w:t>
      </w:r>
      <w:r w:rsidR="00763ACC">
        <w:t>is vital</w:t>
      </w:r>
      <w:r>
        <w:t xml:space="preserve"> to </w:t>
      </w:r>
      <w:r w:rsidR="00763ACC">
        <w:t xml:space="preserve">persistence </w:t>
      </w:r>
      <w:r>
        <w:t xml:space="preserve">in fire-prone </w:t>
      </w:r>
      <w:commentRangeStart w:id="155"/>
      <w:r>
        <w:t>landscapes</w:t>
      </w:r>
      <w:commentRangeEnd w:id="155"/>
      <w:r w:rsidR="00763ACC">
        <w:rPr>
          <w:rStyle w:val="CommentReference"/>
        </w:rPr>
        <w:commentReference w:id="155"/>
      </w:r>
      <w:r>
        <w:t xml:space="preserve">. </w:t>
      </w:r>
      <w:r w:rsidR="00763ACC">
        <w:t xml:space="preserve">Here, we provide the </w:t>
      </w:r>
      <w:r w:rsidR="00F46587">
        <w:t>first global</w:t>
      </w:r>
      <w:r w:rsidR="00AD5910">
        <w:t xml:space="preserve"> </w:t>
      </w:r>
      <w:r w:rsidR="00F46587">
        <w:t xml:space="preserve">meta-analysis </w:t>
      </w:r>
      <w:r w:rsidR="00763ACC">
        <w:t xml:space="preserve">of </w:t>
      </w:r>
      <w:r w:rsidR="00233A70">
        <w:t>the influence</w:t>
      </w:r>
      <w:r w:rsidR="00F46587">
        <w:t xml:space="preserve"> of fire on </w:t>
      </w:r>
      <w:r w:rsidR="00763ACC">
        <w:t>animal movements</w:t>
      </w:r>
      <w:r w:rsidR="009408B3">
        <w:t>.</w:t>
      </w:r>
      <w:r w:rsidR="00CD69E6">
        <w:t xml:space="preserve"> </w:t>
      </w:r>
      <w:r w:rsidR="00207B40">
        <w:t>Consistent</w:t>
      </w:r>
      <w:r w:rsidR="0075168A">
        <w:t xml:space="preserve"> with our prediction</w:t>
      </w:r>
      <w:r w:rsidR="00763ACC">
        <w:t>s</w:t>
      </w:r>
      <w:r w:rsidR="00207B40">
        <w:t xml:space="preserve">, </w:t>
      </w:r>
      <w:r w:rsidR="00901991">
        <w:t>we found that</w:t>
      </w:r>
      <w:r w:rsidR="000C6716">
        <w:t xml:space="preserve"> </w:t>
      </w:r>
      <w:r w:rsidR="00F46587" w:rsidRPr="00F70883">
        <w:t xml:space="preserve">animal movements </w:t>
      </w:r>
      <w:r w:rsidR="00F46587">
        <w:t xml:space="preserve">generally </w:t>
      </w:r>
      <w:r w:rsidR="00F46587" w:rsidRPr="00F70883">
        <w:t>increase following fire</w:t>
      </w:r>
      <w:r w:rsidR="0086791D">
        <w:t>, although a wide range of</w:t>
      </w:r>
      <w:r w:rsidR="00850181">
        <w:t xml:space="preserve"> both increases and decreases were recorded</w:t>
      </w:r>
      <w:r w:rsidR="008E02BB">
        <w:t xml:space="preserve">. </w:t>
      </w:r>
      <w:r w:rsidR="00850181">
        <w:t xml:space="preserve">Increases in animal movement in response to fire </w:t>
      </w:r>
      <w:r w:rsidR="008E02BB" w:rsidRPr="008E02BB">
        <w:t>occur most frequently for linear movements, in mammals</w:t>
      </w:r>
      <w:r w:rsidR="003B0C47">
        <w:t xml:space="preserve"> and birds,</w:t>
      </w:r>
      <w:ins w:id="156" w:author="Chloe McAuley" w:date="2025-11-21T10:23:00Z" w16du:dateUtc="2025-11-21T02:23:00Z">
        <w:r w:rsidR="000341CB">
          <w:t xml:space="preserve"> </w:t>
        </w:r>
      </w:ins>
      <w:r w:rsidR="008E02BB" w:rsidRPr="008E02BB">
        <w:t>and following planned burns.</w:t>
      </w:r>
      <w:r w:rsidR="008E02BB">
        <w:t xml:space="preserve"> </w:t>
      </w:r>
      <w:r w:rsidR="008E02BB" w:rsidRPr="008E02BB">
        <w:t xml:space="preserve">Our study suggests that increased movement is a relatively widespread form of phenotypic plasticity that enables animals to </w:t>
      </w:r>
      <w:r w:rsidR="008E02BB">
        <w:t xml:space="preserve">persist in fire-prone landscapes. </w:t>
      </w:r>
    </w:p>
    <w:p w14:paraId="528CC788" w14:textId="77777777" w:rsidR="008E02BB" w:rsidRDefault="008E02BB" w:rsidP="00FB0B8B"/>
    <w:p w14:paraId="3AF0DF57" w14:textId="6944D2E8" w:rsidR="00787619" w:rsidRDefault="00787619" w:rsidP="00787619">
      <w:pPr>
        <w:pStyle w:val="Heading2"/>
      </w:pPr>
      <w:commentRangeStart w:id="157"/>
      <w:r>
        <w:t>Movement Category</w:t>
      </w:r>
      <w:commentRangeEnd w:id="157"/>
      <w:r w:rsidR="009D6D7F">
        <w:rPr>
          <w:rStyle w:val="CommentReference"/>
          <w:rFonts w:eastAsiaTheme="minorHAnsi" w:cstheme="minorBidi"/>
          <w:b w:val="0"/>
          <w:color w:val="auto"/>
        </w:rPr>
        <w:commentReference w:id="157"/>
      </w:r>
    </w:p>
    <w:p w14:paraId="49CB8869" w14:textId="73E56E4C" w:rsidR="000D6D63" w:rsidRDefault="00273E67" w:rsidP="002F7312">
      <w:r>
        <w:t xml:space="preserve">We found that </w:t>
      </w:r>
      <w:commentRangeStart w:id="158"/>
      <w:r>
        <w:t>linear</w:t>
      </w:r>
      <w:commentRangeEnd w:id="158"/>
      <w:r w:rsidR="00EA3D59">
        <w:rPr>
          <w:rStyle w:val="CommentReference"/>
        </w:rPr>
        <w:commentReference w:id="158"/>
      </w:r>
      <w:r>
        <w:t xml:space="preserve"> distance alone increased after </w:t>
      </w:r>
      <w:r w:rsidR="003269C0">
        <w:t>fire.</w:t>
      </w:r>
      <w:r w:rsidR="000D6D63">
        <w:t xml:space="preserve"> </w:t>
      </w:r>
      <w:r w:rsidR="003269C0">
        <w:t xml:space="preserve">Like other forms of disturbance, post-fire increases </w:t>
      </w:r>
      <w:r w:rsidR="00517B5E">
        <w:t xml:space="preserve">in linear movements </w:t>
      </w:r>
      <w:r w:rsidR="003269C0">
        <w:t>are likely to be driven by resource redistribution</w:t>
      </w:r>
      <w:ins w:id="159" w:author="Chloe McAuley" w:date="2025-11-21T10:22:00Z" w16du:dateUtc="2025-11-21T02:22:00Z">
        <w:r w:rsidR="000341CB">
          <w:t xml:space="preserve"> </w:t>
        </w:r>
      </w:ins>
      <w:r w:rsidR="003269C0">
        <w:t>and subsequent effects on resource</w:t>
      </w:r>
      <w:ins w:id="160" w:author="Chloe McAuley" w:date="2025-11-21T10:29:00Z" w16du:dateUtc="2025-11-21T02:29:00Z">
        <w:r w:rsidR="00200806">
          <w:t xml:space="preserve"> </w:t>
        </w:r>
      </w:ins>
      <w:r w:rsidR="003269C0">
        <w:t>acquisition</w:t>
      </w:r>
      <w:r w:rsidR="000341CB">
        <w:t xml:space="preserve"> {Gomez, 2025 #704}</w:t>
      </w:r>
      <w:r w:rsidR="003269C0">
        <w:t>, predation risk</w:t>
      </w:r>
      <w:r w:rsidR="000341CB">
        <w:t xml:space="preserve"> {Doherty, 2022 #60}</w:t>
      </w:r>
      <w:r w:rsidR="003269C0">
        <w:t xml:space="preserve">, and </w:t>
      </w:r>
      <w:r w:rsidR="00070D73">
        <w:t xml:space="preserve">navigation </w:t>
      </w:r>
      <w:r w:rsidR="003269C0">
        <w:t>capacity</w:t>
      </w:r>
      <w:r w:rsidR="000341CB">
        <w:t xml:space="preserve"> {Nathan, 2008 #7}. </w:t>
      </w:r>
      <w:del w:id="161" w:author="Chloe McAuley" w:date="2025-11-21T10:34:00Z" w16du:dateUtc="2025-11-21T02:34:00Z">
        <w:r w:rsidR="008C5727" w:rsidDel="00C53C30">
          <w:delText>For exam</w:delText>
        </w:r>
        <w:r w:rsidR="00DA58AB" w:rsidDel="00C53C30">
          <w:delText xml:space="preserve">ple, </w:delText>
        </w:r>
        <w:r w:rsidR="00C75FB9" w:rsidDel="00C53C30">
          <w:fldChar w:fldCharType="begin"/>
        </w:r>
        <w:r w:rsidR="00C75FB9" w:rsidDel="00C53C30">
          <w:delInstrText xml:space="preserve"> ADDIN EN.CITE &lt;EndNote&gt;&lt;Cite AuthorYear="1"&gt;&lt;Author&gt;Kreling&lt;/Author&gt;&lt;Year&gt;2021&lt;/Year&gt;&lt;RecNum&gt;247&lt;/RecNum&gt;&lt;DisplayText&gt;Kreling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delInstrText>
        </w:r>
        <w:r w:rsidR="00C75FB9" w:rsidDel="00C53C30">
          <w:fldChar w:fldCharType="separate"/>
        </w:r>
        <w:r w:rsidR="00C75FB9" w:rsidDel="00C53C30">
          <w:rPr>
            <w:noProof/>
          </w:rPr>
          <w:delText>Kreling et al. (2021)</w:delText>
        </w:r>
        <w:r w:rsidR="00C75FB9" w:rsidDel="00C53C30">
          <w:fldChar w:fldCharType="end"/>
        </w:r>
        <w:r w:rsidR="00C75FB9" w:rsidDel="00C53C30">
          <w:delText xml:space="preserve"> </w:delText>
        </w:r>
        <w:r w:rsidR="002D2508" w:rsidDel="00C53C30">
          <w:delText xml:space="preserve">found </w:delText>
        </w:r>
        <w:r w:rsidR="00C75FB9" w:rsidDel="00C53C30">
          <w:delText>dail</w:delText>
        </w:r>
        <w:r w:rsidR="003D4DAB" w:rsidDel="00C53C30">
          <w:delText xml:space="preserve">y distances travelled of </w:delText>
        </w:r>
        <w:r w:rsidR="00002369" w:rsidDel="00C53C30">
          <w:delText>female black-tailed</w:delText>
        </w:r>
        <w:r w:rsidR="002D2508" w:rsidDel="00C53C30">
          <w:delText xml:space="preserve"> deer (</w:delText>
        </w:r>
        <w:r w:rsidR="002D2508" w:rsidRPr="002D2508" w:rsidDel="00C53C30">
          <w:rPr>
            <w:i/>
            <w:iCs/>
          </w:rPr>
          <w:delText>Odocoileus hemionus columbianus</w:delText>
        </w:r>
        <w:r w:rsidR="002D2508" w:rsidDel="00C53C30">
          <w:delText>) in California</w:delText>
        </w:r>
        <w:r w:rsidR="00002369" w:rsidDel="00C53C30">
          <w:delText xml:space="preserve"> </w:delText>
        </w:r>
        <w:r w:rsidR="002F3D02" w:rsidDel="00C53C30">
          <w:delText>increased</w:delText>
        </w:r>
        <w:r w:rsidR="002D2508" w:rsidDel="00C53C30">
          <w:delText xml:space="preserve"> by more than</w:delText>
        </w:r>
        <w:r w:rsidR="002F3D02" w:rsidDel="00C53C30">
          <w:delText xml:space="preserve"> 40% post-fire</w:delText>
        </w:r>
        <w:r w:rsidR="002034D6" w:rsidDel="00C53C30">
          <w:delText>.</w:delText>
        </w:r>
        <w:r w:rsidR="00FA3755" w:rsidDel="00C53C30">
          <w:delText xml:space="preserve"> </w:delText>
        </w:r>
        <w:r w:rsidR="002034D6" w:rsidDel="00C53C30">
          <w:delText>T</w:delText>
        </w:r>
        <w:r w:rsidR="00FA3755" w:rsidDel="00C53C30">
          <w:delText xml:space="preserve">he authors </w:delText>
        </w:r>
        <w:r w:rsidR="00860656" w:rsidDel="00C53C30">
          <w:delText xml:space="preserve">posit </w:delText>
        </w:r>
        <w:r w:rsidR="00FA3755" w:rsidDel="00C53C30">
          <w:delText xml:space="preserve">this increase to reduced forage availability within home </w:delText>
        </w:r>
        <w:r w:rsidR="008F225D" w:rsidDel="00C53C30">
          <w:delText>ranges</w:delText>
        </w:r>
        <w:r w:rsidR="00281455" w:rsidDel="00C53C30">
          <w:delText xml:space="preserve"> </w:delText>
        </w:r>
        <w:r w:rsidR="008F225D" w:rsidDel="00C53C30">
          <w:fldChar w:fldCharType="begin"/>
        </w:r>
        <w:r w:rsidR="008F225D" w:rsidDel="00C53C30">
          <w:del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delInstrText>
        </w:r>
        <w:r w:rsidR="008F225D" w:rsidDel="00C53C30">
          <w:fldChar w:fldCharType="separate"/>
        </w:r>
        <w:r w:rsidR="008F225D" w:rsidDel="00C53C30">
          <w:rPr>
            <w:noProof/>
          </w:rPr>
          <w:delText>(Kreling et al., 2021)</w:delText>
        </w:r>
        <w:r w:rsidR="008F225D" w:rsidDel="00C53C30">
          <w:fldChar w:fldCharType="end"/>
        </w:r>
        <w:r w:rsidR="00DE2C50" w:rsidDel="00C53C30">
          <w:delText>.</w:delText>
        </w:r>
        <w:r w:rsidR="00AA28B7" w:rsidDel="00C53C30">
          <w:delText xml:space="preserve"> </w:delText>
        </w:r>
        <w:r w:rsidR="003070F9" w:rsidDel="00C53C30">
          <w:delText xml:space="preserve">Following </w:delText>
        </w:r>
        <w:r w:rsidR="00655458" w:rsidDel="00C53C30">
          <w:delText xml:space="preserve">burns in Northern Australia, the mean distance </w:delText>
        </w:r>
        <w:r w:rsidR="00F678E9" w:rsidDel="00C53C30">
          <w:delText xml:space="preserve">of fixes from the home range centroid </w:delText>
        </w:r>
        <w:r w:rsidR="0005795D" w:rsidDel="00C53C30">
          <w:delText>of</w:delText>
        </w:r>
        <w:r w:rsidR="00A44656" w:rsidDel="00C53C30">
          <w:delText xml:space="preserve"> male</w:delText>
        </w:r>
        <w:r w:rsidR="0005795D" w:rsidDel="00C53C30">
          <w:delText xml:space="preserve"> </w:delText>
        </w:r>
        <w:r w:rsidR="00655458" w:rsidDel="00C53C30">
          <w:delText>frilled-neck lizards (</w:delText>
        </w:r>
        <w:r w:rsidR="00553716" w:rsidRPr="00553716" w:rsidDel="00C53C30">
          <w:rPr>
            <w:i/>
            <w:iCs/>
          </w:rPr>
          <w:delText>Chlamydosaurus kingii</w:delText>
        </w:r>
        <w:r w:rsidR="0005795D" w:rsidDel="00C53C30">
          <w:delText xml:space="preserve">) increased by over 130% </w:delText>
        </w:r>
        <w:r w:rsidR="00BF1898" w:rsidDel="00C53C30">
          <w:delText>compared to lizards unaffected by fire</w:delText>
        </w:r>
        <w:r w:rsidR="002A11E9" w:rsidDel="00C53C30">
          <w:delText xml:space="preserve">, with </w:delText>
        </w:r>
        <w:r w:rsidR="00A24AE4" w:rsidDel="00C53C30">
          <w:delText xml:space="preserve">lizards likely taking advantage of open habitats </w:delText>
        </w:r>
        <w:r w:rsidR="006F0B19" w:rsidDel="00C53C30">
          <w:delText xml:space="preserve">to </w:delText>
        </w:r>
        <w:r w:rsidR="00512155" w:rsidDel="00C53C30">
          <w:delText xml:space="preserve">visually </w:delText>
        </w:r>
        <w:r w:rsidR="006C2653" w:rsidDel="00C53C30">
          <w:delText>forage for invertebrate prey</w:delText>
        </w:r>
        <w:r w:rsidR="00BF1898" w:rsidDel="00C53C30">
          <w:delText xml:space="preserve"> </w:delText>
        </w:r>
        <w:r w:rsidR="0005795D" w:rsidDel="00C53C30">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05795D" w:rsidDel="00C53C30">
          <w:delInstrText xml:space="preserve"> ADDIN EN.CITE </w:delInstrText>
        </w:r>
        <w:r w:rsidR="0005795D" w:rsidDel="00C53C30">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05795D" w:rsidDel="00C53C30">
          <w:delInstrText xml:space="preserve"> ADDIN EN.CITE.DATA </w:delInstrText>
        </w:r>
        <w:r w:rsidR="0005795D" w:rsidDel="00C53C30">
          <w:fldChar w:fldCharType="end"/>
        </w:r>
        <w:r w:rsidR="0005795D" w:rsidDel="00C53C30">
          <w:fldChar w:fldCharType="separate"/>
        </w:r>
        <w:r w:rsidR="0005795D" w:rsidDel="00C53C30">
          <w:rPr>
            <w:noProof/>
          </w:rPr>
          <w:delText>(Griffiths, 1994)</w:delText>
        </w:r>
        <w:r w:rsidR="0005795D" w:rsidDel="00C53C30">
          <w:fldChar w:fldCharType="end"/>
        </w:r>
        <w:r w:rsidR="0005795D" w:rsidDel="00C53C30">
          <w:delText>.</w:delText>
        </w:r>
        <w:r w:rsidR="0052168D" w:rsidDel="00C53C30">
          <w:delText xml:space="preserve"> </w:delText>
        </w:r>
        <w:r w:rsidR="008F225D" w:rsidDel="00C53C30">
          <w:delText>D</w:delText>
        </w:r>
        <w:r w:rsidR="00A225A9" w:rsidDel="00C53C30">
          <w:delText xml:space="preserve">aily distances travelled of </w:delText>
        </w:r>
        <w:r w:rsidR="0052168D" w:rsidDel="00C53C30">
          <w:delText>male Merriam’s turkeys (</w:delText>
        </w:r>
        <w:r w:rsidR="0052168D" w:rsidRPr="0052168D" w:rsidDel="00C53C30">
          <w:rPr>
            <w:i/>
            <w:iCs/>
          </w:rPr>
          <w:delText>Meleagris gallopavo merriami</w:delText>
        </w:r>
        <w:r w:rsidR="0052168D" w:rsidDel="00C53C30">
          <w:delText>)</w:delText>
        </w:r>
        <w:r w:rsidR="0026549F" w:rsidDel="00C53C30">
          <w:delText xml:space="preserve"> in </w:delText>
        </w:r>
        <w:r w:rsidR="008B30C4" w:rsidRPr="008B30C4" w:rsidDel="00C53C30">
          <w:delText>southeastern Montana</w:delText>
        </w:r>
        <w:r w:rsidR="0052168D" w:rsidDel="00C53C30">
          <w:delText xml:space="preserve"> increase</w:delText>
        </w:r>
        <w:r w:rsidR="00A225A9" w:rsidDel="00C53C30">
          <w:delText>d</w:delText>
        </w:r>
        <w:r w:rsidR="0052168D" w:rsidDel="00C53C30">
          <w:delText xml:space="preserve"> in burned habitat</w:delText>
        </w:r>
        <w:r w:rsidR="00A225A9" w:rsidDel="00C53C30">
          <w:delText xml:space="preserve"> </w:delText>
        </w:r>
        <w:r w:rsidR="00A225A9" w:rsidDel="00C53C30">
          <w:fldChar w:fldCharType="begin"/>
        </w:r>
        <w:r w:rsidR="00A225A9" w:rsidDel="00C53C30">
          <w:del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delInstrText>
        </w:r>
        <w:r w:rsidR="00A225A9" w:rsidDel="00C53C30">
          <w:fldChar w:fldCharType="separate"/>
        </w:r>
        <w:r w:rsidR="00A225A9" w:rsidDel="00C53C30">
          <w:rPr>
            <w:noProof/>
          </w:rPr>
          <w:delText>(Thompson, 1993)</w:delText>
        </w:r>
        <w:r w:rsidR="00A225A9" w:rsidDel="00C53C30">
          <w:fldChar w:fldCharType="end"/>
        </w:r>
        <w:r w:rsidR="00A225A9" w:rsidDel="00C53C30">
          <w:delText xml:space="preserve">. </w:delText>
        </w:r>
        <w:r w:rsidR="002F7312" w:rsidDel="00C53C30">
          <w:delText xml:space="preserve">This </w:delText>
        </w:r>
        <w:r w:rsidR="00056BC5" w:rsidDel="00C53C30">
          <w:delText>occurred</w:delText>
        </w:r>
        <w:r w:rsidR="002F7312" w:rsidDel="00C53C30">
          <w:delText xml:space="preserve"> as </w:delText>
        </w:r>
        <w:r w:rsidR="00056BC5" w:rsidDel="00C53C30">
          <w:delText xml:space="preserve">decreased post-fire </w:delText>
        </w:r>
        <w:r w:rsidR="00A225A9" w:rsidDel="00C53C30">
          <w:delText>habitat quality</w:delText>
        </w:r>
        <w:r w:rsidR="002F7312" w:rsidDel="00C53C30">
          <w:delText xml:space="preserve"> </w:delText>
        </w:r>
        <w:r w:rsidR="001149D3" w:rsidDel="00C53C30">
          <w:delText>affected</w:delText>
        </w:r>
        <w:r w:rsidR="00C66EA5" w:rsidDel="00C53C30">
          <w:delText xml:space="preserve"> hen density,</w:delText>
        </w:r>
        <w:r w:rsidR="00A225A9" w:rsidDel="00C53C30">
          <w:delText xml:space="preserve"> </w:delText>
        </w:r>
        <w:r w:rsidR="00C66EA5" w:rsidDel="00C53C30">
          <w:delText>increasing</w:delText>
        </w:r>
        <w:r w:rsidR="00A225A9" w:rsidDel="00C53C30">
          <w:delText xml:space="preserve"> the distances males turkeys needed to travel to breed </w:delText>
        </w:r>
        <w:r w:rsidR="00A225A9" w:rsidDel="00C53C30">
          <w:fldChar w:fldCharType="begin"/>
        </w:r>
        <w:r w:rsidR="00A225A9" w:rsidDel="00C53C30">
          <w:del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delInstrText>
        </w:r>
        <w:r w:rsidR="00A225A9" w:rsidDel="00C53C30">
          <w:fldChar w:fldCharType="separate"/>
        </w:r>
        <w:r w:rsidR="00A225A9" w:rsidDel="00C53C30">
          <w:rPr>
            <w:noProof/>
          </w:rPr>
          <w:delText>(Thompson, 1993)</w:delText>
        </w:r>
        <w:r w:rsidR="00A225A9" w:rsidDel="00C53C30">
          <w:fldChar w:fldCharType="end"/>
        </w:r>
        <w:r w:rsidR="00A225A9" w:rsidDel="00C53C30">
          <w:delText>.</w:delText>
        </w:r>
        <w:r w:rsidR="0069720E" w:rsidDel="00C53C30">
          <w:delText xml:space="preserve"> </w:delText>
        </w:r>
      </w:del>
      <w:ins w:id="162" w:author="Chloe McAuley" w:date="2025-11-21T10:36:00Z" w16du:dateUtc="2025-11-21T02:36:00Z">
        <w:r w:rsidR="000F1EF4" w:rsidRPr="00093561">
          <w:rPr>
            <w:highlight w:val="yellow"/>
            <w:rPrChange w:id="163" w:author="Chloe McAuley" w:date="2025-11-21T10:48:00Z" w16du:dateUtc="2025-11-21T02:48:00Z">
              <w:rPr/>
            </w:rPrChange>
          </w:rPr>
          <w:t xml:space="preserve">For example, </w:t>
        </w:r>
        <w:r w:rsidR="000F1EF4" w:rsidRPr="00093561">
          <w:rPr>
            <w:highlight w:val="yellow"/>
          </w:rPr>
          <w:t>a</w:t>
        </w:r>
      </w:ins>
      <w:ins w:id="164" w:author="Chloe McAuley" w:date="2025-11-21T10:31:00Z" w16du:dateUtc="2025-11-21T02:31:00Z">
        <w:r w:rsidR="00E24F5C" w:rsidRPr="00093561">
          <w:rPr>
            <w:highlight w:val="yellow"/>
            <w:rPrChange w:id="165" w:author="Chloe McAuley" w:date="2025-11-21T10:48:00Z" w16du:dateUtc="2025-11-21T02:48:00Z">
              <w:rPr/>
            </w:rPrChange>
          </w:rPr>
          <w:t>nimals increas</w:t>
        </w:r>
      </w:ins>
      <w:ins w:id="166" w:author="Chloe McAuley" w:date="2025-11-21T10:32:00Z" w16du:dateUtc="2025-11-21T02:32:00Z">
        <w:r w:rsidR="00E24F5C" w:rsidRPr="00093561">
          <w:rPr>
            <w:highlight w:val="yellow"/>
            <w:rPrChange w:id="167" w:author="Chloe McAuley" w:date="2025-11-21T10:48:00Z" w16du:dateUtc="2025-11-21T02:48:00Z">
              <w:rPr/>
            </w:rPrChange>
          </w:rPr>
          <w:t>e</w:t>
        </w:r>
      </w:ins>
      <w:ins w:id="168" w:author="Chloe McAuley" w:date="2025-11-21T10:34:00Z" w16du:dateUtc="2025-11-21T02:34:00Z">
        <w:r w:rsidR="00C53C30" w:rsidRPr="00093561">
          <w:rPr>
            <w:highlight w:val="yellow"/>
            <w:rPrChange w:id="169" w:author="Chloe McAuley" w:date="2025-11-21T10:48:00Z" w16du:dateUtc="2025-11-21T02:48:00Z">
              <w:rPr/>
            </w:rPrChange>
          </w:rPr>
          <w:t>d</w:t>
        </w:r>
      </w:ins>
      <w:ins w:id="170" w:author="Chloe McAuley" w:date="2025-11-21T10:32:00Z" w16du:dateUtc="2025-11-21T02:32:00Z">
        <w:r w:rsidR="00E24F5C" w:rsidRPr="00093561">
          <w:rPr>
            <w:highlight w:val="yellow"/>
            <w:rPrChange w:id="171" w:author="Chloe McAuley" w:date="2025-11-21T10:48:00Z" w16du:dateUtc="2025-11-21T02:48:00Z">
              <w:rPr/>
            </w:rPrChange>
          </w:rPr>
          <w:t xml:space="preserve"> distances travelled</w:t>
        </w:r>
      </w:ins>
      <w:ins w:id="172" w:author="Chloe McAuley" w:date="2025-11-21T11:09:00Z" w16du:dateUtc="2025-11-21T03:09:00Z">
        <w:r w:rsidR="00687C83">
          <w:rPr>
            <w:highlight w:val="yellow"/>
          </w:rPr>
          <w:t xml:space="preserve"> after fire</w:t>
        </w:r>
      </w:ins>
      <w:ins w:id="173" w:author="Chloe McAuley" w:date="2025-11-21T10:32:00Z" w16du:dateUtc="2025-11-21T02:32:00Z">
        <w:r w:rsidR="00E24F5C" w:rsidRPr="00093561">
          <w:rPr>
            <w:highlight w:val="yellow"/>
            <w:rPrChange w:id="174" w:author="Chloe McAuley" w:date="2025-11-21T10:48:00Z" w16du:dateUtc="2025-11-21T02:48:00Z">
              <w:rPr/>
            </w:rPrChange>
          </w:rPr>
          <w:t xml:space="preserve"> </w:t>
        </w:r>
      </w:ins>
      <w:ins w:id="175" w:author="Chloe McAuley" w:date="2025-11-21T10:35:00Z" w16du:dateUtc="2025-11-21T02:35:00Z">
        <w:r w:rsidR="000F1EF4" w:rsidRPr="00093561">
          <w:rPr>
            <w:highlight w:val="yellow"/>
            <w:rPrChange w:id="176" w:author="Chloe McAuley" w:date="2025-11-21T10:48:00Z" w16du:dateUtc="2025-11-21T02:48:00Z">
              <w:rPr/>
            </w:rPrChange>
          </w:rPr>
          <w:t>in</w:t>
        </w:r>
      </w:ins>
      <w:ins w:id="177" w:author="Chloe McAuley" w:date="2025-11-21T10:32:00Z" w16du:dateUtc="2025-11-21T02:32:00Z">
        <w:r w:rsidR="00E24F5C" w:rsidRPr="00093561">
          <w:rPr>
            <w:highlight w:val="yellow"/>
            <w:rPrChange w:id="178" w:author="Chloe McAuley" w:date="2025-11-21T10:48:00Z" w16du:dateUtc="2025-11-21T02:48:00Z">
              <w:rPr/>
            </w:rPrChange>
          </w:rPr>
          <w:t xml:space="preserve"> response to </w:t>
        </w:r>
        <w:r w:rsidR="001A554C" w:rsidRPr="00093561">
          <w:rPr>
            <w:highlight w:val="yellow"/>
            <w:rPrChange w:id="179" w:author="Chloe McAuley" w:date="2025-11-21T10:48:00Z" w16du:dateUtc="2025-11-21T02:48:00Z">
              <w:rPr/>
            </w:rPrChange>
          </w:rPr>
          <w:t xml:space="preserve">reduced forage availability (Kreling), to </w:t>
        </w:r>
        <w:r w:rsidR="005906AD" w:rsidRPr="00093561">
          <w:rPr>
            <w:highlight w:val="yellow"/>
            <w:rPrChange w:id="180" w:author="Chloe McAuley" w:date="2025-11-21T10:48:00Z" w16du:dateUtc="2025-11-21T02:48:00Z">
              <w:rPr/>
            </w:rPrChange>
          </w:rPr>
          <w:t>explo</w:t>
        </w:r>
      </w:ins>
      <w:ins w:id="181" w:author="Chloe McAuley" w:date="2025-11-21T10:33:00Z" w16du:dateUtc="2025-11-21T02:33:00Z">
        <w:r w:rsidR="005906AD" w:rsidRPr="00093561">
          <w:rPr>
            <w:highlight w:val="yellow"/>
            <w:rPrChange w:id="182" w:author="Chloe McAuley" w:date="2025-11-21T10:48:00Z" w16du:dateUtc="2025-11-21T02:48:00Z">
              <w:rPr/>
            </w:rPrChange>
          </w:rPr>
          <w:t xml:space="preserve">it </w:t>
        </w:r>
      </w:ins>
      <w:ins w:id="183" w:author="Chloe McAuley" w:date="2025-11-21T10:36:00Z" w16du:dateUtc="2025-11-21T02:36:00Z">
        <w:r w:rsidR="000F1EF4" w:rsidRPr="00093561">
          <w:rPr>
            <w:highlight w:val="yellow"/>
          </w:rPr>
          <w:t xml:space="preserve">newly opened </w:t>
        </w:r>
      </w:ins>
      <w:ins w:id="184" w:author="Chloe McAuley" w:date="2025-11-21T10:33:00Z" w16du:dateUtc="2025-11-21T02:33:00Z">
        <w:r w:rsidR="005906AD" w:rsidRPr="00093561">
          <w:rPr>
            <w:highlight w:val="yellow"/>
            <w:rPrChange w:id="185" w:author="Chloe McAuley" w:date="2025-11-21T10:48:00Z" w16du:dateUtc="2025-11-21T02:48:00Z">
              <w:rPr/>
            </w:rPrChange>
          </w:rPr>
          <w:t>habitats to forage for prey</w:t>
        </w:r>
      </w:ins>
      <w:ins w:id="186" w:author="Chloe McAuley" w:date="2025-11-21T10:34:00Z" w16du:dateUtc="2025-11-21T02:34:00Z">
        <w:r w:rsidR="00C53C30" w:rsidRPr="00093561">
          <w:rPr>
            <w:highlight w:val="yellow"/>
            <w:rPrChange w:id="187" w:author="Chloe McAuley" w:date="2025-11-21T10:48:00Z" w16du:dateUtc="2025-11-21T02:48:00Z">
              <w:rPr/>
            </w:rPrChange>
          </w:rPr>
          <w:t xml:space="preserve"> (Griffiths)</w:t>
        </w:r>
      </w:ins>
      <w:ins w:id="188" w:author="Chloe McAuley" w:date="2025-11-21T10:33:00Z" w16du:dateUtc="2025-11-21T02:33:00Z">
        <w:r w:rsidR="005906AD" w:rsidRPr="00093561">
          <w:rPr>
            <w:highlight w:val="yellow"/>
            <w:rPrChange w:id="189" w:author="Chloe McAuley" w:date="2025-11-21T10:48:00Z" w16du:dateUtc="2025-11-21T02:48:00Z">
              <w:rPr/>
            </w:rPrChange>
          </w:rPr>
          <w:t xml:space="preserve">, or </w:t>
        </w:r>
        <w:r w:rsidR="000B647F" w:rsidRPr="00093561">
          <w:rPr>
            <w:highlight w:val="yellow"/>
            <w:rPrChange w:id="190" w:author="Chloe McAuley" w:date="2025-11-21T10:48:00Z" w16du:dateUtc="2025-11-21T02:48:00Z">
              <w:rPr/>
            </w:rPrChange>
          </w:rPr>
          <w:t>changes in mate density</w:t>
        </w:r>
      </w:ins>
      <w:ins w:id="191" w:author="Chloe McAuley" w:date="2025-11-21T10:34:00Z" w16du:dateUtc="2025-11-21T02:34:00Z">
        <w:r w:rsidR="00C53C30" w:rsidRPr="00093561">
          <w:rPr>
            <w:highlight w:val="yellow"/>
            <w:rPrChange w:id="192" w:author="Chloe McAuley" w:date="2025-11-21T10:48:00Z" w16du:dateUtc="2025-11-21T02:48:00Z">
              <w:rPr/>
            </w:rPrChange>
          </w:rPr>
          <w:t xml:space="preserve"> (Thompson).</w:t>
        </w:r>
      </w:ins>
      <w:ins w:id="193" w:author="Chloe McAuley" w:date="2025-11-21T10:35:00Z" w16du:dateUtc="2025-11-21T02:35:00Z">
        <w:r w:rsidR="00C53C30" w:rsidRPr="00093561">
          <w:rPr>
            <w:highlight w:val="yellow"/>
            <w:rPrChange w:id="194" w:author="Chloe McAuley" w:date="2025-11-21T10:48:00Z" w16du:dateUtc="2025-11-21T02:48:00Z">
              <w:rPr/>
            </w:rPrChange>
          </w:rPr>
          <w:t xml:space="preserve"> </w:t>
        </w:r>
      </w:ins>
      <w:ins w:id="195" w:author="Chloe McAuley" w:date="2025-11-21T10:44:00Z" w16du:dateUtc="2025-11-21T02:44:00Z">
        <w:r w:rsidR="00F8446C" w:rsidRPr="00093561">
          <w:rPr>
            <w:highlight w:val="yellow"/>
          </w:rPr>
          <w:t>White tailed</w:t>
        </w:r>
      </w:ins>
      <w:ins w:id="196" w:author="Chloe McAuley" w:date="2025-11-21T10:45:00Z" w16du:dateUtc="2025-11-21T02:45:00Z">
        <w:r w:rsidR="00F8446C" w:rsidRPr="00093561">
          <w:rPr>
            <w:highlight w:val="yellow"/>
          </w:rPr>
          <w:t xml:space="preserve"> </w:t>
        </w:r>
      </w:ins>
      <w:ins w:id="197" w:author="Chloe McAuley" w:date="2025-11-21T10:44:00Z" w16du:dateUtc="2025-11-21T02:44:00Z">
        <w:r w:rsidR="00F8446C" w:rsidRPr="00093561">
          <w:rPr>
            <w:highlight w:val="yellow"/>
          </w:rPr>
          <w:t>deer</w:t>
        </w:r>
      </w:ins>
      <w:ins w:id="198" w:author="Chloe McAuley" w:date="2025-11-21T10:38:00Z" w16du:dateUtc="2025-11-21T02:38:00Z">
        <w:r w:rsidR="00406A59" w:rsidRPr="00093561">
          <w:rPr>
            <w:highlight w:val="yellow"/>
            <w:rPrChange w:id="199" w:author="Chloe McAuley" w:date="2025-11-21T10:48:00Z" w16du:dateUtc="2025-11-21T02:48:00Z">
              <w:rPr/>
            </w:rPrChange>
          </w:rPr>
          <w:t xml:space="preserve"> increased mo</w:t>
        </w:r>
        <w:r w:rsidR="006B29E8" w:rsidRPr="00093561">
          <w:rPr>
            <w:highlight w:val="yellow"/>
            <w:rPrChange w:id="200" w:author="Chloe McAuley" w:date="2025-11-21T10:48:00Z" w16du:dateUtc="2025-11-21T02:48:00Z">
              <w:rPr/>
            </w:rPrChange>
          </w:rPr>
          <w:t>vement rates after fire redu</w:t>
        </w:r>
      </w:ins>
      <w:ins w:id="201" w:author="Chloe McAuley" w:date="2025-11-21T10:39:00Z" w16du:dateUtc="2025-11-21T02:39:00Z">
        <w:r w:rsidR="006B29E8" w:rsidRPr="00093561">
          <w:rPr>
            <w:highlight w:val="yellow"/>
            <w:rPrChange w:id="202" w:author="Chloe McAuley" w:date="2025-11-21T10:48:00Z" w16du:dateUtc="2025-11-21T02:48:00Z">
              <w:rPr/>
            </w:rPrChange>
          </w:rPr>
          <w:t>c</w:t>
        </w:r>
      </w:ins>
      <w:ins w:id="203" w:author="Chloe McAuley" w:date="2025-11-21T10:38:00Z" w16du:dateUtc="2025-11-21T02:38:00Z">
        <w:r w:rsidR="006B29E8" w:rsidRPr="00093561">
          <w:rPr>
            <w:highlight w:val="yellow"/>
            <w:rPrChange w:id="204" w:author="Chloe McAuley" w:date="2025-11-21T10:48:00Z" w16du:dateUtc="2025-11-21T02:48:00Z">
              <w:rPr/>
            </w:rPrChange>
          </w:rPr>
          <w:t>ed cover for</w:t>
        </w:r>
      </w:ins>
      <w:ins w:id="205" w:author="Chloe McAuley" w:date="2025-11-21T10:39:00Z" w16du:dateUtc="2025-11-21T02:39:00Z">
        <w:r w:rsidR="00A1388C" w:rsidRPr="00093561">
          <w:rPr>
            <w:highlight w:val="yellow"/>
            <w:rPrChange w:id="206" w:author="Chloe McAuley" w:date="2025-11-21T10:48:00Z" w16du:dateUtc="2025-11-21T02:48:00Z">
              <w:rPr/>
            </w:rPrChange>
          </w:rPr>
          <w:t xml:space="preserve"> </w:t>
        </w:r>
      </w:ins>
      <w:ins w:id="207" w:author="Chloe McAuley" w:date="2025-11-21T10:45:00Z" w16du:dateUtc="2025-11-21T02:45:00Z">
        <w:r w:rsidR="00F8446C" w:rsidRPr="00093561">
          <w:rPr>
            <w:highlight w:val="yellow"/>
          </w:rPr>
          <w:t>puma</w:t>
        </w:r>
        <w:r w:rsidR="001B52F7" w:rsidRPr="00093561">
          <w:rPr>
            <w:highlight w:val="yellow"/>
          </w:rPr>
          <w:t xml:space="preserve">s, and stalk and ambush predator that relies on vegetation cover for concealment </w:t>
        </w:r>
      </w:ins>
      <w:ins w:id="208" w:author="Chloe McAuley" w:date="2025-11-21T10:39:00Z" w16du:dateUtc="2025-11-21T02:39:00Z">
        <w:r w:rsidR="00A1388C" w:rsidRPr="00093561">
          <w:rPr>
            <w:highlight w:val="yellow"/>
            <w:rPrChange w:id="209" w:author="Chloe McAuley" w:date="2025-11-21T10:48:00Z" w16du:dateUtc="2025-11-21T02:48:00Z">
              <w:rPr/>
            </w:rPrChange>
          </w:rPr>
          <w:t>(Cherry)</w:t>
        </w:r>
      </w:ins>
      <w:ins w:id="210" w:author="Chloe McAuley" w:date="2025-11-21T10:40:00Z" w16du:dateUtc="2025-11-21T02:40:00Z">
        <w:r w:rsidR="00070D73" w:rsidRPr="00093561">
          <w:rPr>
            <w:highlight w:val="yellow"/>
            <w:rPrChange w:id="211" w:author="Chloe McAuley" w:date="2025-11-21T10:48:00Z" w16du:dateUtc="2025-11-21T02:48:00Z">
              <w:rPr/>
            </w:rPrChange>
          </w:rPr>
          <w:t xml:space="preserve">. </w:t>
        </w:r>
      </w:ins>
      <w:ins w:id="212" w:author="Chloe McAuley" w:date="2025-11-21T10:47:00Z" w16du:dateUtc="2025-11-21T02:47:00Z">
        <w:r w:rsidR="000A6499" w:rsidRPr="00093561">
          <w:rPr>
            <w:highlight w:val="yellow"/>
            <w:rPrChange w:id="213" w:author="Chloe McAuley" w:date="2025-11-21T10:48:00Z" w16du:dateUtc="2025-11-21T02:48:00Z">
              <w:rPr/>
            </w:rPrChange>
          </w:rPr>
          <w:t xml:space="preserve">Greater visibility in </w:t>
        </w:r>
        <w:r w:rsidR="00AE76F9" w:rsidRPr="00093561">
          <w:rPr>
            <w:highlight w:val="yellow"/>
            <w:rPrChange w:id="214" w:author="Chloe McAuley" w:date="2025-11-21T10:48:00Z" w16du:dateUtc="2025-11-21T02:48:00Z">
              <w:rPr/>
            </w:rPrChange>
          </w:rPr>
          <w:t xml:space="preserve">burnt vegetation can </w:t>
        </w:r>
        <w:r w:rsidR="004958A7" w:rsidRPr="00093561">
          <w:rPr>
            <w:highlight w:val="yellow"/>
            <w:rPrChange w:id="215" w:author="Chloe McAuley" w:date="2025-11-21T10:48:00Z" w16du:dateUtc="2025-11-21T02:48:00Z">
              <w:rPr/>
            </w:rPrChange>
          </w:rPr>
          <w:t>contribut</w:t>
        </w:r>
      </w:ins>
      <w:ins w:id="216" w:author="Chloe McAuley" w:date="2025-11-21T10:48:00Z" w16du:dateUtc="2025-11-21T02:48:00Z">
        <w:r w:rsidR="004958A7" w:rsidRPr="00093561">
          <w:rPr>
            <w:highlight w:val="yellow"/>
            <w:rPrChange w:id="217" w:author="Chloe McAuley" w:date="2025-11-21T10:48:00Z" w16du:dateUtc="2025-11-21T02:48:00Z">
              <w:rPr/>
            </w:rPrChange>
          </w:rPr>
          <w:t>e to increased</w:t>
        </w:r>
        <w:r w:rsidR="00093561" w:rsidRPr="00093561">
          <w:rPr>
            <w:highlight w:val="yellow"/>
            <w:rPrChange w:id="218" w:author="Chloe McAuley" w:date="2025-11-21T10:48:00Z" w16du:dateUtc="2025-11-21T02:48:00Z">
              <w:rPr/>
            </w:rPrChange>
          </w:rPr>
          <w:t xml:space="preserve"> movements rates and reduced perceived predation risk (Jaffe).</w:t>
        </w:r>
        <w:r w:rsidR="00093561">
          <w:t xml:space="preserve"> </w:t>
        </w:r>
      </w:ins>
      <w:ins w:id="219" w:author="Chloe McAuley" w:date="2025-11-21T10:59:00Z" w16du:dateUtc="2025-11-21T02:59:00Z">
        <w:r w:rsidR="00B22B94">
          <w:t xml:space="preserve">Link to lit </w:t>
        </w:r>
        <w:proofErr w:type="spellStart"/>
        <w:r w:rsidR="00B22B94">
          <w:t>eg</w:t>
        </w:r>
        <w:proofErr w:type="spellEnd"/>
        <w:r w:rsidR="00B22B94">
          <w:t xml:space="preserve"> Tims NEE </w:t>
        </w:r>
      </w:ins>
      <w:ins w:id="220" w:author="Chloe McAuley" w:date="2025-11-21T11:01:00Z" w16du:dateUtc="2025-11-21T03:01:00Z">
        <w:r w:rsidR="00DA2544">
          <w:t xml:space="preserve">paper, </w:t>
        </w:r>
        <w:r w:rsidR="00DA2544">
          <w:lastRenderedPageBreak/>
          <w:t>and</w:t>
        </w:r>
      </w:ins>
      <w:ins w:id="221" w:author="Chloe McAuley" w:date="2025-11-21T11:00:00Z" w16du:dateUtc="2025-11-21T03:00:00Z">
        <w:r w:rsidR="0034465B">
          <w:t xml:space="preserve"> increased distances seen. </w:t>
        </w:r>
      </w:ins>
      <w:ins w:id="222" w:author="Chloe McAuley" w:date="2025-11-21T13:13:00Z" w16du:dateUtc="2025-11-21T05:13:00Z">
        <w:r w:rsidR="003124B5">
          <w:t xml:space="preserve">Site </w:t>
        </w:r>
      </w:ins>
      <w:ins w:id="223" w:author="Chloe McAuley" w:date="2025-11-21T13:14:00Z" w16du:dateUtc="2025-11-21T05:14:00Z">
        <w:r w:rsidR="003124B5">
          <w:t>fidelity</w:t>
        </w:r>
      </w:ins>
      <w:ins w:id="224" w:author="Chloe McAuley" w:date="2025-11-21T13:13:00Z" w16du:dateUtc="2025-11-21T05:13:00Z">
        <w:r w:rsidR="003124B5">
          <w:t xml:space="preserve"> a</w:t>
        </w:r>
      </w:ins>
      <w:ins w:id="225" w:author="Chloe McAuley" w:date="2025-11-21T13:14:00Z" w16du:dateUtc="2025-11-21T05:14:00Z">
        <w:r w:rsidR="003124B5">
          <w:t xml:space="preserve">s a potential explanation for this. Is there any work that looks at differences in </w:t>
        </w:r>
        <w:r w:rsidR="00D1133A">
          <w:t xml:space="preserve">correlations between movement rates and home range. </w:t>
        </w:r>
      </w:ins>
    </w:p>
    <w:p w14:paraId="5A491E00" w14:textId="42C62DAB" w:rsidR="005915B6" w:rsidRPr="001E2FFF" w:rsidDel="002F7312" w:rsidRDefault="00A225A9" w:rsidP="005915B6">
      <w:pPr>
        <w:rPr>
          <w:del w:id="226" w:author="Wooster, Eamonn" w:date="2025-11-11T13:56:00Z" w16du:dateUtc="2025-11-11T02:56:00Z"/>
        </w:rPr>
      </w:pPr>
      <w:del w:id="227" w:author="Wooster, Eamonn" w:date="2025-11-11T13:56:00Z" w16du:dateUtc="2025-11-11T02:56:00Z">
        <w:r w:rsidDel="002F7312">
          <w:delText>L</w:delText>
        </w:r>
        <w:r w:rsidR="0069720E" w:rsidDel="002F7312">
          <w:delText xml:space="preserve">oss of vegetation cover post-fire </w:delText>
        </w:r>
        <w:r w:rsidR="0026549F" w:rsidDel="002F7312">
          <w:delText>can alter</w:delText>
        </w:r>
        <w:r w:rsidR="0069720E" w:rsidDel="002F7312">
          <w:delText xml:space="preserve"> perceived </w:delText>
        </w:r>
        <w:r w:rsidR="00DA63BD" w:rsidDel="002F7312">
          <w:delText xml:space="preserve">or actual </w:delText>
        </w:r>
        <w:r w:rsidR="0069720E" w:rsidDel="002F7312">
          <w:delText>predation risk</w:delText>
        </w:r>
        <w:r w:rsidR="006E4263" w:rsidDel="002F7312">
          <w:delText xml:space="preserve"> </w:delText>
        </w:r>
        <w:r w:rsidR="006E4263" w:rsidDel="002F7312">
          <w:fldChar w:fldCharType="begin"/>
        </w:r>
        <w:r w:rsidR="006E4263" w:rsidDel="002F7312">
          <w:del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delInstrText>
        </w:r>
        <w:r w:rsidR="006E4263" w:rsidDel="002F7312">
          <w:fldChar w:fldCharType="separate"/>
        </w:r>
        <w:r w:rsidR="006E4263" w:rsidDel="002F7312">
          <w:rPr>
            <w:noProof/>
          </w:rPr>
          <w:delText>(Leahy et al., 2016)</w:delText>
        </w:r>
        <w:r w:rsidR="006E4263" w:rsidDel="002F7312">
          <w:fldChar w:fldCharType="end"/>
        </w:r>
        <w:r w:rsidR="00DA58AB" w:rsidDel="002F7312">
          <w:delText xml:space="preserve">, and the direction of change </w:delText>
        </w:r>
        <w:r w:rsidR="00C8258C" w:rsidDel="002F7312">
          <w:delText>can be influenced by predator hunting strateg</w:delText>
        </w:r>
        <w:r w:rsidR="006E4263" w:rsidDel="002F7312">
          <w:delText>y</w:delText>
        </w:r>
        <w:r w:rsidR="0026549F" w:rsidDel="002F7312">
          <w:delText xml:space="preserve"> </w:delText>
        </w:r>
        <w:r w:rsidR="0026549F" w:rsidDel="002F7312">
          <w:fldChar w:fldCharType="begin"/>
        </w:r>
        <w:r w:rsidR="0026549F" w:rsidDel="002F7312">
          <w:del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delInstrText>
        </w:r>
        <w:r w:rsidR="0026549F" w:rsidDel="002F7312">
          <w:fldChar w:fldCharType="separate"/>
        </w:r>
        <w:r w:rsidR="0026549F" w:rsidDel="002F7312">
          <w:rPr>
            <w:noProof/>
          </w:rPr>
          <w:delText>(Geary et al., 2020)</w:delText>
        </w:r>
        <w:r w:rsidR="0026549F" w:rsidDel="002F7312">
          <w:fldChar w:fldCharType="end"/>
        </w:r>
        <w:r w:rsidR="0069720E" w:rsidDel="002F7312">
          <w:delText>. In their study of white</w:delText>
        </w:r>
        <w:r w:rsidR="00DA63BD" w:rsidDel="002F7312">
          <w:delText>-</w:delText>
        </w:r>
        <w:r w:rsidR="0069720E" w:rsidDel="002F7312">
          <w:delText xml:space="preserve">tailed deer </w:delText>
        </w:r>
        <w:r w:rsidR="00DA63BD" w:rsidDel="002F7312">
          <w:delText>(</w:delText>
        </w:r>
        <w:r w:rsidR="00DA63BD" w:rsidRPr="00DA63BD" w:rsidDel="002F7312">
          <w:rPr>
            <w:i/>
            <w:iCs/>
          </w:rPr>
          <w:delText>Odocoileus virginianus</w:delText>
        </w:r>
        <w:r w:rsidR="00DA63BD" w:rsidDel="002F7312">
          <w:delText xml:space="preserve">) </w:delText>
        </w:r>
        <w:r w:rsidR="0069720E" w:rsidDel="002F7312">
          <w:delText xml:space="preserve">in </w:delText>
        </w:r>
        <w:r w:rsidR="002D2508" w:rsidDel="002F7312">
          <w:delText>Florida</w:delText>
        </w:r>
        <w:r w:rsidR="0069720E" w:rsidDel="002F7312">
          <w:delText xml:space="preserve">, </w:delText>
        </w:r>
        <w:r w:rsidR="0069720E" w:rsidDel="002F7312">
          <w:fldChar w:fldCharType="begin"/>
        </w:r>
        <w:r w:rsidR="0069720E" w:rsidDel="002F7312">
          <w:delInstrText xml:space="preserve"> ADDIN EN.CITE &lt;EndNote&gt;&lt;Cite AuthorYear="1"&gt;&lt;Author&gt;Cherry&lt;/Author&gt;&lt;Year&gt;2018&lt;/Year&gt;&lt;RecNum&gt;166&lt;/RecNum&gt;&lt;DisplayText&gt;Cherry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delInstrText>
        </w:r>
        <w:r w:rsidR="0069720E" w:rsidDel="002F7312">
          <w:fldChar w:fldCharType="separate"/>
        </w:r>
        <w:r w:rsidR="0069720E" w:rsidDel="002F7312">
          <w:rPr>
            <w:noProof/>
          </w:rPr>
          <w:delText>Cherry et al. (2018)</w:delText>
        </w:r>
        <w:r w:rsidR="0069720E" w:rsidDel="002F7312">
          <w:fldChar w:fldCharType="end"/>
        </w:r>
        <w:r w:rsidR="0069720E" w:rsidDel="002F7312">
          <w:delText xml:space="preserve"> found male and female deer</w:delText>
        </w:r>
        <w:r w:rsidR="00DA63BD" w:rsidDel="002F7312">
          <w:delText xml:space="preserve"> significantly</w:delText>
        </w:r>
        <w:r w:rsidR="0069720E" w:rsidDel="002F7312">
          <w:delText xml:space="preserve"> increased movement rates in the month following</w:delText>
        </w:r>
        <w:r w:rsidR="00DA63BD" w:rsidDel="002F7312">
          <w:delText xml:space="preserve"> a</w:delText>
        </w:r>
        <w:r w:rsidR="0069720E" w:rsidDel="002F7312">
          <w:delText xml:space="preserve"> wildfire. The authors suggested this increase </w:delText>
        </w:r>
        <w:r w:rsidR="00DA63BD" w:rsidDel="002F7312">
          <w:delText>was the result of reduced perceived predation risk from the Florida panther</w:delText>
        </w:r>
        <w:r w:rsidR="00553716" w:rsidDel="002F7312">
          <w:delText xml:space="preserve"> </w:delText>
        </w:r>
        <w:r w:rsidR="00955C5D" w:rsidDel="002F7312">
          <w:delText>(</w:delText>
        </w:r>
        <w:r w:rsidR="00955C5D" w:rsidRPr="00955C5D" w:rsidDel="002F7312">
          <w:rPr>
            <w:i/>
            <w:iCs/>
          </w:rPr>
          <w:delText>Puma concolor coryi</w:delText>
        </w:r>
        <w:r w:rsidR="00955C5D" w:rsidDel="002F7312">
          <w:delText>)</w:delText>
        </w:r>
        <w:r w:rsidR="00DA63BD" w:rsidDel="002F7312">
          <w:delText xml:space="preserve">, a </w:delText>
        </w:r>
        <w:r w:rsidR="00DA63BD" w:rsidRPr="00DA63BD" w:rsidDel="002F7312">
          <w:delText>stalk-and-ambush</w:delText>
        </w:r>
        <w:r w:rsidR="00DA63BD" w:rsidDel="002F7312">
          <w:delText xml:space="preserve"> predator that relies on vegetation cover for concealment </w:delText>
        </w:r>
        <w:r w:rsidR="00DA63BD" w:rsidDel="002F7312">
          <w:fldChar w:fldCharType="begin"/>
        </w:r>
        <w:r w:rsidR="00DA63BD" w:rsidDel="002F7312">
          <w:delInstrText xml:space="preserve"> ADDIN EN.CITE &lt;EndNote&gt;&lt;Cite&gt;&lt;Author&gt;Cherry&lt;/Author&gt;&lt;Year&gt;2018&lt;/Year&gt;&lt;RecNum&gt;166&lt;/RecNum&gt;&lt;DisplayText&gt;(Cherry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delInstrText>
        </w:r>
        <w:r w:rsidR="00DA63BD" w:rsidDel="002F7312">
          <w:fldChar w:fldCharType="separate"/>
        </w:r>
        <w:r w:rsidR="00DA63BD" w:rsidDel="002F7312">
          <w:rPr>
            <w:noProof/>
          </w:rPr>
          <w:delText>(Cherry et al., 2018)</w:delText>
        </w:r>
        <w:r w:rsidR="00DA63BD" w:rsidDel="002F7312">
          <w:fldChar w:fldCharType="end"/>
        </w:r>
        <w:r w:rsidR="00DA63BD" w:rsidDel="002F7312">
          <w:delText>.</w:delText>
        </w:r>
        <w:r w:rsidR="00253809" w:rsidDel="002F7312">
          <w:delText xml:space="preserve"> </w:delText>
        </w:r>
        <w:r w:rsidR="00CD292C" w:rsidDel="002F7312">
          <w:delText xml:space="preserve">Similarly, </w:delText>
        </w:r>
        <w:r w:rsidR="004340AB" w:rsidDel="002F7312">
          <w:fldChar w:fldCharType="begin"/>
        </w:r>
        <w:r w:rsidR="004340AB" w:rsidDel="002F7312">
          <w:delInstrText xml:space="preserve"> ADDIN EN.CITE &lt;EndNote&gt;&lt;Cite AuthorYear="1"&gt;&lt;Author&gt;Jaffe&lt;/Author&gt;&lt;Year&gt;2009&lt;/Year&gt;&lt;RecNum&gt;538&lt;/RecNum&gt;&lt;DisplayText&gt;Jaffe and Isbell (2009)&lt;/DisplayText&gt;&lt;record&gt;&lt;rec-number&gt;538&lt;/rec-number&gt;&lt;foreign-keys&gt;&lt;key app="EN" db-id="axpffp0eards98ew20rvpa0tdf0f0svatvst" timestamp="1756076181"&gt;538&lt;/key&gt;&lt;/foreign-keys&gt;&lt;ref-type name="Journal Article"&gt;17&lt;/ref-type&gt;&lt;contributors&gt;&lt;authors&gt;&lt;author&gt;Jaffe, K. E.&lt;/author&gt;&lt;author&gt;Isbell, L. A.&lt;/author&gt;&lt;/authors&gt;&lt;/contributors&gt;&lt;titles&gt;&lt;title&gt;&lt;style face="normal" font="default" size="100%"&gt;After the fire: Benefits of reduced ground cover for vervet monkeys (&lt;/style&gt;&lt;style face="italic" font="default" size="100%"&gt;Cercopithecus aethiops&lt;/style&gt;&lt;style face="normal" font="default" size="100%"&gt;)&lt;/style&gt;&lt;/title&gt;&lt;secondary-title&gt;American Journal of Primatology&lt;/secondary-title&gt;&lt;/titles&gt;&lt;pages&gt;252-260&lt;/pages&gt;&lt;volume&gt;71&lt;/volume&gt;&lt;number&gt;3&lt;/number&gt;&lt;dates&gt;&lt;year&gt;2009&lt;/year&gt;&lt;/dates&gt;&lt;work-type&gt;Article&lt;/work-type&gt;&lt;urls&gt;&lt;related-urls&gt;&lt;url&gt;https://www.scopus.com/inward/record.uri?eid=2-s2.0-63049136545&amp;amp;doi=10.1002%2fajp.20644&amp;amp;partnerID=40&amp;amp;md5=b537d2fab2ca7fe647d9b9a89b858426&lt;/url&gt;&lt;/related-urls&gt;&lt;/urls&gt;&lt;electronic-resource-num&gt;10.1002/ajp.20644&lt;/electronic-resource-num&gt;&lt;/record&gt;&lt;/Cite&gt;&lt;/EndNote&gt;</w:delInstrText>
        </w:r>
        <w:r w:rsidR="004340AB" w:rsidDel="002F7312">
          <w:fldChar w:fldCharType="separate"/>
        </w:r>
        <w:r w:rsidR="004340AB" w:rsidDel="002F7312">
          <w:rPr>
            <w:noProof/>
          </w:rPr>
          <w:delText>Jaffe and Isbell (2009)</w:delText>
        </w:r>
        <w:r w:rsidR="004340AB" w:rsidDel="002F7312">
          <w:fldChar w:fldCharType="end"/>
        </w:r>
        <w:r w:rsidR="00CD292C" w:rsidDel="002F7312">
          <w:delText xml:space="preserve"> found </w:delText>
        </w:r>
        <w:r w:rsidR="00796302" w:rsidDel="002F7312">
          <w:delText xml:space="preserve">vervet monkeys </w:delText>
        </w:r>
        <w:r w:rsidR="00A95EAF" w:rsidDel="002F7312">
          <w:delText xml:space="preserve">travelled faster in burnt vegetation, and </w:delText>
        </w:r>
        <w:r w:rsidR="007357C1" w:rsidDel="002F7312">
          <w:delText>attributed</w:delText>
        </w:r>
        <w:r w:rsidR="00A95EAF" w:rsidDel="002F7312">
          <w:delText xml:space="preserve"> this </w:delText>
        </w:r>
        <w:r w:rsidR="007357C1" w:rsidDel="002F7312">
          <w:delText xml:space="preserve">greater to visibility and </w:delText>
        </w:r>
        <w:r w:rsidR="00284E17" w:rsidDel="002F7312">
          <w:delText xml:space="preserve">a reduction in perceived predation risk. </w:delText>
        </w:r>
        <w:r w:rsidR="0078004B" w:rsidDel="002F7312">
          <w:delText xml:space="preserve">Loss of cover may have the inverse effect for other prey species, such as </w:delText>
        </w:r>
        <w:r w:rsidR="001E2FFF" w:rsidDel="002F7312">
          <w:delText>Mount Graham</w:delText>
        </w:r>
        <w:r w:rsidR="00FF7316" w:rsidDel="002F7312">
          <w:delText xml:space="preserve"> red</w:delText>
        </w:r>
        <w:r w:rsidR="001E2FFF" w:rsidDel="002F7312">
          <w:delText xml:space="preserve"> squirrels (</w:delText>
        </w:r>
        <w:r w:rsidR="001E2FFF" w:rsidRPr="001E2FFF" w:rsidDel="002F7312">
          <w:rPr>
            <w:i/>
            <w:iCs/>
          </w:rPr>
          <w:delText>Tamiasciurus hudsonicus grahamensis</w:delText>
        </w:r>
        <w:r w:rsidR="001E2FFF" w:rsidDel="002F7312">
          <w:delText xml:space="preserve">), which reduced </w:delText>
        </w:r>
        <w:r w:rsidR="00D20146" w:rsidDel="002F7312">
          <w:delText>distances between nest sites and middens in burnt areas, likely to minimise predation</w:delText>
        </w:r>
        <w:r w:rsidR="004340AB" w:rsidDel="002F7312">
          <w:delText xml:space="preserve"> </w:delText>
        </w:r>
        <w:r w:rsidR="004340AB" w:rsidDel="002F7312">
          <w:fldChar w:fldCharType="begin"/>
        </w:r>
        <w:r w:rsidR="004340AB" w:rsidDel="002F7312">
          <w:del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delInstrText>
        </w:r>
        <w:r w:rsidR="004340AB" w:rsidDel="002F7312">
          <w:fldChar w:fldCharType="separate"/>
        </w:r>
        <w:r w:rsidR="004340AB" w:rsidDel="002F7312">
          <w:rPr>
            <w:noProof/>
          </w:rPr>
          <w:delText>(Leonard &amp; Koprowski, 2010)</w:delText>
        </w:r>
        <w:r w:rsidR="004340AB" w:rsidDel="002F7312">
          <w:fldChar w:fldCharType="end"/>
        </w:r>
        <w:r w:rsidR="00D20146" w:rsidDel="002F7312">
          <w:delText>.</w:delText>
        </w:r>
      </w:del>
    </w:p>
    <w:p w14:paraId="7A8C1291" w14:textId="54607210" w:rsidR="00787619" w:rsidRDefault="00DB7328" w:rsidP="00787619">
      <w:pPr>
        <w:pStyle w:val="Heading2"/>
      </w:pPr>
      <w:commentRangeStart w:id="228"/>
      <w:r>
        <w:t>Taxonomy</w:t>
      </w:r>
      <w:commentRangeEnd w:id="228"/>
      <w:r w:rsidR="00745368">
        <w:rPr>
          <w:rStyle w:val="CommentReference"/>
          <w:rFonts w:eastAsiaTheme="minorHAnsi" w:cstheme="minorBidi"/>
          <w:b w:val="0"/>
          <w:color w:val="auto"/>
        </w:rPr>
        <w:commentReference w:id="228"/>
      </w:r>
      <w:r>
        <w:t xml:space="preserve"> </w:t>
      </w:r>
    </w:p>
    <w:p w14:paraId="189A72F3" w14:textId="37D550BF" w:rsidR="00AF7C68" w:rsidRDefault="00ED7D03" w:rsidP="00213CAC">
      <w:ins w:id="229" w:author="Chloe McAuley" w:date="2025-11-21T09:52:00Z" w16du:dateUtc="2025-11-21T01:52:00Z">
        <w:r>
          <w:t xml:space="preserve">We found mammals and birds demonstrated </w:t>
        </w:r>
        <w:r w:rsidR="000B0AF5">
          <w:t xml:space="preserve">small, moderately significant increases in movement after fire. </w:t>
        </w:r>
      </w:ins>
      <w:r w:rsidR="00C91B7A">
        <w:t>This is likely explained by taxonomically specific movement morphologies</w:t>
      </w:r>
      <w:r w:rsidR="00A23185">
        <w:t xml:space="preserve"> (e.g., limbs allowing cursorial versus ambulatory movement; volant</w:t>
      </w:r>
      <w:r w:rsidR="00CB7CED">
        <w:t xml:space="preserve"> versus non-volant</w:t>
      </w:r>
      <w:r w:rsidR="00A23185">
        <w:t xml:space="preserve"> species)</w:t>
      </w:r>
      <w:r w:rsidR="0015317B">
        <w:t xml:space="preserve"> and fitness trade-offs between moving or remaining in pla</w:t>
      </w:r>
      <w:commentRangeStart w:id="230"/>
      <w:r w:rsidR="0015317B">
        <w:t>c</w:t>
      </w:r>
      <w:commentRangeEnd w:id="230"/>
      <w:r w:rsidR="00A72A9E">
        <w:rPr>
          <w:rStyle w:val="CommentReference"/>
        </w:rPr>
        <w:commentReference w:id="230"/>
      </w:r>
      <w:r w:rsidR="0015317B">
        <w:t>e</w:t>
      </w:r>
      <w:commentRangeStart w:id="231"/>
      <w:r w:rsidR="005A6B5B">
        <w:t>.</w:t>
      </w:r>
      <w:r w:rsidR="00887EE5">
        <w:t xml:space="preserve"> </w:t>
      </w:r>
      <w:commentRangeStart w:id="232"/>
      <w:commentRangeStart w:id="233"/>
      <w:commentRangeStart w:id="234"/>
      <w:commentRangeStart w:id="235"/>
      <w:commentRangeStart w:id="236"/>
      <w:r w:rsidR="00887EE5">
        <w:t>Both</w:t>
      </w:r>
      <w:r w:rsidR="005A6B5B">
        <w:t xml:space="preserve"> </w:t>
      </w:r>
      <w:r w:rsidR="00887EE5">
        <w:t>m</w:t>
      </w:r>
      <w:r w:rsidR="00770AA8">
        <w:t xml:space="preserve">ovement </w:t>
      </w:r>
      <w:r w:rsidR="006048DE">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048DE">
        <w:instrText xml:space="preserve"> ADDIN EN.CITE </w:instrText>
      </w:r>
      <w:r w:rsidR="006048DE">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048DE">
        <w:instrText xml:space="preserve"> ADDIN EN.CITE.DATA </w:instrText>
      </w:r>
      <w:r w:rsidR="006048DE">
        <w:fldChar w:fldCharType="end"/>
      </w:r>
      <w:r w:rsidR="006048DE">
        <w:fldChar w:fldCharType="separate"/>
      </w:r>
      <w:r w:rsidR="006048DE">
        <w:rPr>
          <w:noProof/>
        </w:rPr>
        <w:t>(Jetz et al., 2004)</w:t>
      </w:r>
      <w:r w:rsidR="006048DE">
        <w:fldChar w:fldCharType="end"/>
      </w:r>
      <w:r w:rsidR="006048DE">
        <w:t xml:space="preserve"> </w:t>
      </w:r>
      <w:r w:rsidR="00A36099">
        <w:t xml:space="preserve">and </w:t>
      </w:r>
      <w:r w:rsidR="00870CEA">
        <w:t>energy requirements</w:t>
      </w:r>
      <w:r w:rsidR="006048DE">
        <w:t xml:space="preserve"> </w:t>
      </w:r>
      <w:r w:rsidR="006048DE">
        <w:fldChar w:fldCharType="begin"/>
      </w:r>
      <w:r w:rsidR="006048DE">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6048DE">
        <w:fldChar w:fldCharType="separate"/>
      </w:r>
      <w:r w:rsidR="006048DE">
        <w:rPr>
          <w:noProof/>
        </w:rPr>
        <w:t>(Nagy, 2005)</w:t>
      </w:r>
      <w:r w:rsidR="006048DE">
        <w:fldChar w:fldCharType="end"/>
      </w:r>
      <w:r w:rsidR="006048DE">
        <w:t xml:space="preserve"> </w:t>
      </w:r>
      <w:r w:rsidR="00770AA8">
        <w:t>scale</w:t>
      </w:r>
      <w:r w:rsidR="006048DE">
        <w:t xml:space="preserve"> </w:t>
      </w:r>
      <w:r w:rsidR="00770AA8">
        <w:t>with body mass</w:t>
      </w:r>
      <w:r w:rsidR="00887EE5">
        <w:t>. Larger animals, such as mammals, typically have greater energy requirements</w:t>
      </w:r>
      <w:r w:rsidR="00FF704F">
        <w:t xml:space="preserve"> </w:t>
      </w:r>
      <w:r w:rsidR="00FF704F">
        <w:fldChar w:fldCharType="begin">
          <w:fldData xml:space="preserve">PEVuZE5vdGU+PENpdGU+PEF1dGhvcj5Ccm93bjwvQXV0aG9yPjxZZWFyPjIwMDQ8L1llYXI+PFJl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</w:fldData>
        </w:fldChar>
      </w:r>
      <w:r w:rsidR="006048DE">
        <w:instrText xml:space="preserve"> ADDIN EN.CITE </w:instrText>
      </w:r>
      <w:r w:rsidR="006048DE">
        <w:fldChar w:fldCharType="begin">
          <w:fldData xml:space="preserve">PEVuZE5vdGU+PENpdGU+PEF1dGhvcj5Ccm93bjwvQXV0aG9yPjxZZWFyPjIwMDQ8L1llYXI+PFJl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</w:fldData>
        </w:fldChar>
      </w:r>
      <w:r w:rsidR="006048DE">
        <w:instrText xml:space="preserve"> ADDIN EN.CITE.DATA </w:instrText>
      </w:r>
      <w:r w:rsidR="006048DE">
        <w:fldChar w:fldCharType="end"/>
      </w:r>
      <w:r w:rsidR="00FF704F">
        <w:fldChar w:fldCharType="separate"/>
      </w:r>
      <w:r w:rsidR="006048DE">
        <w:rPr>
          <w:noProof/>
        </w:rPr>
        <w:t>(Brown et al., 2004; Nagy, 2005)</w:t>
      </w:r>
      <w:r w:rsidR="00FF704F">
        <w:fldChar w:fldCharType="end"/>
      </w:r>
      <w:r w:rsidR="00887EE5">
        <w:t xml:space="preserve">. However, they are also capable </w:t>
      </w:r>
      <w:r w:rsidR="008946DE">
        <w:t>of</w:t>
      </w:r>
      <w:r w:rsidR="00B87B16">
        <w:t xml:space="preserve"> </w:t>
      </w:r>
      <w:r w:rsidR="00393861">
        <w:t xml:space="preserve">moving greater </w:t>
      </w:r>
      <w:r w:rsidR="007F369C">
        <w:t xml:space="preserve">distances </w:t>
      </w:r>
      <w:r w:rsidR="00B33D0E">
        <w:t xml:space="preserve">to meet </w:t>
      </w:r>
      <w:r w:rsidR="00B66137">
        <w:t xml:space="preserve">these requirements </w:t>
      </w:r>
      <w:r w:rsidR="007F369C">
        <w:fldChar w:fldCharType="begin">
          <w:fldData xml:space="preserve">PEVuZE5vdGU+PENpdGU+PEF1dGhvcj5KZXR6PC9BdXRob3I+PFllYXI+MjAwNDwvWWVhcj48UmVj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</w:fldData>
        </w:fldChar>
      </w:r>
      <w:r w:rsidR="00B87B16">
        <w:instrText xml:space="preserve"> ADDIN EN.CITE </w:instrText>
      </w:r>
      <w:r w:rsidR="00B87B16">
        <w:fldChar w:fldCharType="begin">
          <w:fldData xml:space="preserve">PEVuZE5vdGU+PENpdGU+PEF1dGhvcj5KZXR6PC9BdXRob3I+PFllYXI+MjAwNDwvWWVhcj48UmVj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</w:fldData>
        </w:fldChar>
      </w:r>
      <w:r w:rsidR="00B87B16">
        <w:instrText xml:space="preserve"> ADDIN EN.CITE.DATA </w:instrText>
      </w:r>
      <w:r w:rsidR="00B87B16">
        <w:fldChar w:fldCharType="end"/>
      </w:r>
      <w:r w:rsidR="007F369C">
        <w:fldChar w:fldCharType="separate"/>
      </w:r>
      <w:r w:rsidR="00B87B16">
        <w:rPr>
          <w:noProof/>
        </w:rPr>
        <w:t>(Jetz et al., 2004; Tamburello et al., 2015)</w:t>
      </w:r>
      <w:r w:rsidR="007F369C">
        <w:fldChar w:fldCharType="end"/>
      </w:r>
      <w:r w:rsidR="007F369C">
        <w:t>.</w:t>
      </w:r>
      <w:r w:rsidR="00AB7D07">
        <w:t xml:space="preserve"> </w:t>
      </w:r>
      <w:commentRangeEnd w:id="232"/>
      <w:r w:rsidR="00A23185">
        <w:rPr>
          <w:rStyle w:val="CommentReference"/>
        </w:rPr>
        <w:commentReference w:id="232"/>
      </w:r>
      <w:commentRangeEnd w:id="233"/>
      <w:r w:rsidR="00EA3D59">
        <w:rPr>
          <w:rStyle w:val="CommentReference"/>
        </w:rPr>
        <w:commentReference w:id="233"/>
      </w:r>
      <w:commentRangeEnd w:id="234"/>
      <w:r w:rsidR="00103A8D">
        <w:rPr>
          <w:rStyle w:val="CommentReference"/>
        </w:rPr>
        <w:commentReference w:id="234"/>
      </w:r>
      <w:commentRangeEnd w:id="235"/>
      <w:r w:rsidR="00103A8D">
        <w:rPr>
          <w:rStyle w:val="CommentReference"/>
        </w:rPr>
        <w:commentReference w:id="235"/>
      </w:r>
      <w:commentRangeEnd w:id="236"/>
      <w:r w:rsidR="00751464">
        <w:rPr>
          <w:rStyle w:val="CommentReference"/>
        </w:rPr>
        <w:commentReference w:id="236"/>
      </w:r>
      <w:r w:rsidR="00DD57DD">
        <w:t xml:space="preserve"> </w:t>
      </w:r>
      <w:r w:rsidR="00A23185">
        <w:t>M</w:t>
      </w:r>
      <w:r w:rsidR="00AF7C68">
        <w:t>ore mobile animals</w:t>
      </w:r>
      <w:r w:rsidR="00A23185">
        <w:t>, such as mammals and birds,</w:t>
      </w:r>
      <w:r w:rsidR="00AF7C68">
        <w:t xml:space="preserve"> have the capacity to traverse greater distances and across matrixes in response to environmental heterogeneity within and outside burn extent</w:t>
      </w:r>
      <w:r w:rsidR="00934960">
        <w:t>s</w:t>
      </w:r>
      <w:r w:rsidR="00DD57DD">
        <w:t xml:space="preserve"> </w:t>
      </w:r>
      <w:commentRangeStart w:id="237"/>
      <w:r w:rsidR="00DD57DD">
        <w:fldChar w:fldCharType="begin"/>
      </w:r>
      <w:r w:rsidR="00F420E2">
        <w:instrText xml:space="preserve"> ADDIN EN.CITE &lt;EndNote&gt;&lt;Cite&gt;&lt;Author&gt;Doherty&lt;/Author&gt;&lt;Year&gt;2019&lt;/Year&gt;&lt;RecNum&gt;183&lt;/RecNum&gt;&lt;DisplayText&gt;(Doherty et al., 2019)&lt;/DisplayText&gt;&lt;record&gt;&lt;rec-number&gt;183&lt;/rec-number&gt;&lt;foreign-keys&gt;&lt;key app="EN" db-id="axpffp0eards98ew20rvpa0tdf0f0svatvst" timestamp="1753847144"&gt;183&lt;/key&gt;&lt;/foreign-keys&gt;&lt;ref-type name="Journal Article"&gt;17&lt;/ref-type&gt;&lt;contributors&gt;&lt;authors&gt;&lt;author&gt;Doherty, Tim S.&lt;/author&gt;&lt;author&gt;Fist, Charles N.&lt;/author&gt;&lt;author&gt;Driscoll, Don A.&lt;/author&gt;&lt;/authors&gt;&lt;/contributors&gt;&lt;titles&gt;&lt;title&gt;Animal movement varies with resource availability, landscape configuration and body size: A conceptual model and empirical example&lt;/title&gt;&lt;secondary-title&gt;Landscape Ecology&lt;/secondary-title&gt;&lt;/titles&gt;&lt;pages&gt;603-614&lt;/pages&gt;&lt;volume&gt;34&lt;/volume&gt;&lt;number&gt;3&lt;/number&gt;&lt;dates&gt;&lt;year&gt;2019&lt;/year&gt;&lt;pub-dates&gt;&lt;date&gt;2019/03/01&lt;/date&gt;&lt;/pub-dates&gt;&lt;/dates&gt;&lt;isbn&gt;1572-9761&lt;/isbn&gt;&lt;urls&gt;&lt;related-urls&gt;&lt;url&gt;https://doi.org/10.1007/s10980-019-00795-x&lt;/url&gt;&lt;/related-urls&gt;&lt;/urls&gt;&lt;electronic-resource-num&gt;10.1007/s10980-019-00795-x&lt;/electronic-resource-num&gt;&lt;/record&gt;&lt;/Cite&gt;&lt;/EndNote&gt;</w:instrText>
      </w:r>
      <w:r w:rsidR="00DD57DD">
        <w:fldChar w:fldCharType="separate"/>
      </w:r>
      <w:r w:rsidR="00F420E2">
        <w:rPr>
          <w:noProof/>
        </w:rPr>
        <w:t>(Doherty et al., 2019)</w:t>
      </w:r>
      <w:r w:rsidR="00DD57DD">
        <w:fldChar w:fldCharType="end"/>
      </w:r>
      <w:commentRangeEnd w:id="237"/>
      <w:r w:rsidR="00293551">
        <w:rPr>
          <w:rStyle w:val="CommentReference"/>
        </w:rPr>
        <w:commentReference w:id="237"/>
      </w:r>
      <w:r w:rsidR="00AF7C68">
        <w:t xml:space="preserve">. </w:t>
      </w:r>
      <w:r w:rsidR="00DD57DD">
        <w:t>For smaller</w:t>
      </w:r>
      <w:r w:rsidR="00372EDB">
        <w:t xml:space="preserve">, less mobile species, </w:t>
      </w:r>
      <w:r w:rsidR="00AA3686">
        <w:t>fire</w:t>
      </w:r>
      <w:r w:rsidR="003A0FF3">
        <w:t xml:space="preserve"> </w:t>
      </w:r>
      <w:r w:rsidR="00AA3686">
        <w:t>may result in movement barriers</w:t>
      </w:r>
      <w:r w:rsidR="00225ED5">
        <w:t xml:space="preserve"> that </w:t>
      </w:r>
      <w:r w:rsidR="00F420E2">
        <w:t xml:space="preserve">animals are unwilling to cross </w:t>
      </w:r>
      <w:r w:rsidR="00372EDB">
        <w:fldChar w:fldCharType="begin"/>
      </w:r>
      <w:r w:rsidR="00372EDB">
        <w:instrText xml:space="preserve"> ADDIN EN.CITE &lt;EndNote&gt;&lt;Cite&gt;&lt;Author&gt;Yarnell&lt;/Author&gt;&lt;Year&gt;2008&lt;/Year&gt;&lt;RecNum&gt;199&lt;/RecNum&gt;&lt;DisplayText&gt;(Yarnell et al., 2008)&lt;/DisplayText&gt;&lt;record&gt;&lt;rec-number&gt;199&lt;/rec-number&gt;&lt;foreign-keys&gt;&lt;key app="EN" db-id="axpffp0eards98ew20rvpa0tdf0f0svatvst" timestamp="1754480197"&gt;199&lt;/key&gt;&lt;/foreign-keys&gt;&lt;ref-type name="Journal Article"&gt;17&lt;/ref-type&gt;&lt;contributors&gt;&lt;authors&gt;&lt;author&gt;Yarnell, Richard W.&lt;/author&gt;&lt;author&gt;Metcalfe, Daniel J.&lt;/author&gt;&lt;author&gt;Dunstone, Nigel&lt;/author&gt;&lt;author&gt;Burnside, Niall&lt;/author&gt;&lt;author&gt;Scott, Dawn M.&lt;/author&gt;&lt;/authors&gt;&lt;/contributors&gt;&lt;titles&gt;&lt;title&gt;&lt;style face="normal" font="default" size="100%"&gt;The impact of fire on habitat use by the short-snouted elephant shrew (&lt;/style&gt;&lt;style face="italic" font="default" size="100%"&gt;Elephantulus brachyrhynchu&lt;/style&gt;&lt;style face="normal" font="default" size="100%"&gt;s) in North West Province, South Africa&lt;/style&gt;&lt;/title&gt;&lt;secondary-title&gt;African Zoology&lt;/secondary-title&gt;&lt;/titles&gt;&lt;pages&gt;45-52&lt;/pages&gt;&lt;volume&gt;43&lt;/volume&gt;&lt;number&gt;1&lt;/number&gt;&lt;dates&gt;&lt;year&gt;2008&lt;/year&gt;&lt;pub-dates&gt;&lt;date&gt;2008/04/01&lt;/date&gt;&lt;/pub-dates&gt;&lt;/dates&gt;&lt;publisher&gt;Taylor &amp;amp; Francis&lt;/publisher&gt;&lt;isbn&gt;1562-7020&lt;/isbn&gt;&lt;urls&gt;&lt;related-urls&gt;&lt;url&gt;https://doi.org/10.1080/15627020.2008.11407405&lt;/url&gt;&lt;/related-urls&gt;&lt;/urls&gt;&lt;electronic-resource-num&gt;10.1080/15627020.2008.11407405&lt;/electronic-resource-num&gt;&lt;/record&gt;&lt;/Cite&gt;&lt;/EndNote&gt;</w:instrText>
      </w:r>
      <w:r w:rsidR="00372EDB">
        <w:fldChar w:fldCharType="separate"/>
      </w:r>
      <w:r w:rsidR="00372EDB">
        <w:rPr>
          <w:noProof/>
        </w:rPr>
        <w:t>(Yarnell et al., 2008)</w:t>
      </w:r>
      <w:r w:rsidR="00372EDB">
        <w:fldChar w:fldCharType="end"/>
      </w:r>
      <w:r w:rsidR="00F420E2">
        <w:t xml:space="preserve">. </w:t>
      </w:r>
      <w:commentRangeEnd w:id="231"/>
      <w:r w:rsidR="00103A8D">
        <w:rPr>
          <w:rStyle w:val="CommentReference"/>
        </w:rPr>
        <w:commentReference w:id="231"/>
      </w:r>
    </w:p>
    <w:p w14:paraId="0A2FFC89" w14:textId="4DC15E9D" w:rsidR="00CC776F" w:rsidRDefault="00E709F1" w:rsidP="00003B4D">
      <w:commentRangeStart w:id="238"/>
      <w:r>
        <w:t>T</w:t>
      </w:r>
      <w:r w:rsidR="00A11A7B">
        <w:t xml:space="preserve">he </w:t>
      </w:r>
      <w:commentRangeEnd w:id="238"/>
      <w:r w:rsidR="0016645D">
        <w:rPr>
          <w:rStyle w:val="CommentReference"/>
        </w:rPr>
        <w:commentReference w:id="238"/>
      </w:r>
      <w:r w:rsidR="00A11A7B">
        <w:t xml:space="preserve">distribution of effect sizes across classes reflects </w:t>
      </w:r>
      <w:r w:rsidR="00022FFF">
        <w:t xml:space="preserve">taxonomic </w:t>
      </w:r>
      <w:r w:rsidR="00A11A7B">
        <w:t>b</w:t>
      </w:r>
      <w:r w:rsidR="005A6B5B">
        <w:t xml:space="preserve">iases in </w:t>
      </w:r>
      <w:r w:rsidR="001D1058">
        <w:t xml:space="preserve">the </w:t>
      </w:r>
      <w:r w:rsidR="005A6B5B">
        <w:t xml:space="preserve">movement </w:t>
      </w:r>
      <w:r w:rsidR="001D1058">
        <w:t xml:space="preserve">ecology </w:t>
      </w:r>
      <w:commentRangeStart w:id="239"/>
      <w:r w:rsidR="005A6B5B">
        <w:t>literature</w:t>
      </w:r>
      <w:commentRangeEnd w:id="239"/>
      <w:r w:rsidR="00EA3D59">
        <w:rPr>
          <w:rStyle w:val="CommentReference"/>
        </w:rPr>
        <w:commentReference w:id="239"/>
      </w:r>
      <w:r w:rsidR="00A11A7B">
        <w:t xml:space="preserve"> </w:t>
      </w:r>
      <w:r w:rsidR="00EF1628">
        <w:fldChar w:fldCharType="begin"/>
      </w:r>
      <w:r w:rsidR="00EF1628">
        <w:instrText xml:space="preserve"> ADDIN EN.CITE &lt;EndNote&gt;&lt;Cite&gt;&lt;Author&gt;Joo&lt;/Author&gt;&lt;Year&gt;2022&lt;/Year&gt;&lt;RecNum&gt;696&lt;/RecNum&gt;&lt;DisplayText&gt;(Joo et al., 2022)&lt;/DisplayText&gt;&lt;record&gt;&lt;rec-number&gt;696&lt;/rec-number&gt;&lt;foreign-keys&gt;&lt;key app="EN" db-id="axpffp0eards98ew20rvpa0tdf0f0svatvst" timestamp="1758681763"&gt;696&lt;/key&gt;&lt;/foreign-keys&gt;&lt;ref-type name="Journal Article"&gt;17&lt;/ref-type&gt;&lt;contributors&gt;&lt;authors&gt;&lt;author&gt;Joo, Rocío&lt;/author&gt;&lt;author&gt;Picardi, Simona&lt;/author&gt;&lt;author&gt;Boone, Matthew E.&lt;/author&gt;&lt;author&gt;Clay, Thomas A.&lt;/author&gt;&lt;author&gt;Patrick, Samantha C.&lt;/author&gt;&lt;author&gt;Romero-Romero, Vilma S.&lt;/author&gt;&lt;author&gt;Basille, Mathieu&lt;/author&gt;&lt;/authors&gt;&lt;/contributors&gt;&lt;titles&gt;&lt;title&gt;Recent trends in movement ecology of animals and human mobility&lt;/title&gt;&lt;secondary-title&gt;Movement Ecology&lt;/secondary-title&gt;&lt;/titles&gt;&lt;pages&gt;26&lt;/pages&gt;&lt;volume&gt;10&lt;/volume&gt;&lt;number&gt;1&lt;/number&gt;&lt;dates&gt;&lt;year&gt;2022&lt;/year&gt;&lt;pub-dates&gt;&lt;date&gt;2022/05/25&lt;/date&gt;&lt;/pub-dates&gt;&lt;/dates&gt;&lt;isbn&gt;2051-3933&lt;/isbn&gt;&lt;urls&gt;&lt;related-urls&gt;&lt;url&gt;https://doi.org/10.1186/s40462-022-00322-9&lt;/url&gt;&lt;/related-urls&gt;&lt;/urls&gt;&lt;electronic-resource-num&gt;10.1186/s40462-022-00322-9&lt;/electronic-resource-num&gt;&lt;/record&gt;&lt;/Cite&gt;&lt;/EndNote&gt;</w:instrText>
      </w:r>
      <w:r w:rsidR="00EF1628">
        <w:fldChar w:fldCharType="separate"/>
      </w:r>
      <w:r w:rsidR="00EF1628">
        <w:rPr>
          <w:noProof/>
        </w:rPr>
        <w:t>(Joo et al., 2022)</w:t>
      </w:r>
      <w:r w:rsidR="00EF1628">
        <w:fldChar w:fldCharType="end"/>
      </w:r>
      <w:r>
        <w:t xml:space="preserve">, and this may </w:t>
      </w:r>
      <w:r w:rsidR="000424C0">
        <w:t xml:space="preserve">also </w:t>
      </w:r>
      <w:r>
        <w:t xml:space="preserve">be contributing to </w:t>
      </w:r>
      <w:r w:rsidR="00EA3D59">
        <w:t>our results</w:t>
      </w:r>
      <w:r w:rsidR="00A11A7B">
        <w:t>.</w:t>
      </w:r>
      <w:r w:rsidR="005A6B5B">
        <w:t xml:space="preserve"> Mammals made up over 67% of effect sizes in our analysis</w:t>
      </w:r>
      <w:r w:rsidR="0016645D">
        <w:t xml:space="preserve">. </w:t>
      </w:r>
      <w:r w:rsidR="00293551">
        <w:t>G</w:t>
      </w:r>
      <w:r w:rsidR="008A0FE5">
        <w:t>iven</w:t>
      </w:r>
      <w:r w:rsidR="00F7338E">
        <w:t xml:space="preserve"> that</w:t>
      </w:r>
      <w:r w:rsidR="00C24C1C">
        <w:t xml:space="preserve"> </w:t>
      </w:r>
      <w:r w:rsidR="004E6F04">
        <w:t xml:space="preserve">mammals are generally larger than birds and reptiles and </w:t>
      </w:r>
      <w:r w:rsidR="00C24C1C">
        <w:t xml:space="preserve">body mass </w:t>
      </w:r>
      <w:r w:rsidR="00003B4D">
        <w:t xml:space="preserve">influences </w:t>
      </w:r>
      <w:r w:rsidR="00D24046">
        <w:t>tracking device size</w:t>
      </w:r>
      <w:r w:rsidR="000627B0">
        <w:t xml:space="preserve"> and weight</w:t>
      </w:r>
      <w:r w:rsidR="004E6F04">
        <w:t xml:space="preserve">, it is unsurprising that </w:t>
      </w:r>
      <w:r w:rsidR="00F7338E">
        <w:t xml:space="preserve">mammals predominate the available movement </w:t>
      </w:r>
      <w:r w:rsidR="005D22BE">
        <w:t>data.</w:t>
      </w:r>
      <w:r w:rsidR="001D1058">
        <w:t xml:space="preserve"> </w:t>
      </w:r>
      <w:r w:rsidR="00B06B46">
        <w:t xml:space="preserve">High </w:t>
      </w:r>
      <w:r w:rsidR="00B06B46">
        <w:lastRenderedPageBreak/>
        <w:t>resolution tracking data has historically been very difficult to obtain for small birds and reptiles given their smaller body sizes</w:t>
      </w:r>
      <w:r w:rsidR="00D0415B">
        <w:t xml:space="preserve"> </w:t>
      </w:r>
      <w:r w:rsidR="00D0415B">
        <w:fldChar w:fldCharType="begin"/>
      </w:r>
      <w:r w:rsidR="00D0415B">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rsidR="00D0415B">
        <w:fldChar w:fldCharType="separate"/>
      </w:r>
      <w:r w:rsidR="00D0415B">
        <w:rPr>
          <w:noProof/>
        </w:rPr>
        <w:t>(Kays et al., 2015)</w:t>
      </w:r>
      <w:r w:rsidR="00D0415B">
        <w:fldChar w:fldCharType="end"/>
      </w:r>
      <w:r w:rsidR="00AF13CA">
        <w:t xml:space="preserve">. </w:t>
      </w:r>
      <w:r w:rsidR="00E82D60">
        <w:t>As technology continues to advance, our ability to capture robust</w:t>
      </w:r>
      <w:r w:rsidR="004C16E2">
        <w:t xml:space="preserve">, </w:t>
      </w:r>
      <w:r w:rsidR="00821FB4">
        <w:t>high</w:t>
      </w:r>
      <w:r w:rsidR="004C16E2">
        <w:t xml:space="preserve"> resolution </w:t>
      </w:r>
      <w:r w:rsidR="00E82D60">
        <w:t>tracking data from smaller species</w:t>
      </w:r>
      <w:r w:rsidR="00912A41">
        <w:t xml:space="preserve"> </w:t>
      </w:r>
      <w:r w:rsidR="00413E45">
        <w:t>will improve</w:t>
      </w:r>
      <w:r w:rsidR="00912A41">
        <w:t>, enhancing</w:t>
      </w:r>
      <w:r w:rsidR="00413E45">
        <w:t xml:space="preserve"> our understanding of </w:t>
      </w:r>
      <w:r w:rsidR="0009523E">
        <w:t>movement responses</w:t>
      </w:r>
      <w:r w:rsidR="00912A41">
        <w:t xml:space="preserve"> of smaller species</w:t>
      </w:r>
      <w:r w:rsidR="0009523E">
        <w:t xml:space="preserve"> post-fire </w:t>
      </w:r>
      <w:r w:rsidR="00413E45">
        <w:fldChar w:fldCharType="begin">
          <w:fldData xml:space="preserve">PEVuZE5vdGU+PENpdGU+PEF1dGhvcj5OYXRoYW48L0F1dGhvcj48WWVhcj4yMDIyPC9ZZWFyPjxS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</w:fldData>
        </w:fldChar>
      </w:r>
      <w:r w:rsidR="00413E45">
        <w:instrText xml:space="preserve"> ADDIN EN.CITE </w:instrText>
      </w:r>
      <w:r w:rsidR="00413E45">
        <w:fldChar w:fldCharType="begin">
          <w:fldData xml:space="preserve">PEVuZE5vdGU+PENpdGU+PEF1dGhvcj5OYXRoYW48L0F1dGhvcj48WWVhcj4yMDIyPC9ZZWFyPjxS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</w:fldData>
        </w:fldChar>
      </w:r>
      <w:r w:rsidR="00413E45">
        <w:instrText xml:space="preserve"> ADDIN EN.CITE.DATA </w:instrText>
      </w:r>
      <w:r w:rsidR="00413E45">
        <w:fldChar w:fldCharType="end"/>
      </w:r>
      <w:r w:rsidR="00413E45">
        <w:fldChar w:fldCharType="separate"/>
      </w:r>
      <w:r w:rsidR="00413E45">
        <w:rPr>
          <w:noProof/>
        </w:rPr>
        <w:t>(Nathan et al., 2022)</w:t>
      </w:r>
      <w:r w:rsidR="00413E45">
        <w:fldChar w:fldCharType="end"/>
      </w:r>
      <w:r w:rsidR="00413E45">
        <w:t>.</w:t>
      </w:r>
    </w:p>
    <w:p w14:paraId="0CEAB017" w14:textId="641DA6A4" w:rsidR="00DB7328" w:rsidRDefault="00DB7328" w:rsidP="00DB7328">
      <w:pPr>
        <w:pStyle w:val="Heading2"/>
      </w:pPr>
      <w:r>
        <w:t>Biome</w:t>
      </w:r>
    </w:p>
    <w:p w14:paraId="34470F4F" w14:textId="3933D28B" w:rsidR="003C5126" w:rsidDel="000665DE" w:rsidRDefault="003C5126" w:rsidP="00FB0B8B">
      <w:pPr>
        <w:rPr>
          <w:del w:id="240" w:author="Chloe McAuley" w:date="2025-11-20T16:37:00Z" w16du:dateUtc="2025-11-20T08:37:00Z"/>
          <w:i/>
          <w:iCs/>
        </w:rPr>
      </w:pPr>
      <w:commentRangeStart w:id="241"/>
      <w:commentRangeStart w:id="242"/>
      <w:del w:id="243" w:author="Chloe McAuley" w:date="2025-11-20T16:37:00Z" w16du:dateUtc="2025-11-20T08:37:00Z">
        <w:r w:rsidDel="000665DE">
          <w:rPr>
            <w:i/>
            <w:iCs/>
          </w:rPr>
          <w:delText xml:space="preserve">Para </w:delText>
        </w:r>
        <w:commentRangeEnd w:id="241"/>
        <w:r w:rsidR="00827446" w:rsidDel="000665DE">
          <w:rPr>
            <w:rStyle w:val="CommentReference"/>
          </w:rPr>
          <w:commentReference w:id="241"/>
        </w:r>
        <w:commentRangeEnd w:id="242"/>
        <w:r w:rsidR="00103A8D" w:rsidDel="000665DE">
          <w:rPr>
            <w:rStyle w:val="CommentReference"/>
          </w:rPr>
          <w:commentReference w:id="242"/>
        </w:r>
        <w:r w:rsidDel="000665DE">
          <w:rPr>
            <w:i/>
            <w:iCs/>
          </w:rPr>
          <w:delText xml:space="preserve">4: </w:delText>
        </w:r>
        <w:commentRangeStart w:id="244"/>
        <w:r w:rsidDel="000665DE">
          <w:rPr>
            <w:i/>
            <w:iCs/>
          </w:rPr>
          <w:delText>Explore</w:delText>
        </w:r>
        <w:commentRangeEnd w:id="244"/>
        <w:r w:rsidR="00B27CF8" w:rsidDel="000665DE">
          <w:rPr>
            <w:rStyle w:val="CommentReference"/>
          </w:rPr>
          <w:commentReference w:id="244"/>
        </w:r>
        <w:r w:rsidDel="000665DE">
          <w:rPr>
            <w:i/>
            <w:iCs/>
          </w:rPr>
          <w:delText xml:space="preserve"> biome results</w:delText>
        </w:r>
      </w:del>
    </w:p>
    <w:p w14:paraId="1E48C052" w14:textId="3961BA2A" w:rsidR="00F86025" w:rsidRDefault="00BF7EBC" w:rsidP="00FB0B8B">
      <w:r>
        <w:t xml:space="preserve">We found </w:t>
      </w:r>
      <w:r w:rsidR="005260AB">
        <w:t xml:space="preserve">movement responses </w:t>
      </w:r>
      <w:r w:rsidR="005C6A3C">
        <w:t>varied among biomes</w:t>
      </w:r>
      <w:r w:rsidR="00214935">
        <w:t xml:space="preserve">. </w:t>
      </w:r>
      <w:r w:rsidR="00F476C7">
        <w:t>Movement increase</w:t>
      </w:r>
      <w:r w:rsidR="00B27CF8">
        <w:t>d</w:t>
      </w:r>
      <w:r w:rsidR="00F476C7">
        <w:t xml:space="preserve"> </w:t>
      </w:r>
      <w:r w:rsidR="00B27CF8">
        <w:t>most in</w:t>
      </w:r>
      <w:r w:rsidR="00F476C7">
        <w:t xml:space="preserve"> </w:t>
      </w:r>
      <w:r w:rsidR="005172E9" w:rsidRPr="00821948">
        <w:rPr>
          <w:i/>
          <w:iCs/>
        </w:rPr>
        <w:t xml:space="preserve">tropical and subtropical </w:t>
      </w:r>
      <w:commentRangeStart w:id="245"/>
      <w:r w:rsidR="005172E9" w:rsidRPr="00821948">
        <w:rPr>
          <w:i/>
          <w:iCs/>
        </w:rPr>
        <w:t>grasslands</w:t>
      </w:r>
      <w:commentRangeEnd w:id="245"/>
      <w:r w:rsidR="00103A8D">
        <w:rPr>
          <w:rStyle w:val="CommentReference"/>
        </w:rPr>
        <w:commentReference w:id="245"/>
      </w:r>
      <w:r w:rsidR="005172E9" w:rsidRPr="00821948">
        <w:rPr>
          <w:i/>
          <w:iCs/>
        </w:rPr>
        <w:t>, savannas and shrublands</w:t>
      </w:r>
      <w:r w:rsidR="00F476C7">
        <w:rPr>
          <w:i/>
          <w:iCs/>
        </w:rPr>
        <w:t xml:space="preserve">. </w:t>
      </w:r>
      <w:r w:rsidR="00103A8D" w:rsidRPr="00103A8D">
        <w:t>Further</w:t>
      </w:r>
      <w:commentRangeStart w:id="246"/>
      <w:r w:rsidR="00F476C7">
        <w:rPr>
          <w:i/>
          <w:iCs/>
        </w:rPr>
        <w:t>,</w:t>
      </w:r>
      <w:r w:rsidR="005F035E">
        <w:t xml:space="preserve"> </w:t>
      </w:r>
      <w:r w:rsidR="005F035E" w:rsidRPr="005D22BE">
        <w:rPr>
          <w:i/>
          <w:iCs/>
        </w:rPr>
        <w:t>grassland, savanna or shrubland vegetation</w:t>
      </w:r>
      <w:r w:rsidR="009C6E45">
        <w:t xml:space="preserve"> </w:t>
      </w:r>
      <w:r w:rsidR="00C01D28">
        <w:t xml:space="preserve">also </w:t>
      </w:r>
      <w:commentRangeEnd w:id="246"/>
      <w:r w:rsidR="00B27CF8">
        <w:rPr>
          <w:rStyle w:val="CommentReference"/>
        </w:rPr>
        <w:commentReference w:id="246"/>
      </w:r>
      <w:r w:rsidR="00C01D28">
        <w:t>demonstrated marginal, moderate increases in animal movement</w:t>
      </w:r>
      <w:r w:rsidR="00827446">
        <w:t xml:space="preserve"> in response to fire</w:t>
      </w:r>
      <w:r w:rsidR="00CE7A6A">
        <w:t xml:space="preserve">. </w:t>
      </w:r>
      <w:commentRangeStart w:id="247"/>
      <w:r w:rsidR="007B05D9">
        <w:t>Across these three biomes,</w:t>
      </w:r>
      <w:r w:rsidR="00E33E14">
        <w:t xml:space="preserve"> </w:t>
      </w:r>
      <w:r w:rsidR="007B05D9">
        <w:t xml:space="preserve">mammals represented </w:t>
      </w:r>
      <w:r w:rsidR="0001172C">
        <w:t xml:space="preserve">over </w:t>
      </w:r>
      <w:r w:rsidR="002611CF">
        <w:t>one third of effect sizes</w:t>
      </w:r>
      <w:r w:rsidR="00E42733">
        <w:t xml:space="preserve">. </w:t>
      </w:r>
      <w:commentRangeEnd w:id="247"/>
      <w:r w:rsidR="00B27CF8">
        <w:rPr>
          <w:rStyle w:val="CommentReference"/>
        </w:rPr>
        <w:commentReference w:id="247"/>
      </w:r>
      <w:r w:rsidR="008B3179">
        <w:t xml:space="preserve">Much like the taxonomic model, </w:t>
      </w:r>
      <w:r w:rsidR="00707A4C">
        <w:t xml:space="preserve">a combination of </w:t>
      </w:r>
      <w:r w:rsidR="00A17D8D">
        <w:t>selection for recently burnt areas</w:t>
      </w:r>
      <w:r w:rsidR="00707A4C">
        <w:t xml:space="preserve"> </w:t>
      </w:r>
      <w:r w:rsidR="00E42733">
        <w:fldChar w:fldCharType="begin"/>
      </w:r>
      <w:r w:rsidR="00E42733">
        <w:instrText xml:space="preserve"> ADDIN EN.CITE &lt;EndNote&gt;&lt;Cite&gt;&lt;Author&gt;Klop&lt;/Author&gt;&lt;Year&gt;2007&lt;/Year&gt;&lt;RecNum&gt;734&lt;/RecNum&gt;&lt;DisplayText&gt;(Klop et al., 2007)&lt;/DisplayText&gt;&lt;record&gt;&lt;rec-number&gt;734&lt;/rec-number&gt;&lt;foreign-keys&gt;&lt;key app="EN" db-id="axpffp0eards98ew20rvpa0tdf0f0svatvst" timestamp="1762313796"&gt;734&lt;/key&gt;&lt;/foreign-keys&gt;&lt;ref-type name="Journal Article"&gt;17&lt;/ref-type&gt;&lt;contributors&gt;&lt;authors&gt;&lt;author&gt;Klop, Erik&lt;/author&gt;&lt;author&gt;van Goethem, Janneke&lt;/author&gt;&lt;author&gt;de Iongh, Hans H.&lt;/author&gt;&lt;/authors&gt;&lt;/contributors&gt;&lt;titles&gt;&lt;title&gt;Resource selection by grazing herbivores on post-fire regrowth in a West African woodland savanna&lt;/title&gt;&lt;secondary-title&gt;Wildlife Research&lt;/secondary-title&gt;&lt;/titles&gt;&lt;pages&gt;77-83&lt;/pages&gt;&lt;volume&gt;34&lt;/volume&gt;&lt;number&gt;2&lt;/number&gt;&lt;dates&gt;&lt;year&gt;2007&lt;/year&gt;&lt;/dates&gt;&lt;isbn&gt;1035-3712&lt;/isbn&gt;&lt;urls&gt;&lt;related-urls&gt;&lt;url&gt;https://doi.org/10.1071/WR06052&lt;/url&gt;&lt;/related-urls&gt;&lt;/urls&gt;&lt;electronic-resource-num&gt;10.1071/WR06052&lt;/electronic-resource-num&gt;&lt;access-date&gt;11/5/2025&lt;/access-date&gt;&lt;/record&gt;&lt;/Cite&gt;&lt;/EndNote&gt;</w:instrText>
      </w:r>
      <w:r w:rsidR="00E42733">
        <w:fldChar w:fldCharType="separate"/>
      </w:r>
      <w:r w:rsidR="00E42733">
        <w:rPr>
          <w:noProof/>
        </w:rPr>
        <w:t>(Klop et al., 2007)</w:t>
      </w:r>
      <w:r w:rsidR="00E42733">
        <w:fldChar w:fldCharType="end"/>
      </w:r>
      <w:r w:rsidR="00DD4C12">
        <w:t xml:space="preserve"> and</w:t>
      </w:r>
      <w:r w:rsidR="00E42733">
        <w:t xml:space="preserve"> mobility </w:t>
      </w:r>
      <w:r w:rsidR="00303B21">
        <w:fldChar w:fldCharType="begin"/>
      </w:r>
      <w:r w:rsidR="00303B21">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303B21">
        <w:fldChar w:fldCharType="separate"/>
      </w:r>
      <w:r w:rsidR="00303B21">
        <w:rPr>
          <w:noProof/>
        </w:rPr>
        <w:t>(Nathan et al., 2008)</w:t>
      </w:r>
      <w:r w:rsidR="00303B21">
        <w:fldChar w:fldCharType="end"/>
      </w:r>
      <w:r w:rsidR="005C72D2">
        <w:t xml:space="preserve"> </w:t>
      </w:r>
      <w:r w:rsidR="00E42733">
        <w:t>may explain these results</w:t>
      </w:r>
      <w:r w:rsidR="000977E3">
        <w:t xml:space="preserve">. </w:t>
      </w:r>
      <w:r w:rsidR="00006830">
        <w:t>Additionally, o</w:t>
      </w:r>
      <w:r w:rsidR="001B609D">
        <w:t xml:space="preserve">pen and closed habitats experience differential rates of vegetation recovery and </w:t>
      </w:r>
      <w:r w:rsidR="0064451E">
        <w:t xml:space="preserve">patterns of </w:t>
      </w:r>
      <w:r w:rsidR="009D04E0">
        <w:t xml:space="preserve">resource distribution post fire </w:t>
      </w:r>
      <w:r w:rsidR="0073710E">
        <w:fldChar w:fldCharType="begin">
          <w:fldData xml:space="preserve">PEVuZE5vdGU+PENpdGU+PEF1dGhvcj5Hb2xkPC9BdXRob3I+PFllYXI+MjAyMzwvWWVhcj48UmVj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</w:fldData>
        </w:fldChar>
      </w:r>
      <w:r w:rsidR="0073710E">
        <w:instrText xml:space="preserve"> ADDIN EN.CITE </w:instrText>
      </w:r>
      <w:r w:rsidR="0073710E">
        <w:fldChar w:fldCharType="begin">
          <w:fldData xml:space="preserve">PEVuZE5vdGU+PENpdGU+PEF1dGhvcj5Hb2xkPC9BdXRob3I+PFllYXI+MjAyMzwvWWVhcj48UmVj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</w:fldData>
        </w:fldChar>
      </w:r>
      <w:r w:rsidR="0073710E">
        <w:instrText xml:space="preserve"> ADDIN EN.CITE.DATA </w:instrText>
      </w:r>
      <w:r w:rsidR="0073710E">
        <w:fldChar w:fldCharType="end"/>
      </w:r>
      <w:r w:rsidR="0073710E">
        <w:fldChar w:fldCharType="separate"/>
      </w:r>
      <w:r w:rsidR="0073710E">
        <w:rPr>
          <w:noProof/>
        </w:rPr>
        <w:t>(Gold et al., 2023)</w:t>
      </w:r>
      <w:r w:rsidR="0073710E">
        <w:fldChar w:fldCharType="end"/>
      </w:r>
      <w:r w:rsidR="009D04E0">
        <w:t xml:space="preserve">. </w:t>
      </w:r>
      <w:commentRangeStart w:id="248"/>
      <w:r w:rsidR="00D1381C">
        <w:t>Grassland</w:t>
      </w:r>
      <w:r w:rsidR="00BA44AF">
        <w:t>s</w:t>
      </w:r>
      <w:r w:rsidR="00D1381C">
        <w:t xml:space="preserve"> and savannas </w:t>
      </w:r>
      <w:commentRangeEnd w:id="248"/>
      <w:r w:rsidR="000F3DC8">
        <w:rPr>
          <w:rStyle w:val="CommentReference"/>
        </w:rPr>
        <w:commentReference w:id="248"/>
      </w:r>
      <w:r w:rsidR="00D1381C">
        <w:t>are characterised by frequent</w:t>
      </w:r>
      <w:r w:rsidR="00C76290">
        <w:t>, continuous</w:t>
      </w:r>
      <w:r w:rsidR="00D1381C">
        <w:t xml:space="preserve"> </w:t>
      </w:r>
      <w:r w:rsidR="0064451E">
        <w:t>surface-</w:t>
      </w:r>
      <w:r w:rsidR="00D1381C">
        <w:t>fires</w:t>
      </w:r>
      <w:r w:rsidR="0064451E">
        <w:t xml:space="preserve">, </w:t>
      </w:r>
      <w:r w:rsidR="00D1381C">
        <w:t xml:space="preserve">fuelled by </w:t>
      </w:r>
      <w:r w:rsidR="00E70896">
        <w:t xml:space="preserve">flammable </w:t>
      </w:r>
      <w:r w:rsidR="00D1381C">
        <w:t>grasses and</w:t>
      </w:r>
      <w:r w:rsidR="00BA44AF">
        <w:t xml:space="preserve"> other herbaceous vegetation</w:t>
      </w:r>
      <w:r w:rsidR="00BF6433">
        <w:t>, with rapid post-fire regrowth</w:t>
      </w:r>
      <w:r w:rsidR="00FF6477">
        <w:t xml:space="preserve"> </w:t>
      </w:r>
      <w:r w:rsidR="00FF6477">
        <w:fldChar w:fldCharType="begin">
          <w:fldData xml:space="preserve">PEVuZE5vdGU+PENpdGU+PEF1dGhvcj5Hb2xkPC9BdXRob3I+PFllYXI+MjAyMzwvWWVhcj48UmVj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</w:fldData>
        </w:fldChar>
      </w:r>
      <w:r w:rsidR="0073710E">
        <w:instrText xml:space="preserve"> ADDIN EN.CITE </w:instrText>
      </w:r>
      <w:r w:rsidR="0073710E">
        <w:fldChar w:fldCharType="begin">
          <w:fldData xml:space="preserve">PEVuZE5vdGU+PENpdGU+PEF1dGhvcj5Hb2xkPC9BdXRob3I+PFllYXI+MjAyMzwvWWVhcj48UmVj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</w:fldData>
        </w:fldChar>
      </w:r>
      <w:r w:rsidR="0073710E">
        <w:instrText xml:space="preserve"> ADDIN EN.CITE.DATA </w:instrText>
      </w:r>
      <w:r w:rsidR="0073710E">
        <w:fldChar w:fldCharType="end"/>
      </w:r>
      <w:r w:rsidR="00FF6477">
        <w:fldChar w:fldCharType="separate"/>
      </w:r>
      <w:r w:rsidR="0073710E">
        <w:rPr>
          <w:noProof/>
        </w:rPr>
        <w:t>(Bond &amp; Keeley, 2005; Gold et al., 2023)</w:t>
      </w:r>
      <w:r w:rsidR="00FF6477">
        <w:fldChar w:fldCharType="end"/>
      </w:r>
      <w:r w:rsidR="00BA44AF">
        <w:t>.</w:t>
      </w:r>
      <w:r w:rsidR="009F75C3">
        <w:t xml:space="preserve"> In contrast, </w:t>
      </w:r>
      <w:r w:rsidR="003926DF">
        <w:t xml:space="preserve">woody biomass </w:t>
      </w:r>
      <w:r w:rsidR="00A73B3E">
        <w:t xml:space="preserve">is the primary fuel type for </w:t>
      </w:r>
      <w:r w:rsidR="0064451E">
        <w:t>woodlands and forests</w:t>
      </w:r>
      <w:r w:rsidR="00A73B3E">
        <w:t xml:space="preserve">, and fires </w:t>
      </w:r>
      <w:r w:rsidR="00BA7B21">
        <w:t xml:space="preserve">burn at both the surface and </w:t>
      </w:r>
      <w:r w:rsidR="00756019">
        <w:t>canopy level</w:t>
      </w:r>
      <w:r w:rsidR="0073710E">
        <w:t xml:space="preserve"> </w:t>
      </w:r>
      <w:r w:rsidR="0073710E">
        <w:fldChar w:fldCharType="begin"/>
      </w:r>
      <w:r w:rsidR="0073710E">
        <w:instrText xml:space="preserve"> ADDIN EN.CITE &lt;EndNote&gt;&lt;Cite&gt;&lt;Author&gt;Bond&lt;/Author&gt;&lt;Year&gt;2005&lt;/Year&gt;&lt;RecNum&gt;740&lt;/RecNum&gt;&lt;DisplayText&gt;(Bond &amp;amp; Keeley, 2005)&lt;/DisplayText&gt;&lt;record&gt;&lt;rec-number&gt;740&lt;/rec-number&gt;&lt;foreign-keys&gt;&lt;key app="EN" db-id="axpffp0eards98ew20rvpa0tdf0f0svatvst" timestamp="1762667306"&gt;740&lt;/key&gt;&lt;/foreign-keys&gt;&lt;ref-type name="Journal Article"&gt;17&lt;/ref-type&gt;&lt;contributors&gt;&lt;authors&gt;&lt;author&gt;Bond, William J.&lt;/author&gt;&lt;author&gt;Keeley, Jon E.&lt;/author&gt;&lt;/authors&gt;&lt;/contributors&gt;&lt;titles&gt;&lt;title&gt;Fire as a global ‘herbivore’: The ecology and evolution of flammable ecosystems&lt;/title&gt;&lt;secondary-title&gt;Trends in Ecology &amp;amp; Evolution&lt;/secondary-title&gt;&lt;/titles&gt;&lt;pages&gt;387-394&lt;/pages&gt;&lt;volume&gt;20&lt;/volume&gt;&lt;number&gt;7&lt;/number&gt;&lt;dates&gt;&lt;year&gt;2005&lt;/year&gt;&lt;pub-dates&gt;&lt;date&gt;2005/07/01/&lt;/date&gt;&lt;/pub-dates&gt;&lt;/dates&gt;&lt;isbn&gt;0169-5347&lt;/isbn&gt;&lt;urls&gt;&lt;related-urls&gt;&lt;url&gt;https://www.sciencedirect.com/science/article/pii/S0169534705001321&lt;/url&gt;&lt;/related-urls&gt;&lt;/urls&gt;&lt;electronic-resource-num&gt;j.tree.2005.04.025&lt;/electronic-resource-num&gt;&lt;/record&gt;&lt;/Cite&gt;&lt;/EndNote&gt;</w:instrText>
      </w:r>
      <w:r w:rsidR="0073710E">
        <w:fldChar w:fldCharType="separate"/>
      </w:r>
      <w:r w:rsidR="0073710E">
        <w:rPr>
          <w:noProof/>
        </w:rPr>
        <w:t>(Bond &amp; Keeley, 2005)</w:t>
      </w:r>
      <w:r w:rsidR="0073710E">
        <w:fldChar w:fldCharType="end"/>
      </w:r>
      <w:r w:rsidR="00A73B3E">
        <w:t xml:space="preserve">. </w:t>
      </w:r>
      <w:r w:rsidR="00756019">
        <w:t>R</w:t>
      </w:r>
      <w:r w:rsidR="005E0FFA">
        <w:t xml:space="preserve">eturn intervals in </w:t>
      </w:r>
      <w:r w:rsidR="000F7642">
        <w:t>woodland and forest</w:t>
      </w:r>
      <w:r w:rsidR="005E0FFA">
        <w:t xml:space="preserve"> systems are </w:t>
      </w:r>
      <w:r w:rsidR="000F7642">
        <w:t>greater</w:t>
      </w:r>
      <w:r w:rsidR="0073710E">
        <w:t xml:space="preserve"> </w:t>
      </w:r>
      <w:r w:rsidR="0073710E">
        <w:fldChar w:fldCharType="begin">
          <w:fldData xml:space="preserve">PEVuZE5vdGU+PENpdGU+PEF1dGhvcj5Cb25kPC9BdXRob3I+PFllYXI+MjAwNTwvWWVhcj48UmVj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</w:fldData>
        </w:fldChar>
      </w:r>
      <w:r w:rsidR="0066266B">
        <w:instrText xml:space="preserve"> ADDIN EN.CITE </w:instrText>
      </w:r>
      <w:r w:rsidR="0066266B">
        <w:fldChar w:fldCharType="begin">
          <w:fldData xml:space="preserve">PEVuZE5vdGU+PENpdGU+PEF1dGhvcj5Cb25kPC9BdXRob3I+PFllYXI+MjAwNTwvWWVhcj48UmVj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</w:fldData>
        </w:fldChar>
      </w:r>
      <w:r w:rsidR="0066266B">
        <w:instrText xml:space="preserve"> ADDIN EN.CITE.DATA </w:instrText>
      </w:r>
      <w:r w:rsidR="0066266B">
        <w:fldChar w:fldCharType="end"/>
      </w:r>
      <w:r w:rsidR="0073710E">
        <w:fldChar w:fldCharType="separate"/>
      </w:r>
      <w:r w:rsidR="0066266B">
        <w:rPr>
          <w:noProof/>
        </w:rPr>
        <w:t>(Bond &amp; Keeley, 2005; Hagmann et al., 2021)</w:t>
      </w:r>
      <w:r w:rsidR="0073710E">
        <w:fldChar w:fldCharType="end"/>
      </w:r>
      <w:r w:rsidR="005E0FFA">
        <w:t xml:space="preserve">, and </w:t>
      </w:r>
      <w:r w:rsidR="008E0D0F">
        <w:t xml:space="preserve">post-fire </w:t>
      </w:r>
      <w:r w:rsidR="003454DA">
        <w:t xml:space="preserve">vegetation </w:t>
      </w:r>
      <w:r w:rsidR="006A49F2">
        <w:t>recruitment and maturation</w:t>
      </w:r>
      <w:r w:rsidR="008E0D0F">
        <w:t xml:space="preserve"> can </w:t>
      </w:r>
      <w:r w:rsidR="001F490C">
        <w:t>span</w:t>
      </w:r>
      <w:r w:rsidR="00792B6F">
        <w:t xml:space="preserve"> several years </w:t>
      </w:r>
      <w:r w:rsidR="002B2CFC">
        <w:t xml:space="preserve">or decades </w:t>
      </w:r>
      <w:r w:rsidR="009C47AD">
        <w:fldChar w:fldCharType="begin">
          <w:fldData xml:space="preserve">PEVuZE5vdGU+PENpdGU+PEF1dGhvcj5LZW1wPC9BdXRob3I+PFllYXI+MjAxNjwvWWVhcj48UmVj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</w:fldData>
        </w:fldChar>
      </w:r>
      <w:r w:rsidR="0073710E">
        <w:instrText xml:space="preserve"> ADDIN EN.CITE </w:instrText>
      </w:r>
      <w:r w:rsidR="0073710E">
        <w:fldChar w:fldCharType="begin">
          <w:fldData xml:space="preserve">PEVuZE5vdGU+PENpdGU+PEF1dGhvcj5LZW1wPC9BdXRob3I+PFllYXI+MjAxNjwvWWVhcj48UmVj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</w:fldData>
        </w:fldChar>
      </w:r>
      <w:r w:rsidR="0073710E">
        <w:instrText xml:space="preserve"> ADDIN EN.CITE.DATA </w:instrText>
      </w:r>
      <w:r w:rsidR="0073710E">
        <w:fldChar w:fldCharType="end"/>
      </w:r>
      <w:r w:rsidR="009C47AD">
        <w:fldChar w:fldCharType="separate"/>
      </w:r>
      <w:r w:rsidR="0073710E">
        <w:rPr>
          <w:noProof/>
        </w:rPr>
        <w:t>(Johnstone et al., 2004; Kemp et al., 2016)</w:t>
      </w:r>
      <w:r w:rsidR="009C47AD">
        <w:fldChar w:fldCharType="end"/>
      </w:r>
      <w:r w:rsidR="005E0FFA">
        <w:t xml:space="preserve">. However, </w:t>
      </w:r>
      <w:r w:rsidR="008E0D0F">
        <w:t>vertical resources such as large, mature trees</w:t>
      </w:r>
      <w:r w:rsidR="008A726B">
        <w:t>, are retained</w:t>
      </w:r>
      <w:r w:rsidR="00BC304B">
        <w:t xml:space="preserve"> in low to moderate severity fires</w:t>
      </w:r>
      <w:r w:rsidR="00163764">
        <w:t xml:space="preserve"> </w:t>
      </w:r>
      <w:r w:rsidR="003454DA">
        <w:fldChar w:fldCharType="begin">
          <w:fldData xml:space="preserve">PEVuZE5vdGU+PENpdGU+PEF1dGhvcj5CcmFuZG88L0F1dGhvcj48WWVhcj4yMDEyPC9ZZWFyPjxS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</w:fldData>
        </w:fldChar>
      </w:r>
      <w:r w:rsidR="0073710E">
        <w:instrText xml:space="preserve"> ADDIN EN.CITE </w:instrText>
      </w:r>
      <w:r w:rsidR="0073710E">
        <w:fldChar w:fldCharType="begin">
          <w:fldData xml:space="preserve">PEVuZE5vdGU+PENpdGU+PEF1dGhvcj5CcmFuZG88L0F1dGhvcj48WWVhcj4yMDEyPC9ZZWFyPjxS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</w:fldData>
        </w:fldChar>
      </w:r>
      <w:r w:rsidR="0073710E">
        <w:instrText xml:space="preserve"> ADDIN EN.CITE.DATA </w:instrText>
      </w:r>
      <w:r w:rsidR="0073710E">
        <w:fldChar w:fldCharType="end"/>
      </w:r>
      <w:r w:rsidR="003454DA">
        <w:fldChar w:fldCharType="separate"/>
      </w:r>
      <w:r w:rsidR="0073710E">
        <w:rPr>
          <w:noProof/>
        </w:rPr>
        <w:t>(Brando et al., 2012; Johnstone et al., 2004)</w:t>
      </w:r>
      <w:r w:rsidR="003454DA">
        <w:fldChar w:fldCharType="end"/>
      </w:r>
      <w:r w:rsidR="008A726B">
        <w:t xml:space="preserve">. </w:t>
      </w:r>
      <w:r w:rsidR="00C551DE">
        <w:t>For s</w:t>
      </w:r>
      <w:r w:rsidR="008C2796">
        <w:t xml:space="preserve">pecies that have evolved in </w:t>
      </w:r>
      <w:r w:rsidR="00F86025">
        <w:t xml:space="preserve">frequently burnt grassland and savanna grasslands, </w:t>
      </w:r>
      <w:r w:rsidR="00100BBC">
        <w:t xml:space="preserve">behavioural </w:t>
      </w:r>
      <w:r w:rsidR="0095706F">
        <w:t xml:space="preserve">and movement </w:t>
      </w:r>
      <w:r w:rsidR="00100BBC">
        <w:t xml:space="preserve">responses that </w:t>
      </w:r>
      <w:r w:rsidR="00366A03">
        <w:t xml:space="preserve">facilitate </w:t>
      </w:r>
      <w:r w:rsidR="00D00924">
        <w:t>exploit</w:t>
      </w:r>
      <w:r w:rsidR="00C76290">
        <w:t>ation</w:t>
      </w:r>
      <w:r w:rsidR="00D00924">
        <w:t xml:space="preserve"> </w:t>
      </w:r>
      <w:r w:rsidR="00372EDB">
        <w:t xml:space="preserve">of </w:t>
      </w:r>
      <w:r w:rsidR="00100BBC">
        <w:t>fire-induced resource heterogeneity</w:t>
      </w:r>
      <w:r w:rsidR="005D71B5">
        <w:t xml:space="preserve"> and </w:t>
      </w:r>
      <w:r w:rsidR="00AD3A03">
        <w:t xml:space="preserve">minimise predation risk </w:t>
      </w:r>
      <w:r w:rsidR="00E7700A">
        <w:t>in open habitats</w:t>
      </w:r>
      <w:r w:rsidR="00C551DE">
        <w:t>, likely maximise fitness</w:t>
      </w:r>
      <w:r w:rsidR="00D00924">
        <w:t xml:space="preserve"> </w:t>
      </w:r>
      <w:r w:rsidR="0073710E">
        <w:fldChar w:fldCharType="begin"/>
      </w:r>
      <w:r w:rsidR="0073710E">
        <w:instrText xml:space="preserve"> ADDIN EN.CITE &lt;EndNote&gt;&lt;Cite&gt;&lt;Author&gt;Jones&lt;/Author&gt;&lt;Year&gt;2023&lt;/Year&gt;&lt;RecNum&gt;205&lt;/RecNum&gt;&lt;DisplayText&gt;(Jones et al., 2023)&lt;/DisplayText&gt;&lt;record&gt;&lt;rec-number&gt;205&lt;/rec-number&gt;&lt;foreign-keys&gt;&lt;key app="EN" db-id="axpffp0eards98ew20rvpa0tdf0f0svatvst" timestamp="1754531506"&gt;205&lt;/key&gt;&lt;/foreign-keys&gt;&lt;ref-type name="Journal Article"&gt;17&lt;/ref-type&gt;&lt;contributors&gt;&lt;authors&gt;&lt;author&gt;Jones, Gavin M.&lt;/author&gt;&lt;author&gt;Goldberg, Joshua F.&lt;/author&gt;&lt;author&gt;Wilcox, Taylor M.&lt;/author&gt;&lt;author&gt;Buckley, Lauren B.&lt;/author&gt;&lt;author&gt;Parr, Catherine L.&lt;/author&gt;&lt;author&gt;Linck, Ethan B.&lt;/author&gt;&lt;author&gt;Fountain, Emily D.&lt;/author&gt;&lt;author&gt;Schwartz, Michael K.&lt;/author&gt;&lt;/authors&gt;&lt;/contributors&gt;&lt;titles&gt;&lt;title&gt;Fire-driven animal evolution in the Pyrocene&lt;/title&gt;&lt;secondary-title&gt;Trends in Ecology &amp;amp; Evolution&lt;/secondary-title&gt;&lt;/titles&gt;&lt;pages&gt;1072-1084&lt;/pages&gt;&lt;volume&gt;38&lt;/volume&gt;&lt;number&gt;11&lt;/number&gt;&lt;dates&gt;&lt;year&gt;2023&lt;/year&gt;&lt;/dates&gt;&lt;publisher&gt;Elsevier&lt;/publisher&gt;&lt;isbn&gt;0169-5347&lt;/isbn&gt;&lt;urls&gt;&lt;related-urls&gt;&lt;url&gt;https://doi.org/10.1016/j.tree.2023.06.003&lt;/url&gt;&lt;/related-urls&gt;&lt;/urls&gt;&lt;electronic-resource-num&gt;10.1016/j.tree.2023.06.003&lt;/electronic-resource-num&gt;&lt;access-date&gt;2025/08/06&lt;/access-date&gt;&lt;/record&gt;&lt;/Cite&gt;&lt;/EndNote&gt;</w:instrText>
      </w:r>
      <w:r w:rsidR="0073710E">
        <w:fldChar w:fldCharType="separate"/>
      </w:r>
      <w:r w:rsidR="0073710E">
        <w:rPr>
          <w:noProof/>
        </w:rPr>
        <w:t>(Jones et al., 2023)</w:t>
      </w:r>
      <w:r w:rsidR="0073710E">
        <w:fldChar w:fldCharType="end"/>
      </w:r>
      <w:r w:rsidR="00D00924">
        <w:t xml:space="preserve">. </w:t>
      </w:r>
      <w:r w:rsidR="00D01CF2">
        <w:t>Whilst species that have evolved in closed</w:t>
      </w:r>
      <w:r w:rsidR="006F4DC0">
        <w:t xml:space="preserve"> systems</w:t>
      </w:r>
      <w:r w:rsidR="003D1CFA">
        <w:t>,</w:t>
      </w:r>
      <w:r w:rsidR="00E7700A">
        <w:t xml:space="preserve"> </w:t>
      </w:r>
      <w:commentRangeStart w:id="249"/>
      <w:r w:rsidR="00E7700A">
        <w:t xml:space="preserve">where retention of vertical structure </w:t>
      </w:r>
      <w:r w:rsidR="003D1CFA">
        <w:t xml:space="preserve">post-fire </w:t>
      </w:r>
      <w:r w:rsidR="00E7700A">
        <w:t xml:space="preserve">may buffer the loss of surface </w:t>
      </w:r>
      <w:r w:rsidR="003D1CFA">
        <w:t>resources</w:t>
      </w:r>
      <w:commentRangeEnd w:id="249"/>
      <w:r w:rsidR="00272A37">
        <w:rPr>
          <w:rStyle w:val="CommentReference"/>
        </w:rPr>
        <w:commentReference w:id="249"/>
      </w:r>
      <w:r w:rsidR="003D1CFA">
        <w:t xml:space="preserve"> </w:t>
      </w:r>
      <w:r w:rsidR="00183E08">
        <w:t>or limit</w:t>
      </w:r>
      <w:r w:rsidR="005F5D8B">
        <w:t xml:space="preserve"> </w:t>
      </w:r>
      <w:r w:rsidR="009E1B0F">
        <w:t xml:space="preserve">movement captivity or </w:t>
      </w:r>
      <w:r w:rsidR="005F5D8B">
        <w:t>perception</w:t>
      </w:r>
      <w:r w:rsidR="00E83FC1">
        <w:t xml:space="preserve"> </w:t>
      </w:r>
      <w:r w:rsidR="0073710E">
        <w:fldChar w:fldCharType="begin"/>
      </w:r>
      <w:r w:rsidR="0073710E">
        <w:instrText xml:space="preserve"> ADDIN EN.CITE &lt;EndNote&gt;&lt;Cite&gt;&lt;Author&gt;Nathan&lt;/Author&gt;&lt;Year&gt;2008&lt;/Year&gt;&lt;RecNum&gt;7&lt;/RecNum&gt;&lt;DisplayText&gt;(Nathan et al., 2008)&lt;/DisplayText&gt;&lt;record&gt;&lt;rec-number&gt;7&lt;/rec-number&gt;&lt;foreign-keys&gt;&lt;key app="EN" db-id="axpffp0eards98ew20rvpa0tdf0f0svatvst" timestamp="1714913220"&gt;7&lt;/key&gt;&lt;/foreign-keys&gt;&lt;ref-type name="Journal Article"&gt;17&lt;/ref-type&gt;&lt;contributors&gt;&lt;authors&gt;&lt;author&gt;Nathan, Ran&lt;/author&gt;&lt;author&gt;Getz, Wayne M.&lt;/author&gt;&lt;author&gt;Revilla, Eloy&lt;/author&gt;&lt;author&gt;Holyoak, Marcel&lt;/author&gt;&lt;author&gt;Kadmon, Ronen&lt;/author&gt;&lt;author&gt;Saltz, David&lt;/author&gt;&lt;author&gt;Smouse, Peter E.&lt;/author&gt;&lt;/authors&gt;&lt;/contributors&gt;&lt;titles&gt;&lt;title&gt;A movement ecology paradigm for unifying organismal movement research&lt;/title&gt;&lt;secondary-title&gt;Proceedings of the National Academy of Sciences&lt;/secondary-title&gt;&lt;/titles&gt;&lt;pages&gt;19052-19059&lt;/pages&gt;&lt;volume&gt;105&lt;/volume&gt;&lt;number&gt;49&lt;/number&gt;&lt;dates&gt;&lt;year&gt;2008&lt;/year&gt;&lt;pub-dates&gt;&lt;date&gt;2008/12/09&lt;/date&gt;&lt;/pub-dates&gt;&lt;/dates&gt;&lt;urls&gt;&lt;related-urls&gt;&lt;url&gt;https://doi.org/10.1073/pnas.0800375105&lt;/url&gt;&lt;/related-urls&gt;&lt;/urls&gt;&lt;electronic-resource-num&gt;10.1073/pnas.0800375105&lt;/electronic-resource-num&gt;&lt;access-date&gt;2024/05/05&lt;/access-date&gt;&lt;/record&gt;&lt;/Cite&gt;&lt;/EndNote&gt;</w:instrText>
      </w:r>
      <w:r w:rsidR="0073710E">
        <w:fldChar w:fldCharType="separate"/>
      </w:r>
      <w:r w:rsidR="0073710E">
        <w:rPr>
          <w:noProof/>
        </w:rPr>
        <w:t>(Nathan et al., 2008)</w:t>
      </w:r>
      <w:r w:rsidR="0073710E">
        <w:fldChar w:fldCharType="end"/>
      </w:r>
      <w:r w:rsidR="005F5D8B">
        <w:t xml:space="preserve">, animals may instead choose to </w:t>
      </w:r>
      <w:r w:rsidR="009E1B0F">
        <w:t>respond</w:t>
      </w:r>
      <w:r w:rsidR="005F5D8B">
        <w:t xml:space="preserve"> by </w:t>
      </w:r>
      <w:r w:rsidR="004E4A9D">
        <w:t xml:space="preserve">remaining in place and </w:t>
      </w:r>
      <w:r w:rsidR="00E83FC1">
        <w:t>decreas</w:t>
      </w:r>
      <w:r w:rsidR="00272A37">
        <w:t>ing</w:t>
      </w:r>
      <w:r w:rsidR="00E83FC1">
        <w:t xml:space="preserve"> activity </w:t>
      </w:r>
      <w:r w:rsidR="0073710E">
        <w:fldChar w:fldCharType="begin"/>
      </w:r>
      <w:r w:rsidR="0073710E">
        <w:instrText xml:space="preserve"> ADDIN EN.CITE &lt;EndNote&gt;&lt;Cite&gt;&lt;Author&gt;Nowack&lt;/Author&gt;&lt;Year&gt;2016&lt;/Year&gt;&lt;RecNum&gt;601&lt;/RecNum&gt;&lt;DisplayText&gt;(Nowack et al., 2016; Stawski et al., 2015)&lt;/DisplayText&gt;&lt;record&gt;&lt;rec-number&gt;601&lt;/rec-number&gt;&lt;foreign-keys&gt;&lt;key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Cite&gt;&lt;Author&gt;Stawski&lt;/Author&gt;&lt;Year&gt;2015&lt;/Year&gt;&lt;RecNum&gt;318&lt;/RecNum&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73710E">
        <w:fldChar w:fldCharType="separate"/>
      </w:r>
      <w:r w:rsidR="0073710E">
        <w:rPr>
          <w:noProof/>
        </w:rPr>
        <w:t>(Nowack et al., 2016; Stawski et al., 2015)</w:t>
      </w:r>
      <w:r w:rsidR="0073710E">
        <w:fldChar w:fldCharType="end"/>
      </w:r>
      <w:r w:rsidR="00E83FC1">
        <w:t>.</w:t>
      </w:r>
      <w:r w:rsidR="00214935" w:rsidRPr="00214935">
        <w:t xml:space="preserve"> </w:t>
      </w:r>
      <w:r w:rsidR="00214935">
        <w:t>However, interpretation and generalisability of this finding is limited by small sample sizes.</w:t>
      </w:r>
    </w:p>
    <w:p w14:paraId="681A550B" w14:textId="784D3E0E" w:rsidR="00DB7328" w:rsidRDefault="00DB7328" w:rsidP="00DB7328">
      <w:pPr>
        <w:pStyle w:val="Heading2"/>
      </w:pPr>
      <w:r>
        <w:lastRenderedPageBreak/>
        <w:t xml:space="preserve">Fire </w:t>
      </w:r>
      <w:commentRangeStart w:id="250"/>
      <w:r>
        <w:t>Attributes</w:t>
      </w:r>
      <w:commentRangeEnd w:id="250"/>
      <w:r w:rsidR="00B27CF8">
        <w:rPr>
          <w:rStyle w:val="CommentReference"/>
          <w:rFonts w:eastAsiaTheme="minorHAnsi" w:cstheme="minorBidi"/>
          <w:b w:val="0"/>
          <w:color w:val="auto"/>
        </w:rPr>
        <w:commentReference w:id="250"/>
      </w:r>
    </w:p>
    <w:p w14:paraId="650B1470" w14:textId="635B2BB8" w:rsidR="00B05A17" w:rsidRPr="00130F6A" w:rsidDel="000665DE" w:rsidRDefault="00FB0B8B" w:rsidP="00FB0B8B">
      <w:pPr>
        <w:rPr>
          <w:del w:id="251" w:author="Chloe McAuley" w:date="2025-11-20T16:37:00Z" w16du:dateUtc="2025-11-20T08:37:00Z"/>
          <w:i/>
          <w:iCs/>
        </w:rPr>
      </w:pPr>
      <w:del w:id="252" w:author="Chloe McAuley" w:date="2025-11-20T16:37:00Z" w16du:dateUtc="2025-11-20T08:37:00Z">
        <w:r w:rsidRPr="00FB0B8B" w:rsidDel="000665DE">
          <w:rPr>
            <w:i/>
            <w:iCs/>
          </w:rPr>
          <w:delText xml:space="preserve">Para </w:delText>
        </w:r>
        <w:r w:rsidR="00E079F6" w:rsidDel="000665DE">
          <w:rPr>
            <w:i/>
            <w:iCs/>
          </w:rPr>
          <w:delText>5</w:delText>
        </w:r>
        <w:r w:rsidRPr="00FB0B8B" w:rsidDel="000665DE">
          <w:rPr>
            <w:i/>
            <w:iCs/>
          </w:rPr>
          <w:delText>. Explore fire attributes; why did planned fire influence movement more than wildfire? Unexpected result. (150-200 words)</w:delText>
        </w:r>
      </w:del>
    </w:p>
    <w:p w14:paraId="2794A5C1" w14:textId="1BD33379" w:rsidR="002B11B2" w:rsidRDefault="0089208E" w:rsidP="00C4055B">
      <w:r>
        <w:t>W</w:t>
      </w:r>
      <w:r w:rsidR="007354B9">
        <w:t xml:space="preserve">e found no clear relationship between fire size, maximum burn age, </w:t>
      </w:r>
      <w:r w:rsidR="00CC4C5F">
        <w:rPr>
          <w:highlight w:val="yellow"/>
        </w:rPr>
        <w:t>or</w:t>
      </w:r>
      <w:r w:rsidR="007354B9" w:rsidRPr="007354B9">
        <w:rPr>
          <w:highlight w:val="yellow"/>
        </w:rPr>
        <w:t xml:space="preserve"> </w:t>
      </w:r>
      <w:commentRangeStart w:id="253"/>
      <w:commentRangeStart w:id="254"/>
      <w:r w:rsidR="007354B9" w:rsidRPr="007354B9">
        <w:rPr>
          <w:highlight w:val="yellow"/>
        </w:rPr>
        <w:t xml:space="preserve">fire </w:t>
      </w:r>
      <w:commentRangeEnd w:id="253"/>
      <w:r w:rsidR="004E641F">
        <w:rPr>
          <w:rStyle w:val="CommentReference"/>
        </w:rPr>
        <w:commentReference w:id="253"/>
      </w:r>
      <w:commentRangeEnd w:id="254"/>
      <w:r>
        <w:rPr>
          <w:rStyle w:val="CommentReference"/>
        </w:rPr>
        <w:commentReference w:id="254"/>
      </w:r>
      <w:r w:rsidR="007354B9" w:rsidRPr="007354B9">
        <w:rPr>
          <w:highlight w:val="yellow"/>
        </w:rPr>
        <w:t>activity</w:t>
      </w:r>
      <w:r w:rsidR="007354B9">
        <w:t xml:space="preserve">, and </w:t>
      </w:r>
      <w:r>
        <w:t xml:space="preserve">any of our </w:t>
      </w:r>
      <w:r w:rsidR="007354B9">
        <w:t xml:space="preserve">movement </w:t>
      </w:r>
      <w:r>
        <w:t>metrics</w:t>
      </w:r>
      <w:r w:rsidR="007354B9">
        <w:t xml:space="preserve">. </w:t>
      </w:r>
      <w:r>
        <w:t>We interpret this result with caution and suggest that this result may be due to the coarse nature of our fire variables</w:t>
      </w:r>
      <w:r>
        <w:rPr>
          <w:rFonts w:cs="Times New Roman"/>
        </w:rPr>
        <w:t>—</w:t>
      </w:r>
      <w:r>
        <w:t>for instance, we were not able to obtain data on several fire-regime attributes that are likely to affect movements, such fire severity, season, extent, or pyrodiversity, each of which</w:t>
      </w:r>
      <w:del w:id="255" w:author="Chloe McAuley" w:date="2025-11-21T11:52:00Z" w16du:dateUtc="2025-11-21T03:52:00Z">
        <w:r w:rsidDel="001A699D">
          <w:delText xml:space="preserve"> </w:delText>
        </w:r>
      </w:del>
      <w:r>
        <w:t xml:space="preserve"> are likely to influence animal </w:t>
      </w:r>
      <w:commentRangeStart w:id="256"/>
      <w:r>
        <w:t>movements</w:t>
      </w:r>
      <w:commentRangeEnd w:id="256"/>
      <w:r>
        <w:rPr>
          <w:rStyle w:val="CommentReference"/>
        </w:rPr>
        <w:commentReference w:id="256"/>
      </w:r>
      <w:r>
        <w:t xml:space="preserve"> </w:t>
      </w:r>
      <w:r w:rsidR="0078761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7619">
        <w:instrText xml:space="preserve"> ADDIN EN.CITE </w:instrText>
      </w:r>
      <w:r w:rsidR="00787619">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7619">
        <w:instrText xml:space="preserve"> ADDIN EN.CITE.DATA </w:instrText>
      </w:r>
      <w:r w:rsidR="00787619">
        <w:fldChar w:fldCharType="end"/>
      </w:r>
      <w:r w:rsidR="00787619">
        <w:fldChar w:fldCharType="separate"/>
      </w:r>
      <w:r w:rsidR="00787619">
        <w:rPr>
          <w:noProof/>
        </w:rPr>
        <w:t>(Nimmo et al., 2019)</w:t>
      </w:r>
      <w:r w:rsidR="00787619">
        <w:fldChar w:fldCharType="end"/>
      </w:r>
      <w:r w:rsidR="00787619">
        <w:t>.</w:t>
      </w:r>
      <w:r w:rsidR="00130F6A">
        <w:t xml:space="preserve"> </w:t>
      </w:r>
      <w:r w:rsidRPr="0089208E">
        <w:t xml:space="preserve">By contrast, fire type </w:t>
      </w:r>
      <w:r w:rsidRPr="000665DE">
        <w:rPr>
          <w:i/>
          <w:iCs/>
        </w:rPr>
        <w:t xml:space="preserve">did </w:t>
      </w:r>
      <w:r w:rsidRPr="0089208E">
        <w:t>influence movement: animals exposed to planned burns moved more than those experiencing wildfire</w:t>
      </w:r>
      <w:r>
        <w:t xml:space="preserve">. This </w:t>
      </w:r>
      <w:r w:rsidR="005D4095">
        <w:t>effect</w:t>
      </w:r>
      <w:r>
        <w:t xml:space="preserve"> may relate to the variables mentioned above</w:t>
      </w:r>
      <w:r w:rsidR="00C4055B">
        <w:t xml:space="preserve">. Planned fires typically occur in cooler months than wildfires </w:t>
      </w:r>
      <w:commentRangeStart w:id="257"/>
      <w:r w:rsidR="00C4055B">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C4055B">
        <w:instrText xml:space="preserve"> ADDIN EN.CITE </w:instrText>
      </w:r>
      <w:r w:rsidR="00C4055B">
        <w:fldChar w:fldCharType="begin">
          <w:fldData xml:space="preserve">PEVuZE5vdGU+PENpdGU+PEF1dGhvcj5SeWFuPC9BdXRob3I+PFllYXI+MjAxMzwvWWVhcj48UmVj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</w:fldData>
        </w:fldChar>
      </w:r>
      <w:r w:rsidR="00C4055B">
        <w:instrText xml:space="preserve"> ADDIN EN.CITE.DATA </w:instrText>
      </w:r>
      <w:r w:rsidR="00C4055B">
        <w:fldChar w:fldCharType="end"/>
      </w:r>
      <w:r w:rsidR="00C4055B">
        <w:fldChar w:fldCharType="separate"/>
      </w:r>
      <w:r w:rsidR="00C4055B">
        <w:rPr>
          <w:noProof/>
        </w:rPr>
        <w:t>(Morgan et al., 2020; Penman et al., 2011; Ryan et al., 2013)</w:t>
      </w:r>
      <w:r w:rsidR="00C4055B">
        <w:fldChar w:fldCharType="end"/>
      </w:r>
      <w:commentRangeEnd w:id="257"/>
      <w:r w:rsidR="00C4055B">
        <w:rPr>
          <w:rStyle w:val="CommentReference"/>
        </w:rPr>
        <w:commentReference w:id="257"/>
      </w:r>
      <w:r w:rsidR="00C4055B">
        <w:t xml:space="preserve">, and are generally less intense and severe (Price et al. </w:t>
      </w:r>
      <w:commentRangeStart w:id="258"/>
      <w:r w:rsidR="00C4055B">
        <w:t>2022</w:t>
      </w:r>
      <w:commentRangeEnd w:id="258"/>
      <w:r w:rsidR="00C4055B">
        <w:rPr>
          <w:rStyle w:val="CommentReference"/>
        </w:rPr>
        <w:commentReference w:id="258"/>
      </w:r>
      <w:r w:rsidR="00C4055B">
        <w:t xml:space="preserve">). Fire season is known to influence movement rates of animal species </w:t>
      </w:r>
      <w:commentRangeStart w:id="259"/>
      <w:r w:rsidR="00C4055B">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C4055B">
        <w:instrText xml:space="preserve"> ADDIN EN.CITE </w:instrText>
      </w:r>
      <w:r w:rsidR="00C4055B">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C4055B">
        <w:instrText xml:space="preserve"> ADDIN EN.CITE.DATA </w:instrText>
      </w:r>
      <w:r w:rsidR="00C4055B">
        <w:fldChar w:fldCharType="end"/>
      </w:r>
      <w:r w:rsidR="00C4055B">
        <w:fldChar w:fldCharType="separate"/>
      </w:r>
      <w:r w:rsidR="00C4055B">
        <w:rPr>
          <w:noProof/>
        </w:rPr>
        <w:t>(Griffiths, 1994)</w:t>
      </w:r>
      <w:r w:rsidR="00C4055B">
        <w:fldChar w:fldCharType="end"/>
      </w:r>
      <w:commentRangeEnd w:id="259"/>
      <w:r w:rsidR="00C4055B">
        <w:rPr>
          <w:rStyle w:val="CommentReference"/>
        </w:rPr>
        <w:commentReference w:id="259"/>
      </w:r>
      <w:r w:rsidR="00C4055B">
        <w:t>. Planned fires might also result in greater landscape heterogeneity as they are</w:t>
      </w:r>
      <w:r w:rsidR="00E94E96">
        <w:t xml:space="preserve"> typically</w:t>
      </w:r>
      <w:r w:rsidR="00C4055B">
        <w:t xml:space="preserve"> conducted</w:t>
      </w:r>
      <w:del w:id="260" w:author="Chloe McAuley" w:date="2025-11-21T11:53:00Z" w16du:dateUtc="2025-11-21T03:53:00Z">
        <w:r w:rsidR="00C4055B" w:rsidDel="001A699D">
          <w:delText xml:space="preserve"> </w:delText>
        </w:r>
      </w:del>
      <w:r w:rsidR="00C4055B">
        <w:t xml:space="preserve"> under more mild conditions</w:t>
      </w:r>
      <w:r w:rsidR="00FD5B7E">
        <w:t>,</w:t>
      </w:r>
      <w:r w:rsidR="00C4055B">
        <w:t xml:space="preserve"> which reduces the </w:t>
      </w:r>
      <w:r w:rsidR="00FD5B7E">
        <w:t xml:space="preserve">risk of high severity fires </w:t>
      </w:r>
      <w:r w:rsidR="001F4F57">
        <w:fldChar w:fldCharType="begin"/>
      </w:r>
      <w:r w:rsidR="001F4F57">
        <w:instrText xml:space="preserve"> ADDIN EN.CITE &lt;EndNote&gt;&lt;Cite&gt;&lt;Author&gt;Knapp&lt;/Author&gt;&lt;Year&gt;2006&lt;/Year&gt;&lt;RecNum&gt;746&lt;/RecNum&gt;&lt;DisplayText&gt;(Knapp &amp;amp; Keeley, 2006)&lt;/DisplayText&gt;&lt;record&gt;&lt;rec-number&gt;746&lt;/rec-number&gt;&lt;foreign-keys&gt;&lt;key app="EN" db-id="axpffp0eards98ew20rvpa0tdf0f0svatvst" timestamp="1762733978"&gt;746&lt;/key&gt;&lt;/foreign-keys&gt;&lt;ref-type name="Journal Article"&gt;17&lt;/ref-type&gt;&lt;contributors&gt;&lt;authors&gt;&lt;author&gt;Knapp, Eric E.&lt;/author&gt;&lt;author&gt;Keeley, Jon E.&lt;/author&gt;&lt;/authors&gt;&lt;/contributors&gt;&lt;titles&gt;&lt;title&gt;Heterogeneity in fire severity within early season and late season prescribed burns in a mixed-conifer forest&lt;/title&gt;&lt;secondary-title&gt;International Journal of Wildland Fire&lt;/secondary-title&gt;&lt;/titles&gt;&lt;periodical&gt;&lt;full-title&gt;International Journal of Wildland Fire&lt;/full-title&gt;&lt;abbr-1&gt;Int. J. Wildland Fire&lt;/abbr-1&gt;&lt;abbr-2&gt;Int J Wildland Fire&lt;/abbr-2&gt;&lt;/periodical&gt;&lt;pages&gt;37-45&lt;/pages&gt;&lt;volume&gt;15&lt;/volume&gt;&lt;number&gt;1&lt;/number&gt;&lt;keywords&gt;&lt;keyword&gt;Fire ecology&lt;/keyword&gt;&lt;keyword&gt;Prescribed burning&lt;/keyword&gt;&lt;/keywords&gt;&lt;dates&gt;&lt;year&gt;2006&lt;/year&gt;&lt;/dates&gt;&lt;pub-location&gt;CLAYTON&lt;/pub-location&gt;&lt;publisher&gt;Csiro Publishing&lt;/publisher&gt;&lt;isbn&gt;1049-8001&lt;/isbn&gt;&lt;urls&gt;&lt;/urls&gt;&lt;electronic-resource-num&gt;10.1071/WF04068&lt;/electronic-resource-num&gt;&lt;/record&gt;&lt;/Cite&gt;&lt;/EndNote&gt;</w:instrText>
      </w:r>
      <w:r w:rsidR="001F4F57">
        <w:fldChar w:fldCharType="separate"/>
      </w:r>
      <w:r w:rsidR="001F4F57">
        <w:rPr>
          <w:noProof/>
        </w:rPr>
        <w:t>(Knapp &amp; Keeley, 2006)</w:t>
      </w:r>
      <w:r w:rsidR="001F4F57">
        <w:fldChar w:fldCharType="end"/>
      </w:r>
      <w:r w:rsidR="00FD5B7E">
        <w:t>.</w:t>
      </w:r>
      <w:r w:rsidR="008361CD">
        <w:t xml:space="preserve"> </w:t>
      </w:r>
      <w:r w:rsidR="00C4055B">
        <w:t>This h</w:t>
      </w:r>
      <w:r w:rsidR="00716EA6">
        <w:t xml:space="preserve">eterogeneity </w:t>
      </w:r>
      <w:r w:rsidR="005D08F2">
        <w:t xml:space="preserve">may </w:t>
      </w:r>
      <w:r w:rsidR="00E3338D">
        <w:t xml:space="preserve">facilitate animal movement </w:t>
      </w:r>
      <w:r w:rsidR="0031211F">
        <w:t xml:space="preserve">by providing </w:t>
      </w:r>
      <w:r w:rsidR="00C4055B">
        <w:t xml:space="preserve">complementary resources across space </w:t>
      </w:r>
      <w:r w:rsidR="000C1B52">
        <w:fldChar w:fldCharType="begin"/>
      </w:r>
      <w:r w:rsidR="00671301">
        <w:instrText xml:space="preserve"> ADDIN EN.CITE &lt;EndNote&gt;&lt;Cite&gt;&lt;Author&gt;Leonard&lt;/Author&gt;&lt;Year&gt;2010&lt;/Year&gt;&lt;RecNum&gt;540&lt;/RecNum&gt;&lt;DisplayText&gt;(Leonard &amp;amp; Koprowski, 2010)&lt;/DisplayText&gt;&lt;record&gt;&lt;rec-number&gt;540&lt;/rec-number&gt;&lt;foreign-keys&gt;&lt;key app="EN" db-id="axpffp0eards98ew20rvpa0tdf0f0svatvst" timestamp="1756076181"&gt;540&lt;/key&gt;&lt;/foreign-keys&gt;&lt;ref-type name="Journal Article"&gt;17&lt;/ref-type&gt;&lt;contributors&gt;&lt;authors&gt;&lt;author&gt;Leonard, K. M.&lt;/author&gt;&lt;author&gt;Koprowski, J. L.&lt;/author&gt;&lt;/authors&gt;&lt;/contributors&gt;&lt;titles&gt;&lt;title&gt;&lt;style face="normal" font="default" size="100%"&gt;Effects of fire on endangered mount graham red squirrels (&lt;/style&gt;&lt;style face="italic" font="default" size="100%"&gt;Tamiasciurus hudsonicus grahamensis&lt;/style&gt;&lt;style face="normal" font="default" size="100%"&gt;): Responses of individuals with known fates&lt;/style&gt;&lt;/title&gt;&lt;secondary-title&gt;Southwestern Naturalist&lt;/secondary-title&gt;&lt;/titles&gt;&lt;pages&gt;217-224&lt;/pages&gt;&lt;volume&gt;55&lt;/volume&gt;&lt;number&gt;2&lt;/number&gt;&lt;dates&gt;&lt;year&gt;2010&lt;/year&gt;&lt;/dates&gt;&lt;work-type&gt;Article&lt;/work-type&gt;&lt;urls&gt;&lt;related-urls&gt;&lt;url&gt;https://www.scopus.com/inward/record.uri?eid=2-s2.0-77954461954&amp;amp;doi=10.1894%2fMRD-01.1&amp;amp;partnerID=40&amp;amp;md5=2b63b9034e20eea8e8be922182385177&lt;/url&gt;&lt;/related-urls&gt;&lt;/urls&gt;&lt;electronic-resource-num&gt;10.1894/MRD-01.1&lt;/electronic-resource-num&gt;&lt;/record&gt;&lt;/Cite&gt;&lt;/EndNote&gt;</w:instrText>
      </w:r>
      <w:r w:rsidR="000C1B52">
        <w:fldChar w:fldCharType="separate"/>
      </w:r>
      <w:r w:rsidR="00671301">
        <w:rPr>
          <w:noProof/>
        </w:rPr>
        <w:t>(Leonard &amp; Koprowski, 2010)</w:t>
      </w:r>
      <w:r w:rsidR="000C1B52">
        <w:fldChar w:fldCharType="end"/>
      </w:r>
      <w:r w:rsidR="00C4055B">
        <w:t xml:space="preserve">, including refugia that mitigates predation risk during movement bouts </w:t>
      </w:r>
      <w:r w:rsidR="00C4055B">
        <w:fldChar w:fldCharType="begin"/>
      </w:r>
      <w:r w:rsidR="00C4055B">
        <w:instrText xml:space="preserve"> ADDIN EN.CITE &lt;EndNote&gt;&lt;Cite&gt;&lt;Author&gt;Leahy&lt;/Author&gt;&lt;Year&gt;2016&lt;/Year&gt;&lt;RecNum&gt;10&lt;/RecNum&gt;&lt;DisplayText&gt;(Cohen et al., 2019; 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Cite&gt;&lt;Author&gt;Cohen&lt;/Author&gt;&lt;Year&gt;2019&lt;/Year&gt;&lt;RecNum&gt;204&lt;/RecNum&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00C4055B">
        <w:fldChar w:fldCharType="separate"/>
      </w:r>
      <w:r w:rsidR="00C4055B">
        <w:rPr>
          <w:noProof/>
        </w:rPr>
        <w:t>(Cohen et al., 2019; Leahy et al., 2016)</w:t>
      </w:r>
      <w:r w:rsidR="00C4055B">
        <w:fldChar w:fldCharType="end"/>
      </w:r>
      <w:r w:rsidR="00D97530">
        <w:t xml:space="preserve">. </w:t>
      </w:r>
      <w:r w:rsidR="00C4055B">
        <w:t xml:space="preserve">By contrast, larger, more uniform wildfires increase the risks and </w:t>
      </w:r>
      <w:r w:rsidR="00364E5A">
        <w:t>costs of moving</w:t>
      </w:r>
      <w:r w:rsidR="00C4055B">
        <w:t>, thereby reducing movements distances</w:t>
      </w:r>
      <w:r w:rsidR="00364E5A">
        <w:t xml:space="preserve"> </w:t>
      </w:r>
      <w:commentRangeStart w:id="261"/>
      <w:r w:rsidR="00C61B44">
        <w:fldChar w:fldCharType="begin"/>
      </w:r>
      <w:r w:rsidR="00C61B44">
        <w:instrText xml:space="preserve"> ADDIN EN.CITE &lt;EndNote&gt;&lt;Cite&gt;&lt;Author&gt;Brown&lt;/Author&gt;&lt;Year&gt;2004&lt;/Year&gt;&lt;RecNum&gt;180&lt;/RecNum&gt;&lt;DisplayText&gt;(Brown &amp;amp; Kotler, 2004)&lt;/DisplayText&gt;&lt;record&gt;&lt;rec-number&gt;180&lt;/rec-number&gt;&lt;foreign-keys&gt;&lt;key app="EN" db-id="axpffp0eards98ew20rvpa0tdf0f0svatvst" timestamp="1753840247"&gt;180&lt;/key&gt;&lt;/foreign-keys&gt;&lt;ref-type name="Journal Article"&gt;17&lt;/ref-type&gt;&lt;contributors&gt;&lt;authors&gt;&lt;author&gt;Brown, Joel S.&lt;/author&gt;&lt;author&gt;Kotler, Burt P.&lt;/author&gt;&lt;/authors&gt;&lt;/contributors&gt;&lt;titles&gt;&lt;title&gt;Hazardous duty pay and the foraging cost of predation&lt;/title&gt;&lt;secondary-title&gt;Ecology Letters&lt;/secondary-title&gt;&lt;/titles&gt;&lt;pages&gt;999-1014&lt;/pages&gt;&lt;volume&gt;7&lt;/volume&gt;&lt;number&gt;10&lt;/number&gt;&lt;keywords&gt;&lt;keyword&gt;Cost of predation&lt;/keyword&gt;&lt;keyword&gt;fear&lt;/keyword&gt;&lt;keyword&gt;giving-up densities&lt;/keyword&gt;&lt;keyword&gt;habitat selection&lt;/keyword&gt;&lt;keyword&gt;isodars&lt;/keyword&gt;&lt;keyword&gt;optimal foraging&lt;/keyword&gt;&lt;keyword&gt;predation&lt;/keyword&gt;&lt;keyword&gt;predation risk&lt;/keyword&gt;&lt;keyword&gt;risk titrations&lt;/keyword&gt;&lt;/keywords&gt;&lt;dates&gt;&lt;year&gt;2004&lt;/year&gt;&lt;pub-dates&gt;&lt;date&gt;2004/10/01&lt;/date&gt;&lt;/pub-dates&gt;&lt;/dates&gt;&lt;publisher&gt;John Wiley &amp;amp; Sons, Ltd&lt;/publisher&gt;&lt;isbn&gt;1461-023X&lt;/isbn&gt;&lt;urls&gt;&lt;related-urls&gt;&lt;url&gt;https://doi.org/10.1111/j.1461-0248.2004.00661.x&lt;/url&gt;&lt;/related-urls&gt;&lt;/urls&gt;&lt;electronic-resource-num&gt;10.1111/j.1461-0248.2004.00661.x&lt;/electronic-resource-num&gt;&lt;access-date&gt;2025/07/29&lt;/access-date&gt;&lt;/record&gt;&lt;/Cite&gt;&lt;/EndNote&gt;</w:instrText>
      </w:r>
      <w:r w:rsidR="00C61B44">
        <w:fldChar w:fldCharType="separate"/>
      </w:r>
      <w:r w:rsidR="00C61B44">
        <w:rPr>
          <w:noProof/>
        </w:rPr>
        <w:t>(Brown &amp; Kotler, 2004)</w:t>
      </w:r>
      <w:r w:rsidR="00C61B44">
        <w:fldChar w:fldCharType="end"/>
      </w:r>
      <w:commentRangeEnd w:id="261"/>
      <w:r w:rsidR="002B11B2">
        <w:rPr>
          <w:rStyle w:val="CommentReference"/>
        </w:rPr>
        <w:commentReference w:id="261"/>
      </w:r>
      <w:r w:rsidR="00364E5A">
        <w:t>.</w:t>
      </w:r>
    </w:p>
    <w:p w14:paraId="1E84C32B" w14:textId="6E039A65" w:rsidR="00787619" w:rsidRDefault="00374180" w:rsidP="00042CAC">
      <w:pPr>
        <w:pStyle w:val="Heading2"/>
      </w:pPr>
      <w:commentRangeStart w:id="262"/>
      <w:r>
        <w:t>Limitations</w:t>
      </w:r>
      <w:r w:rsidR="00A3543A">
        <w:t xml:space="preserve"> and Future Directions</w:t>
      </w:r>
      <w:commentRangeEnd w:id="262"/>
      <w:r w:rsidR="002B11B2">
        <w:rPr>
          <w:rStyle w:val="CommentReference"/>
          <w:rFonts w:eastAsiaTheme="minorHAnsi" w:cstheme="minorBidi"/>
          <w:b w:val="0"/>
          <w:color w:val="auto"/>
        </w:rPr>
        <w:commentReference w:id="262"/>
      </w:r>
    </w:p>
    <w:p w14:paraId="2C2C3244" w14:textId="39B212BB" w:rsidR="009A73FD" w:rsidRDefault="002B11B2" w:rsidP="00FB0B8B">
      <w:r>
        <w:t xml:space="preserve">Most </w:t>
      </w:r>
      <w:commentRangeStart w:id="263"/>
      <w:r w:rsidR="00D13C01">
        <w:t>variation</w:t>
      </w:r>
      <w:commentRangeEnd w:id="263"/>
      <w:r>
        <w:rPr>
          <w:rStyle w:val="CommentReference"/>
        </w:rPr>
        <w:commentReference w:id="263"/>
      </w:r>
      <w:r w:rsidR="00D13C01">
        <w:t xml:space="preserve"> </w:t>
      </w:r>
      <w:r>
        <w:t xml:space="preserve">in our dataset </w:t>
      </w:r>
      <w:r w:rsidR="00D13C01">
        <w:t xml:space="preserve">remains unexplained. </w:t>
      </w:r>
      <w:commentRangeStart w:id="264"/>
      <w:r w:rsidR="00D13C01">
        <w:t>B</w:t>
      </w:r>
      <w:r w:rsidR="0005154A">
        <w:t>etween-study</w:t>
      </w:r>
      <w:r w:rsidR="005E7A8C">
        <w:t xml:space="preserve"> (study level)</w:t>
      </w:r>
      <w:r w:rsidR="0005154A">
        <w:t xml:space="preserve"> </w:t>
      </w:r>
      <w:r w:rsidR="005E7A8C">
        <w:t xml:space="preserve">and </w:t>
      </w:r>
      <w:r w:rsidR="00AC5287">
        <w:t>within-</w:t>
      </w:r>
      <w:r w:rsidR="00417389">
        <w:t xml:space="preserve">individual </w:t>
      </w:r>
      <w:r w:rsidR="00D2533C">
        <w:t xml:space="preserve">(effect size level) variance </w:t>
      </w:r>
      <w:r w:rsidR="0005154A">
        <w:t>generally account</w:t>
      </w:r>
      <w:r w:rsidR="00A67588">
        <w:t>ed</w:t>
      </w:r>
      <w:r w:rsidR="0005154A">
        <w:t xml:space="preserve"> for some </w:t>
      </w:r>
      <w:r w:rsidR="00D2533C">
        <w:t xml:space="preserve">heterogeneity across </w:t>
      </w:r>
      <w:r w:rsidR="009068A7">
        <w:t>models.</w:t>
      </w:r>
      <w:r w:rsidR="005A64BE">
        <w:t xml:space="preserve"> </w:t>
      </w:r>
      <w:commentRangeEnd w:id="264"/>
      <w:r>
        <w:rPr>
          <w:rStyle w:val="CommentReference"/>
        </w:rPr>
        <w:commentReference w:id="264"/>
      </w:r>
      <w:r w:rsidR="00FE4895">
        <w:t xml:space="preserve">Remaining </w:t>
      </w:r>
      <w:r w:rsidR="0005154A">
        <w:t>heterogeneity suggests either</w:t>
      </w:r>
      <w:r w:rsidR="001522A5">
        <w:t>;</w:t>
      </w:r>
      <w:r w:rsidR="0005154A">
        <w:t xml:space="preserve"> (</w:t>
      </w:r>
      <w:proofErr w:type="spellStart"/>
      <w:r w:rsidR="0005154A">
        <w:t>i</w:t>
      </w:r>
      <w:proofErr w:type="spellEnd"/>
      <w:r w:rsidR="0005154A">
        <w:t xml:space="preserve">) </w:t>
      </w:r>
      <w:r w:rsidR="00401968">
        <w:t xml:space="preserve">true mechanistic context dependency, where </w:t>
      </w:r>
      <w:r w:rsidR="00D003E5">
        <w:t xml:space="preserve">contextual </w:t>
      </w:r>
      <w:r w:rsidR="00401968">
        <w:t>factors are interacting to influence movement responses</w:t>
      </w:r>
      <w:r w:rsidR="009426E5">
        <w:t xml:space="preserve"> to fire</w:t>
      </w:r>
      <w:r w:rsidR="001522A5">
        <w:t>;</w:t>
      </w:r>
      <w:r w:rsidR="0005154A">
        <w:t xml:space="preserve"> or (ii) </w:t>
      </w:r>
      <w:r w:rsidR="00401968">
        <w:t>apparent context dependency</w:t>
      </w:r>
      <w:r w:rsidR="009426E5">
        <w:t xml:space="preserve">, </w:t>
      </w:r>
      <w:r w:rsidR="001522A5">
        <w:t>due to</w:t>
      </w:r>
      <w:r w:rsidR="009426E5">
        <w:t xml:space="preserve"> </w:t>
      </w:r>
      <w:r w:rsidR="0005154A">
        <w:t>differences in the capability of the studies to capture and quantify movement responses</w:t>
      </w:r>
      <w:r w:rsidR="009426E5">
        <w:t xml:space="preserve"> </w:t>
      </w:r>
      <w:r w:rsidR="002E7981">
        <w:fldChar w:fldCharType="begin"/>
      </w:r>
      <w:r w:rsidR="002E7981">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2E7981">
        <w:fldChar w:fldCharType="separate"/>
      </w:r>
      <w:r w:rsidR="002E7981">
        <w:rPr>
          <w:noProof/>
        </w:rPr>
        <w:t>(Catford et al., 2022)</w:t>
      </w:r>
      <w:r w:rsidR="002E7981">
        <w:fldChar w:fldCharType="end"/>
      </w:r>
      <w:r w:rsidR="0005154A">
        <w:t xml:space="preserve">. In the first instance, </w:t>
      </w:r>
      <w:r w:rsidR="00535CC2">
        <w:t xml:space="preserve">fine scale, </w:t>
      </w:r>
      <w:r w:rsidR="0005154A">
        <w:t>site</w:t>
      </w:r>
      <w:r w:rsidR="00F81526">
        <w:t>-</w:t>
      </w:r>
      <w:r w:rsidR="0005154A">
        <w:t xml:space="preserve">specific </w:t>
      </w:r>
      <w:r w:rsidR="00514FF0" w:rsidRPr="00F81526">
        <w:t>characteristics</w:t>
      </w:r>
      <w:r w:rsidR="00514FF0">
        <w:t xml:space="preserve"> </w:t>
      </w:r>
      <w:r w:rsidR="0005154A">
        <w:t xml:space="preserve">such as </w:t>
      </w:r>
      <w:r w:rsidR="00D2533C">
        <w:t xml:space="preserve">burn heterogeneity </w:t>
      </w:r>
      <w:r w:rsidR="0005154A">
        <w:fldChar w:fldCharType="begin"/>
      </w:r>
      <w:r w:rsidR="0005154A">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rsidR="0005154A">
        <w:fldChar w:fldCharType="separate"/>
      </w:r>
      <w:r w:rsidR="0005154A">
        <w:rPr>
          <w:noProof/>
        </w:rPr>
        <w:t>(Shaw et al., 2021)</w:t>
      </w:r>
      <w:r w:rsidR="0005154A">
        <w:fldChar w:fldCharType="end"/>
      </w:r>
      <w:r w:rsidR="00ED21E4">
        <w:t xml:space="preserve">, </w:t>
      </w:r>
      <w:r w:rsidR="0005154A">
        <w:t xml:space="preserve">fire severity </w:t>
      </w:r>
      <w:r w:rsidR="0005154A">
        <w:fldChar w:fldCharType="begin"/>
      </w:r>
      <w:r w:rsidR="0005154A">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rsidR="0005154A">
        <w:fldChar w:fldCharType="separate"/>
      </w:r>
      <w:r w:rsidR="0005154A">
        <w:rPr>
          <w:noProof/>
        </w:rPr>
        <w:t>(Crabb et al., 2022)</w:t>
      </w:r>
      <w:r w:rsidR="0005154A">
        <w:fldChar w:fldCharType="end"/>
      </w:r>
      <w:r w:rsidR="00ED21E4">
        <w:t>,</w:t>
      </w:r>
      <w:r w:rsidR="00514FF0">
        <w:t xml:space="preserve"> and fire history</w:t>
      </w:r>
      <w:r w:rsidR="002E7981">
        <w:t xml:space="preserve"> </w:t>
      </w:r>
      <w:r w:rsidR="002E7981">
        <w:fldChar w:fldCharType="begin"/>
      </w:r>
      <w:r w:rsidR="005D0843">
        <w:instrText xml:space="preserve"> ADDIN EN.CITE &lt;EndNote&gt;&lt;Cite&gt;&lt;Author&gt;McGregor&lt;/Author&gt;&lt;Year&gt;2016&lt;/Year&gt;&lt;RecNum&gt;385&lt;/RecNum&gt;&lt;DisplayText&gt;(McGregor et al., 2016b)&lt;/DisplayText&gt;&lt;record&gt;&lt;rec-number&gt;385&lt;/rec-number&gt;&lt;foreign-keys&gt;&lt;key app="EN" db-id="axpffp0eards98ew20rvpa0tdf0f0svatvst" timestamp="1756076181"&gt;385&lt;/key&gt;&lt;/foreign-keys&gt;&lt;ref-type name="Journal Article"&gt;17&lt;/ref-type&gt;&lt;contributors&gt;&lt;authors&gt;&lt;author&gt;McGregor, H. W.&lt;/author&gt;&lt;author&gt;Cliff, H. B.&lt;/author&gt;&lt;author&gt;Kanowski, J.&lt;/author&gt;&lt;/authors&gt;&lt;/contributors&gt;&lt;titles&gt;&lt;title&gt;Habitat preference for fire scars by feral cats in Cape York Peninsula, Australia&lt;/title&gt;&lt;secondary-title&gt;WILDLIFE RESEARCH&lt;/secondary-title&gt;&lt;/titles&gt;&lt;pages&gt;623-633&lt;/pages&gt;&lt;volume&gt;43&lt;/volume&gt;&lt;number&gt;8&lt;/number&gt;&lt;dates&gt;&lt;year&gt;2016&lt;/year&gt;&lt;/dates&gt;&lt;urls&gt;&lt;/urls&gt;&lt;electronic-resource-num&gt;10.1071/WR16058&lt;/electronic-resource-num&gt;&lt;/record&gt;&lt;/Cite&gt;&lt;/EndNote&gt;</w:instrText>
      </w:r>
      <w:r w:rsidR="002E7981">
        <w:fldChar w:fldCharType="separate"/>
      </w:r>
      <w:r w:rsidR="005D0843">
        <w:rPr>
          <w:noProof/>
        </w:rPr>
        <w:t>(McGregor et al., 2016b)</w:t>
      </w:r>
      <w:r w:rsidR="002E7981">
        <w:fldChar w:fldCharType="end"/>
      </w:r>
      <w:r w:rsidR="00514FF0">
        <w:t xml:space="preserve">, </w:t>
      </w:r>
      <w:r w:rsidR="0005154A">
        <w:t>may be</w:t>
      </w:r>
      <w:r w:rsidR="008F4DE9">
        <w:t xml:space="preserve"> interacting with </w:t>
      </w:r>
      <w:r w:rsidR="00031C9B">
        <w:t xml:space="preserve">species traits </w:t>
      </w:r>
      <w:r w:rsidR="002E7981">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5E489F">
        <w:instrText xml:space="preserve"> ADDIN EN.CITE </w:instrText>
      </w:r>
      <w:r w:rsidR="005E489F">
        <w:fldChar w:fldCharType="begin">
          <w:fldData xml:space="preserve">PEVuZE5vdGU+PENpdGU+PEF1dGhvcj5Qb2NrbmVlPC9BdXRob3I+PFllYXI+MjAyMzwvWWVhcj48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</w:fldData>
        </w:fldChar>
      </w:r>
      <w:r w:rsidR="005E489F">
        <w:instrText xml:space="preserve"> ADDIN EN.CITE.DATA </w:instrText>
      </w:r>
      <w:r w:rsidR="005E489F">
        <w:fldChar w:fldCharType="end"/>
      </w:r>
      <w:r w:rsidR="002E7981">
        <w:fldChar w:fldCharType="separate"/>
      </w:r>
      <w:r w:rsidR="005E489F">
        <w:rPr>
          <w:noProof/>
        </w:rPr>
        <w:t>(Franklin et al., 2025; Pocknee et al., 2023)</w:t>
      </w:r>
      <w:r w:rsidR="002E7981">
        <w:fldChar w:fldCharType="end"/>
      </w:r>
      <w:r w:rsidR="00031C9B">
        <w:t>,</w:t>
      </w:r>
      <w:r w:rsidR="00116F0A">
        <w:t xml:space="preserve"> sex</w:t>
      </w:r>
      <w:r w:rsidR="007B5EB4">
        <w:t xml:space="preserve"> </w:t>
      </w:r>
      <w:r w:rsidR="00AF7E99">
        <w:fldChar w:fldCharType="begin"/>
      </w:r>
      <w:r w:rsidR="00AF7E9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AF7E99">
        <w:fldChar w:fldCharType="separate"/>
      </w:r>
      <w:r w:rsidR="00AF7E99">
        <w:rPr>
          <w:noProof/>
        </w:rPr>
        <w:t>(Thompson, 1993)</w:t>
      </w:r>
      <w:r w:rsidR="00AF7E99">
        <w:fldChar w:fldCharType="end"/>
      </w:r>
      <w:r w:rsidR="00116F0A">
        <w:t>,</w:t>
      </w:r>
      <w:r w:rsidR="00031C9B">
        <w:t xml:space="preserve"> </w:t>
      </w:r>
      <w:r w:rsidR="008F4DE9">
        <w:t>life history stages</w:t>
      </w:r>
      <w:r w:rsidR="002E7981">
        <w:t xml:space="preserve"> </w:t>
      </w:r>
      <w:r w:rsidR="00D40EB8">
        <w:fldChar w:fldCharType="begin"/>
      </w:r>
      <w:r w:rsidR="00D40EB8">
        <w:instrText xml:space="preserve"> ADDIN EN.CITE &lt;EndNote&gt;&lt;Cite&gt;&lt;Author&gt;Ganz&lt;/Author&gt;&lt;Year&gt;2022&lt;/Year&gt;&lt;RecNum&gt;113&lt;/RecNum&gt;&lt;DisplayText&gt;(Ganz et al., 2022)&lt;/DisplayText&gt;&lt;record&gt;&lt;rec-number&gt;113&lt;/rec-number&gt;&lt;foreign-keys&gt;&lt;key app="EN" db-id="axpffp0eards98ew20rvpa0tdf0f0svatvst" timestamp="1723689255"&gt;113&lt;/key&gt;&lt;/foreign-keys&gt;&lt;ref-type name="Journal Article"&gt;17&lt;/ref-type&gt;&lt;contributors&gt;&lt;authors&gt;&lt;author&gt;Ganz, Taylor R.&lt;/author&gt;&lt;author&gt;DeVivo, Melia T.&lt;/author&gt;&lt;author&gt;Kertson, Brian N.&lt;/author&gt;&lt;author&gt;Roussin, Trent&lt;/author&gt;&lt;author&gt;Satterfield, Lauren&lt;/author&gt;&lt;author&gt;Wirsing, Aaron J.&lt;/author&gt;&lt;author&gt;Prugh, Laura R.&lt;/author&gt;&lt;/authors&gt;&lt;/contributors&gt;&lt;titles&gt;&lt;title&gt;Interactive effects of wildfires, season and predator activity shape mule deer movements&lt;/title&gt;&lt;secondary-title&gt;Journal of Animal Ecology&lt;/secondary-title&gt;&lt;/titles&gt;&lt;pages&gt;2273-2288&lt;/pages&gt;&lt;volume&gt;91&lt;/volume&gt;&lt;number&gt;11&lt;/number&gt;&lt;keywords&gt;&lt;keyword&gt;Canis lupus&lt;/keyword&gt;&lt;keyword&gt;magnet effect&lt;/keyword&gt;&lt;keyword&gt;Odocoileus hemionus&lt;/keyword&gt;&lt;keyword&gt;predator–prey interactions&lt;/keyword&gt;&lt;keyword&gt;Puma concolor&lt;/keyword&gt;&lt;keyword&gt;step selection function&lt;/keyword&gt;&lt;keyword&gt;ungulate&lt;/keyword&gt;&lt;keyword&gt;wildfire&lt;/keyword&gt;&lt;/keywords&gt;&lt;dates&gt;&lt;year&gt;2022&lt;/year&gt;&lt;pub-dates&gt;&lt;date&gt;2022/11/01&lt;/date&gt;&lt;/pub-dates&gt;&lt;/dates&gt;&lt;publisher&gt;John Wiley &amp;amp; Sons, Ltd&lt;/publisher&gt;&lt;isbn&gt;0021-8790&lt;/isbn&gt;&lt;urls&gt;&lt;related-urls&gt;&lt;url&gt;https://doi.org/10.1111/1365-2656.13810&lt;/url&gt;&lt;/related-urls&gt;&lt;/urls&gt;&lt;electronic-resource-num&gt;10.1111/1365-2656.13810&lt;/electronic-resource-num&gt;&lt;access-date&gt;2024/08/14&lt;/access-date&gt;&lt;/record&gt;&lt;/Cite&gt;&lt;/EndNote&gt;</w:instrText>
      </w:r>
      <w:r w:rsidR="00D40EB8">
        <w:fldChar w:fldCharType="separate"/>
      </w:r>
      <w:r w:rsidR="00D40EB8">
        <w:rPr>
          <w:noProof/>
        </w:rPr>
        <w:t>(Ganz et al., 2022)</w:t>
      </w:r>
      <w:r w:rsidR="00D40EB8">
        <w:fldChar w:fldCharType="end"/>
      </w:r>
      <w:r w:rsidR="002E7981">
        <w:t xml:space="preserve"> </w:t>
      </w:r>
      <w:r w:rsidR="00BD266B">
        <w:t>and predat</w:t>
      </w:r>
      <w:r w:rsidR="00310D62">
        <w:t xml:space="preserve">ion risk </w:t>
      </w:r>
      <w:r w:rsidR="00D40EB8">
        <w:fldChar w:fldCharType="begin"/>
      </w:r>
      <w:r w:rsidR="00D40EB8">
        <w:instrText xml:space="preserve"> ADDIN EN.CITE &lt;EndNote&gt;&lt;Cite&gt;&lt;Author&gt;Leahy&lt;/Author&gt;&lt;Year&gt;2016&lt;/Year&gt;&lt;RecNum&gt;10&lt;/RecNum&gt;&lt;DisplayText&gt;(Leahy et al., 2016)&lt;/DisplayText&gt;&lt;record&gt;&lt;rec-number&gt;10&lt;/rec-number&gt;&lt;foreign-keys&gt;&lt;key app="EN" db-id="axpffp0eards98ew20rvpa0tdf0f0svatvst" timestamp="1714914013"&gt;10&lt;/key&gt;&lt;/foreign-keys&gt;&lt;ref-type name="Journal Article"&gt;17&lt;/ref-type&gt;&lt;contributors&gt;&lt;authors&gt;&lt;author&gt;Leahy, Lily&lt;/author&gt;&lt;author&gt;Legge, Sarah M.&lt;/author&gt;&lt;author&gt;Tuft, Katherine&lt;/author&gt;&lt;author&gt;McGregor, Hugh W.&lt;/author&gt;&lt;author&gt;Barmuta, Leon A.&lt;/author&gt;&lt;author&gt;Jones, Menna E.&lt;/author&gt;&lt;author&gt;Johnson, Christopher N.&lt;/author&gt;&lt;/authors&gt;&lt;/contributors&gt;&lt;titles&gt;&lt;title&gt;Amplified predation after fire suppresses rodent populations in Australia’s tropical savannas&lt;/title&gt;&lt;secondary-title&gt;Wildlife Research&lt;/secondary-title&gt;&lt;/titles&gt;&lt;pages&gt;705-716&lt;/pages&gt;&lt;volume&gt;42&lt;/volume&gt;&lt;number&gt;8&lt;/number&gt;&lt;dates&gt;&lt;year&gt;2016&lt;/year&gt;&lt;/dates&gt;&lt;urls&gt;&lt;related-urls&gt;&lt;url&gt;https://doi.org/10.1071/WR15011&lt;/url&gt;&lt;/related-urls&gt;&lt;/urls&gt;&lt;/record&gt;&lt;/Cite&gt;&lt;/EndNote&gt;</w:instrText>
      </w:r>
      <w:r w:rsidR="00D40EB8">
        <w:fldChar w:fldCharType="separate"/>
      </w:r>
      <w:r w:rsidR="00D40EB8">
        <w:rPr>
          <w:noProof/>
        </w:rPr>
        <w:t>(Leahy et al., 2016)</w:t>
      </w:r>
      <w:r w:rsidR="00D40EB8">
        <w:fldChar w:fldCharType="end"/>
      </w:r>
      <w:r w:rsidR="00D40EB8">
        <w:t xml:space="preserve"> </w:t>
      </w:r>
      <w:r w:rsidR="00B750D8">
        <w:t>to modulate movement responses</w:t>
      </w:r>
      <w:r w:rsidR="009D0941">
        <w:t xml:space="preserve">. </w:t>
      </w:r>
      <w:r w:rsidR="005A64BE">
        <w:t>This aligns with p</w:t>
      </w:r>
      <w:r w:rsidR="005A64BE" w:rsidRPr="005A64BE">
        <w:t xml:space="preserve">revious </w:t>
      </w:r>
      <w:r w:rsidR="005A64BE">
        <w:t>work</w:t>
      </w:r>
      <w:r w:rsidR="005A64BE" w:rsidRPr="005A64BE">
        <w:t xml:space="preserve"> indicat</w:t>
      </w:r>
      <w:r w:rsidR="005A64BE">
        <w:t>ing</w:t>
      </w:r>
      <w:r w:rsidR="005A64BE" w:rsidRPr="005A64BE">
        <w:t xml:space="preserve"> that interactive and synergistic effects are likely to exert </w:t>
      </w:r>
      <w:r w:rsidR="005A64BE" w:rsidRPr="005A64BE">
        <w:lastRenderedPageBreak/>
        <w:t>strong influence on animal responses to fire</w:t>
      </w:r>
      <w:r w:rsidR="005A64BE">
        <w:t xml:space="preserve"> </w:t>
      </w:r>
      <w:r w:rsidR="005A64BE" w:rsidRPr="005A64BE">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5A64BE" w:rsidRPr="005A64BE">
        <w:instrText xml:space="preserve"> ADDIN EN.CITE </w:instrText>
      </w:r>
      <w:r w:rsidR="005A64BE" w:rsidRPr="005A64BE">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sidR="005A64BE" w:rsidRPr="005A64BE">
        <w:instrText xml:space="preserve"> ADDIN EN.CITE.DATA </w:instrText>
      </w:r>
      <w:r w:rsidR="005A64BE" w:rsidRPr="005A64BE">
        <w:fldChar w:fldCharType="end"/>
      </w:r>
      <w:r w:rsidR="005A64BE" w:rsidRPr="005A64BE">
        <w:fldChar w:fldCharType="separate"/>
      </w:r>
      <w:r w:rsidR="005A64BE" w:rsidRPr="005A64BE">
        <w:rPr>
          <w:noProof/>
        </w:rPr>
        <w:t>(Culhane et al., 2022; Doherty et al., 2022; Ganz et al., 2022)</w:t>
      </w:r>
      <w:r w:rsidR="005A64BE" w:rsidRPr="005A64BE">
        <w:fldChar w:fldCharType="end"/>
      </w:r>
      <w:r w:rsidR="009068A7">
        <w:t xml:space="preserve">. </w:t>
      </w:r>
      <w:r w:rsidR="00535CC2">
        <w:t xml:space="preserve">The detection of moderate levels of within-individual variation </w:t>
      </w:r>
      <w:r w:rsidR="00EE0FD1">
        <w:t xml:space="preserve">also </w:t>
      </w:r>
      <w:r w:rsidR="00535CC2">
        <w:t xml:space="preserve">suggests </w:t>
      </w:r>
      <w:r w:rsidR="00AF7E99">
        <w:t xml:space="preserve">species </w:t>
      </w:r>
      <w:r w:rsidR="00535CC2">
        <w:t xml:space="preserve">movement responses are not necessarily consistent across movement </w:t>
      </w:r>
      <w:r w:rsidR="00DE2B76">
        <w:t xml:space="preserve">types </w:t>
      </w:r>
      <w:r w:rsidR="004B67DA">
        <w:fldChar w:fldCharType="begin"/>
      </w:r>
      <w:r w:rsidR="004B67DA">
        <w:instrText xml:space="preserve"> ADDIN EN.CITE &lt;EndNote&gt;&lt;Cite&gt;&lt;Author&gt;Flaherty&lt;/Author&gt;&lt;Year&gt;2020&lt;/Year&gt;&lt;RecNum&gt;587&lt;/RecNum&gt;&lt;DisplayText&gt;(Flaherty &amp;amp; Gienger, 2020)&lt;/DisplayText&gt;&lt;record&gt;&lt;rec-number&gt;587&lt;/rec-number&gt;&lt;foreign-keys&gt;&lt;key app="EN" db-id="axpffp0eards98ew20rvpa0tdf0f0svatvst" timestamp="1756076181"&gt;587&lt;/key&gt;&lt;/foreign-keys&gt;&lt;ref-type name="Journal Article"&gt;17&lt;/ref-type&gt;&lt;contributors&gt;&lt;authors&gt;&lt;author&gt;Flaherty, J. P.&lt;/author&gt;&lt;author&gt;Gienger, C. M.&lt;/author&gt;&lt;/authors&gt;&lt;/contributors&gt;&lt;titles&gt;&lt;title&gt;&lt;style face="normal" font="default" size="100%"&gt;Habitat selection and movement patterns of copperheads (&lt;/style&gt;&lt;style face="italic" font="default" size="100%"&gt;Agkistrodon contortrix&lt;/style&gt;&lt;style face="normal" font="default" size="100%"&gt;) in fire-altered landscapes&lt;/style&gt;&lt;/title&gt;&lt;secondary-title&gt;Herpetological Conservation and Biology&lt;/secondary-title&gt;&lt;/titles&gt;&lt;periodical&gt;&lt;full-title&gt;Herpetological Conservation and Biology&lt;/full-title&gt;&lt;abbr-1&gt;Herpetol Conserv Biol&lt;/abbr-1&gt;&lt;abbr-2&gt;Herpetol. Conserv. Biol&lt;/abbr-2&gt;&lt;/periodical&gt;&lt;pages&gt;150-159&lt;/pages&gt;&lt;volume&gt;15&lt;/volume&gt;&lt;number&gt;1&lt;/number&gt;&lt;dates&gt;&lt;year&gt;2020&lt;/year&gt;&lt;/dates&gt;&lt;work-type&gt;Article&lt;/work-type&gt;&lt;urls&gt;&lt;related-urls&gt;&lt;url&gt;https://www.scopus.com/inward/record.uri?eid=2-s2.0-85084214838&amp;amp;partnerID=40&amp;amp;md5=81145e2f8f51a2713c0559a38a582e6d&lt;/url&gt;&lt;/related-urls&gt;&lt;/urls&gt;&lt;/record&gt;&lt;/Cite&gt;&lt;/EndNote&gt;</w:instrText>
      </w:r>
      <w:r w:rsidR="004B67DA">
        <w:fldChar w:fldCharType="separate"/>
      </w:r>
      <w:r w:rsidR="004B67DA">
        <w:rPr>
          <w:noProof/>
        </w:rPr>
        <w:t>(Flaherty &amp; Gienger, 2020)</w:t>
      </w:r>
      <w:r w:rsidR="004B67DA">
        <w:fldChar w:fldCharType="end"/>
      </w:r>
      <w:r w:rsidR="00434881">
        <w:t xml:space="preserve"> and</w:t>
      </w:r>
      <w:r w:rsidR="004B67DA">
        <w:t xml:space="preserve"> sex </w:t>
      </w:r>
      <w:r w:rsidR="004B67DA">
        <w:fldChar w:fldCharType="begin"/>
      </w:r>
      <w:r w:rsidR="004B67DA">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4B67DA">
        <w:fldChar w:fldCharType="separate"/>
      </w:r>
      <w:r w:rsidR="004B67DA">
        <w:rPr>
          <w:noProof/>
        </w:rPr>
        <w:t>(Thompson, 1993)</w:t>
      </w:r>
      <w:r w:rsidR="004B67DA">
        <w:fldChar w:fldCharType="end"/>
      </w:r>
      <w:r w:rsidR="00434881">
        <w:t>.</w:t>
      </w:r>
      <w:r w:rsidR="00B06964">
        <w:t xml:space="preserve"> </w:t>
      </w:r>
      <w:r w:rsidR="00DE2B76">
        <w:t xml:space="preserve">In the case of apparent context dependency, </w:t>
      </w:r>
      <w:r w:rsidR="005C7ED7">
        <w:t xml:space="preserve">a </w:t>
      </w:r>
      <w:r w:rsidR="002302E2">
        <w:t>combination of confounding factors</w:t>
      </w:r>
      <w:r w:rsidR="002247EA">
        <w:t>, differing statistical power</w:t>
      </w:r>
      <w:r w:rsidR="005C7ED7">
        <w:t>,</w:t>
      </w:r>
      <w:r w:rsidR="002247EA">
        <w:t xml:space="preserve"> </w:t>
      </w:r>
      <w:r w:rsidR="009068A7">
        <w:t xml:space="preserve">and methodological </w:t>
      </w:r>
      <w:r w:rsidR="009E672D">
        <w:t>differences</w:t>
      </w:r>
      <w:r w:rsidR="00254DAB">
        <w:t xml:space="preserve"> between studies </w:t>
      </w:r>
      <w:r w:rsidR="00DE2B76">
        <w:t xml:space="preserve">could </w:t>
      </w:r>
      <w:r w:rsidR="009A3589">
        <w:t xml:space="preserve">also </w:t>
      </w:r>
      <w:r w:rsidR="00DE2B76">
        <w:t>explain</w:t>
      </w:r>
      <w:r w:rsidR="00254DAB">
        <w:t xml:space="preserve"> the moderate levels of</w:t>
      </w:r>
      <w:r w:rsidR="00DE2B76">
        <w:t xml:space="preserve"> </w:t>
      </w:r>
      <w:r w:rsidR="000717CE">
        <w:t>between-study heterogeneity</w:t>
      </w:r>
      <w:r w:rsidR="00254DAB">
        <w:t xml:space="preserve"> we observed</w:t>
      </w:r>
      <w:r w:rsidR="009A3589">
        <w:t xml:space="preserve"> </w:t>
      </w:r>
      <w:r w:rsidR="00FD72AC">
        <w:fldChar w:fldCharType="begin"/>
      </w:r>
      <w:r w:rsidR="00FD72AC">
        <w:instrText xml:space="preserve"> ADDIN EN.CITE &lt;EndNote&gt;&lt;Cite&gt;&lt;Author&gt;Catford&lt;/Author&gt;&lt;Year&gt;2022&lt;/Year&gt;&lt;RecNum&gt;190&lt;/RecNum&gt;&lt;DisplayText&gt;(Catford et al., 2022)&lt;/DisplayText&gt;&lt;record&gt;&lt;rec-number&gt;190&lt;/rec-number&gt;&lt;foreign-keys&gt;&lt;key app="EN" db-id="axpffp0eards98ew20rvpa0tdf0f0svatvst" timestamp="1754015169"&gt;190&lt;/key&gt;&lt;/foreign-keys&gt;&lt;ref-type name="Journal Article"&gt;17&lt;/ref-type&gt;&lt;contributors&gt;&lt;authors&gt;&lt;author&gt;Catford, Jane A.&lt;/author&gt;&lt;author&gt;Wilson, John R. U.&lt;/author&gt;&lt;author&gt;&lt;style face="normal" font="default" size="100%"&gt;Py&lt;/style&gt;&lt;style face="normal" font="default" charset="238" size="100%"&gt;šek, Petr&lt;/style&gt;&lt;/author&gt;&lt;author&gt;&lt;style face="normal" font="default" charset="238" size="100%"&gt;Hulme, Philip E.&lt;/style&gt;&lt;/author&gt;&lt;author&gt;&lt;style face="normal" font="default" charset="238" size="100%"&gt;Duncan, Richard P.&lt;/style&gt;&lt;/author&gt;&lt;/authors&gt;&lt;/contributors&gt;&lt;titles&gt;&lt;title&gt;Addressing context dependence in ecology&lt;/title&gt;&lt;secondary-title&gt;Trends in Ecology &amp;amp; Evolution&lt;/secondary-title&gt;&lt;/titles&gt;&lt;pages&gt;158-170&lt;/pages&gt;&lt;volume&gt;37&lt;/volume&gt;&lt;number&gt;2&lt;/number&gt;&lt;dates&gt;&lt;year&gt;2022&lt;/year&gt;&lt;/dates&gt;&lt;publisher&gt;Elsevier&lt;/publisher&gt;&lt;isbn&gt;0169-5347&lt;/isbn&gt;&lt;urls&gt;&lt;related-urls&gt;&lt;url&gt;https://doi.org/10.1016/j.tree.2021.09.007&lt;/url&gt;&lt;/related-urls&gt;&lt;/urls&gt;&lt;electronic-resource-num&gt;10.1016/j.tree.2021.09.007&lt;/electronic-resource-num&gt;&lt;access-date&gt;2025/07/31&lt;/access-date&gt;&lt;/record&gt;&lt;/Cite&gt;&lt;/EndNote&gt;</w:instrText>
      </w:r>
      <w:r w:rsidR="00FD72AC">
        <w:fldChar w:fldCharType="separate"/>
      </w:r>
      <w:r w:rsidR="00FD72AC">
        <w:rPr>
          <w:noProof/>
        </w:rPr>
        <w:t>(Catford et al., 2022)</w:t>
      </w:r>
      <w:r w:rsidR="00FD72AC">
        <w:fldChar w:fldCharType="end"/>
      </w:r>
      <w:r w:rsidR="000717CE">
        <w:t>.</w:t>
      </w:r>
      <w:del w:id="265" w:author="Wooster, Eamonn" w:date="2025-11-11T14:34:00Z" w16du:dateUtc="2025-11-11T03:34:00Z">
        <w:r w:rsidR="00B47569" w:rsidDel="00DA42AE">
          <w:delText xml:space="preserve"> </w:delText>
        </w:r>
        <w:commentRangeStart w:id="266"/>
        <w:r w:rsidR="00480AC7" w:rsidDel="00DA42AE">
          <w:delText xml:space="preserve">We </w:delText>
        </w:r>
        <w:r w:rsidR="00234671" w:rsidDel="00DA42AE">
          <w:delText>acknowledge th</w:delText>
        </w:r>
        <w:r w:rsidR="002E5BD4" w:rsidDel="00DA42AE">
          <w:delText xml:space="preserve">at some studies within the dataset </w:delText>
        </w:r>
        <w:r w:rsidR="00BB0D2C" w:rsidDel="00DA42AE">
          <w:delText xml:space="preserve">may </w:delText>
        </w:r>
        <w:r w:rsidR="002E5BD4" w:rsidDel="00DA42AE">
          <w:delText xml:space="preserve">have been subject to minor confounding influences, </w:delText>
        </w:r>
        <w:r w:rsidR="000A520E" w:rsidDel="00DA42AE">
          <w:delText xml:space="preserve">but these were </w:delText>
        </w:r>
        <w:r w:rsidR="00542119" w:rsidDel="00DA42AE">
          <w:delText xml:space="preserve">considered acceptable given the available data. </w:delText>
        </w:r>
        <w:commentRangeEnd w:id="266"/>
        <w:r w:rsidR="00DA42AE" w:rsidDel="00DA42AE">
          <w:rPr>
            <w:rStyle w:val="CommentReference"/>
          </w:rPr>
          <w:commentReference w:id="266"/>
        </w:r>
        <w:r w:rsidR="0012299F" w:rsidDel="00DA42AE">
          <w:delText>Studies where the effects of fire</w:delText>
        </w:r>
        <w:r w:rsidR="000A350D" w:rsidDel="00DA42AE">
          <w:delText xml:space="preserve"> were heavily confounded by </w:delText>
        </w:r>
        <w:r w:rsidR="00BB0D2C" w:rsidDel="00DA42AE">
          <w:delText>other disturbances were excluded.</w:delText>
        </w:r>
      </w:del>
      <w:r w:rsidR="00480AC7">
        <w:t xml:space="preserve"> </w:t>
      </w:r>
      <w:del w:id="267" w:author="Wooster, Eamonn" w:date="2025-11-11T14:35:00Z" w16du:dateUtc="2025-11-11T03:35:00Z">
        <w:r w:rsidR="009A3589" w:rsidDel="00DA42AE">
          <w:delText xml:space="preserve">Given </w:delText>
        </w:r>
        <w:r w:rsidR="00542119" w:rsidDel="00DA42AE">
          <w:delText>this, the</w:delText>
        </w:r>
        <w:r w:rsidR="009A3589" w:rsidDel="00DA42AE">
          <w:delText xml:space="preserve"> range o</w:delText>
        </w:r>
        <w:r w:rsidR="000420B4" w:rsidDel="00DA42AE">
          <w:delText>f</w:delText>
        </w:r>
        <w:r w:rsidR="009A3589" w:rsidDel="00DA42AE">
          <w:delText xml:space="preserve"> </w:delText>
        </w:r>
        <w:r w:rsidR="00B216DB" w:rsidDel="00DA42AE">
          <w:delText xml:space="preserve">tracking </w:delText>
        </w:r>
        <w:r w:rsidR="009A3589" w:rsidDel="00DA42AE">
          <w:delText>methods</w:delText>
        </w:r>
        <w:r w:rsidR="00B06964" w:rsidDel="00DA42AE">
          <w:delText xml:space="preserve"> and</w:delText>
        </w:r>
        <w:r w:rsidR="00B216DB" w:rsidDel="00DA42AE">
          <w:delText xml:space="preserve"> study designs</w:delText>
        </w:r>
        <w:r w:rsidR="009A3589" w:rsidDel="00DA42AE">
          <w:delText xml:space="preserve"> </w:delText>
        </w:r>
        <w:r w:rsidR="00B06964" w:rsidDel="00DA42AE">
          <w:delText xml:space="preserve">included in the meta-analysis, </w:delText>
        </w:r>
        <w:r w:rsidR="008A0F30" w:rsidDel="00DA42AE">
          <w:delText xml:space="preserve">and </w:delText>
        </w:r>
        <w:r w:rsidR="00B06964" w:rsidDel="00DA42AE">
          <w:delText xml:space="preserve">the </w:delText>
        </w:r>
        <w:r w:rsidR="008A0F30" w:rsidDel="00DA42AE">
          <w:delText xml:space="preserve">relatively small sample sizes for some groups, </w:delText>
        </w:r>
        <w:r w:rsidR="00B216DB" w:rsidDel="00DA42AE">
          <w:delText xml:space="preserve">it seems likely some </w:delText>
        </w:r>
        <w:r w:rsidR="00B06964" w:rsidDel="00DA42AE">
          <w:delText xml:space="preserve">heterogeneity can be attributed to apparent context dependency. </w:delText>
        </w:r>
      </w:del>
    </w:p>
    <w:p w14:paraId="5D346995" w14:textId="79023722" w:rsidR="0076340F" w:rsidRDefault="0076340F" w:rsidP="00FB0B8B">
      <w:commentRangeStart w:id="268"/>
      <w:r>
        <w:t>Overall</w:t>
      </w:r>
      <w:commentRangeEnd w:id="268"/>
      <w:r w:rsidR="00DA42AE">
        <w:rPr>
          <w:rStyle w:val="CommentReference"/>
        </w:rPr>
        <w:commentReference w:id="268"/>
      </w:r>
      <w:r>
        <w:t xml:space="preserve">, </w:t>
      </w:r>
      <w:commentRangeStart w:id="269"/>
      <w:r>
        <w:t xml:space="preserve">our results </w:t>
      </w:r>
      <w:r w:rsidR="00E80C0F">
        <w:t xml:space="preserve">demonstrate a </w:t>
      </w:r>
      <w:r w:rsidR="00F52880">
        <w:t xml:space="preserve">global </w:t>
      </w:r>
      <w:r w:rsidR="00E80C0F">
        <w:t xml:space="preserve">general trend of </w:t>
      </w:r>
      <w:r w:rsidR="00F52880">
        <w:t>terrestrial vertebrate</w:t>
      </w:r>
      <w:r w:rsidR="00E80C0F">
        <w:t xml:space="preserve"> movements increasing </w:t>
      </w:r>
      <w:r w:rsidR="00F52880">
        <w:t>after</w:t>
      </w:r>
      <w:r w:rsidR="0025025D">
        <w:t xml:space="preserve"> fire. </w:t>
      </w:r>
      <w:commentRangeEnd w:id="269"/>
      <w:r w:rsidR="00E86FEF">
        <w:rPr>
          <w:rStyle w:val="CommentReference"/>
        </w:rPr>
        <w:commentReference w:id="269"/>
      </w:r>
      <w:r w:rsidR="00F52880">
        <w:t xml:space="preserve">Generalisability of this result </w:t>
      </w:r>
      <w:r w:rsidR="003F4E01">
        <w:t xml:space="preserve">is hampered by </w:t>
      </w:r>
      <w:r w:rsidR="002F4753">
        <w:t>t</w:t>
      </w:r>
      <w:r w:rsidR="00835E82">
        <w:t xml:space="preserve">axonomic and geographical biases evident in the original studies. Consistent reporting of variables such as fire severity, burn heterogeneity, and season of burn will improve our ability to elucidate drivers of animal responses to fire </w:t>
      </w:r>
      <w:r w:rsidR="00835E82">
        <w:fldChar w:fldCharType="begin"/>
      </w:r>
      <w:r w:rsidR="00835E82">
        <w: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instrText>
      </w:r>
      <w:r w:rsidR="00835E82">
        <w:fldChar w:fldCharType="separate"/>
      </w:r>
      <w:r w:rsidR="00835E82">
        <w:rPr>
          <w:noProof/>
        </w:rPr>
        <w:t>(Geary et al., 2020)</w:t>
      </w:r>
      <w:r w:rsidR="00835E82">
        <w:fldChar w:fldCharType="end"/>
      </w:r>
      <w:r w:rsidR="00835E82">
        <w:t xml:space="preserve"> and predict changes in movement responses under changing fire regimes.</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1E9753CA" w14:textId="55FD1A67" w:rsidR="005D0843" w:rsidRPr="005D0843" w:rsidRDefault="00777CA1" w:rsidP="005D0843">
      <w:pPr>
        <w:pStyle w:val="EndNoteBibliography"/>
        <w:spacing w:after="0"/>
        <w:ind w:left="720" w:hanging="720"/>
      </w:pPr>
      <w:r>
        <w:fldChar w:fldCharType="begin"/>
      </w:r>
      <w:r>
        <w:instrText xml:space="preserve"> ADDIN EN.REFLIST </w:instrText>
      </w:r>
      <w:r>
        <w:fldChar w:fldCharType="separate"/>
      </w:r>
      <w:r w:rsidR="005D0843" w:rsidRPr="005D0843">
        <w:t xml:space="preserve">Abatzoglou, J. T., Kolden, C. A., Cullen, A. C., Sadegh, M., Williams, E. L., Turco, M., &amp; Jones, M. W. (2025). Climate change has increased the odds of extreme regional forest fire years globally. </w:t>
      </w:r>
      <w:r w:rsidR="005D0843" w:rsidRPr="005D0843">
        <w:rPr>
          <w:i/>
        </w:rPr>
        <w:t>Nature Communications, 16</w:t>
      </w:r>
      <w:r w:rsidR="005D0843" w:rsidRPr="005D0843">
        <w:t xml:space="preserve">(1), 6390.  </w:t>
      </w:r>
      <w:hyperlink r:id="rId21" w:history="1">
        <w:r w:rsidR="005D0843" w:rsidRPr="005D0843">
          <w:rPr>
            <w:rStyle w:val="Hyperlink"/>
          </w:rPr>
          <w:t>https://doi.org/10.1038/s41467-025-61608-1</w:t>
        </w:r>
      </w:hyperlink>
      <w:r w:rsidR="005D0843" w:rsidRPr="005D0843">
        <w:t xml:space="preserve"> </w:t>
      </w:r>
    </w:p>
    <w:p w14:paraId="05A281BC" w14:textId="47901EC3" w:rsidR="005D0843" w:rsidRPr="005D0843" w:rsidRDefault="005D0843" w:rsidP="005D0843">
      <w:pPr>
        <w:pStyle w:val="EndNoteBibliography"/>
        <w:spacing w:after="0"/>
        <w:ind w:left="720" w:hanging="720"/>
      </w:pPr>
      <w:r w:rsidRPr="005D0843">
        <w:t xml:space="preserve">Ankit, R. (2025). </w:t>
      </w:r>
      <w:r w:rsidRPr="005D0843">
        <w:rPr>
          <w:i/>
        </w:rPr>
        <w:t>WebPlotDigitizer Version 5.2</w:t>
      </w:r>
      <w:r w:rsidRPr="005D0843">
        <w:t xml:space="preserve">. </w:t>
      </w:r>
      <w:hyperlink r:id="rId22" w:history="1">
        <w:r w:rsidRPr="005D0843">
          <w:rPr>
            <w:rStyle w:val="Hyperlink"/>
          </w:rPr>
          <w:t>https://automeris.io</w:t>
        </w:r>
      </w:hyperlink>
    </w:p>
    <w:p w14:paraId="4BDC804D" w14:textId="44A843B3" w:rsidR="005D0843" w:rsidRPr="005D0843" w:rsidRDefault="005D0843" w:rsidP="005D0843">
      <w:pPr>
        <w:pStyle w:val="EndNoteBibliography"/>
        <w:spacing w:after="0"/>
        <w:ind w:left="720" w:hanging="720"/>
      </w:pPr>
      <w:r w:rsidRPr="005D0843">
        <w:t xml:space="preserve">Blakey, R. V., Sikich, J. A., Blumstein, D. T., &amp; Riley, S. P. D. (2022). Mountain lions avoid burned areas and increase risky behavior after wildfire in a fragmented urban landscape. </w:t>
      </w:r>
      <w:r w:rsidRPr="005D0843">
        <w:rPr>
          <w:i/>
        </w:rPr>
        <w:t>Current Biology, 32</w:t>
      </w:r>
      <w:r w:rsidRPr="005D0843">
        <w:t xml:space="preserve">(21), 4762-4768.e4765.  </w:t>
      </w:r>
      <w:hyperlink r:id="rId23" w:history="1">
        <w:r w:rsidRPr="005D0843">
          <w:rPr>
            <w:rStyle w:val="Hyperlink"/>
          </w:rPr>
          <w:t>https://doi.org/10.1016/j.cub.2022.08.082</w:t>
        </w:r>
      </w:hyperlink>
      <w:r w:rsidRPr="005D0843">
        <w:t xml:space="preserve"> </w:t>
      </w:r>
    </w:p>
    <w:p w14:paraId="689A6BFE" w14:textId="271F1732" w:rsidR="005D0843" w:rsidRPr="005D0843" w:rsidRDefault="005D0843" w:rsidP="005D0843">
      <w:pPr>
        <w:pStyle w:val="EndNoteBibliography"/>
        <w:spacing w:after="0"/>
        <w:ind w:left="720" w:hanging="720"/>
      </w:pPr>
      <w:r w:rsidRPr="005D0843">
        <w:t xml:space="preserve">Bond, W. J., &amp; Keeley, J. E. (2005). Fire as a global ‘herbivore’: The ecology and evolution of flammable ecosystems. </w:t>
      </w:r>
      <w:r w:rsidRPr="005D0843">
        <w:rPr>
          <w:i/>
        </w:rPr>
        <w:t>Trends in Ecology &amp; Evolution, 20</w:t>
      </w:r>
      <w:r w:rsidRPr="005D0843">
        <w:t xml:space="preserve">(7), 387-394.  </w:t>
      </w:r>
      <w:hyperlink r:id="rId24" w:history="1">
        <w:r w:rsidRPr="005D0843">
          <w:rPr>
            <w:rStyle w:val="Hyperlink"/>
          </w:rPr>
          <w:t>https://doi.org/j.tree.2005.04.025</w:t>
        </w:r>
      </w:hyperlink>
      <w:r w:rsidRPr="005D0843">
        <w:t xml:space="preserve"> </w:t>
      </w:r>
    </w:p>
    <w:p w14:paraId="16CD6497" w14:textId="78B2D246" w:rsidR="005D0843" w:rsidRPr="005D0843" w:rsidRDefault="005D0843" w:rsidP="005D0843">
      <w:pPr>
        <w:pStyle w:val="EndNoteBibliography"/>
        <w:spacing w:after="0"/>
        <w:ind w:left="720" w:hanging="720"/>
      </w:pPr>
      <w:r w:rsidRPr="005D0843">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5D0843">
        <w:rPr>
          <w:i/>
        </w:rPr>
        <w:t>Science, 324</w:t>
      </w:r>
      <w:r w:rsidRPr="005D0843">
        <w:t xml:space="preserve">(5926), 481-484.  </w:t>
      </w:r>
      <w:hyperlink r:id="rId25" w:history="1">
        <w:r w:rsidRPr="005D0843">
          <w:rPr>
            <w:rStyle w:val="Hyperlink"/>
          </w:rPr>
          <w:t>https://doi.org/10.1126/science.1163886</w:t>
        </w:r>
      </w:hyperlink>
      <w:r w:rsidRPr="005D0843">
        <w:t xml:space="preserve"> </w:t>
      </w:r>
    </w:p>
    <w:p w14:paraId="4F773642" w14:textId="0AB3FD45" w:rsidR="005D0843" w:rsidRPr="005D0843" w:rsidRDefault="005D0843" w:rsidP="005D0843">
      <w:pPr>
        <w:pStyle w:val="EndNoteBibliography"/>
        <w:spacing w:after="0"/>
        <w:ind w:left="720" w:hanging="720"/>
      </w:pPr>
      <w:r w:rsidRPr="005D0843">
        <w:t xml:space="preserve">Bowman, D. M. J. S., Kolden, C. A., Abatzoglou, J. T., Johnston, F. H., van der Werf, G. R., &amp; Flannigan, M. (2020). Vegetation fires in the Anthropocene. </w:t>
      </w:r>
      <w:r w:rsidRPr="005D0843">
        <w:rPr>
          <w:i/>
        </w:rPr>
        <w:t>Nature Reviews Earth &amp; Environment, 1</w:t>
      </w:r>
      <w:r w:rsidRPr="005D0843">
        <w:t xml:space="preserve">(10), 500-515.  </w:t>
      </w:r>
      <w:hyperlink r:id="rId26" w:history="1">
        <w:r w:rsidRPr="005D0843">
          <w:rPr>
            <w:rStyle w:val="Hyperlink"/>
          </w:rPr>
          <w:t>https://doi.org/10.1038/s43017-020-0085-3</w:t>
        </w:r>
      </w:hyperlink>
      <w:r w:rsidRPr="005D0843">
        <w:t xml:space="preserve"> </w:t>
      </w:r>
    </w:p>
    <w:p w14:paraId="27D25A01" w14:textId="6C546996" w:rsidR="005D0843" w:rsidRPr="005D0843" w:rsidRDefault="005D0843" w:rsidP="005D0843">
      <w:pPr>
        <w:pStyle w:val="EndNoteBibliography"/>
        <w:spacing w:after="0"/>
        <w:ind w:left="720" w:hanging="720"/>
      </w:pPr>
      <w:r w:rsidRPr="005D0843">
        <w:t xml:space="preserve">Brando, P. M., Nepstad, D. C., Balch, J. K., Bolker, B., Christman, M. C., Coe, M., &amp; Putz, F. E. (2012). Fire-induced tree mortality in a neotropical forest: the roles of bark traits, tree size, wood density and fire behavior. </w:t>
      </w:r>
      <w:r w:rsidRPr="005D0843">
        <w:rPr>
          <w:i/>
        </w:rPr>
        <w:t>Global Change Biology, 18</w:t>
      </w:r>
      <w:r w:rsidRPr="005D0843">
        <w:t xml:space="preserve">(2), 630-641.  </w:t>
      </w:r>
      <w:hyperlink r:id="rId27" w:history="1">
        <w:r w:rsidRPr="005D0843">
          <w:rPr>
            <w:rStyle w:val="Hyperlink"/>
          </w:rPr>
          <w:t>https://doi.org/j.1365-2486.2011.02533.x</w:t>
        </w:r>
      </w:hyperlink>
      <w:r w:rsidRPr="005D0843">
        <w:t xml:space="preserve"> </w:t>
      </w:r>
    </w:p>
    <w:p w14:paraId="11154156" w14:textId="359262F8" w:rsidR="005D0843" w:rsidRPr="005D0843" w:rsidRDefault="005D0843" w:rsidP="005D0843">
      <w:pPr>
        <w:pStyle w:val="EndNoteBibliography"/>
        <w:spacing w:after="0"/>
        <w:ind w:left="720" w:hanging="720"/>
      </w:pPr>
      <w:r w:rsidRPr="005D0843">
        <w:t xml:space="preserve">Brown, J. H., Gillooly, J. F., Allen, A. P., Savage, V. M., &amp; West, G. B. (2004). Toward a metabolic theory of ecology. </w:t>
      </w:r>
      <w:r w:rsidRPr="005D0843">
        <w:rPr>
          <w:i/>
        </w:rPr>
        <w:t>Ecology, 85</w:t>
      </w:r>
      <w:r w:rsidRPr="005D0843">
        <w:t xml:space="preserve">(7), 1771-1789.  </w:t>
      </w:r>
      <w:hyperlink r:id="rId28" w:history="1">
        <w:r w:rsidRPr="005D0843">
          <w:rPr>
            <w:rStyle w:val="Hyperlink"/>
          </w:rPr>
          <w:t>https://doi.org/https://doi.org/10.1890/03-9000</w:t>
        </w:r>
      </w:hyperlink>
      <w:r w:rsidRPr="005D0843">
        <w:t xml:space="preserve"> </w:t>
      </w:r>
    </w:p>
    <w:p w14:paraId="194D91D9" w14:textId="0598BC39" w:rsidR="005D0843" w:rsidRPr="005D0843" w:rsidRDefault="005D0843" w:rsidP="005D0843">
      <w:pPr>
        <w:pStyle w:val="EndNoteBibliography"/>
        <w:spacing w:after="0"/>
        <w:ind w:left="720" w:hanging="720"/>
      </w:pPr>
      <w:r w:rsidRPr="005D0843">
        <w:t xml:space="preserve">Brown, J. S., &amp; Kotler, B. P. (2004). Hazardous duty pay and the foraging cost of predation. </w:t>
      </w:r>
      <w:r w:rsidRPr="005D0843">
        <w:rPr>
          <w:i/>
        </w:rPr>
        <w:t>Ecology Letters, 7</w:t>
      </w:r>
      <w:r w:rsidRPr="005D0843">
        <w:t xml:space="preserve">(10), 999-1014.  </w:t>
      </w:r>
      <w:hyperlink r:id="rId29" w:history="1">
        <w:r w:rsidRPr="005D0843">
          <w:rPr>
            <w:rStyle w:val="Hyperlink"/>
          </w:rPr>
          <w:t>https://doi.org/10.1111/j.1461-0248.2004.00661.x</w:t>
        </w:r>
      </w:hyperlink>
      <w:r w:rsidRPr="005D0843">
        <w:t xml:space="preserve"> </w:t>
      </w:r>
    </w:p>
    <w:p w14:paraId="5020BE59" w14:textId="6C51535A" w:rsidR="005D0843" w:rsidRPr="005D0843" w:rsidRDefault="005D0843" w:rsidP="005D0843">
      <w:pPr>
        <w:pStyle w:val="EndNoteBibliography"/>
        <w:spacing w:after="0"/>
        <w:ind w:left="720" w:hanging="720"/>
      </w:pPr>
      <w:r w:rsidRPr="005D0843">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5D0843">
        <w:rPr>
          <w:i/>
        </w:rPr>
        <w:t>Nature Climate Change, 14</w:t>
      </w:r>
      <w:r w:rsidRPr="005D0843">
        <w:t xml:space="preserve">(11), 1186-1192.  </w:t>
      </w:r>
      <w:hyperlink r:id="rId30" w:history="1">
        <w:r w:rsidRPr="005D0843">
          <w:rPr>
            <w:rStyle w:val="Hyperlink"/>
          </w:rPr>
          <w:t>https://doi.org/10.1038/s41558-024-02140-w</w:t>
        </w:r>
      </w:hyperlink>
      <w:r w:rsidRPr="005D0843">
        <w:t xml:space="preserve"> </w:t>
      </w:r>
    </w:p>
    <w:p w14:paraId="2F80FE59" w14:textId="441B347A" w:rsidR="005D0843" w:rsidRPr="005D0843" w:rsidRDefault="005D0843" w:rsidP="005D0843">
      <w:pPr>
        <w:pStyle w:val="EndNoteBibliography"/>
        <w:spacing w:after="0"/>
        <w:ind w:left="720" w:hanging="720"/>
      </w:pPr>
      <w:r w:rsidRPr="005D0843">
        <w:t xml:space="preserve">Catford, J. A., Wilson, J. R. U., Pyšek, P., Hulme, P. E., &amp; Duncan, R. P. (2022). Addressing context dependence in ecology. </w:t>
      </w:r>
      <w:r w:rsidRPr="005D0843">
        <w:rPr>
          <w:i/>
        </w:rPr>
        <w:t>Trends in Ecology &amp; Evolution, 37</w:t>
      </w:r>
      <w:r w:rsidRPr="005D0843">
        <w:t xml:space="preserve">(2), 158-170.  </w:t>
      </w:r>
      <w:hyperlink r:id="rId31" w:history="1">
        <w:r w:rsidRPr="005D0843">
          <w:rPr>
            <w:rStyle w:val="Hyperlink"/>
          </w:rPr>
          <w:t>https://doi.org/10.1016/j.tree.2021.09.007</w:t>
        </w:r>
      </w:hyperlink>
      <w:r w:rsidRPr="005D0843">
        <w:t xml:space="preserve"> </w:t>
      </w:r>
    </w:p>
    <w:p w14:paraId="40ABCF31" w14:textId="38B5DB20" w:rsidR="005D0843" w:rsidRPr="005D0843" w:rsidRDefault="005D0843" w:rsidP="005D0843">
      <w:pPr>
        <w:pStyle w:val="EndNoteBibliography"/>
        <w:spacing w:after="0"/>
        <w:ind w:left="720" w:hanging="720"/>
      </w:pPr>
      <w:r w:rsidRPr="005D0843">
        <w:t xml:space="preserve">Chamberlain, S., &amp; Szöcs, E. (2013). Taxize: taxonomic search and retrieval in R [version 2; peer review: 3 approved]. </w:t>
      </w:r>
      <w:r w:rsidRPr="005D0843">
        <w:rPr>
          <w:i/>
        </w:rPr>
        <w:t>F1000Research, 2</w:t>
      </w:r>
      <w:r w:rsidRPr="005D0843">
        <w:t xml:space="preserve">(191).  </w:t>
      </w:r>
      <w:hyperlink r:id="rId32" w:history="1">
        <w:r w:rsidRPr="005D0843">
          <w:rPr>
            <w:rStyle w:val="Hyperlink"/>
          </w:rPr>
          <w:t>https://doi.org/10.12688/f1000research.2-191.v2</w:t>
        </w:r>
      </w:hyperlink>
      <w:r w:rsidRPr="005D0843">
        <w:t xml:space="preserve"> </w:t>
      </w:r>
    </w:p>
    <w:p w14:paraId="2EE5C5DE" w14:textId="0EC2D111" w:rsidR="005D0843" w:rsidRPr="005D0843" w:rsidRDefault="005D0843" w:rsidP="005D0843">
      <w:pPr>
        <w:pStyle w:val="EndNoteBibliography"/>
        <w:spacing w:after="0"/>
        <w:ind w:left="720" w:hanging="720"/>
      </w:pPr>
      <w:r w:rsidRPr="005D0843">
        <w:t xml:space="preserve">Cherry, M. J., Chandler, R. B., Garrison, E. P., Crawford, D. A., Kelly, B. D., Shindle, D. B., Godsea, K. G., Miller, K. V., &amp; Conner, L. M. (2018). Wildfire affects space use and movement of white-tailed deer in a tropical pyric landscape. </w:t>
      </w:r>
      <w:r w:rsidRPr="005D0843">
        <w:rPr>
          <w:i/>
        </w:rPr>
        <w:t>Forest Ecology and Management, 409</w:t>
      </w:r>
      <w:r w:rsidRPr="005D0843">
        <w:t xml:space="preserve">, 161-169.  </w:t>
      </w:r>
      <w:hyperlink r:id="rId33" w:history="1">
        <w:r w:rsidRPr="005D0843">
          <w:rPr>
            <w:rStyle w:val="Hyperlink"/>
          </w:rPr>
          <w:t>https://doi.org/10.1016/j.foreco.2017.11.007</w:t>
        </w:r>
      </w:hyperlink>
      <w:r w:rsidRPr="005D0843">
        <w:t xml:space="preserve"> </w:t>
      </w:r>
    </w:p>
    <w:p w14:paraId="3E89F57E" w14:textId="2BC8A11B" w:rsidR="005D0843" w:rsidRPr="005D0843" w:rsidRDefault="005D0843" w:rsidP="005D0843">
      <w:pPr>
        <w:pStyle w:val="EndNoteBibliography"/>
        <w:spacing w:after="0"/>
        <w:ind w:left="720" w:hanging="720"/>
      </w:pPr>
      <w:r w:rsidRPr="005D0843">
        <w:t xml:space="preserve">Clapp, J. G., &amp; Beck, J. L. (2016). Short-term impacts of fire-mediated habitat alterations on an isolated bighorn sheep population. </w:t>
      </w:r>
      <w:r w:rsidRPr="005D0843">
        <w:rPr>
          <w:i/>
        </w:rPr>
        <w:t>Fire Ecology, 12</w:t>
      </w:r>
      <w:r w:rsidRPr="005D0843">
        <w:t xml:space="preserve">(3), 80-98.  </w:t>
      </w:r>
      <w:hyperlink r:id="rId34" w:history="1">
        <w:r w:rsidRPr="005D0843">
          <w:rPr>
            <w:rStyle w:val="Hyperlink"/>
          </w:rPr>
          <w:t>https://doi.org/10.4996/fireecology.1203080</w:t>
        </w:r>
      </w:hyperlink>
      <w:r w:rsidRPr="005D0843">
        <w:t xml:space="preserve"> </w:t>
      </w:r>
    </w:p>
    <w:p w14:paraId="01476B5C" w14:textId="1C73A787" w:rsidR="005D0843" w:rsidRPr="005D0843" w:rsidRDefault="005D0843" w:rsidP="005D0843">
      <w:pPr>
        <w:pStyle w:val="EndNoteBibliography"/>
        <w:spacing w:after="0"/>
        <w:ind w:left="720" w:hanging="720"/>
      </w:pPr>
      <w:r w:rsidRPr="005D0843">
        <w:t xml:space="preserve">Cohen, B. S., Prebyl, T. J., Collier, B. A., &amp; Chamberlain, M. J. (2019). Spatiotemporal variability of fire characteristics affect animal responses in pyric landscapes. </w:t>
      </w:r>
      <w:r w:rsidRPr="005D0843">
        <w:rPr>
          <w:i/>
        </w:rPr>
        <w:t>Fire Ecology, 15</w:t>
      </w:r>
      <w:r w:rsidRPr="005D0843">
        <w:t xml:space="preserve">(1), 41.  </w:t>
      </w:r>
      <w:hyperlink r:id="rId35" w:history="1">
        <w:r w:rsidRPr="005D0843">
          <w:rPr>
            <w:rStyle w:val="Hyperlink"/>
          </w:rPr>
          <w:t>https://doi.org/10.1186/s42408-019-0058-4</w:t>
        </w:r>
      </w:hyperlink>
      <w:r w:rsidRPr="005D0843">
        <w:t xml:space="preserve"> </w:t>
      </w:r>
    </w:p>
    <w:p w14:paraId="319D0BB4" w14:textId="32694FEF" w:rsidR="005D0843" w:rsidRPr="005D0843" w:rsidRDefault="005D0843" w:rsidP="005D0843">
      <w:pPr>
        <w:pStyle w:val="EndNoteBibliography"/>
        <w:spacing w:after="0"/>
        <w:ind w:left="720" w:hanging="720"/>
      </w:pPr>
      <w:r w:rsidRPr="005D0843">
        <w:t xml:space="preserve">Cosgrove, A. J., McWhorter, T. J., &amp; Maron, M. (2018). Consequences of impediments to animal movements at different scales: A conceptual framework and review. </w:t>
      </w:r>
      <w:r w:rsidRPr="005D0843">
        <w:rPr>
          <w:i/>
        </w:rPr>
        <w:t>Diversity and Distributions, 24</w:t>
      </w:r>
      <w:r w:rsidRPr="005D0843">
        <w:t xml:space="preserve">(4), 448-459.  </w:t>
      </w:r>
      <w:hyperlink r:id="rId36" w:history="1">
        <w:r w:rsidRPr="005D0843">
          <w:rPr>
            <w:rStyle w:val="Hyperlink"/>
          </w:rPr>
          <w:t>https://doi.org/10.1111/ddi.12699</w:t>
        </w:r>
      </w:hyperlink>
      <w:r w:rsidRPr="005D0843">
        <w:t xml:space="preserve"> </w:t>
      </w:r>
    </w:p>
    <w:p w14:paraId="63DC9057" w14:textId="40A3E897" w:rsidR="005D0843" w:rsidRPr="005D0843" w:rsidRDefault="005D0843" w:rsidP="005D0843">
      <w:pPr>
        <w:pStyle w:val="EndNoteBibliography"/>
        <w:spacing w:after="0"/>
        <w:ind w:left="720" w:hanging="720"/>
      </w:pPr>
      <w:r w:rsidRPr="005D0843">
        <w:t xml:space="preserve">Crabb, M. L., Clement, M. J., Jones, A. S., Bristow, K. D., &amp; Harding, L. E. (2022). Black bear spatial responses to the Wallow Wildfire in Arizona. </w:t>
      </w:r>
      <w:r w:rsidRPr="005D0843">
        <w:rPr>
          <w:i/>
        </w:rPr>
        <w:t>The Journal of Wildlife Management, 86</w:t>
      </w:r>
      <w:r w:rsidRPr="005D0843">
        <w:t xml:space="preserve">(3), 1-20.  </w:t>
      </w:r>
      <w:hyperlink r:id="rId37" w:history="1">
        <w:r w:rsidRPr="005D0843">
          <w:rPr>
            <w:rStyle w:val="Hyperlink"/>
          </w:rPr>
          <w:t>https://doi.org/10.1002/jwmg.22182</w:t>
        </w:r>
      </w:hyperlink>
      <w:r w:rsidRPr="005D0843">
        <w:t xml:space="preserve"> </w:t>
      </w:r>
    </w:p>
    <w:p w14:paraId="3E8F7D06" w14:textId="7CB76AE6" w:rsidR="005D0843" w:rsidRPr="005D0843" w:rsidRDefault="005D0843" w:rsidP="005D0843">
      <w:pPr>
        <w:pStyle w:val="EndNoteBibliography"/>
        <w:spacing w:after="0"/>
        <w:ind w:left="720" w:hanging="720"/>
      </w:pPr>
      <w:r w:rsidRPr="005D0843">
        <w:lastRenderedPageBreak/>
        <w:t xml:space="preserve">Culhane, K., Sollmann, R., White, A. M., Tarbill, G. L., Cooper, S. D., &amp; Young, H. S. (2022). Small mammal responses to fire severity mediated by vegetation characteristics and species traits. </w:t>
      </w:r>
      <w:r w:rsidRPr="005D0843">
        <w:rPr>
          <w:i/>
        </w:rPr>
        <w:t>Ecology and Evolution, 12</w:t>
      </w:r>
      <w:r w:rsidRPr="005D0843">
        <w:t xml:space="preserve">(5), e8918.  </w:t>
      </w:r>
      <w:hyperlink r:id="rId38" w:history="1">
        <w:r w:rsidRPr="005D0843">
          <w:rPr>
            <w:rStyle w:val="Hyperlink"/>
          </w:rPr>
          <w:t>https://doi.org/10.1002/ece3.8918</w:t>
        </w:r>
      </w:hyperlink>
      <w:r w:rsidRPr="005D0843">
        <w:t xml:space="preserve"> </w:t>
      </w:r>
    </w:p>
    <w:p w14:paraId="1E0687C5" w14:textId="5B227C4E" w:rsidR="005D0843" w:rsidRPr="005D0843" w:rsidRDefault="005D0843" w:rsidP="005D0843">
      <w:pPr>
        <w:pStyle w:val="EndNoteBibliography"/>
        <w:spacing w:after="0"/>
        <w:ind w:left="720" w:hanging="720"/>
      </w:pPr>
      <w:r w:rsidRPr="005D0843">
        <w:t xml:space="preserve">Cunningham, C. X., Williamson, G. J., &amp; Bowman, D. M. J. S. (2024). Increasing frequency and intensity of the most extreme wildfires on Earth. </w:t>
      </w:r>
      <w:r w:rsidRPr="005D0843">
        <w:rPr>
          <w:i/>
        </w:rPr>
        <w:t>Nature Ecology &amp; Evolution, 8</w:t>
      </w:r>
      <w:r w:rsidRPr="005D0843">
        <w:t xml:space="preserve">(8), 1420-1425.  </w:t>
      </w:r>
      <w:hyperlink r:id="rId39" w:history="1">
        <w:r w:rsidRPr="005D0843">
          <w:rPr>
            <w:rStyle w:val="Hyperlink"/>
          </w:rPr>
          <w:t>https://doi.org/s41559-024-02452-2</w:t>
        </w:r>
      </w:hyperlink>
      <w:r w:rsidRPr="005D0843">
        <w:t xml:space="preserve"> </w:t>
      </w:r>
    </w:p>
    <w:p w14:paraId="3C522C62" w14:textId="335B1D5F" w:rsidR="005D0843" w:rsidRPr="005D0843" w:rsidRDefault="005D0843" w:rsidP="005D0843">
      <w:pPr>
        <w:pStyle w:val="EndNoteBibliography"/>
        <w:spacing w:after="0"/>
        <w:ind w:left="720" w:hanging="720"/>
      </w:pPr>
      <w:r w:rsidRPr="005D0843">
        <w:t xml:space="preserve">Doherty, T. S., Fist, C. N., &amp; Driscoll, D. A. (2019). Animal movement varies with resource availability, landscape configuration and body size: A conceptual model and empirical example. </w:t>
      </w:r>
      <w:r w:rsidRPr="005D0843">
        <w:rPr>
          <w:i/>
        </w:rPr>
        <w:t>Landscape Ecology, 34</w:t>
      </w:r>
      <w:r w:rsidRPr="005D0843">
        <w:t xml:space="preserve">(3), 603-614.  </w:t>
      </w:r>
      <w:hyperlink r:id="rId40" w:history="1">
        <w:r w:rsidRPr="005D0843">
          <w:rPr>
            <w:rStyle w:val="Hyperlink"/>
          </w:rPr>
          <w:t>https://doi.org/10.1007/s10980-019-00795-x</w:t>
        </w:r>
      </w:hyperlink>
      <w:r w:rsidRPr="005D0843">
        <w:t xml:space="preserve"> </w:t>
      </w:r>
    </w:p>
    <w:p w14:paraId="7B447D59" w14:textId="224F0047" w:rsidR="005D0843" w:rsidRPr="005D0843" w:rsidRDefault="005D0843" w:rsidP="005D0843">
      <w:pPr>
        <w:pStyle w:val="EndNoteBibliography"/>
        <w:spacing w:after="0"/>
        <w:ind w:left="720" w:hanging="720"/>
      </w:pPr>
      <w:r w:rsidRPr="005D0843">
        <w:t xml:space="preserve">Doherty, T. S., Hays, G. C., &amp; Driscoll, D. A. (2021). Human disturbance causes widespread disruption of animal movement. </w:t>
      </w:r>
      <w:r w:rsidRPr="005D0843">
        <w:rPr>
          <w:i/>
        </w:rPr>
        <w:t>Nature Ecology &amp; Evolution, 5</w:t>
      </w:r>
      <w:r w:rsidRPr="005D0843">
        <w:t xml:space="preserve">(4), 513-519.  </w:t>
      </w:r>
      <w:hyperlink r:id="rId41" w:history="1">
        <w:r w:rsidRPr="005D0843">
          <w:rPr>
            <w:rStyle w:val="Hyperlink"/>
          </w:rPr>
          <w:t>https://doi.org/10.1038/s41559-020-01380-1</w:t>
        </w:r>
      </w:hyperlink>
      <w:r w:rsidRPr="005D0843">
        <w:t xml:space="preserve"> </w:t>
      </w:r>
    </w:p>
    <w:p w14:paraId="53C0E415" w14:textId="3984033A" w:rsidR="005D0843" w:rsidRPr="005D0843" w:rsidRDefault="005D0843" w:rsidP="005D0843">
      <w:pPr>
        <w:pStyle w:val="EndNoteBibliography"/>
        <w:spacing w:after="0"/>
        <w:ind w:left="720" w:hanging="720"/>
      </w:pPr>
      <w:r w:rsidRPr="005D0843">
        <w:t xml:space="preserve">Doherty, T. S., Geary, W. L., Jolly, C. J., Macdonald, K. J., Miritis, V., Watchorn, D. J., Cherry, M. J., Conner, L. M., González, T. M., Legge, S. M., Ritchie, E. G., Stawski, C., &amp; Dickman, C. R. (2022). Fire as a driver and mediator of predator–prey interactions. </w:t>
      </w:r>
      <w:r w:rsidRPr="005D0843">
        <w:rPr>
          <w:i/>
        </w:rPr>
        <w:t>Biological Reviews, 97</w:t>
      </w:r>
      <w:r w:rsidRPr="005D0843">
        <w:t xml:space="preserve">(4), 1539-1558.  </w:t>
      </w:r>
      <w:hyperlink r:id="rId42" w:history="1">
        <w:r w:rsidRPr="005D0843">
          <w:rPr>
            <w:rStyle w:val="Hyperlink"/>
          </w:rPr>
          <w:t>https://doi.org/10.1111/brv.12853</w:t>
        </w:r>
      </w:hyperlink>
      <w:r w:rsidRPr="005D0843">
        <w:t xml:space="preserve"> </w:t>
      </w:r>
    </w:p>
    <w:p w14:paraId="37D357F8" w14:textId="1201070D" w:rsidR="005D0843" w:rsidRPr="005D0843" w:rsidRDefault="005D0843" w:rsidP="005D0843">
      <w:pPr>
        <w:pStyle w:val="EndNoteBibliography"/>
        <w:spacing w:after="0"/>
        <w:ind w:left="720" w:hanging="720"/>
      </w:pPr>
      <w:r w:rsidRPr="005D0843">
        <w:t xml:space="preserve">Dudley, I. F., Coates, P. S., Prochazka, B. G., Davis, D. M., Gardner, S. C., &amp; Delehanty, D. J. (2022). Maladaptive nest-site selection and reduced nest survival in female sage-grouse following wildfire. </w:t>
      </w:r>
      <w:r w:rsidRPr="005D0843">
        <w:rPr>
          <w:i/>
        </w:rPr>
        <w:t>Ecosphere, 13</w:t>
      </w:r>
      <w:r w:rsidRPr="005D0843">
        <w:t xml:space="preserve">(12), e4282.  </w:t>
      </w:r>
      <w:hyperlink r:id="rId43" w:history="1">
        <w:r w:rsidRPr="005D0843">
          <w:rPr>
            <w:rStyle w:val="Hyperlink"/>
          </w:rPr>
          <w:t>https://doi.org/10.1002/ecs2.4282</w:t>
        </w:r>
      </w:hyperlink>
      <w:r w:rsidRPr="005D0843">
        <w:t xml:space="preserve"> </w:t>
      </w:r>
    </w:p>
    <w:p w14:paraId="77CC7DDB" w14:textId="1E79BB7F" w:rsidR="005D0843" w:rsidRPr="005D0843" w:rsidRDefault="005D0843" w:rsidP="005D0843">
      <w:pPr>
        <w:pStyle w:val="EndNoteBibliography"/>
        <w:spacing w:after="0"/>
        <w:ind w:left="720" w:hanging="720"/>
      </w:pPr>
      <w:r w:rsidRPr="005D0843">
        <w:t xml:space="preserve">Ezzy, L. (2022). Breaking the wildfire cycle: Progressive fire management can shift fire regimes and improve ecosystem condition. A case study from a large conservation reserve in northern Australia. </w:t>
      </w:r>
      <w:r w:rsidRPr="005D0843">
        <w:rPr>
          <w:i/>
        </w:rPr>
        <w:t>The Rangeland Journal, 44</w:t>
      </w:r>
      <w:r w:rsidRPr="005D0843">
        <w:t xml:space="preserve">(6), 279-288.  </w:t>
      </w:r>
      <w:hyperlink r:id="rId44" w:history="1">
        <w:r w:rsidRPr="005D0843">
          <w:rPr>
            <w:rStyle w:val="Hyperlink"/>
          </w:rPr>
          <w:t>https://doi.org/10.1071/RJ22021</w:t>
        </w:r>
      </w:hyperlink>
      <w:r w:rsidRPr="005D0843">
        <w:t xml:space="preserve"> </w:t>
      </w:r>
    </w:p>
    <w:p w14:paraId="58442784" w14:textId="58E88E1B" w:rsidR="005D0843" w:rsidRPr="005D0843" w:rsidRDefault="005D0843" w:rsidP="005D0843">
      <w:pPr>
        <w:pStyle w:val="EndNoteBibliography"/>
        <w:spacing w:after="0"/>
        <w:ind w:left="720" w:hanging="720"/>
      </w:pPr>
      <w:r w:rsidRPr="005D0843">
        <w:t xml:space="preserve">Fahrig, L. (2007). Non-optimal animal movement in human-altered landscapes. </w:t>
      </w:r>
      <w:r w:rsidRPr="005D0843">
        <w:rPr>
          <w:i/>
        </w:rPr>
        <w:t>Functional Ecology, 21</w:t>
      </w:r>
      <w:r w:rsidRPr="005D0843">
        <w:t xml:space="preserve">(6), 1003-1015.  </w:t>
      </w:r>
      <w:hyperlink r:id="rId45" w:history="1">
        <w:r w:rsidRPr="005D0843">
          <w:rPr>
            <w:rStyle w:val="Hyperlink"/>
          </w:rPr>
          <w:t>https://doi.org/10.1111/j.1365-2435.2007.01326.x</w:t>
        </w:r>
      </w:hyperlink>
      <w:r w:rsidRPr="005D0843">
        <w:t xml:space="preserve"> </w:t>
      </w:r>
    </w:p>
    <w:p w14:paraId="350ABD09" w14:textId="16DEE25E" w:rsidR="005D0843" w:rsidRPr="005D0843" w:rsidRDefault="005D0843" w:rsidP="005D0843">
      <w:pPr>
        <w:pStyle w:val="EndNoteBibliography"/>
        <w:spacing w:after="0"/>
        <w:ind w:left="720" w:hanging="720"/>
      </w:pPr>
      <w:r w:rsidRPr="005D0843">
        <w:t xml:space="preserve">Faurby, S., Davis, M., Pedersen, R. Ø., Schowanek, S. D., Antonelli, A., &amp; Svenning, J.-C. (2018). PHYLACINE 1.2: The phylogenetic atlas of mammal macroecology. </w:t>
      </w:r>
      <w:r w:rsidRPr="005D0843">
        <w:rPr>
          <w:i/>
        </w:rPr>
        <w:t>Ecology, 99</w:t>
      </w:r>
      <w:r w:rsidRPr="005D0843">
        <w:t xml:space="preserve">(11), 2626-2626.  </w:t>
      </w:r>
      <w:hyperlink r:id="rId46" w:history="1">
        <w:r w:rsidRPr="005D0843">
          <w:rPr>
            <w:rStyle w:val="Hyperlink"/>
          </w:rPr>
          <w:t>https://doi.org/10.1002/ecy.2443</w:t>
        </w:r>
      </w:hyperlink>
      <w:r w:rsidRPr="005D0843">
        <w:t xml:space="preserve"> </w:t>
      </w:r>
    </w:p>
    <w:p w14:paraId="079AFAA2" w14:textId="77777777" w:rsidR="005D0843" w:rsidRPr="005D0843" w:rsidRDefault="005D0843" w:rsidP="005D0843">
      <w:pPr>
        <w:pStyle w:val="EndNoteBibliography"/>
        <w:spacing w:after="0"/>
        <w:ind w:left="720" w:hanging="720"/>
      </w:pPr>
      <w:r w:rsidRPr="005D0843">
        <w:t>Flaherty, J. P., &amp; Gienger, C. M. (2020). Habitat selection and movement patterns of copperheads (</w:t>
      </w:r>
      <w:r w:rsidRPr="005D0843">
        <w:rPr>
          <w:i/>
        </w:rPr>
        <w:t>Agkistrodon contortrix</w:t>
      </w:r>
      <w:r w:rsidRPr="005D0843">
        <w:t xml:space="preserve">) in fire-altered landscapes. </w:t>
      </w:r>
      <w:r w:rsidRPr="005D0843">
        <w:rPr>
          <w:i/>
        </w:rPr>
        <w:t>Herpetological Conservation and Biology, 15</w:t>
      </w:r>
      <w:r w:rsidRPr="005D0843">
        <w:t xml:space="preserve">(1), 150-159.  </w:t>
      </w:r>
    </w:p>
    <w:p w14:paraId="7337E8B0" w14:textId="52D86DE7" w:rsidR="005D0843" w:rsidRPr="005D0843" w:rsidRDefault="005D0843" w:rsidP="005D0843">
      <w:pPr>
        <w:pStyle w:val="EndNoteBibliography"/>
        <w:spacing w:after="0"/>
        <w:ind w:left="720" w:hanging="720"/>
      </w:pPr>
      <w:r w:rsidRPr="005D0843">
        <w:t xml:space="preserve">Franklin, M. J. M., Bradstock, R. A., &amp; Major, R. E. (2025). Relative species mobility is a key determinant of avian diversity in post-megafire recovery. </w:t>
      </w:r>
      <w:r w:rsidRPr="005D0843">
        <w:rPr>
          <w:i/>
        </w:rPr>
        <w:t>Austral Ecology, 50</w:t>
      </w:r>
      <w:r w:rsidRPr="005D0843">
        <w:t xml:space="preserve">(11), e70139.  </w:t>
      </w:r>
      <w:hyperlink r:id="rId47" w:history="1">
        <w:r w:rsidRPr="005D0843">
          <w:rPr>
            <w:rStyle w:val="Hyperlink"/>
          </w:rPr>
          <w:t>https://doi.org/10.1111/aec.70139</w:t>
        </w:r>
      </w:hyperlink>
      <w:r w:rsidRPr="005D0843">
        <w:t xml:space="preserve"> </w:t>
      </w:r>
    </w:p>
    <w:p w14:paraId="0F21B142" w14:textId="2BE283DD" w:rsidR="005D0843" w:rsidRPr="005D0843" w:rsidRDefault="005D0843" w:rsidP="005D0843">
      <w:pPr>
        <w:pStyle w:val="EndNoteBibliography"/>
        <w:spacing w:after="0"/>
        <w:ind w:left="720" w:hanging="720"/>
      </w:pPr>
      <w:r w:rsidRPr="005D0843">
        <w:t xml:space="preserve">Ganz, T. R., DeVivo, M. T., Kertson, B. N., Roussin, T., Satterfield, L., Wirsing, A. J., &amp; Prugh, L. R. (2022). Interactive effects of wildfires, season and predator activity shape mule deer movements. </w:t>
      </w:r>
      <w:r w:rsidRPr="005D0843">
        <w:rPr>
          <w:i/>
        </w:rPr>
        <w:t>Journal of Animal Ecology, 91</w:t>
      </w:r>
      <w:r w:rsidRPr="005D0843">
        <w:t xml:space="preserve">(11), 2273-2288.  </w:t>
      </w:r>
      <w:hyperlink r:id="rId48" w:history="1">
        <w:r w:rsidRPr="005D0843">
          <w:rPr>
            <w:rStyle w:val="Hyperlink"/>
          </w:rPr>
          <w:t>https://doi.org/10.1111/1365-2656.13810</w:t>
        </w:r>
      </w:hyperlink>
      <w:r w:rsidRPr="005D0843">
        <w:t xml:space="preserve"> </w:t>
      </w:r>
    </w:p>
    <w:p w14:paraId="76BBA02D" w14:textId="02DB0611" w:rsidR="005D0843" w:rsidRPr="005D0843" w:rsidRDefault="005D0843" w:rsidP="005D0843">
      <w:pPr>
        <w:pStyle w:val="EndNoteBibliography"/>
        <w:spacing w:after="0"/>
        <w:ind w:left="720" w:hanging="720"/>
      </w:pPr>
      <w:r w:rsidRPr="005D0843">
        <w:t xml:space="preserve">Gasaway, W. C., Dubois, S. D., Boertje, R. D., Reed, D. J., &amp; Simpson, D. T. (1989). Response of radio-collared moose to a large burn in central Alaska. </w:t>
      </w:r>
      <w:r w:rsidRPr="005D0843">
        <w:rPr>
          <w:i/>
        </w:rPr>
        <w:t>Canadian Journal of Zoology, 67</w:t>
      </w:r>
      <w:r w:rsidRPr="005D0843">
        <w:t xml:space="preserve">(2), 325-329.  </w:t>
      </w:r>
      <w:hyperlink r:id="rId49" w:history="1">
        <w:r w:rsidRPr="005D0843">
          <w:rPr>
            <w:rStyle w:val="Hyperlink"/>
          </w:rPr>
          <w:t>https://doi.org/10.1139/z89-047</w:t>
        </w:r>
      </w:hyperlink>
      <w:r w:rsidRPr="005D0843">
        <w:t xml:space="preserve"> </w:t>
      </w:r>
    </w:p>
    <w:p w14:paraId="11EDC660" w14:textId="3A593106" w:rsidR="005D0843" w:rsidRPr="005D0843" w:rsidRDefault="005D0843" w:rsidP="005D0843">
      <w:pPr>
        <w:pStyle w:val="EndNoteBibliography"/>
        <w:spacing w:after="0"/>
        <w:ind w:left="720" w:hanging="720"/>
      </w:pPr>
      <w:r w:rsidRPr="005D0843">
        <w:t xml:space="preserve">Geary, W. L., Doherty, T. S., Nimmo, D. G., Tulloch, A. I. T., &amp; Ritchie, E. G. (2020). Predator responses to fire: A global systematic review and meta-analysis. </w:t>
      </w:r>
      <w:r w:rsidRPr="005D0843">
        <w:rPr>
          <w:i/>
        </w:rPr>
        <w:t>Journal of Animal Ecology, 89</w:t>
      </w:r>
      <w:r w:rsidRPr="005D0843">
        <w:t xml:space="preserve">(4), 955-971.  </w:t>
      </w:r>
      <w:hyperlink r:id="rId50" w:history="1">
        <w:r w:rsidRPr="005D0843">
          <w:rPr>
            <w:rStyle w:val="Hyperlink"/>
          </w:rPr>
          <w:t>https://doi.org/10.1111/1365-2656.13153</w:t>
        </w:r>
      </w:hyperlink>
      <w:r w:rsidRPr="005D0843">
        <w:t xml:space="preserve"> </w:t>
      </w:r>
    </w:p>
    <w:p w14:paraId="325DC84A" w14:textId="00F7277B" w:rsidR="005D0843" w:rsidRPr="005D0843" w:rsidRDefault="005D0843" w:rsidP="005D0843">
      <w:pPr>
        <w:pStyle w:val="EndNoteBibliography"/>
        <w:spacing w:after="0"/>
        <w:ind w:left="720" w:hanging="720"/>
      </w:pPr>
      <w:r w:rsidRPr="005D0843">
        <w:t xml:space="preserve">Gold, Z. J., Pellegrini, A. F. A., Refsland, T. K., Andrioli, R. J., Bowles, M. L., Brockway, D. G., Burrows, N., Franco, A. C., Hallgren, S. W., Hobbie, S. E., Hoffmann, W. A., Kirkman, K. P., Reich, P. B., Savadogo, P., Silvério, D., Stephan, K., Strydom, T., Varner, J. M., Wade, D. D., . . . Staver, A. C. (2023). Herbaceous vegetation responses to experimental fire in savannas and forests depend on biome and climate. </w:t>
      </w:r>
      <w:r w:rsidRPr="005D0843">
        <w:rPr>
          <w:i/>
        </w:rPr>
        <w:t>Ecology Letters, 26</w:t>
      </w:r>
      <w:r w:rsidRPr="005D0843">
        <w:t xml:space="preserve">(7), 1237-1246.  </w:t>
      </w:r>
      <w:hyperlink r:id="rId51" w:history="1">
        <w:r w:rsidRPr="005D0843">
          <w:rPr>
            <w:rStyle w:val="Hyperlink"/>
          </w:rPr>
          <w:t>https://doi.org/10.1111/ele.14236</w:t>
        </w:r>
      </w:hyperlink>
      <w:r w:rsidRPr="005D0843">
        <w:t xml:space="preserve"> </w:t>
      </w:r>
    </w:p>
    <w:p w14:paraId="0D6A0007" w14:textId="21C94D16" w:rsidR="005D0843" w:rsidRPr="005D0843" w:rsidRDefault="005D0843" w:rsidP="005D0843">
      <w:pPr>
        <w:pStyle w:val="EndNoteBibliography"/>
        <w:spacing w:after="0"/>
        <w:ind w:left="720" w:hanging="720"/>
      </w:pPr>
      <w:r w:rsidRPr="005D0843">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5D0843">
        <w:rPr>
          <w:i/>
        </w:rPr>
        <w:t>Journal of Animal Ecology, 94</w:t>
      </w:r>
      <w:r w:rsidRPr="005D0843">
        <w:t xml:space="preserve">(6), 1146-1164.  </w:t>
      </w:r>
      <w:hyperlink r:id="rId52" w:history="1">
        <w:r w:rsidRPr="005D0843">
          <w:rPr>
            <w:rStyle w:val="Hyperlink"/>
          </w:rPr>
          <w:t>https://doi.org/10.1111/1365-2656.70040</w:t>
        </w:r>
      </w:hyperlink>
      <w:r w:rsidRPr="005D0843">
        <w:t xml:space="preserve"> </w:t>
      </w:r>
    </w:p>
    <w:p w14:paraId="47050C1D" w14:textId="172E6B21" w:rsidR="005D0843" w:rsidRPr="005D0843" w:rsidRDefault="005D0843" w:rsidP="005D0843">
      <w:pPr>
        <w:pStyle w:val="EndNoteBibliography"/>
        <w:spacing w:after="0"/>
        <w:ind w:left="720" w:hanging="720"/>
      </w:pPr>
      <w:r w:rsidRPr="005D0843">
        <w:lastRenderedPageBreak/>
        <w:t xml:space="preserve">Greenwood, L., Bliege Bird, R., &amp; Nimmo, D. (2022). Indigenous burning shapes the structure of visible and invisible fire mosaics. </w:t>
      </w:r>
      <w:r w:rsidRPr="005D0843">
        <w:rPr>
          <w:i/>
        </w:rPr>
        <w:t>Landscape Ecology, 37</w:t>
      </w:r>
      <w:r w:rsidRPr="005D0843">
        <w:t xml:space="preserve">(3), 811-827.  </w:t>
      </w:r>
      <w:hyperlink r:id="rId53" w:history="1">
        <w:r w:rsidRPr="005D0843">
          <w:rPr>
            <w:rStyle w:val="Hyperlink"/>
          </w:rPr>
          <w:t>https://doi.org/10.1007/s10980-021-01373-w</w:t>
        </w:r>
      </w:hyperlink>
      <w:r w:rsidRPr="005D0843">
        <w:t xml:space="preserve"> </w:t>
      </w:r>
    </w:p>
    <w:p w14:paraId="754BED98" w14:textId="7F7DC807" w:rsidR="005D0843" w:rsidRPr="005D0843" w:rsidRDefault="005D0843" w:rsidP="005D0843">
      <w:pPr>
        <w:pStyle w:val="EndNoteBibliography"/>
        <w:spacing w:after="0"/>
        <w:ind w:left="720" w:hanging="720"/>
      </w:pPr>
      <w:r w:rsidRPr="005D0843">
        <w:t xml:space="preserve">Griffiths, A. D. (1994). </w:t>
      </w:r>
      <w:r w:rsidRPr="005D0843">
        <w:rPr>
          <w:i/>
        </w:rPr>
        <w:t>The effect of seasonal environment and fire on the ecology of frillneck lizards, Chlamydosaurus kingii, in the wet-dry tropics of northern Australia</w:t>
      </w:r>
      <w:r w:rsidRPr="005D0843">
        <w:t xml:space="preserve"> [Master's, Charles Darwin University]. Australia. </w:t>
      </w:r>
      <w:hyperlink r:id="rId54" w:history="1">
        <w:r w:rsidRPr="005D0843">
          <w:rPr>
            <w:rStyle w:val="Hyperlink"/>
          </w:rPr>
          <w:t>https://www.proquest.com/dissertations-theses/effect-seasonal-environment-fire-on-ecology/docview/2606878779/se-2?accountid=10344</w:t>
        </w:r>
      </w:hyperlink>
    </w:p>
    <w:p w14:paraId="7A007E79" w14:textId="50E5D521" w:rsidR="005D0843" w:rsidRPr="005D0843" w:rsidRDefault="005D0843" w:rsidP="005D0843">
      <w:pPr>
        <w:pStyle w:val="EndNoteBibliography"/>
        <w:spacing w:after="0"/>
        <w:ind w:left="720" w:hanging="720"/>
      </w:pPr>
      <w:r w:rsidRPr="005D0843">
        <w:t xml:space="preserve">Hagmann, R. K., Hessburg, P. F., Prichard, S. J., Povak, N. A., Brown, P. M., Fulé, P. Z., Keane, R. E., Knapp, E. E., Lydersen, J. M., Metlen, K. L., Reilly, M. J., Sánchez Meador, A. J., Stephens, S. L., Stevens, J. T., Taylor, A. H., Yocom, L. L., Battaglia, M. A., Churchill, D. J., Daniels, L. D., . . . Waltz, A. E. M. (2021). Evidence for widespread changes in the structure, composition, and fire regimes of western North American forests. </w:t>
      </w:r>
      <w:r w:rsidRPr="005D0843">
        <w:rPr>
          <w:i/>
        </w:rPr>
        <w:t>Ecological Applications, 31</w:t>
      </w:r>
      <w:r w:rsidRPr="005D0843">
        <w:t xml:space="preserve">(8), e02431.  </w:t>
      </w:r>
      <w:hyperlink r:id="rId55" w:history="1">
        <w:r w:rsidRPr="005D0843">
          <w:rPr>
            <w:rStyle w:val="Hyperlink"/>
          </w:rPr>
          <w:t>https://doi.org/10.1002/eap.2431</w:t>
        </w:r>
      </w:hyperlink>
      <w:r w:rsidRPr="005D0843">
        <w:t xml:space="preserve"> </w:t>
      </w:r>
    </w:p>
    <w:p w14:paraId="7DD838AF" w14:textId="17BF574E" w:rsidR="005D0843" w:rsidRPr="005D0843" w:rsidRDefault="005D0843" w:rsidP="005D0843">
      <w:pPr>
        <w:pStyle w:val="EndNoteBibliography"/>
        <w:spacing w:after="0"/>
        <w:ind w:left="720" w:hanging="720"/>
      </w:pPr>
      <w:r w:rsidRPr="005D0843">
        <w:t xml:space="preserve">Harrison, M. E., Deere, N. J., Imron, M. A., Nasir, D., Asti, H. A., Aragay Soler, J., Boyd, N. C., Cheyne, S. M., Collins, S. A., D’Arcy, L. J., Erb, W. M., Green, H., Healy, W., Holly, B., Houlihan, P. R., Husson, S. J., Jeffers, K. A., Kulu, I. P., Kusin, K., . . . Struebig, M. J. (2024). Impacts of fire and prospects for recovery in a tropical peat forest ecosystem. </w:t>
      </w:r>
      <w:r w:rsidRPr="005D0843">
        <w:rPr>
          <w:i/>
        </w:rPr>
        <w:t>Proceedings of the National Academy of Sciences, 121</w:t>
      </w:r>
      <w:r w:rsidRPr="005D0843">
        <w:t xml:space="preserve">(17), e2307216121.  </w:t>
      </w:r>
      <w:hyperlink r:id="rId56" w:history="1">
        <w:r w:rsidRPr="005D0843">
          <w:rPr>
            <w:rStyle w:val="Hyperlink"/>
          </w:rPr>
          <w:t>https://doi.org/10.1073/pnas.2307216121</w:t>
        </w:r>
      </w:hyperlink>
      <w:r w:rsidRPr="005D0843">
        <w:t xml:space="preserve"> </w:t>
      </w:r>
    </w:p>
    <w:p w14:paraId="01500463" w14:textId="073E9753" w:rsidR="005D0843" w:rsidRPr="005D0843" w:rsidRDefault="005D0843" w:rsidP="005D0843">
      <w:pPr>
        <w:pStyle w:val="EndNoteBibliography"/>
        <w:spacing w:after="0"/>
        <w:ind w:left="720" w:hanging="720"/>
      </w:pPr>
      <w:r w:rsidRPr="005D0843">
        <w:t xml:space="preserve">He, T., Lamont, B. B., &amp; Pausas, J. G. (2019). Fire as a key driver of Earth's biodiversity. </w:t>
      </w:r>
      <w:r w:rsidRPr="005D0843">
        <w:rPr>
          <w:i/>
        </w:rPr>
        <w:t>Biological Reviews, 94</w:t>
      </w:r>
      <w:r w:rsidRPr="005D0843">
        <w:t xml:space="preserve">(6), 1983-2010.  </w:t>
      </w:r>
      <w:hyperlink r:id="rId57" w:history="1">
        <w:r w:rsidRPr="005D0843">
          <w:rPr>
            <w:rStyle w:val="Hyperlink"/>
          </w:rPr>
          <w:t>https://doi.org/10.1111/brv.12544</w:t>
        </w:r>
      </w:hyperlink>
      <w:r w:rsidRPr="005D0843">
        <w:t xml:space="preserve"> </w:t>
      </w:r>
    </w:p>
    <w:p w14:paraId="4B871F04" w14:textId="1477F339" w:rsidR="005D0843" w:rsidRPr="005D0843" w:rsidRDefault="005D0843" w:rsidP="005D0843">
      <w:pPr>
        <w:pStyle w:val="EndNoteBibliography"/>
        <w:spacing w:after="0"/>
        <w:ind w:left="720" w:hanging="720"/>
      </w:pPr>
      <w:r w:rsidRPr="005D0843">
        <w:t xml:space="preserve">Hijmans, R. J., Barbosa, M., Ghos, A., &amp; Mandel, A. (2025). </w:t>
      </w:r>
      <w:r w:rsidRPr="005D0843">
        <w:rPr>
          <w:i/>
        </w:rPr>
        <w:t xml:space="preserve">geodata. </w:t>
      </w:r>
      <w:r w:rsidRPr="005D0843">
        <w:t xml:space="preserve">In (Version 0.6-2) </w:t>
      </w:r>
      <w:hyperlink r:id="rId58" w:history="1">
        <w:r w:rsidRPr="005D0843">
          <w:rPr>
            <w:rStyle w:val="Hyperlink"/>
          </w:rPr>
          <w:t>https://github.com/rspatial/geodata</w:t>
        </w:r>
      </w:hyperlink>
    </w:p>
    <w:p w14:paraId="080FE8A2" w14:textId="01F57BC9" w:rsidR="005D0843" w:rsidRPr="005D0843" w:rsidRDefault="005D0843" w:rsidP="005D0843">
      <w:pPr>
        <w:pStyle w:val="EndNoteBibliography"/>
        <w:spacing w:after="0"/>
        <w:ind w:left="720" w:hanging="720"/>
      </w:pPr>
      <w:r w:rsidRPr="005D0843">
        <w:t xml:space="preserve">Hinam, H., &amp; St. Clair, C. (2008). High levels of habitat loss and fragmentation limit reproductive success by reducing home range size and provisioning rates of northern saw-whet owls. </w:t>
      </w:r>
      <w:r w:rsidRPr="005D0843">
        <w:rPr>
          <w:i/>
        </w:rPr>
        <w:t>Biological Conservation, 141</w:t>
      </w:r>
      <w:r w:rsidRPr="005D0843">
        <w:t xml:space="preserve">, 524-535.  </w:t>
      </w:r>
      <w:hyperlink r:id="rId59" w:history="1">
        <w:r w:rsidRPr="005D0843">
          <w:rPr>
            <w:rStyle w:val="Hyperlink"/>
          </w:rPr>
          <w:t>https://doi.org/10.1016/j.biocon.2007.11.011</w:t>
        </w:r>
      </w:hyperlink>
      <w:r w:rsidRPr="005D0843">
        <w:t xml:space="preserve"> </w:t>
      </w:r>
    </w:p>
    <w:p w14:paraId="0D4F4315" w14:textId="109DC5F1" w:rsidR="005D0843" w:rsidRPr="005D0843" w:rsidRDefault="005D0843" w:rsidP="005D0843">
      <w:pPr>
        <w:pStyle w:val="EndNoteBibliography"/>
        <w:spacing w:after="0"/>
        <w:ind w:left="720" w:hanging="720"/>
      </w:pPr>
      <w:r w:rsidRPr="005D0843">
        <w:t xml:space="preserve">Hovick, T. J., McGranahan, D. A., Elmore, R. D., Weir, J. R., &amp; Fuhlendorf, S. D. (2017). Pyric-carnivory: Raptor use of prescribed fires. </w:t>
      </w:r>
      <w:r w:rsidRPr="005D0843">
        <w:rPr>
          <w:i/>
        </w:rPr>
        <w:t>Ecology and Evolution, 7</w:t>
      </w:r>
      <w:r w:rsidRPr="005D0843">
        <w:t xml:space="preserve">(21), 9144-9150.  </w:t>
      </w:r>
      <w:hyperlink r:id="rId60" w:history="1">
        <w:r w:rsidRPr="005D0843">
          <w:rPr>
            <w:rStyle w:val="Hyperlink"/>
          </w:rPr>
          <w:t>https://doi.org/10.1002/ece3.3401</w:t>
        </w:r>
      </w:hyperlink>
      <w:r w:rsidRPr="005D0843">
        <w:t xml:space="preserve"> </w:t>
      </w:r>
    </w:p>
    <w:p w14:paraId="63F73B45" w14:textId="7762BBB3" w:rsidR="005D0843" w:rsidRPr="005D0843" w:rsidRDefault="005D0843" w:rsidP="005D0843">
      <w:pPr>
        <w:pStyle w:val="EndNoteBibliography"/>
        <w:spacing w:after="0"/>
        <w:ind w:left="720" w:hanging="720"/>
      </w:pPr>
      <w:r w:rsidRPr="005D0843">
        <w:t>Jaffe, K. E., &amp; Isbell, L. A. (2009). After the fire: Benefits of reduced ground cover for vervet monkeys (</w:t>
      </w:r>
      <w:r w:rsidRPr="005D0843">
        <w:rPr>
          <w:i/>
        </w:rPr>
        <w:t>Cercopithecus aethiops</w:t>
      </w:r>
      <w:r w:rsidRPr="005D0843">
        <w:t xml:space="preserve">). </w:t>
      </w:r>
      <w:r w:rsidRPr="005D0843">
        <w:rPr>
          <w:i/>
        </w:rPr>
        <w:t>American Journal of Primatology, 71</w:t>
      </w:r>
      <w:r w:rsidRPr="005D0843">
        <w:t xml:space="preserve">(3), 252-260.  </w:t>
      </w:r>
      <w:hyperlink r:id="rId61" w:history="1">
        <w:r w:rsidRPr="005D0843">
          <w:rPr>
            <w:rStyle w:val="Hyperlink"/>
          </w:rPr>
          <w:t>https://doi.org/10.1002/ajp.20644</w:t>
        </w:r>
      </w:hyperlink>
      <w:r w:rsidRPr="005D0843">
        <w:t xml:space="preserve"> </w:t>
      </w:r>
    </w:p>
    <w:p w14:paraId="71F45910" w14:textId="7AE70826" w:rsidR="005D0843" w:rsidRPr="005D0843" w:rsidRDefault="005D0843" w:rsidP="005D0843">
      <w:pPr>
        <w:pStyle w:val="EndNoteBibliography"/>
        <w:spacing w:after="0"/>
        <w:ind w:left="720" w:hanging="720"/>
      </w:pPr>
      <w:r w:rsidRPr="005D0843">
        <w:t xml:space="preserve">Jetz, W., Carbone, C., Fulford, J., &amp; Brown, J. H. (2004). The scaling of animal space use. </w:t>
      </w:r>
      <w:r w:rsidRPr="005D0843">
        <w:rPr>
          <w:i/>
        </w:rPr>
        <w:t>Science, 306</w:t>
      </w:r>
      <w:r w:rsidRPr="005D0843">
        <w:t xml:space="preserve">(5694), 266-268.  </w:t>
      </w:r>
      <w:hyperlink r:id="rId62" w:history="1">
        <w:r w:rsidRPr="005D0843">
          <w:rPr>
            <w:rStyle w:val="Hyperlink"/>
          </w:rPr>
          <w:t>https://doi.org/10.1126/science.1102138</w:t>
        </w:r>
      </w:hyperlink>
      <w:r w:rsidRPr="005D0843">
        <w:t xml:space="preserve"> </w:t>
      </w:r>
    </w:p>
    <w:p w14:paraId="6388AB42" w14:textId="2F4C15BE" w:rsidR="005D0843" w:rsidRPr="005D0843" w:rsidRDefault="005D0843" w:rsidP="005D0843">
      <w:pPr>
        <w:pStyle w:val="EndNoteBibliography"/>
        <w:spacing w:after="0"/>
        <w:ind w:left="720" w:hanging="720"/>
      </w:pPr>
      <w:r w:rsidRPr="005D0843">
        <w:t xml:space="preserve">Johnstone, J. F., Chapin, F. S., III, Foote, J., Kemmett, S., Price, K., &amp; Viereck, L. (2004). Decadal observations of tree regeneration following fire in boreal forests. </w:t>
      </w:r>
      <w:r w:rsidRPr="005D0843">
        <w:rPr>
          <w:i/>
        </w:rPr>
        <w:t>Canadian Journal of Forest Research, 34</w:t>
      </w:r>
      <w:r w:rsidRPr="005D0843">
        <w:t xml:space="preserve">(2), 267-273.  </w:t>
      </w:r>
      <w:hyperlink r:id="rId63" w:history="1">
        <w:r w:rsidRPr="005D0843">
          <w:rPr>
            <w:rStyle w:val="Hyperlink"/>
          </w:rPr>
          <w:t>https://doi.org/10.1139/x03-183</w:t>
        </w:r>
      </w:hyperlink>
      <w:r w:rsidRPr="005D0843">
        <w:t xml:space="preserve"> </w:t>
      </w:r>
    </w:p>
    <w:p w14:paraId="0DA03E9B" w14:textId="74CF5A1B" w:rsidR="005D0843" w:rsidRPr="005D0843" w:rsidRDefault="005D0843" w:rsidP="005D0843">
      <w:pPr>
        <w:pStyle w:val="EndNoteBibliography"/>
        <w:spacing w:after="0"/>
        <w:ind w:left="720" w:hanging="720"/>
      </w:pPr>
      <w:r w:rsidRPr="005D0843">
        <w:t xml:space="preserve">Jones, G. M., Goldberg, J. F., Wilcox, T. M., Buckley, L. B., Parr, C. L., Linck, E. B., Fountain, E. D., &amp; Schwartz, M. K. (2023). Fire-driven animal evolution in the Pyrocene. </w:t>
      </w:r>
      <w:r w:rsidRPr="005D0843">
        <w:rPr>
          <w:i/>
        </w:rPr>
        <w:t>Trends in Ecology &amp; Evolution, 38</w:t>
      </w:r>
      <w:r w:rsidRPr="005D0843">
        <w:t xml:space="preserve">(11), 1072-1084.  </w:t>
      </w:r>
      <w:hyperlink r:id="rId64" w:history="1">
        <w:r w:rsidRPr="005D0843">
          <w:rPr>
            <w:rStyle w:val="Hyperlink"/>
          </w:rPr>
          <w:t>https://doi.org/10.1016/j.tree.2023.06.003</w:t>
        </w:r>
      </w:hyperlink>
      <w:r w:rsidRPr="005D0843">
        <w:t xml:space="preserve"> </w:t>
      </w:r>
    </w:p>
    <w:p w14:paraId="2BF776A8" w14:textId="5829884C" w:rsidR="005D0843" w:rsidRPr="005D0843" w:rsidRDefault="005D0843" w:rsidP="005D0843">
      <w:pPr>
        <w:pStyle w:val="EndNoteBibliography"/>
        <w:spacing w:after="0"/>
        <w:ind w:left="720" w:hanging="720"/>
      </w:pPr>
      <w:r w:rsidRPr="005D0843">
        <w:t xml:space="preserve">Joo, R., Picardi, S., Boone, M. E., Clay, T. A., Patrick, S. C., Romero-Romero, V. S., &amp; Basille, M. (2022). Recent trends in movement ecology of animals and human mobility. </w:t>
      </w:r>
      <w:r w:rsidRPr="005D0843">
        <w:rPr>
          <w:i/>
        </w:rPr>
        <w:t>Movement Ecology, 10</w:t>
      </w:r>
      <w:r w:rsidRPr="005D0843">
        <w:t xml:space="preserve">(1), 26.  </w:t>
      </w:r>
      <w:hyperlink r:id="rId65" w:history="1">
        <w:r w:rsidRPr="005D0843">
          <w:rPr>
            <w:rStyle w:val="Hyperlink"/>
          </w:rPr>
          <w:t>https://doi.org/10.1186/s40462-022-00322-9</w:t>
        </w:r>
      </w:hyperlink>
      <w:r w:rsidRPr="005D0843">
        <w:t xml:space="preserve"> </w:t>
      </w:r>
    </w:p>
    <w:p w14:paraId="7A9099BE" w14:textId="6D70F78A" w:rsidR="005D0843" w:rsidRPr="005D0843" w:rsidRDefault="005D0843" w:rsidP="005D0843">
      <w:pPr>
        <w:pStyle w:val="EndNoteBibliography"/>
        <w:spacing w:after="0"/>
        <w:ind w:left="720" w:hanging="720"/>
      </w:pPr>
      <w:r w:rsidRPr="005D0843">
        <w:t xml:space="preserve">Kays, R., Crofoot, M. C., Jetz, W., &amp; Wikelski, M. (2015). Terrestrial animal tracking as an eye on life and planet. </w:t>
      </w:r>
      <w:r w:rsidRPr="005D0843">
        <w:rPr>
          <w:i/>
        </w:rPr>
        <w:t>Science, 348</w:t>
      </w:r>
      <w:r w:rsidRPr="005D0843">
        <w:t xml:space="preserve">(6240), aaa2478.  </w:t>
      </w:r>
      <w:hyperlink r:id="rId66" w:history="1">
        <w:r w:rsidRPr="005D0843">
          <w:rPr>
            <w:rStyle w:val="Hyperlink"/>
          </w:rPr>
          <w:t>https://doi.org/10.1126/science.aaa2478</w:t>
        </w:r>
      </w:hyperlink>
      <w:r w:rsidRPr="005D0843">
        <w:t xml:space="preserve"> </w:t>
      </w:r>
    </w:p>
    <w:p w14:paraId="633BFF38" w14:textId="6BC9A65A" w:rsidR="005D0843" w:rsidRPr="005D0843" w:rsidRDefault="005D0843" w:rsidP="005D0843">
      <w:pPr>
        <w:pStyle w:val="EndNoteBibliography"/>
        <w:spacing w:after="0"/>
        <w:ind w:left="720" w:hanging="720"/>
      </w:pPr>
      <w:r w:rsidRPr="005D0843">
        <w:t xml:space="preserve">Kemp, K. B., Higuera, P. E., &amp; Morgan, P. (2016). Fire legacies impact conifer regeneration across environmental gradients in the U.S. northern Rockies. </w:t>
      </w:r>
      <w:r w:rsidRPr="005D0843">
        <w:rPr>
          <w:i/>
        </w:rPr>
        <w:t>Landscape Ecology, 31</w:t>
      </w:r>
      <w:r w:rsidRPr="005D0843">
        <w:t xml:space="preserve">(3), 619-636.  </w:t>
      </w:r>
      <w:hyperlink r:id="rId67" w:history="1">
        <w:r w:rsidRPr="005D0843">
          <w:rPr>
            <w:rStyle w:val="Hyperlink"/>
          </w:rPr>
          <w:t>https://doi.org/</w:t>
        </w:r>
      </w:hyperlink>
      <w:r w:rsidRPr="005D0843">
        <w:t xml:space="preserve"> 10.1007/s10980-015-0268-3 </w:t>
      </w:r>
    </w:p>
    <w:p w14:paraId="7A72E172" w14:textId="5020EDEC" w:rsidR="005D0843" w:rsidRPr="005D0843" w:rsidRDefault="005D0843" w:rsidP="005D0843">
      <w:pPr>
        <w:pStyle w:val="EndNoteBibliography"/>
        <w:spacing w:after="0"/>
        <w:ind w:left="720" w:hanging="720"/>
      </w:pPr>
      <w:r w:rsidRPr="005D0843">
        <w:t xml:space="preserve">Klop, E., van Goethem, J., &amp; de Iongh, H. H. (2007). Resource selection by grazing herbivores on post-fire regrowth in a West African woodland savanna. </w:t>
      </w:r>
      <w:r w:rsidRPr="005D0843">
        <w:rPr>
          <w:i/>
        </w:rPr>
        <w:t>Wildlife Research, 34</w:t>
      </w:r>
      <w:r w:rsidRPr="005D0843">
        <w:t xml:space="preserve">(2), 77-83.  </w:t>
      </w:r>
      <w:hyperlink r:id="rId68" w:history="1">
        <w:r w:rsidRPr="005D0843">
          <w:rPr>
            <w:rStyle w:val="Hyperlink"/>
          </w:rPr>
          <w:t>https://doi.org/10.1071/WR06052</w:t>
        </w:r>
      </w:hyperlink>
      <w:r w:rsidRPr="005D0843">
        <w:t xml:space="preserve"> </w:t>
      </w:r>
    </w:p>
    <w:p w14:paraId="284435E8" w14:textId="2901CDDF" w:rsidR="005D0843" w:rsidRPr="005D0843" w:rsidRDefault="005D0843" w:rsidP="005D0843">
      <w:pPr>
        <w:pStyle w:val="EndNoteBibliography"/>
        <w:spacing w:after="0"/>
        <w:ind w:left="720" w:hanging="720"/>
      </w:pPr>
      <w:r w:rsidRPr="005D0843">
        <w:t xml:space="preserve">Knapp, E. E., &amp; Keeley, J. E. (2006). Heterogeneity in fire severity within early season and late season prescribed burns in a mixed-conifer forest. </w:t>
      </w:r>
      <w:r w:rsidRPr="005D0843">
        <w:rPr>
          <w:i/>
        </w:rPr>
        <w:t>International Journal of Wildland Fire, 15</w:t>
      </w:r>
      <w:r w:rsidRPr="005D0843">
        <w:t xml:space="preserve">(1), 37-45.  </w:t>
      </w:r>
      <w:hyperlink r:id="rId69" w:history="1">
        <w:r w:rsidRPr="005D0843">
          <w:rPr>
            <w:rStyle w:val="Hyperlink"/>
          </w:rPr>
          <w:t>https://doi.org/10.1071/WF04068</w:t>
        </w:r>
      </w:hyperlink>
      <w:r w:rsidRPr="005D0843">
        <w:t xml:space="preserve"> </w:t>
      </w:r>
    </w:p>
    <w:p w14:paraId="188F7C5D" w14:textId="43E1C240" w:rsidR="005D0843" w:rsidRPr="005D0843" w:rsidRDefault="005D0843" w:rsidP="005D0843">
      <w:pPr>
        <w:pStyle w:val="EndNoteBibliography"/>
        <w:spacing w:after="0"/>
        <w:ind w:left="720" w:hanging="720"/>
      </w:pPr>
      <w:r w:rsidRPr="005D0843">
        <w:lastRenderedPageBreak/>
        <w:t xml:space="preserve">Kreider, M. R., Higuera, P. E., Parks, S. A., Rice, W. L., White, N., &amp; Larson, A. J. (2024). Fire suppression makes wildfires more severe and accentuates impacts of climate change and fuel accumulation. </w:t>
      </w:r>
      <w:r w:rsidRPr="005D0843">
        <w:rPr>
          <w:i/>
        </w:rPr>
        <w:t>Nature Communications, 15</w:t>
      </w:r>
      <w:r w:rsidRPr="005D0843">
        <w:t xml:space="preserve">(1), 2412.  </w:t>
      </w:r>
      <w:hyperlink r:id="rId70" w:history="1">
        <w:r w:rsidRPr="005D0843">
          <w:rPr>
            <w:rStyle w:val="Hyperlink"/>
          </w:rPr>
          <w:t>https://doi.org/10.1038/s41467-024-46702-0</w:t>
        </w:r>
      </w:hyperlink>
      <w:r w:rsidRPr="005D0843">
        <w:t xml:space="preserve"> </w:t>
      </w:r>
    </w:p>
    <w:p w14:paraId="2F7B2C39" w14:textId="4E0BBBA7" w:rsidR="005D0843" w:rsidRPr="005D0843" w:rsidRDefault="005D0843" w:rsidP="005D0843">
      <w:pPr>
        <w:pStyle w:val="EndNoteBibliography"/>
        <w:spacing w:after="0"/>
        <w:ind w:left="720" w:hanging="720"/>
      </w:pPr>
      <w:r w:rsidRPr="005D0843">
        <w:t xml:space="preserve">Kreling, S. E. S., Gaynor, K. M., McInturff, A., Calhoun, K. L., &amp; Brashares, J. S. (2021). Site fidelity and behavioral plasticity regulate an ungulate's response to extreme disturbance. </w:t>
      </w:r>
      <w:r w:rsidRPr="005D0843">
        <w:rPr>
          <w:i/>
        </w:rPr>
        <w:t>Ecology and Evolution, 11</w:t>
      </w:r>
      <w:r w:rsidRPr="005D0843">
        <w:t xml:space="preserve">(22), 15683-15694.  </w:t>
      </w:r>
      <w:hyperlink r:id="rId71" w:history="1">
        <w:r w:rsidRPr="005D0843">
          <w:rPr>
            <w:rStyle w:val="Hyperlink"/>
          </w:rPr>
          <w:t>https://doi.org/10.1002/ece3.8221</w:t>
        </w:r>
      </w:hyperlink>
      <w:r w:rsidRPr="005D0843">
        <w:t xml:space="preserve"> </w:t>
      </w:r>
    </w:p>
    <w:p w14:paraId="3A7DC96C" w14:textId="77777777" w:rsidR="005D0843" w:rsidRPr="005D0843" w:rsidRDefault="005D0843" w:rsidP="005D0843">
      <w:pPr>
        <w:pStyle w:val="EndNoteBibliography"/>
        <w:spacing w:after="0"/>
        <w:ind w:left="720" w:hanging="720"/>
      </w:pPr>
      <w:r w:rsidRPr="005D0843">
        <w:t xml:space="preserve">Leahy, L., Legge, S. M., Tuft, K., McGregor, H. W., Barmuta, L. A., Jones, M. E., &amp; Johnson, C. N. (2016). Amplified predation after fire suppresses rodent populations in Australia’s tropical savannas. </w:t>
      </w:r>
      <w:r w:rsidRPr="005D0843">
        <w:rPr>
          <w:i/>
        </w:rPr>
        <w:t>Wildlife Research, 42</w:t>
      </w:r>
      <w:r w:rsidRPr="005D0843">
        <w:t xml:space="preserve">(8), 705-716.  </w:t>
      </w:r>
    </w:p>
    <w:p w14:paraId="5259E0DC" w14:textId="346B42A8" w:rsidR="005D0843" w:rsidRPr="005D0843" w:rsidRDefault="005D0843" w:rsidP="005D0843">
      <w:pPr>
        <w:pStyle w:val="EndNoteBibliography"/>
        <w:spacing w:after="0"/>
        <w:ind w:left="720" w:hanging="720"/>
      </w:pPr>
      <w:r w:rsidRPr="005D0843">
        <w:t>Leonard, K. M., &amp; Koprowski, J. L. (2010). Effects of fire on endangered mount graham red squirrels (</w:t>
      </w:r>
      <w:r w:rsidRPr="005D0843">
        <w:rPr>
          <w:i/>
        </w:rPr>
        <w:t>Tamiasciurus hudsonicus grahamensis</w:t>
      </w:r>
      <w:r w:rsidRPr="005D0843">
        <w:t xml:space="preserve">): Responses of individuals with known fates. </w:t>
      </w:r>
      <w:r w:rsidRPr="005D0843">
        <w:rPr>
          <w:i/>
        </w:rPr>
        <w:t>Southwestern Naturalist, 55</w:t>
      </w:r>
      <w:r w:rsidRPr="005D0843">
        <w:t xml:space="preserve">(2), 217-224.  </w:t>
      </w:r>
      <w:hyperlink r:id="rId72" w:history="1">
        <w:r w:rsidRPr="005D0843">
          <w:rPr>
            <w:rStyle w:val="Hyperlink"/>
          </w:rPr>
          <w:t>https://doi.org/10.1894/MRD-01.1</w:t>
        </w:r>
      </w:hyperlink>
      <w:r w:rsidRPr="005D0843">
        <w:t xml:space="preserve"> </w:t>
      </w:r>
    </w:p>
    <w:p w14:paraId="5C02899E" w14:textId="39DE653A" w:rsidR="005D0843" w:rsidRPr="005D0843" w:rsidRDefault="005D0843" w:rsidP="005D0843">
      <w:pPr>
        <w:pStyle w:val="EndNoteBibliography"/>
        <w:spacing w:after="0"/>
        <w:ind w:left="720" w:hanging="720"/>
      </w:pPr>
      <w:r w:rsidRPr="005D0843">
        <w:t xml:space="preserve">McGinn, K., Zulla, C., Wright, M., Wilkinson, Z., Dotters, B., Roberts, K., Keane, J., Peery, M. Z., &amp; Jones, G. M. (2024). Energetics explain predator occurrence and movement in pyrodiverse landscapes. </w:t>
      </w:r>
      <w:r w:rsidRPr="005D0843">
        <w:rPr>
          <w:i/>
        </w:rPr>
        <w:t>Landscape Ecology, 39</w:t>
      </w:r>
      <w:r w:rsidRPr="005D0843">
        <w:t xml:space="preserve">(10), 182.  </w:t>
      </w:r>
      <w:hyperlink r:id="rId73" w:history="1">
        <w:r w:rsidRPr="005D0843">
          <w:rPr>
            <w:rStyle w:val="Hyperlink"/>
          </w:rPr>
          <w:t>https://doi.org/10.1007/s10980-024-01970-5</w:t>
        </w:r>
      </w:hyperlink>
      <w:r w:rsidRPr="005D0843">
        <w:t xml:space="preserve"> </w:t>
      </w:r>
    </w:p>
    <w:p w14:paraId="34F7E609" w14:textId="39890ACC" w:rsidR="005D0843" w:rsidRPr="005D0843" w:rsidRDefault="005D0843" w:rsidP="005D0843">
      <w:pPr>
        <w:pStyle w:val="EndNoteBibliography"/>
        <w:spacing w:after="0"/>
        <w:ind w:left="720" w:hanging="720"/>
      </w:pPr>
      <w:r w:rsidRPr="005D0843">
        <w:t xml:space="preserve">McGregor, H. W., Legge, S., Jones, M. E., &amp; Johnson, C. N. (2016a). Extraterritorial hunting expeditions to intense fire scars by feral cats. </w:t>
      </w:r>
      <w:r w:rsidRPr="005D0843">
        <w:rPr>
          <w:i/>
        </w:rPr>
        <w:t>Scientific Reports, 6</w:t>
      </w:r>
      <w:r w:rsidRPr="005D0843">
        <w:t xml:space="preserve">(1), 22559.  </w:t>
      </w:r>
      <w:hyperlink r:id="rId74" w:history="1">
        <w:r w:rsidRPr="005D0843">
          <w:rPr>
            <w:rStyle w:val="Hyperlink"/>
          </w:rPr>
          <w:t>https://doi.org/10.1038/srep22559</w:t>
        </w:r>
      </w:hyperlink>
      <w:r w:rsidRPr="005D0843">
        <w:t xml:space="preserve"> </w:t>
      </w:r>
    </w:p>
    <w:p w14:paraId="124BE00F" w14:textId="5BE2DD4D" w:rsidR="005D0843" w:rsidRPr="005D0843" w:rsidRDefault="005D0843" w:rsidP="005D0843">
      <w:pPr>
        <w:pStyle w:val="EndNoteBibliography"/>
        <w:spacing w:after="0"/>
        <w:ind w:left="720" w:hanging="720"/>
      </w:pPr>
      <w:r w:rsidRPr="005D0843">
        <w:t xml:space="preserve">McGregor, H. W., Cliff, H. B., &amp; Kanowski, J. (2016b). Habitat preference for fire scars by feral cats in Cape York Peninsula, Australia. </w:t>
      </w:r>
      <w:r w:rsidRPr="005D0843">
        <w:rPr>
          <w:i/>
        </w:rPr>
        <w:t>WILDLIFE RESEARCH, 43</w:t>
      </w:r>
      <w:r w:rsidRPr="005D0843">
        <w:t xml:space="preserve">(8), 623-633.  </w:t>
      </w:r>
      <w:hyperlink r:id="rId75" w:history="1">
        <w:r w:rsidRPr="005D0843">
          <w:rPr>
            <w:rStyle w:val="Hyperlink"/>
          </w:rPr>
          <w:t>https://doi.org/10.1071/WR16058</w:t>
        </w:r>
      </w:hyperlink>
      <w:r w:rsidRPr="005D0843">
        <w:t xml:space="preserve"> </w:t>
      </w:r>
    </w:p>
    <w:p w14:paraId="27D972A7" w14:textId="6BFB6ACC" w:rsidR="005D0843" w:rsidRPr="005D0843" w:rsidRDefault="005D0843" w:rsidP="005D0843">
      <w:pPr>
        <w:pStyle w:val="EndNoteBibliography"/>
        <w:spacing w:after="0"/>
        <w:ind w:left="720" w:hanging="720"/>
      </w:pPr>
      <w:r w:rsidRPr="005D0843">
        <w:t xml:space="preserve">Michonneau, F., Brown, J. W., &amp; Winter, D. J. (2016). rotl: An R package to interact with the Open Tree of Life data. </w:t>
      </w:r>
      <w:r w:rsidRPr="005D0843">
        <w:rPr>
          <w:i/>
        </w:rPr>
        <w:t>Methods in Ecology and Evolution, 7</w:t>
      </w:r>
      <w:r w:rsidRPr="005D0843">
        <w:t xml:space="preserve">(12), 1476-1481.  </w:t>
      </w:r>
      <w:hyperlink r:id="rId76" w:history="1">
        <w:r w:rsidRPr="005D0843">
          <w:rPr>
            <w:rStyle w:val="Hyperlink"/>
          </w:rPr>
          <w:t>https://doi.org/10.1111/2041-210X.12593</w:t>
        </w:r>
      </w:hyperlink>
      <w:r w:rsidRPr="005D0843">
        <w:t xml:space="preserve"> </w:t>
      </w:r>
    </w:p>
    <w:p w14:paraId="33C59E27" w14:textId="3C4DD255" w:rsidR="005D0843" w:rsidRPr="005D0843" w:rsidRDefault="005D0843" w:rsidP="005D0843">
      <w:pPr>
        <w:pStyle w:val="EndNoteBibliography"/>
        <w:spacing w:after="0"/>
        <w:ind w:left="720" w:hanging="720"/>
      </w:pPr>
      <w:r w:rsidRPr="005D0843">
        <w:t xml:space="preserve">Morgan, G. W., Tolhurst, K. G., Poynter, M. W., Cooper, N., McGuffog, T., Ryan, R., Wouters, M. A., Stephens, N., Black, P., Sheehan, D., Leeson, P., Whight, S., &amp; Davey, S. M. (2020). Prescribed burning in south-eastern Australia: History and future directions. </w:t>
      </w:r>
      <w:r w:rsidRPr="005D0843">
        <w:rPr>
          <w:i/>
        </w:rPr>
        <w:t>Australian Forestry, 83</w:t>
      </w:r>
      <w:r w:rsidRPr="005D0843">
        <w:t xml:space="preserve">(1), 4-28.  </w:t>
      </w:r>
      <w:hyperlink r:id="rId77" w:history="1">
        <w:r w:rsidRPr="005D0843">
          <w:rPr>
            <w:rStyle w:val="Hyperlink"/>
          </w:rPr>
          <w:t>https://doi.org/10.1080/00049158.2020.1739883</w:t>
        </w:r>
      </w:hyperlink>
      <w:r w:rsidRPr="005D0843">
        <w:t xml:space="preserve"> </w:t>
      </w:r>
    </w:p>
    <w:p w14:paraId="712C2531" w14:textId="45CB961F" w:rsidR="005D0843" w:rsidRPr="005D0843" w:rsidRDefault="005D0843" w:rsidP="005D0843">
      <w:pPr>
        <w:pStyle w:val="EndNoteBibliography"/>
        <w:spacing w:after="0"/>
        <w:ind w:left="720" w:hanging="720"/>
      </w:pPr>
      <w:r w:rsidRPr="005D0843">
        <w:t xml:space="preserve">Morollón, S., Pausas, J. G., Urios, V., &amp; López-López, P. (2022). Wildfire response of GPS-tracked Bonelli's eagles in eastern Spain. </w:t>
      </w:r>
      <w:r w:rsidRPr="005D0843">
        <w:rPr>
          <w:i/>
        </w:rPr>
        <w:t>International Journal of Wildland Fire, 31</w:t>
      </w:r>
      <w:r w:rsidRPr="005D0843">
        <w:t xml:space="preserve">(9), 901-908.  </w:t>
      </w:r>
      <w:hyperlink r:id="rId78" w:history="1">
        <w:r w:rsidRPr="005D0843">
          <w:rPr>
            <w:rStyle w:val="Hyperlink"/>
          </w:rPr>
          <w:t>https://doi.org/10.1071/WF22018</w:t>
        </w:r>
      </w:hyperlink>
      <w:r w:rsidRPr="005D0843">
        <w:t xml:space="preserve"> </w:t>
      </w:r>
    </w:p>
    <w:p w14:paraId="03C8C522" w14:textId="506FF7CC" w:rsidR="005D0843" w:rsidRPr="005D0843" w:rsidRDefault="005D0843" w:rsidP="005D0843">
      <w:pPr>
        <w:pStyle w:val="EndNoteBibliography"/>
        <w:spacing w:after="0"/>
        <w:ind w:left="720" w:hanging="720"/>
      </w:pPr>
      <w:r w:rsidRPr="005D0843">
        <w:t xml:space="preserve">Morris, S. B. (2008). Estimating Effect Sizes From Pretest-Posttest-Control Group Designs. </w:t>
      </w:r>
      <w:r w:rsidRPr="005D0843">
        <w:rPr>
          <w:i/>
        </w:rPr>
        <w:t>Organizational Research Methods, 11</w:t>
      </w:r>
      <w:r w:rsidRPr="005D0843">
        <w:t xml:space="preserve">(2), 364-386.  </w:t>
      </w:r>
      <w:hyperlink r:id="rId79" w:history="1">
        <w:r w:rsidRPr="005D0843">
          <w:rPr>
            <w:rStyle w:val="Hyperlink"/>
          </w:rPr>
          <w:t>https://doi.org/10.1177/1094428106291059</w:t>
        </w:r>
      </w:hyperlink>
      <w:r w:rsidRPr="005D0843">
        <w:t xml:space="preserve"> </w:t>
      </w:r>
    </w:p>
    <w:p w14:paraId="435AF6D7" w14:textId="535D9A9C" w:rsidR="005D0843" w:rsidRPr="005D0843" w:rsidRDefault="005D0843" w:rsidP="005D0843">
      <w:pPr>
        <w:pStyle w:val="EndNoteBibliography"/>
        <w:spacing w:after="0"/>
        <w:ind w:left="720" w:hanging="720"/>
      </w:pPr>
      <w:r w:rsidRPr="005D0843">
        <w:t xml:space="preserve">Nagy, K. A. (2005). Field metabolic rate and body size. </w:t>
      </w:r>
      <w:r w:rsidRPr="005D0843">
        <w:rPr>
          <w:i/>
        </w:rPr>
        <w:t>Journal of Experimental Biology, 208</w:t>
      </w:r>
      <w:r w:rsidRPr="005D0843">
        <w:t xml:space="preserve">(9), 1621-1625.  </w:t>
      </w:r>
      <w:hyperlink r:id="rId80" w:history="1">
        <w:r w:rsidRPr="005D0843">
          <w:rPr>
            <w:rStyle w:val="Hyperlink"/>
          </w:rPr>
          <w:t>https://doi.org/10.1242/jeb.01553</w:t>
        </w:r>
      </w:hyperlink>
      <w:r w:rsidRPr="005D0843">
        <w:t xml:space="preserve"> </w:t>
      </w:r>
    </w:p>
    <w:p w14:paraId="1987D86A" w14:textId="5C0E890A" w:rsidR="005D0843" w:rsidRPr="005D0843" w:rsidRDefault="005D0843" w:rsidP="005D0843">
      <w:pPr>
        <w:pStyle w:val="EndNoteBibliography"/>
        <w:spacing w:after="0"/>
        <w:ind w:left="720" w:hanging="720"/>
      </w:pPr>
      <w:r w:rsidRPr="005D0843">
        <w:t xml:space="preserve">Nakagawa, S., &amp; Cuthill, I. C. (2007). Effect size, confidence interval and statistical significance: A practical guide for biologists. </w:t>
      </w:r>
      <w:r w:rsidRPr="005D0843">
        <w:rPr>
          <w:i/>
        </w:rPr>
        <w:t>Biological Reviews, 82</w:t>
      </w:r>
      <w:r w:rsidRPr="005D0843">
        <w:t xml:space="preserve">(4), 591-605.  </w:t>
      </w:r>
      <w:hyperlink r:id="rId81" w:history="1">
        <w:r w:rsidRPr="005D0843">
          <w:rPr>
            <w:rStyle w:val="Hyperlink"/>
          </w:rPr>
          <w:t>https://doi.org/10.1111/j.1469-185X.2007.00027.x</w:t>
        </w:r>
      </w:hyperlink>
      <w:r w:rsidRPr="005D0843">
        <w:t xml:space="preserve"> </w:t>
      </w:r>
    </w:p>
    <w:p w14:paraId="7E58ED56" w14:textId="69142027" w:rsidR="005D0843" w:rsidRPr="005D0843" w:rsidRDefault="005D0843" w:rsidP="005D0843">
      <w:pPr>
        <w:pStyle w:val="EndNoteBibliography"/>
        <w:spacing w:after="0"/>
        <w:ind w:left="720" w:hanging="720"/>
      </w:pPr>
      <w:r w:rsidRPr="005D0843">
        <w:t xml:space="preserve">Nakagawa, S., &amp; Santos, E. S. A. (2012). Methodological issues and advances in biological meta-analysis. </w:t>
      </w:r>
      <w:r w:rsidRPr="005D0843">
        <w:rPr>
          <w:i/>
        </w:rPr>
        <w:t>Evolutionary Ecology, 26</w:t>
      </w:r>
      <w:r w:rsidRPr="005D0843">
        <w:t xml:space="preserve">(5), 1253-1274.  </w:t>
      </w:r>
      <w:hyperlink r:id="rId82" w:history="1">
        <w:r w:rsidRPr="005D0843">
          <w:rPr>
            <w:rStyle w:val="Hyperlink"/>
          </w:rPr>
          <w:t>https://doi.org/10.1007/s10682-012-9555-5</w:t>
        </w:r>
      </w:hyperlink>
      <w:r w:rsidRPr="005D0843">
        <w:t xml:space="preserve"> </w:t>
      </w:r>
    </w:p>
    <w:p w14:paraId="22D83743" w14:textId="2CDED1C1" w:rsidR="005D0843" w:rsidRPr="005D0843" w:rsidRDefault="005D0843" w:rsidP="005D0843">
      <w:pPr>
        <w:pStyle w:val="EndNoteBibliography"/>
        <w:spacing w:after="0"/>
        <w:ind w:left="720" w:hanging="720"/>
      </w:pPr>
      <w:r w:rsidRPr="005D0843">
        <w:t xml:space="preserve">Nakagawa, S., Lagisz, M., Jennions, M. D., Koricheva, J., Noble, D. W. A., Parker, T. H., Sánchez-Tójar, A., Yang, Y., &amp; O'Dea, R. E. (2022). Methods for testing publication bias in ecological and evolutionary meta-analyses. </w:t>
      </w:r>
      <w:r w:rsidRPr="005D0843">
        <w:rPr>
          <w:i/>
        </w:rPr>
        <w:t>Methods in Ecology and Evolution, 13</w:t>
      </w:r>
      <w:r w:rsidRPr="005D0843">
        <w:t xml:space="preserve">(1), 4-21.  </w:t>
      </w:r>
      <w:hyperlink r:id="rId83" w:history="1">
        <w:r w:rsidRPr="005D0843">
          <w:rPr>
            <w:rStyle w:val="Hyperlink"/>
          </w:rPr>
          <w:t>https://doi.org/https://doi.org/10.1111/2041-210X.13724</w:t>
        </w:r>
      </w:hyperlink>
      <w:r w:rsidRPr="005D0843">
        <w:t xml:space="preserve"> </w:t>
      </w:r>
    </w:p>
    <w:p w14:paraId="68F63BBA" w14:textId="40422ABA" w:rsidR="005D0843" w:rsidRPr="005D0843" w:rsidRDefault="005D0843" w:rsidP="005D0843">
      <w:pPr>
        <w:pStyle w:val="EndNoteBibliography"/>
        <w:spacing w:after="0"/>
        <w:ind w:left="720" w:hanging="720"/>
      </w:pPr>
      <w:r w:rsidRPr="005D0843">
        <w:t xml:space="preserve">Nakagawa, S., Lagisz, M., O'Dea, R. E., Pottier, P., Rutkowska, J., Senior, A. M., Yang, Y., &amp; Noble, D. W. A. (2023). orchaRd 2.0: An R package for visualising meta-analyses with orchard plots. </w:t>
      </w:r>
      <w:r w:rsidRPr="005D0843">
        <w:rPr>
          <w:i/>
        </w:rPr>
        <w:t>Methods in Ecology and Evolution, 14</w:t>
      </w:r>
      <w:r w:rsidRPr="005D0843">
        <w:t xml:space="preserve">(8), 2003-2010.  </w:t>
      </w:r>
      <w:hyperlink r:id="rId84" w:history="1">
        <w:r w:rsidRPr="005D0843">
          <w:rPr>
            <w:rStyle w:val="Hyperlink"/>
          </w:rPr>
          <w:t>https://doi.org/10.1111/2041-210X.14152</w:t>
        </w:r>
      </w:hyperlink>
      <w:r w:rsidRPr="005D0843">
        <w:t xml:space="preserve"> </w:t>
      </w:r>
    </w:p>
    <w:p w14:paraId="4089440A" w14:textId="4E63AAF4" w:rsidR="005D0843" w:rsidRPr="005D0843" w:rsidRDefault="005D0843" w:rsidP="005D0843">
      <w:pPr>
        <w:pStyle w:val="EndNoteBibliography"/>
        <w:spacing w:after="0"/>
        <w:ind w:left="720" w:hanging="720"/>
      </w:pPr>
      <w:r w:rsidRPr="005D0843">
        <w:t xml:space="preserve">Nathan, R., Getz, W. M., Revilla, E., Holyoak, M., Kadmon, R., Saltz, D., &amp; Smouse, P. E. (2008). A movement ecology paradigm for unifying organismal movement research. </w:t>
      </w:r>
      <w:r w:rsidRPr="005D0843">
        <w:rPr>
          <w:i/>
        </w:rPr>
        <w:t>Proceedings of the National Academy of Sciences, 105</w:t>
      </w:r>
      <w:r w:rsidRPr="005D0843">
        <w:t xml:space="preserve">(49), 19052-19059.  </w:t>
      </w:r>
      <w:hyperlink r:id="rId85" w:history="1">
        <w:r w:rsidRPr="005D0843">
          <w:rPr>
            <w:rStyle w:val="Hyperlink"/>
          </w:rPr>
          <w:t>https://doi.org/10.1073/pnas.0800375105</w:t>
        </w:r>
      </w:hyperlink>
      <w:r w:rsidRPr="005D0843">
        <w:t xml:space="preserve"> </w:t>
      </w:r>
    </w:p>
    <w:p w14:paraId="439B5CD3" w14:textId="54950812" w:rsidR="005D0843" w:rsidRPr="005D0843" w:rsidRDefault="005D0843" w:rsidP="005D0843">
      <w:pPr>
        <w:pStyle w:val="EndNoteBibliography"/>
        <w:spacing w:after="0"/>
        <w:ind w:left="720" w:hanging="720"/>
      </w:pPr>
      <w:r w:rsidRPr="005D0843">
        <w:lastRenderedPageBreak/>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5D0843">
        <w:rPr>
          <w:i/>
        </w:rPr>
        <w:t>Science, 375</w:t>
      </w:r>
      <w:r w:rsidRPr="005D0843">
        <w:t xml:space="preserve">(6582), eabg1780.  </w:t>
      </w:r>
      <w:hyperlink r:id="rId86" w:history="1">
        <w:r w:rsidRPr="005D0843">
          <w:rPr>
            <w:rStyle w:val="Hyperlink"/>
          </w:rPr>
          <w:t>https://doi.org/10.1126/science.abg1780</w:t>
        </w:r>
      </w:hyperlink>
      <w:r w:rsidRPr="005D0843">
        <w:t xml:space="preserve"> </w:t>
      </w:r>
    </w:p>
    <w:p w14:paraId="7FDDD92D" w14:textId="5E01ACE3" w:rsidR="005D0843" w:rsidRPr="005D0843" w:rsidRDefault="005D0843" w:rsidP="005D0843">
      <w:pPr>
        <w:pStyle w:val="EndNoteBibliography"/>
        <w:spacing w:after="0"/>
        <w:ind w:left="720" w:hanging="720"/>
      </w:pPr>
      <w:r w:rsidRPr="005D0843">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5D0843">
        <w:rPr>
          <w:i/>
        </w:rPr>
        <w:t>Biological Reviews of the Cambridge Philosophical Society, 94</w:t>
      </w:r>
      <w:r w:rsidRPr="005D0843">
        <w:t xml:space="preserve">(3), 981-998.  </w:t>
      </w:r>
      <w:hyperlink r:id="rId87" w:history="1">
        <w:r w:rsidRPr="005D0843">
          <w:rPr>
            <w:rStyle w:val="Hyperlink"/>
          </w:rPr>
          <w:t>https://doi.org/10.1111/brv.12486</w:t>
        </w:r>
      </w:hyperlink>
      <w:r w:rsidRPr="005D0843">
        <w:t xml:space="preserve"> </w:t>
      </w:r>
    </w:p>
    <w:p w14:paraId="1945DD45" w14:textId="6399A3B0" w:rsidR="005D0843" w:rsidRPr="005D0843" w:rsidRDefault="005D0843" w:rsidP="005D0843">
      <w:pPr>
        <w:pStyle w:val="EndNoteBibliography"/>
        <w:spacing w:after="0"/>
        <w:ind w:left="720" w:hanging="720"/>
      </w:pPr>
      <w:r w:rsidRPr="005D0843">
        <w:t xml:space="preserve">Nimmo, D. G., Carthey, A. J. R., Jolly, C. J., &amp; Blumstein, D. T. (2021). Welcome to the Pyrocene: Animal survival in the age of megafire. </w:t>
      </w:r>
      <w:r w:rsidRPr="005D0843">
        <w:rPr>
          <w:i/>
        </w:rPr>
        <w:t>Global Change Biology, 27</w:t>
      </w:r>
      <w:r w:rsidRPr="005D0843">
        <w:t xml:space="preserve">(22), 5684-5693.  </w:t>
      </w:r>
      <w:hyperlink r:id="rId88" w:history="1">
        <w:r w:rsidRPr="005D0843">
          <w:rPr>
            <w:rStyle w:val="Hyperlink"/>
          </w:rPr>
          <w:t>https://doi.org/10.1111/gcb.15834</w:t>
        </w:r>
      </w:hyperlink>
      <w:r w:rsidRPr="005D0843">
        <w:t xml:space="preserve"> </w:t>
      </w:r>
    </w:p>
    <w:p w14:paraId="2DAC4569" w14:textId="330500D9" w:rsidR="005D0843" w:rsidRPr="005D0843" w:rsidRDefault="005D0843" w:rsidP="005D0843">
      <w:pPr>
        <w:pStyle w:val="EndNoteBibliography"/>
        <w:spacing w:after="0"/>
        <w:ind w:left="720" w:hanging="720"/>
      </w:pPr>
      <w:r w:rsidRPr="005D0843">
        <w:t xml:space="preserve">Nowack, J., Cooper, C. E., &amp; Geiser, F. (2016). Cool echidnas survive the fire. </w:t>
      </w:r>
      <w:r w:rsidRPr="005D0843">
        <w:rPr>
          <w:i/>
        </w:rPr>
        <w:t>Proceedings of The Royal Society B-Biological Sciences, 283</w:t>
      </w:r>
      <w:r w:rsidRPr="005D0843">
        <w:t xml:space="preserve">(1828).  </w:t>
      </w:r>
      <w:hyperlink r:id="rId89" w:history="1">
        <w:r w:rsidRPr="005D0843">
          <w:rPr>
            <w:rStyle w:val="Hyperlink"/>
          </w:rPr>
          <w:t>https://doi.org/10.1098/rspb.2016.0382</w:t>
        </w:r>
      </w:hyperlink>
      <w:r w:rsidRPr="005D0843">
        <w:t xml:space="preserve"> </w:t>
      </w:r>
    </w:p>
    <w:p w14:paraId="19EDEA52" w14:textId="77777777" w:rsidR="005D0843" w:rsidRPr="005D0843" w:rsidRDefault="005D0843" w:rsidP="005D0843">
      <w:pPr>
        <w:pStyle w:val="EndNoteBibliography"/>
        <w:spacing w:after="0"/>
        <w:ind w:left="720" w:hanging="720"/>
      </w:pPr>
      <w:r w:rsidRPr="005D0843">
        <w:t xml:space="preserve">Oskyrko, O. M., Chunrong; Meiri, Shai; Du, Weiguo. (2024). </w:t>
      </w:r>
      <w:r w:rsidRPr="005D0843">
        <w:rPr>
          <w:i/>
        </w:rPr>
        <w:t>ReptTraits: A comprehensive dataset of ecological traits in reptiles</w:t>
      </w:r>
      <w:r w:rsidRPr="005D0843">
        <w:t xml:space="preserve">. </w:t>
      </w:r>
    </w:p>
    <w:p w14:paraId="7BA97431" w14:textId="34F62BB4" w:rsidR="005D0843" w:rsidRPr="005D0843" w:rsidRDefault="005D0843" w:rsidP="005D0843">
      <w:pPr>
        <w:pStyle w:val="EndNoteBibliography"/>
        <w:spacing w:after="0"/>
        <w:ind w:left="720" w:hanging="720"/>
      </w:pPr>
      <w:r w:rsidRPr="005D0843">
        <w:t xml:space="preserve">Pausas, J. G., &amp; Parr, C. L. (2018). Towards an understanding of the evolutionary role of fire in animals. </w:t>
      </w:r>
      <w:r w:rsidRPr="005D0843">
        <w:rPr>
          <w:i/>
        </w:rPr>
        <w:t>Evolutionary Ecology, 32</w:t>
      </w:r>
      <w:r w:rsidRPr="005D0843">
        <w:t xml:space="preserve">(2), 113-125.  </w:t>
      </w:r>
      <w:hyperlink r:id="rId90" w:history="1">
        <w:r w:rsidRPr="005D0843">
          <w:rPr>
            <w:rStyle w:val="Hyperlink"/>
          </w:rPr>
          <w:t>https://doi.org/10.1007/s10682-018-9927-6</w:t>
        </w:r>
      </w:hyperlink>
      <w:r w:rsidRPr="005D0843">
        <w:t xml:space="preserve"> </w:t>
      </w:r>
    </w:p>
    <w:p w14:paraId="4A5C3C16" w14:textId="7AA97481" w:rsidR="005D0843" w:rsidRPr="005D0843" w:rsidRDefault="005D0843" w:rsidP="005D0843">
      <w:pPr>
        <w:pStyle w:val="EndNoteBibliography"/>
        <w:spacing w:after="0"/>
        <w:ind w:left="720" w:hanging="720"/>
      </w:pPr>
      <w:r w:rsidRPr="005D0843">
        <w:t xml:space="preserve">Pellegrini Adam, F. A., Tyler, R., Averill, C., Terrer, C., Carla, S. A., Brockway, D. G., Caprio, A., Clatterbuck, W., Coetsee, C., Haywood, J. D., Hobbie, S. E., Hoffmann, W. A., Kush, J., Lewis, T., Keith, M. W., Overby, S. T., Patterson, W. A., III, Peay, K. G., Reich, P. B., . . . Jackson, R. B. (2021). Decadal changes in fire frequencies shift tree communities and functional traits. </w:t>
      </w:r>
      <w:r w:rsidRPr="005D0843">
        <w:rPr>
          <w:i/>
        </w:rPr>
        <w:t>Nature Ecology &amp; Evolution, 5</w:t>
      </w:r>
      <w:r w:rsidRPr="005D0843">
        <w:t xml:space="preserve">(4), 504-512.  </w:t>
      </w:r>
      <w:hyperlink r:id="rId91" w:history="1">
        <w:r w:rsidRPr="005D0843">
          <w:rPr>
            <w:rStyle w:val="Hyperlink"/>
          </w:rPr>
          <w:t>https://doi.org/10.1038/s41559-021-01401-7</w:t>
        </w:r>
      </w:hyperlink>
      <w:r w:rsidRPr="005D0843">
        <w:t xml:space="preserve"> </w:t>
      </w:r>
    </w:p>
    <w:p w14:paraId="76E12418" w14:textId="27E8525E" w:rsidR="005D0843" w:rsidRPr="005D0843" w:rsidRDefault="005D0843" w:rsidP="005D0843">
      <w:pPr>
        <w:pStyle w:val="EndNoteBibliography"/>
        <w:spacing w:after="0"/>
        <w:ind w:left="720" w:hanging="720"/>
      </w:pPr>
      <w:r w:rsidRPr="005D0843">
        <w:t xml:space="preserve">Penman, T. D., Christie, F. J., Andersen, A. N., Bradstock, R. A., Cary, G. J., Henderson, M. K., Price, O., Tran, C., Wardle, G. M., Williams, R. J., &amp; York, A. (2011). Prescribed burning: How can it work to conserve the things we value? </w:t>
      </w:r>
      <w:r w:rsidRPr="005D0843">
        <w:rPr>
          <w:i/>
        </w:rPr>
        <w:t>International Journal of Wildland Fire, 20</w:t>
      </w:r>
      <w:r w:rsidRPr="005D0843">
        <w:t xml:space="preserve">(6), 721-733.  </w:t>
      </w:r>
      <w:hyperlink r:id="rId92" w:history="1">
        <w:r w:rsidRPr="005D0843">
          <w:rPr>
            <w:rStyle w:val="Hyperlink"/>
          </w:rPr>
          <w:t>https://doi.org/10.1071/WF09131</w:t>
        </w:r>
      </w:hyperlink>
      <w:r w:rsidRPr="005D0843">
        <w:t xml:space="preserve"> </w:t>
      </w:r>
    </w:p>
    <w:p w14:paraId="052B07AB" w14:textId="0B1702FA" w:rsidR="005D0843" w:rsidRPr="005D0843" w:rsidRDefault="005D0843" w:rsidP="005D0843">
      <w:pPr>
        <w:pStyle w:val="EndNoteBibliography"/>
        <w:spacing w:after="0"/>
        <w:ind w:left="720" w:hanging="720"/>
      </w:pPr>
      <w:r w:rsidRPr="005D0843">
        <w:t xml:space="preserve">Pettett, C. E., Johnson, P. J., Moorhouse, T. P., Hambly, C., Speakman, J. R., &amp; Macdonald, D. W. (2017). Daily energy expenditure in the face of predation: Hedgehog energetics in rural landscapes. </w:t>
      </w:r>
      <w:r w:rsidRPr="005D0843">
        <w:rPr>
          <w:i/>
        </w:rPr>
        <w:t>Journal of Experimental Biology, 220</w:t>
      </w:r>
      <w:r w:rsidRPr="005D0843">
        <w:t xml:space="preserve">(3), 460-468.  </w:t>
      </w:r>
      <w:hyperlink r:id="rId93" w:history="1">
        <w:r w:rsidRPr="005D0843">
          <w:rPr>
            <w:rStyle w:val="Hyperlink"/>
          </w:rPr>
          <w:t>https://doi.org/10.1242/jeb.150359</w:t>
        </w:r>
      </w:hyperlink>
      <w:r w:rsidRPr="005D0843">
        <w:t xml:space="preserve"> </w:t>
      </w:r>
    </w:p>
    <w:p w14:paraId="59253317" w14:textId="4252E03B" w:rsidR="005D0843" w:rsidRPr="005D0843" w:rsidRDefault="005D0843" w:rsidP="005D0843">
      <w:pPr>
        <w:pStyle w:val="EndNoteBibliography"/>
        <w:spacing w:after="0"/>
        <w:ind w:left="720" w:hanging="720"/>
      </w:pPr>
      <w:r w:rsidRPr="005D0843">
        <w:t xml:space="preserve">Pocknee, C. A., Legge, S. M., McDonald, J., &amp; Fisher, D. O. (2023). Modeling mammal response to fire based on species’ traits. </w:t>
      </w:r>
      <w:r w:rsidRPr="005D0843">
        <w:rPr>
          <w:i/>
        </w:rPr>
        <w:t>Conservation Biology, 37</w:t>
      </w:r>
      <w:r w:rsidRPr="005D0843">
        <w:t xml:space="preserve">(4), e14062.  </w:t>
      </w:r>
      <w:hyperlink r:id="rId94" w:history="1">
        <w:r w:rsidRPr="005D0843">
          <w:rPr>
            <w:rStyle w:val="Hyperlink"/>
          </w:rPr>
          <w:t>https://doi.org/10.1111/cobi.14062</w:t>
        </w:r>
      </w:hyperlink>
      <w:r w:rsidRPr="005D0843">
        <w:t xml:space="preserve"> </w:t>
      </w:r>
    </w:p>
    <w:p w14:paraId="5F267FAF" w14:textId="7DB6FAFC" w:rsidR="005D0843" w:rsidRPr="005D0843" w:rsidRDefault="005D0843" w:rsidP="005D0843">
      <w:pPr>
        <w:pStyle w:val="EndNoteBibliography"/>
        <w:spacing w:after="0"/>
        <w:ind w:left="720" w:hanging="720"/>
      </w:pPr>
      <w:r w:rsidRPr="005D0843">
        <w:t xml:space="preserve">Posit team. (2025). </w:t>
      </w:r>
      <w:r w:rsidRPr="005D0843">
        <w:rPr>
          <w:i/>
        </w:rPr>
        <w:t xml:space="preserve">RStudio: Integrated Development Environment for R. </w:t>
      </w:r>
      <w:r w:rsidRPr="005D0843">
        <w:t xml:space="preserve">In (Version 2025.5.0.496) Posit Software, PBC. </w:t>
      </w:r>
      <w:hyperlink r:id="rId95" w:history="1">
        <w:r w:rsidRPr="005D0843">
          <w:rPr>
            <w:rStyle w:val="Hyperlink"/>
          </w:rPr>
          <w:t>http://www.posit.co/</w:t>
        </w:r>
      </w:hyperlink>
    </w:p>
    <w:p w14:paraId="3F57E7DE" w14:textId="3560D45F" w:rsidR="005D0843" w:rsidRPr="005D0843" w:rsidRDefault="005D0843" w:rsidP="005D0843">
      <w:pPr>
        <w:pStyle w:val="EndNoteBibliography"/>
        <w:spacing w:after="0"/>
        <w:ind w:left="720" w:hanging="720"/>
      </w:pPr>
      <w:r w:rsidRPr="005D0843">
        <w:t xml:space="preserve">R Core Team. (2024). </w:t>
      </w:r>
      <w:r w:rsidRPr="005D0843">
        <w:rPr>
          <w:i/>
        </w:rPr>
        <w:t xml:space="preserve">R: A Language and Environment for Statistical Computing. </w:t>
      </w:r>
      <w:r w:rsidRPr="005D0843">
        <w:t xml:space="preserve">In R Foundation for Statistical Computing. </w:t>
      </w:r>
      <w:hyperlink r:id="rId96" w:history="1">
        <w:r w:rsidRPr="005D0843">
          <w:rPr>
            <w:rStyle w:val="Hyperlink"/>
          </w:rPr>
          <w:t>https://www.R-project.org/</w:t>
        </w:r>
      </w:hyperlink>
    </w:p>
    <w:p w14:paraId="520F1E06" w14:textId="69BA0B67" w:rsidR="005D0843" w:rsidRPr="005D0843" w:rsidRDefault="005D0843" w:rsidP="005D0843">
      <w:pPr>
        <w:pStyle w:val="EndNoteBibliography"/>
        <w:spacing w:after="0"/>
        <w:ind w:left="720" w:hanging="720"/>
      </w:pPr>
      <w:r w:rsidRPr="005D0843">
        <w:t xml:space="preserve">Rossi, R. C., &amp; Leiner, N. O. (2022). Weather, fire, and density drive population dynamics of small mammals in the Brazilian Cerrado. </w:t>
      </w:r>
      <w:r w:rsidRPr="005D0843">
        <w:rPr>
          <w:i/>
        </w:rPr>
        <w:t>Journal of Mammalogy, 103</w:t>
      </w:r>
      <w:r w:rsidRPr="005D0843">
        <w:t xml:space="preserve">(5), 1127-1140.  </w:t>
      </w:r>
      <w:hyperlink r:id="rId97" w:history="1">
        <w:r w:rsidRPr="005D0843">
          <w:rPr>
            <w:rStyle w:val="Hyperlink"/>
          </w:rPr>
          <w:t>https://doi.org/10.1093/jmammal/gyac053</w:t>
        </w:r>
      </w:hyperlink>
      <w:r w:rsidRPr="005D0843">
        <w:t xml:space="preserve"> </w:t>
      </w:r>
    </w:p>
    <w:p w14:paraId="1F02FBD7" w14:textId="535A0B5D" w:rsidR="005D0843" w:rsidRPr="005D0843" w:rsidRDefault="005D0843" w:rsidP="005D0843">
      <w:pPr>
        <w:pStyle w:val="EndNoteBibliography"/>
        <w:spacing w:after="0"/>
        <w:ind w:left="720" w:hanging="720"/>
      </w:pPr>
      <w:r w:rsidRPr="005D0843">
        <w:t xml:space="preserve">Ryan, K. C., Knapp, E. E., &amp; Varner, J. M. (2013). Prescribed fire in North American forests and woodlands: History, current practice, and challenges. </w:t>
      </w:r>
      <w:r w:rsidRPr="005D0843">
        <w:rPr>
          <w:i/>
        </w:rPr>
        <w:t>Frontiers in Ecology and the Environment, 11</w:t>
      </w:r>
      <w:r w:rsidRPr="005D0843">
        <w:t xml:space="preserve">(s1), e15-e24.  </w:t>
      </w:r>
      <w:hyperlink r:id="rId98" w:history="1">
        <w:r w:rsidRPr="005D0843">
          <w:rPr>
            <w:rStyle w:val="Hyperlink"/>
          </w:rPr>
          <w:t>https://doi.org/10.1890/120329</w:t>
        </w:r>
      </w:hyperlink>
      <w:r w:rsidRPr="005D0843">
        <w:t xml:space="preserve"> </w:t>
      </w:r>
    </w:p>
    <w:p w14:paraId="64F2E5DD" w14:textId="09C0F9AA" w:rsidR="005D0843" w:rsidRPr="005D0843" w:rsidRDefault="005D0843" w:rsidP="005D0843">
      <w:pPr>
        <w:pStyle w:val="EndNoteBibliography"/>
        <w:spacing w:after="0"/>
        <w:ind w:left="720" w:hanging="720"/>
      </w:pPr>
      <w:r w:rsidRPr="005D0843">
        <w:t xml:space="preserve">Shaw, R. E., James, A. I., Tuft, K., Legge, S., Cary, G. J., Peakall, R., &amp; Banks, S. C. (2021). Unburnt habitat patches are critical for survival and in situ population recovery in a small mammal after fire. </w:t>
      </w:r>
      <w:r w:rsidRPr="005D0843">
        <w:rPr>
          <w:i/>
        </w:rPr>
        <w:t>Journal of Applied Ecology, 58</w:t>
      </w:r>
      <w:r w:rsidRPr="005D0843">
        <w:t xml:space="preserve">(6), 1325-1335.  </w:t>
      </w:r>
      <w:hyperlink r:id="rId99" w:history="1">
        <w:r w:rsidRPr="005D0843">
          <w:rPr>
            <w:rStyle w:val="Hyperlink"/>
          </w:rPr>
          <w:t>https://doi.org/10.1111/1365-2664.13846</w:t>
        </w:r>
      </w:hyperlink>
      <w:r w:rsidRPr="005D0843">
        <w:t xml:space="preserve"> </w:t>
      </w:r>
    </w:p>
    <w:p w14:paraId="4038ACD4" w14:textId="70C76325" w:rsidR="005D0843" w:rsidRPr="005D0843" w:rsidRDefault="005D0843" w:rsidP="005D0843">
      <w:pPr>
        <w:pStyle w:val="EndNoteBibliography"/>
        <w:spacing w:after="0"/>
        <w:ind w:left="720" w:hanging="720"/>
      </w:pPr>
      <w:r w:rsidRPr="005D0843">
        <w:t xml:space="preserve">Stawski, C., Körtner, G., Nowack, J., &amp; Geiser, F. (2015). The importance of mammalian torpor for survival in a post-fire landscape. </w:t>
      </w:r>
      <w:r w:rsidRPr="005D0843">
        <w:rPr>
          <w:i/>
        </w:rPr>
        <w:t>Biology Letters, 11</w:t>
      </w:r>
      <w:r w:rsidRPr="005D0843">
        <w:t xml:space="preserve">(6).  </w:t>
      </w:r>
      <w:hyperlink r:id="rId100" w:history="1">
        <w:r w:rsidRPr="005D0843">
          <w:rPr>
            <w:rStyle w:val="Hyperlink"/>
          </w:rPr>
          <w:t>https://doi.org/10.1098/rsbl.2015.0134</w:t>
        </w:r>
      </w:hyperlink>
      <w:r w:rsidRPr="005D0843">
        <w:t xml:space="preserve"> </w:t>
      </w:r>
    </w:p>
    <w:p w14:paraId="2B066914" w14:textId="33092D8F" w:rsidR="005D0843" w:rsidRPr="005D0843" w:rsidRDefault="005D0843" w:rsidP="005D0843">
      <w:pPr>
        <w:pStyle w:val="EndNoteBibliography"/>
        <w:spacing w:after="0"/>
        <w:ind w:left="720" w:hanging="720"/>
      </w:pPr>
      <w:r w:rsidRPr="005D0843">
        <w:lastRenderedPageBreak/>
        <w:t xml:space="preserve">Stevens, B. S., Conway, C. J., Roberts, S. B., &amp; Englestead, D. K. (2025). Fitness consequences of catastrophic wildfire are mitigated by behavioral responses of an iconic bird. </w:t>
      </w:r>
      <w:r w:rsidRPr="005D0843">
        <w:rPr>
          <w:i/>
        </w:rPr>
        <w:t>Fire Ecology, 21</w:t>
      </w:r>
      <w:r w:rsidRPr="005D0843">
        <w:t xml:space="preserve">(1), 54.  </w:t>
      </w:r>
      <w:hyperlink r:id="rId101" w:history="1">
        <w:r w:rsidRPr="005D0843">
          <w:rPr>
            <w:rStyle w:val="Hyperlink"/>
          </w:rPr>
          <w:t>https://doi.org/10.1186/s42408-025-00391-2</w:t>
        </w:r>
      </w:hyperlink>
      <w:r w:rsidRPr="005D0843">
        <w:t xml:space="preserve"> </w:t>
      </w:r>
    </w:p>
    <w:p w14:paraId="583DA3FD" w14:textId="1107507C" w:rsidR="005D0843" w:rsidRPr="005D0843" w:rsidRDefault="005D0843" w:rsidP="005D0843">
      <w:pPr>
        <w:pStyle w:val="EndNoteBibliography"/>
        <w:spacing w:after="0"/>
        <w:ind w:left="720" w:hanging="720"/>
      </w:pPr>
      <w:r w:rsidRPr="005D0843">
        <w:t xml:space="preserve">Straus, S., Forbes, C., Little, C. J., Germain, R. M., Main, D. A., O'Connor, M. I., Thompson, P. L., Ford, A. T., Gravel, D., &amp; Guzman, L. M. (2024). Macroecological constraints on species' ‘movement profiles’: Body mass does not explain it all. </w:t>
      </w:r>
      <w:r w:rsidRPr="005D0843">
        <w:rPr>
          <w:i/>
        </w:rPr>
        <w:t>Global Ecology and Biogeography, 33</w:t>
      </w:r>
      <w:r w:rsidRPr="005D0843">
        <w:t xml:space="preserve">(2), 227-243.  </w:t>
      </w:r>
      <w:hyperlink r:id="rId102" w:history="1">
        <w:r w:rsidRPr="005D0843">
          <w:rPr>
            <w:rStyle w:val="Hyperlink"/>
          </w:rPr>
          <w:t>https://doi.org/10.1111/geb.13786</w:t>
        </w:r>
      </w:hyperlink>
      <w:r w:rsidRPr="005D0843">
        <w:t xml:space="preserve"> </w:t>
      </w:r>
    </w:p>
    <w:p w14:paraId="6D1A3FFB" w14:textId="38F7351B" w:rsidR="005D0843" w:rsidRPr="005D0843" w:rsidRDefault="005D0843" w:rsidP="005D0843">
      <w:pPr>
        <w:pStyle w:val="EndNoteBibliography"/>
        <w:spacing w:after="0"/>
        <w:ind w:left="720" w:hanging="720"/>
      </w:pPr>
      <w:r w:rsidRPr="005D0843">
        <w:t xml:space="preserve">Tamburello, N., Isabelle M. Côté, &amp; Dulvy, N. K. (2015). Energy and the scaling of animal space use. </w:t>
      </w:r>
      <w:r w:rsidRPr="005D0843">
        <w:rPr>
          <w:i/>
        </w:rPr>
        <w:t>The American Naturalist, 186</w:t>
      </w:r>
      <w:r w:rsidRPr="005D0843">
        <w:t xml:space="preserve">(2), 196-211.  </w:t>
      </w:r>
      <w:hyperlink r:id="rId103" w:history="1">
        <w:r w:rsidRPr="005D0843">
          <w:rPr>
            <w:rStyle w:val="Hyperlink"/>
          </w:rPr>
          <w:t>https://doi.org/10.1086/682070</w:t>
        </w:r>
      </w:hyperlink>
      <w:r w:rsidRPr="005D0843">
        <w:t xml:space="preserve"> </w:t>
      </w:r>
    </w:p>
    <w:p w14:paraId="02C700B6" w14:textId="165F1F17" w:rsidR="005D0843" w:rsidRPr="005D0843" w:rsidRDefault="005D0843" w:rsidP="005D0843">
      <w:pPr>
        <w:pStyle w:val="EndNoteBibliography"/>
        <w:spacing w:after="0"/>
        <w:ind w:left="720" w:hanging="720"/>
      </w:pPr>
      <w:r w:rsidRPr="005D0843">
        <w:t xml:space="preserve">Templeton, A. R., Neuwald, J. L., Brazeal, H., &amp; Robertson, R. J. (2007). Restoring demographic processes in translocated populations: The case of collared lizards in the Missouri Ozarks using prescribed forest fires. </w:t>
      </w:r>
      <w:r w:rsidRPr="005D0843">
        <w:rPr>
          <w:i/>
        </w:rPr>
        <w:t>Israel Journal of Ecology &amp; Evolution, 53</w:t>
      </w:r>
      <w:r w:rsidRPr="005D0843">
        <w:t xml:space="preserve">(2), 179-196.  </w:t>
      </w:r>
      <w:hyperlink r:id="rId104" w:history="1">
        <w:r w:rsidRPr="005D0843">
          <w:rPr>
            <w:rStyle w:val="Hyperlink"/>
          </w:rPr>
          <w:t>https://doi.org/10.1560/IJEE.53.2.179</w:t>
        </w:r>
      </w:hyperlink>
      <w:r w:rsidRPr="005D0843">
        <w:t xml:space="preserve"> </w:t>
      </w:r>
    </w:p>
    <w:p w14:paraId="1F0C9B3C" w14:textId="77D1FE0C" w:rsidR="005D0843" w:rsidRPr="005D0843" w:rsidRDefault="005D0843" w:rsidP="005D0843">
      <w:pPr>
        <w:pStyle w:val="EndNoteBibliography"/>
        <w:spacing w:after="0"/>
        <w:ind w:left="720" w:hanging="720"/>
      </w:pPr>
      <w:r w:rsidRPr="005D0843">
        <w:t xml:space="preserve">Templeton, A. R., Brazeal, H., &amp; Neuwald, J. L. (2011). The transition from isolated patches to a metapopulation in the eastern collared lizard in response to prescribed fires. </w:t>
      </w:r>
      <w:r w:rsidRPr="005D0843">
        <w:rPr>
          <w:i/>
        </w:rPr>
        <w:t>Ecology, 92</w:t>
      </w:r>
      <w:r w:rsidRPr="005D0843">
        <w:t xml:space="preserve">(9), 1736-1747.  </w:t>
      </w:r>
      <w:hyperlink r:id="rId105" w:history="1">
        <w:r w:rsidRPr="005D0843">
          <w:rPr>
            <w:rStyle w:val="Hyperlink"/>
          </w:rPr>
          <w:t>https://doi.org/10.1890/10-1994.1</w:t>
        </w:r>
      </w:hyperlink>
      <w:r w:rsidRPr="005D0843">
        <w:t xml:space="preserve"> </w:t>
      </w:r>
    </w:p>
    <w:p w14:paraId="4AAA24FF" w14:textId="290BED32" w:rsidR="005D0843" w:rsidRPr="005D0843" w:rsidRDefault="005D0843" w:rsidP="005D0843">
      <w:pPr>
        <w:pStyle w:val="EndNoteBibliography"/>
        <w:spacing w:after="0"/>
        <w:ind w:left="720" w:hanging="720"/>
      </w:pPr>
      <w:r w:rsidRPr="005D0843">
        <w:t xml:space="preserve">Thompson, W. L. (1993). </w:t>
      </w:r>
      <w:r w:rsidRPr="005D0843">
        <w:rPr>
          <w:i/>
        </w:rPr>
        <w:t>Ecology of Merriam's turkeys in relation to burned and logged areas in southeastern Montana</w:t>
      </w:r>
      <w:r w:rsidRPr="005D0843">
        <w:t xml:space="preserve"> [Ph.D., Montana State University]. United States of America. </w:t>
      </w:r>
      <w:hyperlink r:id="rId106" w:history="1">
        <w:r w:rsidRPr="005D0843">
          <w:rPr>
            <w:rStyle w:val="Hyperlink"/>
          </w:rPr>
          <w:t>https://www.proquest.com/dissertations-theses/ecology-merriams-turkeys-relation-burned-logged/docview/304050414/se-2?accountid=10344</w:t>
        </w:r>
      </w:hyperlink>
    </w:p>
    <w:p w14:paraId="0183D1C0" w14:textId="77F0AA7C" w:rsidR="005D0843" w:rsidRPr="005D0843" w:rsidRDefault="005D0843" w:rsidP="005D0843">
      <w:pPr>
        <w:pStyle w:val="EndNoteBibliography"/>
        <w:spacing w:after="0"/>
        <w:ind w:left="720" w:hanging="720"/>
      </w:pPr>
      <w:r w:rsidRPr="005D0843">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5D0843">
        <w:rPr>
          <w:i/>
        </w:rPr>
        <w:t>Ecology Letters, 25</w:t>
      </w:r>
      <w:r w:rsidRPr="005D0843">
        <w:t xml:space="preserve">(3), 581-597.  </w:t>
      </w:r>
      <w:hyperlink r:id="rId107" w:history="1">
        <w:r w:rsidRPr="005D0843">
          <w:rPr>
            <w:rStyle w:val="Hyperlink"/>
          </w:rPr>
          <w:t>https://doi.org/https://doi.org/10.1111/ele.13898</w:t>
        </w:r>
      </w:hyperlink>
      <w:r w:rsidRPr="005D0843">
        <w:t xml:space="preserve"> </w:t>
      </w:r>
    </w:p>
    <w:p w14:paraId="72939144" w14:textId="7AF27C97" w:rsidR="005D0843" w:rsidRPr="005D0843" w:rsidRDefault="005D0843" w:rsidP="005D0843">
      <w:pPr>
        <w:pStyle w:val="EndNoteBibliography"/>
        <w:spacing w:after="0"/>
        <w:ind w:left="720" w:hanging="720"/>
      </w:pPr>
      <w:r w:rsidRPr="005D0843">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5D0843">
        <w:rPr>
          <w:i/>
        </w:rPr>
        <w:t>Science, 359</w:t>
      </w:r>
      <w:r w:rsidRPr="005D0843">
        <w:t xml:space="preserve">(6374), 466-469.  </w:t>
      </w:r>
      <w:hyperlink r:id="rId108" w:history="1">
        <w:r w:rsidRPr="005D0843">
          <w:rPr>
            <w:rStyle w:val="Hyperlink"/>
          </w:rPr>
          <w:t>https://doi.org/10.1126/science.aam9712</w:t>
        </w:r>
      </w:hyperlink>
      <w:r w:rsidRPr="005D0843">
        <w:t xml:space="preserve"> </w:t>
      </w:r>
    </w:p>
    <w:p w14:paraId="794FCE57" w14:textId="39C613EB" w:rsidR="005D0843" w:rsidRPr="005D0843" w:rsidRDefault="005D0843" w:rsidP="005D0843">
      <w:pPr>
        <w:pStyle w:val="EndNoteBibliography"/>
        <w:spacing w:after="0"/>
        <w:ind w:left="720" w:hanging="720"/>
      </w:pPr>
      <w:r w:rsidRPr="005D0843">
        <w:t xml:space="preserve">van Wagtendonk, J. W., &amp; Lutz, J. A. (2007). Fire regime attributes of wildland fires in Yosemite National Park, USA. </w:t>
      </w:r>
      <w:r w:rsidRPr="005D0843">
        <w:rPr>
          <w:i/>
        </w:rPr>
        <w:t>Fire Ecology, 3</w:t>
      </w:r>
      <w:r w:rsidRPr="005D0843">
        <w:t xml:space="preserve">(2), 34-52.  </w:t>
      </w:r>
      <w:hyperlink r:id="rId109" w:history="1">
        <w:r w:rsidRPr="005D0843">
          <w:rPr>
            <w:rStyle w:val="Hyperlink"/>
          </w:rPr>
          <w:t>https://doi.org/10.4996/fireecology.0302034</w:t>
        </w:r>
      </w:hyperlink>
      <w:r w:rsidRPr="005D0843">
        <w:t xml:space="preserve"> </w:t>
      </w:r>
    </w:p>
    <w:p w14:paraId="4E4B73EF" w14:textId="26D81A93" w:rsidR="005D0843" w:rsidRPr="005D0843" w:rsidRDefault="005D0843" w:rsidP="005D0843">
      <w:pPr>
        <w:pStyle w:val="EndNoteBibliography"/>
        <w:spacing w:after="0"/>
        <w:ind w:left="720" w:hanging="720"/>
      </w:pPr>
      <w:r w:rsidRPr="005D0843">
        <w:t xml:space="preserve">Venter, J. A., Nabe-Nielsen, J., Prins, H. H. T., &amp; Slotow, R. (2014). Forage patch use by grazing herbivores in a South African grazing ecosystem. </w:t>
      </w:r>
      <w:r w:rsidRPr="005D0843">
        <w:rPr>
          <w:i/>
        </w:rPr>
        <w:t>Acta Theriologica, 59</w:t>
      </w:r>
      <w:r w:rsidRPr="005D0843">
        <w:t xml:space="preserve">(3), 457-466.  </w:t>
      </w:r>
      <w:hyperlink r:id="rId110" w:history="1">
        <w:r w:rsidRPr="005D0843">
          <w:rPr>
            <w:rStyle w:val="Hyperlink"/>
          </w:rPr>
          <w:t>https://doi.org/10.1007/s13364-014-0184-y</w:t>
        </w:r>
      </w:hyperlink>
      <w:r w:rsidRPr="005D0843">
        <w:t xml:space="preserve"> </w:t>
      </w:r>
    </w:p>
    <w:p w14:paraId="7A0D4653" w14:textId="5AE02AE4" w:rsidR="005D0843" w:rsidRPr="005D0843" w:rsidRDefault="005D0843" w:rsidP="005D0843">
      <w:pPr>
        <w:pStyle w:val="EndNoteBibliography"/>
        <w:spacing w:after="0"/>
        <w:ind w:left="720" w:hanging="720"/>
      </w:pPr>
      <w:r w:rsidRPr="005D0843">
        <w:t xml:space="preserve">Viechtbauer, W., &amp; Cheung, M. W. L. (2010). Outlier and influence diagnostics for meta-analysis. </w:t>
      </w:r>
      <w:r w:rsidRPr="005D0843">
        <w:rPr>
          <w:i/>
        </w:rPr>
        <w:t>Research Synthesis Methods, 1</w:t>
      </w:r>
      <w:r w:rsidRPr="005D0843">
        <w:t xml:space="preserve">(2), 112-125.  </w:t>
      </w:r>
      <w:hyperlink r:id="rId111" w:history="1">
        <w:r w:rsidRPr="005D0843">
          <w:rPr>
            <w:rStyle w:val="Hyperlink"/>
          </w:rPr>
          <w:t>https://doi.org/10.1002/jrsm.11</w:t>
        </w:r>
      </w:hyperlink>
      <w:r w:rsidRPr="005D0843">
        <w:t xml:space="preserve"> </w:t>
      </w:r>
    </w:p>
    <w:p w14:paraId="57A040D9" w14:textId="773747C1" w:rsidR="005D0843" w:rsidRPr="005D0843" w:rsidRDefault="005D0843" w:rsidP="005D0843">
      <w:pPr>
        <w:pStyle w:val="EndNoteBibliography"/>
        <w:spacing w:after="0"/>
        <w:ind w:left="720" w:hanging="720"/>
      </w:pPr>
      <w:r w:rsidRPr="005D0843">
        <w:t xml:space="preserve">Viechtbauer, W. (2010). Conducting Meta-Analyses in R with the metafor Package. </w:t>
      </w:r>
      <w:r w:rsidRPr="005D0843">
        <w:rPr>
          <w:i/>
        </w:rPr>
        <w:t>Journal of Statistical Software, 36</w:t>
      </w:r>
      <w:r w:rsidRPr="005D0843">
        <w:t xml:space="preserve">(3), 1 - 48.  </w:t>
      </w:r>
      <w:hyperlink r:id="rId112" w:history="1">
        <w:r w:rsidRPr="005D0843">
          <w:rPr>
            <w:rStyle w:val="Hyperlink"/>
          </w:rPr>
          <w:t>https://doi.org/10.18637/jss.v036.i03</w:t>
        </w:r>
      </w:hyperlink>
      <w:r w:rsidRPr="005D0843">
        <w:t xml:space="preserve"> </w:t>
      </w:r>
    </w:p>
    <w:p w14:paraId="15541F61" w14:textId="6E47C326" w:rsidR="005D0843" w:rsidRPr="005D0843" w:rsidRDefault="005D0843" w:rsidP="005D0843">
      <w:pPr>
        <w:pStyle w:val="EndNoteBibliography"/>
        <w:spacing w:after="0"/>
        <w:ind w:left="720" w:hanging="720"/>
      </w:pPr>
      <w:r w:rsidRPr="005D0843">
        <w:t xml:space="preserve">Volkmann, L. A., Hutchen, J., &amp; Hodges, K. E. (2020). Trends in carnivore and ungulate fire ecology research in North American conifer forests. </w:t>
      </w:r>
      <w:r w:rsidRPr="005D0843">
        <w:rPr>
          <w:i/>
        </w:rPr>
        <w:t>Forest Ecology and Management, 458</w:t>
      </w:r>
      <w:r w:rsidRPr="005D0843">
        <w:t xml:space="preserve">, 117691.  </w:t>
      </w:r>
      <w:hyperlink r:id="rId113" w:history="1">
        <w:r w:rsidRPr="005D0843">
          <w:rPr>
            <w:rStyle w:val="Hyperlink"/>
          </w:rPr>
          <w:t>https://doi.org/10.1016/j.foreco.2019.117691</w:t>
        </w:r>
      </w:hyperlink>
      <w:r w:rsidRPr="005D0843">
        <w:t xml:space="preserve"> </w:t>
      </w:r>
    </w:p>
    <w:p w14:paraId="2E835E0C" w14:textId="782EA431" w:rsidR="005D0843" w:rsidRPr="005D0843" w:rsidRDefault="005D0843" w:rsidP="005D0843">
      <w:pPr>
        <w:pStyle w:val="EndNoteBibliography"/>
        <w:spacing w:after="0"/>
        <w:ind w:left="720" w:hanging="720"/>
      </w:pPr>
      <w:r w:rsidRPr="005D0843">
        <w:t xml:space="preserve">Wooster, E. I. F., Gaynor, K. M., Carthey, A. J. R., Wallach, A. D., Stanton, L. A., Ramp, D., &amp; Lundgren, E. J. (2024). Animal cognition and culture mediate predator–prey interactions. </w:t>
      </w:r>
      <w:r w:rsidRPr="005D0843">
        <w:rPr>
          <w:i/>
        </w:rPr>
        <w:t>Trends in Ecology &amp; Evolution, 39</w:t>
      </w:r>
      <w:r w:rsidRPr="005D0843">
        <w:t xml:space="preserve">(1), 52-64.  </w:t>
      </w:r>
      <w:hyperlink r:id="rId114" w:history="1">
        <w:r w:rsidRPr="005D0843">
          <w:rPr>
            <w:rStyle w:val="Hyperlink"/>
          </w:rPr>
          <w:t>https://doi.org/10.1016/j.tree.2023.09.012</w:t>
        </w:r>
      </w:hyperlink>
      <w:r w:rsidRPr="005D0843">
        <w:t xml:space="preserve"> </w:t>
      </w:r>
    </w:p>
    <w:p w14:paraId="6429A2AE" w14:textId="43ED60EF" w:rsidR="005D0843" w:rsidRPr="005D0843" w:rsidRDefault="005D0843" w:rsidP="005D0843">
      <w:pPr>
        <w:pStyle w:val="EndNoteBibliography"/>
        <w:ind w:left="720" w:hanging="720"/>
      </w:pPr>
      <w:r w:rsidRPr="005D0843">
        <w:t>Yarnell, R. W., Metcalfe, D. J., Dunstone, N., Burnside, N., &amp; Scott, D. M. (2008). The impact of fire on habitat use by the short-snouted elephant shrew (</w:t>
      </w:r>
      <w:r w:rsidRPr="005D0843">
        <w:rPr>
          <w:i/>
        </w:rPr>
        <w:t>Elephantulus brachyrhynchu</w:t>
      </w:r>
      <w:r w:rsidRPr="005D0843">
        <w:t xml:space="preserve">s) in North West Province, South Africa. </w:t>
      </w:r>
      <w:r w:rsidRPr="005D0843">
        <w:rPr>
          <w:i/>
        </w:rPr>
        <w:t>African Zoology, 43</w:t>
      </w:r>
      <w:r w:rsidRPr="005D0843">
        <w:t xml:space="preserve">(1), 45-52.  </w:t>
      </w:r>
      <w:hyperlink r:id="rId115" w:history="1">
        <w:r w:rsidRPr="005D0843">
          <w:rPr>
            <w:rStyle w:val="Hyperlink"/>
          </w:rPr>
          <w:t>https://doi.org/10.1080/15627020.2008.11407405</w:t>
        </w:r>
      </w:hyperlink>
      <w:r w:rsidRPr="005D0843">
        <w:t xml:space="preserve"> </w:t>
      </w:r>
    </w:p>
    <w:p w14:paraId="0DE41113" w14:textId="3F81731B" w:rsidR="00EF45BC" w:rsidRDefault="00777CA1" w:rsidP="00294A0A">
      <w:r>
        <w:fldChar w:fldCharType="end"/>
      </w:r>
    </w:p>
    <w:sectPr w:rsidR="00EF45BC" w:rsidSect="00206427">
      <w:headerReference w:type="even" r:id="rId116"/>
      <w:headerReference w:type="first" r:id="rId117"/>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1"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2"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3" w:author="Tim Doherty" w:date="2025-10-27T08:57:00Z" w:initials="TD">
    <w:p w14:paraId="0D5C7281" w14:textId="77777777" w:rsidR="00376988" w:rsidRDefault="00376988" w:rsidP="00376988">
      <w:pPr>
        <w:pStyle w:val="CommentText"/>
      </w:pPr>
      <w:r>
        <w:rPr>
          <w:rStyle w:val="CommentReference"/>
        </w:rPr>
        <w:annotationRef/>
      </w:r>
      <w:r>
        <w:t>I don’t think I’ve done enough yet to warrant that position, but I am keen to spend plenty of time helping to further develop the manuscript through to and beyond submission</w:t>
      </w:r>
    </w:p>
  </w:comment>
  <w:comment w:id="4" w:author="Nimmo, Dale" w:date="2025-11-14T09:05:00Z" w:initials="DN">
    <w:p w14:paraId="0BB42FE1" w14:textId="77777777" w:rsidR="00763ACC" w:rsidRDefault="00763ACC" w:rsidP="00763ACC">
      <w:pPr>
        <w:pStyle w:val="CommentText"/>
      </w:pPr>
      <w:r>
        <w:rPr>
          <w:rStyle w:val="CommentReference"/>
        </w:rPr>
        <w:annotationRef/>
      </w:r>
      <w:r>
        <w:t>I think you have</w:t>
      </w:r>
    </w:p>
  </w:comment>
  <w:comment w:id="5" w:author="McAuley, Chloe" w:date="2025-10-30T09:54:00Z" w:initials="CM">
    <w:p w14:paraId="2389AAD5" w14:textId="7ECFF9F9"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6" w:author="Tim Doherty" w:date="2025-10-27T07:10:00Z" w:initials="TD">
    <w:p w14:paraId="0A87984B" w14:textId="7947450A" w:rsidR="00F455B4" w:rsidRDefault="00F455B4" w:rsidP="00F455B4">
      <w:pPr>
        <w:pStyle w:val="CommentText"/>
      </w:pPr>
      <w:r>
        <w:rPr>
          <w:rStyle w:val="CommentReference"/>
        </w:rPr>
        <w:annotationRef/>
      </w:r>
      <w:r>
        <w:t>Suggest generalising to ‘ecological changes’ or similar since the concept of succession doesn’t capture all fire driven dynamics</w:t>
      </w:r>
    </w:p>
  </w:comment>
  <w:comment w:id="7" w:author="Tim Doherty" w:date="2025-10-27T08:59:00Z" w:initials="TD">
    <w:p w14:paraId="00297F28" w14:textId="77777777" w:rsidR="001A735E" w:rsidRDefault="00FB7820" w:rsidP="001A735E">
      <w:pPr>
        <w:pStyle w:val="CommentText"/>
      </w:pPr>
      <w:r>
        <w:rPr>
          <w:rStyle w:val="CommentReference"/>
        </w:rPr>
        <w:annotationRef/>
      </w:r>
      <w:hyperlink r:id="rId1" w:history="1">
        <w:r w:rsidR="001A735E" w:rsidRPr="00F56E4C">
          <w:rPr>
            <w:rStyle w:val="Hyperlink"/>
          </w:rPr>
          <w:t>https://www.nature.com/articles/s41559-021-01401-7</w:t>
        </w:r>
      </w:hyperlink>
    </w:p>
    <w:p w14:paraId="52FFC07A" w14:textId="77777777" w:rsidR="001A735E" w:rsidRDefault="001A735E" w:rsidP="001A735E">
      <w:pPr>
        <w:pStyle w:val="CommentText"/>
      </w:pPr>
    </w:p>
    <w:p w14:paraId="5D18390B" w14:textId="77777777" w:rsidR="001A735E" w:rsidRDefault="001A735E" w:rsidP="001A735E">
      <w:pPr>
        <w:pStyle w:val="CommentText"/>
      </w:pPr>
      <w:hyperlink r:id="rId2" w:history="1">
        <w:r w:rsidRPr="00F56E4C">
          <w:rPr>
            <w:rStyle w:val="Hyperlink"/>
          </w:rPr>
          <w:t>https://doi.org/10.1111/gcb.15742</w:t>
        </w:r>
      </w:hyperlink>
      <w:r>
        <w:t xml:space="preserve"> </w:t>
      </w:r>
    </w:p>
  </w:comment>
  <w:comment w:id="8" w:author="Tim Doherty" w:date="2025-10-27T09:13:00Z" w:initials="TD">
    <w:p w14:paraId="639C8CDD" w14:textId="77777777" w:rsidR="0046757E" w:rsidRDefault="005A37E7" w:rsidP="0046757E">
      <w:pPr>
        <w:pStyle w:val="CommentText"/>
      </w:pPr>
      <w:r>
        <w:rPr>
          <w:rStyle w:val="CommentReference"/>
        </w:rPr>
        <w:annotationRef/>
      </w:r>
      <w:r w:rsidR="0046757E">
        <w:t>Suggest delete He et al reference from this list.</w:t>
      </w:r>
    </w:p>
    <w:p w14:paraId="07D4D76D" w14:textId="77777777" w:rsidR="0046757E" w:rsidRDefault="0046757E" w:rsidP="0046757E">
      <w:pPr>
        <w:pStyle w:val="CommentText"/>
      </w:pPr>
    </w:p>
    <w:p w14:paraId="0B591B9C" w14:textId="77777777" w:rsidR="0046757E" w:rsidRDefault="0046757E" w:rsidP="0046757E">
      <w:pPr>
        <w:pStyle w:val="CommentText"/>
      </w:pPr>
      <w:hyperlink r:id="rId3" w:history="1">
        <w:r w:rsidRPr="004F5620">
          <w:rPr>
            <w:rStyle w:val="Hyperlink"/>
          </w:rPr>
          <w:t>https://doi.org/10.1016/j.biocon.2014.04.006</w:t>
        </w:r>
      </w:hyperlink>
      <w:r>
        <w:t xml:space="preserve"> </w:t>
      </w:r>
    </w:p>
    <w:p w14:paraId="7484ED2F" w14:textId="77777777" w:rsidR="0046757E" w:rsidRDefault="0046757E" w:rsidP="0046757E">
      <w:pPr>
        <w:pStyle w:val="CommentText"/>
      </w:pPr>
    </w:p>
    <w:p w14:paraId="13B9D1FF" w14:textId="77777777" w:rsidR="0046757E" w:rsidRDefault="0046757E" w:rsidP="0046757E">
      <w:pPr>
        <w:pStyle w:val="CommentText"/>
      </w:pPr>
      <w:hyperlink r:id="rId4" w:history="1">
        <w:r w:rsidRPr="004F5620">
          <w:rPr>
            <w:rStyle w:val="Hyperlink"/>
          </w:rPr>
          <w:t>https://doi.org/10.1093/jmammal/gyac053</w:t>
        </w:r>
      </w:hyperlink>
      <w:r>
        <w:t xml:space="preserve"> </w:t>
      </w:r>
    </w:p>
  </w:comment>
  <w:comment w:id="9" w:author="Tim Doherty" w:date="2025-10-27T09:07:00Z" w:initials="TD">
    <w:p w14:paraId="31EE4D73" w14:textId="77777777" w:rsidR="005B155E" w:rsidRDefault="00F54E09" w:rsidP="005B155E">
      <w:pPr>
        <w:pStyle w:val="CommentText"/>
      </w:pPr>
      <w:r>
        <w:rPr>
          <w:rStyle w:val="CommentReference"/>
        </w:rPr>
        <w:annotationRef/>
      </w:r>
      <w:hyperlink r:id="rId5" w:history="1">
        <w:r w:rsidR="005B155E" w:rsidRPr="00D545D1">
          <w:rPr>
            <w:rStyle w:val="Hyperlink"/>
          </w:rPr>
          <w:t>https://doi.org/10.1007/s10980-024-01970-5</w:t>
        </w:r>
      </w:hyperlink>
    </w:p>
    <w:p w14:paraId="1E1DFF8F" w14:textId="77777777" w:rsidR="005B155E" w:rsidRDefault="005B155E" w:rsidP="005B155E">
      <w:pPr>
        <w:pStyle w:val="CommentText"/>
      </w:pPr>
    </w:p>
    <w:p w14:paraId="54E512D2" w14:textId="77777777" w:rsidR="005B155E" w:rsidRDefault="005B155E" w:rsidP="005B155E">
      <w:pPr>
        <w:pStyle w:val="CommentText"/>
      </w:pPr>
      <w:hyperlink r:id="rId6" w:history="1">
        <w:r w:rsidRPr="00D545D1">
          <w:rPr>
            <w:rStyle w:val="Hyperlink"/>
          </w:rPr>
          <w:t>https://link.springer.com/article/10.1186/s42408-025-00391-2</w:t>
        </w:r>
      </w:hyperlink>
    </w:p>
  </w:comment>
  <w:comment w:id="10" w:author="Nimmo, Dale" w:date="2025-10-23T09:33:00Z" w:initials="DN">
    <w:p w14:paraId="75F74B71" w14:textId="14D188E8"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11"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12"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13"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14"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7" w:history="1">
        <w:r w:rsidRPr="00D82EF3">
          <w:rPr>
            <w:rStyle w:val="Hyperlink"/>
          </w:rPr>
          <w:t>https://besjournals.onlinelibrary.wiley.com/doi/10.1111/j.1365-2435.2007.01326.x</w:t>
        </w:r>
      </w:hyperlink>
      <w:r>
        <w:t xml:space="preserve"> </w:t>
      </w:r>
    </w:p>
  </w:comment>
  <w:comment w:id="15"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16"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17"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18"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19" w:author="Wooster, Eamonn" w:date="2025-10-13T13:50:00Z" w:initials="WE">
    <w:p w14:paraId="60307440" w14:textId="03612E94" w:rsidR="00AB7361" w:rsidRDefault="00AB7361" w:rsidP="00AB7361">
      <w:r>
        <w:rPr>
          <w:rStyle w:val="CommentReference"/>
        </w:rPr>
        <w:annotationRef/>
      </w:r>
      <w:r>
        <w:rPr>
          <w:sz w:val="20"/>
          <w:szCs w:val="20"/>
        </w:rPr>
        <w:t xml:space="preserve">Nice paragraph! </w:t>
      </w:r>
    </w:p>
  </w:comment>
  <w:comment w:id="20" w:author="Wooster, Eamonn" w:date="2025-10-13T13:48:00Z" w:initials="WE">
    <w:p w14:paraId="26ABD1E5" w14:textId="39C8A665"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21"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22" w:author="Tim Doherty" w:date="2025-10-28T06:28:00Z" w:initials="TD">
    <w:p w14:paraId="788DA057" w14:textId="77777777" w:rsidR="00A54667" w:rsidRDefault="00A54667" w:rsidP="00A54667">
      <w:pPr>
        <w:pStyle w:val="CommentText"/>
      </w:pPr>
      <w:r>
        <w:rPr>
          <w:rStyle w:val="CommentReference"/>
        </w:rPr>
        <w:annotationRef/>
      </w:r>
      <w:r>
        <w:t>I feel that this paragraph would benefit from some tangible examples of how individual species have responded to fire. After the next sentence you might add a sentence something like “For instance, white-tailed deer in the USA increased their daily movement distances by 42% on average in burnt compared to unburnt areas after fire”.</w:t>
      </w:r>
    </w:p>
    <w:p w14:paraId="281FE261" w14:textId="77777777" w:rsidR="00A54667" w:rsidRDefault="00A54667" w:rsidP="00A54667">
      <w:pPr>
        <w:pStyle w:val="CommentText"/>
      </w:pPr>
      <w:r>
        <w:t>Two or three sentences like this will help bring the concepts to life and help the reader better understand what the model results might mean.</w:t>
      </w:r>
    </w:p>
  </w:comment>
  <w:comment w:id="23" w:author="Tim Doherty" w:date="2025-11-17T08:32:00Z" w:initials="TD">
    <w:p w14:paraId="015D6EE4" w14:textId="77777777" w:rsidR="00CF1F94" w:rsidRDefault="00CF1F94" w:rsidP="00CF1F94">
      <w:pPr>
        <w:pStyle w:val="CommentText"/>
      </w:pPr>
      <w:r>
        <w:rPr>
          <w:rStyle w:val="CommentReference"/>
        </w:rPr>
        <w:annotationRef/>
      </w:r>
      <w:r>
        <w:t>These examples are great</w:t>
      </w:r>
    </w:p>
  </w:comment>
  <w:comment w:id="24" w:author="Nimmo, Dale" w:date="2025-10-22T16:10:00Z" w:initials="DN">
    <w:p w14:paraId="51A55388" w14:textId="2E0F1F8E"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25" w:author="Tim Doherty" w:date="2025-11-17T08:33:00Z" w:initials="TD">
    <w:p w14:paraId="7F901283" w14:textId="77777777" w:rsidR="00EE0FA3" w:rsidRDefault="00EE0FA3" w:rsidP="00EE0FA3">
      <w:pPr>
        <w:pStyle w:val="CommentText"/>
      </w:pPr>
      <w:r>
        <w:rPr>
          <w:rStyle w:val="CommentReference"/>
        </w:rPr>
        <w:annotationRef/>
      </w:r>
      <w:r>
        <w:t>If there is space I would offset this Aus example with an international example after the previous sentence about animals moving further</w:t>
      </w:r>
    </w:p>
  </w:comment>
  <w:comment w:id="26" w:author="Nimmo, Dale" w:date="2025-10-22T16:12:00Z" w:initials="DN">
    <w:p w14:paraId="256AE7CE" w14:textId="2A906594" w:rsidR="0017246B" w:rsidRDefault="0017246B" w:rsidP="0017246B">
      <w:pPr>
        <w:pStyle w:val="CommentText"/>
      </w:pPr>
      <w:r>
        <w:rPr>
          <w:rStyle w:val="CommentReference"/>
        </w:rPr>
        <w:annotationRef/>
      </w:r>
      <w:r>
        <w:t>Nice work</w:t>
      </w:r>
    </w:p>
  </w:comment>
  <w:comment w:id="27"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8" w:history="1">
        <w:r w:rsidRPr="00F10DAC">
          <w:rPr>
            <w:rStyle w:val="Hyperlink"/>
          </w:rPr>
          <w:t>https://www.nature.com/articles/s41559-024-02452-2</w:t>
        </w:r>
      </w:hyperlink>
      <w:r>
        <w:t xml:space="preserve">  </w:t>
      </w:r>
      <w:hyperlink r:id="rId9" w:history="1">
        <w:r w:rsidRPr="00F10DAC">
          <w:rPr>
            <w:rStyle w:val="Hyperlink"/>
          </w:rPr>
          <w:t>https://agupubs.onlinelibrary.wiley.com/doi/full/10.1029/2020RG000726</w:t>
        </w:r>
      </w:hyperlink>
      <w:r>
        <w:t xml:space="preserve"> </w:t>
      </w:r>
      <w:hyperlink r:id="rId10" w:history="1">
        <w:r w:rsidRPr="00F10DAC">
          <w:rPr>
            <w:rStyle w:val="Hyperlink"/>
          </w:rPr>
          <w:t>https://www.nature.com/articles/s43017-020-0085-3</w:t>
        </w:r>
      </w:hyperlink>
    </w:p>
  </w:comment>
  <w:comment w:id="28"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29"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30"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11"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31"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32" w:author="Chloe McAuley" w:date="2025-11-21T09:00:00Z" w:initials="CM">
    <w:p w14:paraId="2CDDA224" w14:textId="77777777" w:rsidR="0031725D" w:rsidRDefault="0031725D" w:rsidP="0031725D">
      <w:pPr>
        <w:pStyle w:val="CommentText"/>
      </w:pPr>
      <w:r>
        <w:rPr>
          <w:rStyle w:val="CommentReference"/>
        </w:rPr>
        <w:annotationRef/>
      </w:r>
      <w:r>
        <w:t>Updated this to focus on just the meta analysis numbers, rather than mixing the review and ma numbers</w:t>
      </w:r>
    </w:p>
  </w:comment>
  <w:comment w:id="41" w:author="Nimmo, Dale" w:date="2025-10-23T10:10:00Z" w:initials="DN">
    <w:p w14:paraId="28448023" w14:textId="689ADB4A" w:rsidR="00DB1521" w:rsidRDefault="00DB1521" w:rsidP="00DB1521">
      <w:pPr>
        <w:pStyle w:val="CommentText"/>
      </w:pPr>
      <w:r>
        <w:rPr>
          <w:rStyle w:val="CommentReference"/>
        </w:rPr>
        <w:annotationRef/>
      </w:r>
      <w:r>
        <w:t>Trying to include tortuosity in here</w:t>
      </w:r>
    </w:p>
  </w:comment>
  <w:comment w:id="42"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43"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44"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45"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46"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47"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48"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49" w:author="Tim Doherty" w:date="2025-10-28T06:36:00Z" w:initials="TD">
    <w:p w14:paraId="2ACC1C6B" w14:textId="77777777" w:rsidR="00162EF1" w:rsidRDefault="00162EF1" w:rsidP="00162EF1">
      <w:pPr>
        <w:pStyle w:val="CommentText"/>
      </w:pPr>
      <w:r>
        <w:rPr>
          <w:rStyle w:val="CommentReference"/>
        </w:rPr>
        <w:annotationRef/>
      </w:r>
      <w:r>
        <w:t xml:space="preserve">I agree that sufficient information needs to be provided in the main text for readers to understand what each variable means. As per next comment, the main ambiguous variable for me is maximum burn age. </w:t>
      </w:r>
    </w:p>
  </w:comment>
  <w:comment w:id="50" w:author="Tim Doherty" w:date="2025-10-27T07:29:00Z" w:initials="TD">
    <w:p w14:paraId="1B67DC04" w14:textId="2A978F1D" w:rsidR="00F536C9" w:rsidRDefault="008D21DC" w:rsidP="00F536C9">
      <w:pPr>
        <w:pStyle w:val="CommentText"/>
      </w:pPr>
      <w:r>
        <w:rPr>
          <w:rStyle w:val="CommentReference"/>
        </w:rPr>
        <w:annotationRef/>
      </w:r>
      <w:r w:rsidR="00F536C9">
        <w:t>This should be defined in this paragraph.</w:t>
      </w:r>
    </w:p>
    <w:p w14:paraId="7A703ED8" w14:textId="77777777" w:rsidR="00F536C9" w:rsidRDefault="00F536C9" w:rsidP="00F536C9">
      <w:pPr>
        <w:pStyle w:val="CommentText"/>
      </w:pPr>
    </w:p>
    <w:p w14:paraId="3F27E9EB" w14:textId="77777777" w:rsidR="00F536C9" w:rsidRDefault="00F536C9" w:rsidP="00F536C9">
      <w:pPr>
        <w:pStyle w:val="CommentText"/>
      </w:pPr>
      <w:r>
        <w:t>Why did you choose maximum instead of minimum burn age? Stronger effects may be expected the closer you sample to the occurrence of a fire (</w:t>
      </w:r>
      <w:hyperlink r:id="rId12" w:history="1">
        <w:r w:rsidRPr="00597624">
          <w:rPr>
            <w:rStyle w:val="Hyperlink"/>
          </w:rPr>
          <w:t>https://link.springer.com/article/10.1186/s42408-023-00183-6</w:t>
        </w:r>
      </w:hyperlink>
      <w:r>
        <w:t>).</w:t>
      </w:r>
    </w:p>
    <w:p w14:paraId="7945A32D" w14:textId="77777777" w:rsidR="00F536C9" w:rsidRDefault="00F536C9" w:rsidP="00F536C9">
      <w:pPr>
        <w:pStyle w:val="CommentText"/>
      </w:pPr>
    </w:p>
    <w:p w14:paraId="07E6A879" w14:textId="77777777" w:rsidR="00F536C9" w:rsidRDefault="00F536C9" w:rsidP="00F536C9">
      <w:pPr>
        <w:pStyle w:val="CommentText"/>
      </w:pPr>
      <w:r>
        <w:t>I would be interested to understand the distribution of maximum and minimum (if recorded) burn ages across studies</w:t>
      </w:r>
    </w:p>
  </w:comment>
  <w:comment w:id="51" w:author="McAuley, Chloe" w:date="2025-10-30T17:07:00Z" w:initials="CM">
    <w:p w14:paraId="7B66810F" w14:textId="77777777" w:rsidR="008D1C59" w:rsidRDefault="008D1C59" w:rsidP="008D1C59">
      <w:pPr>
        <w:pStyle w:val="CommentText"/>
      </w:pPr>
      <w:r>
        <w:rPr>
          <w:rStyle w:val="CommentReference"/>
        </w:rPr>
        <w:annotationRef/>
      </w:r>
      <w:r>
        <w:t>Used max over min as the tracking duration for several studies spanned months/years, and figured that max would be a better representation of the post fire conditions experienced by those animals. I was also worried that if I went with min,  when animals were tracked for several months/years, any short term effects would be dampened out over time, and any potential relationship hidden.</w:t>
      </w:r>
      <w:r>
        <w:br/>
      </w:r>
    </w:p>
    <w:p w14:paraId="38EF804F" w14:textId="77777777" w:rsidR="008D1C59" w:rsidRDefault="008D1C59" w:rsidP="008D1C59">
      <w:pPr>
        <w:pStyle w:val="CommentText"/>
      </w:pPr>
      <w:r>
        <w:t xml:space="preserve">I didn’t record minimum burn ages, unfortunately! </w:t>
      </w:r>
    </w:p>
  </w:comment>
  <w:comment w:id="52" w:author="Tim Doherty" w:date="2025-10-27T07:45:00Z" w:initials="TD">
    <w:p w14:paraId="28F5147A" w14:textId="77777777" w:rsidR="00A206BE" w:rsidRDefault="00A206BE" w:rsidP="00A206BE">
      <w:pPr>
        <w:pStyle w:val="CommentText"/>
      </w:pPr>
      <w:r>
        <w:rPr>
          <w:rStyle w:val="CommentReference"/>
        </w:rPr>
        <w:annotationRef/>
      </w:r>
      <w:r>
        <w:t>Clarify if this is mean adult body mass, or something else</w:t>
      </w:r>
    </w:p>
  </w:comment>
  <w:comment w:id="53" w:author="Chloe McAuley" w:date="2025-10-24T13:27:00Z" w:initials="CM">
    <w:p w14:paraId="232650AC" w14:textId="6FE40A09"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54" w:author="Wooster, Eamonn" w:date="2025-08-14T09:27:00Z" w:initials="WE">
    <w:p w14:paraId="33C7A77C" w14:textId="5C479797" w:rsidR="003C0BF5" w:rsidRDefault="003C0BF5" w:rsidP="00294A0A">
      <w:r>
        <w:rPr>
          <w:rStyle w:val="CommentReference"/>
        </w:rPr>
        <w:annotationRef/>
      </w:r>
      <w:r>
        <w:t xml:space="preserve">Nice paragraph : ) </w:t>
      </w:r>
    </w:p>
  </w:comment>
  <w:comment w:id="55" w:author="Tim Doherty" w:date="2025-10-27T07:52:00Z" w:initials="TD">
    <w:p w14:paraId="71FACCED" w14:textId="77777777" w:rsidR="008F190C" w:rsidRDefault="008F190C" w:rsidP="008F190C">
      <w:pPr>
        <w:pStyle w:val="CommentText"/>
      </w:pPr>
      <w:r>
        <w:rPr>
          <w:rStyle w:val="CommentReference"/>
        </w:rPr>
        <w:annotationRef/>
      </w:r>
      <w:r>
        <w:t>Sample size is correlated with sampling variance, but a study with a large sample size could still have large variance. Suggest changing this to ‘effects with smaller sampling variances…’.</w:t>
      </w:r>
    </w:p>
    <w:p w14:paraId="3D948DDE" w14:textId="77777777" w:rsidR="008F190C" w:rsidRDefault="008F190C" w:rsidP="008F190C">
      <w:pPr>
        <w:pStyle w:val="CommentText"/>
      </w:pPr>
    </w:p>
    <w:p w14:paraId="56A032EA" w14:textId="77777777" w:rsidR="008F190C" w:rsidRDefault="008F190C" w:rsidP="008F190C">
      <w:pPr>
        <w:pStyle w:val="CommentText"/>
      </w:pPr>
      <w:r>
        <w:t>This is also important because some people directly weight their effect sizes using sample sizes, but that’s not what you have done</w:t>
      </w:r>
    </w:p>
  </w:comment>
  <w:comment w:id="56" w:author="Tim Doherty" w:date="2025-10-27T07:57:00Z" w:initials="TD">
    <w:p w14:paraId="3F6C8D57" w14:textId="77777777" w:rsidR="00B633E9" w:rsidRDefault="00EB57E3" w:rsidP="00B633E9">
      <w:pPr>
        <w:pStyle w:val="CommentText"/>
      </w:pPr>
      <w:r>
        <w:rPr>
          <w:rStyle w:val="CommentReference"/>
        </w:rPr>
        <w:annotationRef/>
      </w:r>
      <w:r w:rsidR="00B633E9">
        <w:t>The reason for including an observation level random effect could be explained. Study ID is a common approach, but I don’t remember seeing many studies using observation ID, although I haven’t been reading many meta-analyses recently</w:t>
      </w:r>
    </w:p>
  </w:comment>
  <w:comment w:id="57" w:author="Tim Doherty" w:date="2025-10-27T07:58:00Z" w:initials="TD">
    <w:p w14:paraId="0B0ECE92" w14:textId="77777777" w:rsidR="00B633E9" w:rsidRDefault="00B633E9" w:rsidP="00B633E9">
      <w:pPr>
        <w:pStyle w:val="CommentText"/>
      </w:pPr>
      <w:r>
        <w:rPr>
          <w:rStyle w:val="CommentReference"/>
        </w:rPr>
        <w:annotationRef/>
      </w:r>
      <w:r>
        <w:t>Is there a reference for this?</w:t>
      </w:r>
    </w:p>
  </w:comment>
  <w:comment w:id="58" w:author="Tim Doherty" w:date="2025-10-27T07:59:00Z" w:initials="TD">
    <w:p w14:paraId="11E12A10" w14:textId="77777777" w:rsidR="00641470" w:rsidRDefault="00641470" w:rsidP="00641470">
      <w:pPr>
        <w:pStyle w:val="CommentText"/>
      </w:pPr>
      <w:r>
        <w:rPr>
          <w:rStyle w:val="CommentReference"/>
        </w:rPr>
        <w:annotationRef/>
      </w:r>
      <w:r>
        <w:t>Is what I wrote accurate?</w:t>
      </w:r>
    </w:p>
  </w:comment>
  <w:comment w:id="59" w:author="McAuley, Chloe" w:date="2025-11-03T08:40:00Z" w:initials="CM">
    <w:p w14:paraId="601734E5" w14:textId="77777777" w:rsidR="00540B63" w:rsidRDefault="00540B63" w:rsidP="00540B63">
      <w:pPr>
        <w:pStyle w:val="CommentText"/>
      </w:pPr>
      <w:r>
        <w:rPr>
          <w:rStyle w:val="CommentReference"/>
        </w:rPr>
        <w:annotationRef/>
      </w:r>
      <w:r>
        <w:t>We fitted a null model</w:t>
      </w:r>
    </w:p>
  </w:comment>
  <w:comment w:id="60" w:author="McAuley, Chloe" w:date="2025-11-03T08:43:00Z" w:initials="CM">
    <w:p w14:paraId="1158CED6" w14:textId="77777777" w:rsidR="00540B63" w:rsidRDefault="00540B63" w:rsidP="00540B63">
      <w:pPr>
        <w:pStyle w:val="CommentText"/>
      </w:pPr>
      <w:r>
        <w:rPr>
          <w:rStyle w:val="CommentReference"/>
        </w:rPr>
        <w:annotationRef/>
      </w:r>
      <w:r>
        <w:t>TBU to include substitutes for biome if we go that way</w:t>
      </w:r>
    </w:p>
  </w:comment>
  <w:comment w:id="61" w:author="Tim Doherty" w:date="2025-10-27T08:01:00Z" w:initials="TD">
    <w:p w14:paraId="5559A711" w14:textId="186D1ADF" w:rsidR="00194737" w:rsidRDefault="008530F6" w:rsidP="00194737">
      <w:pPr>
        <w:pStyle w:val="CommentText"/>
      </w:pPr>
      <w:r>
        <w:rPr>
          <w:rStyle w:val="CommentReference"/>
        </w:rPr>
        <w:annotationRef/>
      </w:r>
      <w:r w:rsidR="00194737">
        <w:t>Species should be deleted?</w:t>
      </w:r>
    </w:p>
    <w:p w14:paraId="6B6B1642" w14:textId="77777777" w:rsidR="00194737" w:rsidRDefault="00194737" w:rsidP="00194737">
      <w:pPr>
        <w:pStyle w:val="CommentText"/>
      </w:pPr>
    </w:p>
    <w:p w14:paraId="28B5FF77" w14:textId="77777777" w:rsidR="00194737" w:rsidRDefault="00194737" w:rsidP="00194737">
      <w:pPr>
        <w:pStyle w:val="CommentText"/>
      </w:pPr>
      <w:r>
        <w:t>Actually I see there is a plot of this in the supp info, but I would delete it since there is only one study for most species. That is insufficient information to make meaningful generalisations</w:t>
      </w:r>
    </w:p>
  </w:comment>
  <w:comment w:id="65" w:author="Wooster, Eamonn" w:date="2025-10-13T14:29:00Z" w:initials="WE">
    <w:p w14:paraId="7C7AE282" w14:textId="25B1D15D" w:rsidR="001729D4" w:rsidRDefault="001729D4" w:rsidP="001729D4">
      <w:r>
        <w:rPr>
          <w:rStyle w:val="CommentReference"/>
        </w:rPr>
        <w:annotationRef/>
      </w:r>
      <w:r>
        <w:rPr>
          <w:sz w:val="20"/>
          <w:szCs w:val="20"/>
        </w:rPr>
        <w:t>Any who had input on the meta-analysis so maybe include Dale and/or Tim here</w:t>
      </w:r>
    </w:p>
  </w:comment>
  <w:comment w:id="66"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67"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68"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69" w:author="Tim Doherty" w:date="2025-10-27T08:06:00Z" w:initials="TD">
    <w:p w14:paraId="6070F841" w14:textId="77777777" w:rsidR="00CE67D3" w:rsidRDefault="00105AAA" w:rsidP="00CE67D3">
      <w:pPr>
        <w:pStyle w:val="CommentText"/>
      </w:pPr>
      <w:r>
        <w:rPr>
          <w:rStyle w:val="CommentReference"/>
        </w:rPr>
        <w:annotationRef/>
      </w:r>
      <w:r w:rsidR="00CE67D3">
        <w:t>I was expecting to read here a sentence like ‘Within Oceania, xx% studies were from Australia.’ If it was 100%, I would alter the previous text to</w:t>
      </w:r>
    </w:p>
    <w:p w14:paraId="51C630FF" w14:textId="77777777" w:rsidR="00CE67D3" w:rsidRDefault="00CE67D3" w:rsidP="00CE67D3">
      <w:pPr>
        <w:pStyle w:val="CommentText"/>
      </w:pPr>
      <w:r>
        <w:t>‘All Oceania studies were from Australia, while 90.2% of North American studies were from the United States, with the remainder from Canada.’</w:t>
      </w:r>
    </w:p>
  </w:comment>
  <w:comment w:id="70" w:author="Wooster, Eamonn" w:date="2025-08-14T09:43:00Z" w:initials="WE">
    <w:p w14:paraId="3E236700" w14:textId="75AA19BF"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71"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72"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73"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74" w:author="Tim Doherty" w:date="2025-10-27T08:10:00Z" w:initials="TD">
    <w:p w14:paraId="280F175E" w14:textId="77777777" w:rsidR="00F921ED" w:rsidRDefault="00F921ED" w:rsidP="00F921ED">
      <w:pPr>
        <w:pStyle w:val="CommentText"/>
      </w:pPr>
      <w:r>
        <w:rPr>
          <w:rStyle w:val="CommentReference"/>
        </w:rPr>
        <w:annotationRef/>
      </w:r>
      <w:r>
        <w:t>You can use the acronym BACI after first mention earlier to avoid writing this out each time</w:t>
      </w:r>
    </w:p>
  </w:comment>
  <w:comment w:id="78" w:author="Tim Doherty" w:date="2025-10-27T08:13:00Z" w:initials="TD">
    <w:p w14:paraId="23ACE75E" w14:textId="77777777" w:rsidR="00766B62" w:rsidRDefault="00766B62" w:rsidP="00766B62">
      <w:pPr>
        <w:pStyle w:val="CommentText"/>
      </w:pPr>
      <w:r>
        <w:rPr>
          <w:rStyle w:val="CommentReference"/>
        </w:rPr>
        <w:annotationRef/>
      </w:r>
      <w:r>
        <w:t>This is interesting but it is unclear why you focus on these two biomes only. Also, if there are only three mediterranean studies (fig 6), I find the comparison less compelling than if the sample size was higher</w:t>
      </w:r>
      <w:r>
        <w:br/>
      </w:r>
    </w:p>
  </w:comment>
  <w:comment w:id="79" w:author="Chloe McAuley" w:date="2025-11-21T09:06:00Z" w:initials="CM">
    <w:p w14:paraId="0CDBBEA4" w14:textId="77777777" w:rsidR="00847789" w:rsidRDefault="00847789" w:rsidP="00847789">
      <w:pPr>
        <w:pStyle w:val="CommentText"/>
      </w:pPr>
      <w:r>
        <w:rPr>
          <w:rStyle w:val="CommentReference"/>
        </w:rPr>
        <w:annotationRef/>
      </w:r>
      <w:r>
        <w:t xml:space="preserve">These numbers are from the review rather than the MA (Fig S3.2), so there’s 26 cases in the med forests and 37 in temperate broadleaf.  </w:t>
      </w:r>
    </w:p>
  </w:comment>
  <w:comment w:id="86" w:author="Tim Doherty" w:date="2025-10-27T08:15:00Z" w:initials="TD">
    <w:p w14:paraId="2211E142" w14:textId="7D0AB4B5" w:rsidR="00E15984" w:rsidRDefault="000E01CD" w:rsidP="00E15984">
      <w:pPr>
        <w:pStyle w:val="CommentText"/>
      </w:pPr>
      <w:r>
        <w:rPr>
          <w:rStyle w:val="CommentReference"/>
        </w:rPr>
        <w:annotationRef/>
      </w:r>
      <w:r w:rsidR="00E15984">
        <w:t>Aligns with widespread bias across the ecology literature, perhaps in this case exacerbated by generally smaller size of reptiles and amphibians and limited options for attaching tags to them/getting good tracking datasets.</w:t>
      </w:r>
    </w:p>
    <w:p w14:paraId="22FB7712" w14:textId="77777777" w:rsidR="00E15984" w:rsidRDefault="00E15984" w:rsidP="00E15984">
      <w:pPr>
        <w:pStyle w:val="CommentText"/>
      </w:pPr>
    </w:p>
    <w:p w14:paraId="443B9BC9" w14:textId="77777777" w:rsidR="00E15984" w:rsidRDefault="00E15984" w:rsidP="00E15984">
      <w:pPr>
        <w:pStyle w:val="CommentText"/>
      </w:pPr>
      <w:r>
        <w:t xml:space="preserve">See this paper in relation to movement ecology specifically </w:t>
      </w:r>
      <w:hyperlink r:id="rId13" w:history="1">
        <w:r w:rsidRPr="00B77290">
          <w:rPr>
            <w:rStyle w:val="Hyperlink"/>
          </w:rPr>
          <w:t>https://link.springer.com/article/10.1186/s40462-022-00322-9</w:t>
        </w:r>
      </w:hyperlink>
    </w:p>
  </w:comment>
  <w:comment w:id="87" w:author="Tim Doherty" w:date="2025-10-27T08:17:00Z" w:initials="TD">
    <w:p w14:paraId="4419A5DD" w14:textId="77777777" w:rsidR="00E2493C" w:rsidRDefault="006A052F" w:rsidP="00E2493C">
      <w:pPr>
        <w:pStyle w:val="CommentText"/>
      </w:pPr>
      <w:r>
        <w:rPr>
          <w:rStyle w:val="CommentReference"/>
        </w:rPr>
        <w:annotationRef/>
      </w:r>
      <w:r w:rsidR="00E2493C">
        <w:t>Relatively large animals within their classes. This can be a discussion point. We have the best movement data for large animals. What are the consequences of this (not having good data for small species) for understanding the effects of fire?</w:t>
      </w:r>
    </w:p>
  </w:comment>
  <w:comment w:id="95" w:author="Tim Doherty" w:date="2025-10-27T08:19:00Z" w:initials="TD">
    <w:p w14:paraId="298B794F" w14:textId="77777777" w:rsidR="00E2493C" w:rsidRDefault="003108BE" w:rsidP="00E2493C">
      <w:pPr>
        <w:pStyle w:val="CommentText"/>
      </w:pPr>
      <w:r>
        <w:rPr>
          <w:rStyle w:val="CommentReference"/>
        </w:rPr>
        <w:annotationRef/>
      </w:r>
      <w:r w:rsidR="00E2493C">
        <w:t>It would be useful to add something extra here like, ‘, primarily due to sample sizes not being available or seasonal confounding’.</w:t>
      </w:r>
    </w:p>
  </w:comment>
  <w:comment w:id="107" w:author="Wooster, Eamonn" w:date="2025-10-07T11:13:00Z" w:initials="WE">
    <w:p w14:paraId="5B007BBA" w14:textId="092EA511"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108"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109"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110" w:author="Wooster, Eamonn" w:date="2025-11-11T08:47:00Z" w:initials="WE">
    <w:p w14:paraId="51A5280B" w14:textId="77777777" w:rsidR="00CA29A8" w:rsidRDefault="00CA29A8" w:rsidP="00CA29A8">
      <w:r>
        <w:rPr>
          <w:rStyle w:val="CommentReference"/>
        </w:rPr>
        <w:annotationRef/>
      </w:r>
      <w:r>
        <w:rPr>
          <w:sz w:val="20"/>
          <w:szCs w:val="20"/>
        </w:rPr>
        <w:t>strange small black line the bottom right hand corner of the figure</w:t>
      </w:r>
    </w:p>
  </w:comment>
  <w:comment w:id="111" w:author="Nimmo, Dale" w:date="2025-11-14T09:06:00Z" w:initials="DN">
    <w:p w14:paraId="0ACCE62D" w14:textId="77777777" w:rsidR="00763ACC" w:rsidRDefault="00763ACC" w:rsidP="00763ACC">
      <w:pPr>
        <w:pStyle w:val="CommentText"/>
      </w:pPr>
      <w:r>
        <w:rPr>
          <w:rStyle w:val="CommentReference"/>
        </w:rPr>
        <w:annotationRef/>
      </w:r>
      <w:r>
        <w:t xml:space="preserve">Could some silhouettes be used here? Maybe not. </w:t>
      </w:r>
    </w:p>
  </w:comment>
  <w:comment w:id="112" w:author="Tim Doherty" w:date="2025-10-27T08:24:00Z" w:initials="TD">
    <w:p w14:paraId="1586A41B" w14:textId="074B3627" w:rsidR="003F2029" w:rsidRDefault="00730D9A" w:rsidP="003F2029">
      <w:pPr>
        <w:pStyle w:val="CommentText"/>
      </w:pPr>
      <w:r>
        <w:rPr>
          <w:rStyle w:val="CommentReference"/>
        </w:rPr>
        <w:annotationRef/>
      </w:r>
      <w:r w:rsidR="003F2029">
        <w:t>Notation k used on plot.</w:t>
      </w:r>
    </w:p>
    <w:p w14:paraId="2A28B1F6" w14:textId="77777777" w:rsidR="003F2029" w:rsidRDefault="003F2029" w:rsidP="003F2029">
      <w:pPr>
        <w:pStyle w:val="CommentText"/>
      </w:pPr>
      <w:r>
        <w:t>Should I suggest altering to ‘(43 studies)’ on plot</w:t>
      </w:r>
    </w:p>
  </w:comment>
  <w:comment w:id="113" w:author="Wooster, Eamonn" w:date="2025-10-07T11:15:00Z" w:initials="WE">
    <w:p w14:paraId="4B37C96A" w14:textId="6821F84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114" w:author="McAuley, Chloe" w:date="2025-11-03T08:21:00Z" w:initials="CM">
    <w:p w14:paraId="72AFFF42" w14:textId="77777777" w:rsidR="0012359B" w:rsidRDefault="0012359B" w:rsidP="0012359B">
      <w:pPr>
        <w:pStyle w:val="CommentText"/>
      </w:pPr>
      <w:r>
        <w:rPr>
          <w:rStyle w:val="CommentReference"/>
        </w:rPr>
        <w:annotationRef/>
      </w:r>
      <w:r>
        <w:t>Need to update all figure captions</w:t>
      </w:r>
    </w:p>
  </w:comment>
  <w:comment w:id="115" w:author="Wooster, Eamonn" w:date="2025-11-11T08:47:00Z" w:initials="WE">
    <w:p w14:paraId="45A84AD9" w14:textId="77777777" w:rsidR="00CA29A8" w:rsidRDefault="00CA29A8" w:rsidP="00CA29A8">
      <w:r>
        <w:rPr>
          <w:rStyle w:val="CommentReference"/>
        </w:rPr>
        <w:annotationRef/>
      </w:r>
      <w:r>
        <w:rPr>
          <w:sz w:val="20"/>
          <w:szCs w:val="20"/>
        </w:rPr>
        <w:t xml:space="preserve">The icons looks awesome! </w:t>
      </w:r>
    </w:p>
  </w:comment>
  <w:comment w:id="116" w:author="Nimmo, Dale" w:date="2025-11-14T09:06:00Z" w:initials="DN">
    <w:p w14:paraId="0B02061D" w14:textId="77777777" w:rsidR="00763ACC" w:rsidRDefault="00763ACC" w:rsidP="00763ACC">
      <w:pPr>
        <w:pStyle w:val="CommentText"/>
      </w:pPr>
      <w:r>
        <w:rPr>
          <w:rStyle w:val="CommentReference"/>
        </w:rPr>
        <w:annotationRef/>
      </w:r>
      <w:r>
        <w:t xml:space="preserve">Agreed, they look fantastic. </w:t>
      </w:r>
    </w:p>
  </w:comment>
  <w:comment w:id="117" w:author="Wooster, Eamonn" w:date="2025-11-11T08:48:00Z" w:initials="WE">
    <w:p w14:paraId="21886E0E" w14:textId="6DB94AE8" w:rsidR="00CA29A8" w:rsidRDefault="00CA29A8" w:rsidP="00CA29A8">
      <w:r>
        <w:rPr>
          <w:rStyle w:val="CommentReference"/>
        </w:rPr>
        <w:annotationRef/>
      </w:r>
      <w:r>
        <w:rPr>
          <w:sz w:val="20"/>
          <w:szCs w:val="20"/>
        </w:rPr>
        <w:t>I think the purple is too dark here, it's hard to tell it apart from the black error bars</w:t>
      </w:r>
    </w:p>
  </w:comment>
  <w:comment w:id="118" w:author="Nimmo, Dale" w:date="2025-10-23T10:29:00Z" w:initials="DN">
    <w:p w14:paraId="07D818F4" w14:textId="28403C2C" w:rsidR="004E3AD1" w:rsidRDefault="004E3AD1" w:rsidP="004E3AD1">
      <w:pPr>
        <w:pStyle w:val="CommentText"/>
      </w:pPr>
      <w:r>
        <w:rPr>
          <w:rStyle w:val="CommentReference"/>
        </w:rPr>
        <w:annotationRef/>
      </w:r>
      <w:r>
        <w:t xml:space="preserve">Cool, so mammals are driving the overall result. That’s interesting. </w:t>
      </w:r>
    </w:p>
  </w:comment>
  <w:comment w:id="119"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122" w:author="Nimmo, Dale" w:date="2025-11-14T09:07:00Z" w:initials="DN">
    <w:p w14:paraId="2DDA2BBD" w14:textId="77777777" w:rsidR="00763ACC" w:rsidRDefault="00763ACC" w:rsidP="00763ACC">
      <w:pPr>
        <w:pStyle w:val="CommentText"/>
      </w:pPr>
      <w:r>
        <w:rPr>
          <w:rStyle w:val="CommentReference"/>
        </w:rPr>
        <w:annotationRef/>
      </w:r>
      <w:r>
        <w:t xml:space="preserve">I think the frilled lizard might not compute to people unfamiliar with it, but otherwise it also look excellent! </w:t>
      </w:r>
    </w:p>
  </w:comment>
  <w:comment w:id="123" w:author="Tim Doherty" w:date="2025-11-17T08:37:00Z" w:initials="TD">
    <w:p w14:paraId="681973D9" w14:textId="77777777" w:rsidR="00C37D94" w:rsidRDefault="00C37D94" w:rsidP="00C37D94">
      <w:pPr>
        <w:pStyle w:val="CommentText"/>
      </w:pPr>
      <w:r>
        <w:rPr>
          <w:rStyle w:val="CommentReference"/>
        </w:rPr>
        <w:annotationRef/>
      </w:r>
      <w:r>
        <w:t>Agreed. Replace with a more recognisable lizard shape</w:t>
      </w:r>
    </w:p>
  </w:comment>
  <w:comment w:id="120" w:author="Chloe McAuley" w:date="2025-11-10T18:49:00Z" w:initials="CM">
    <w:p w14:paraId="798FBC1F" w14:textId="773FAA0C" w:rsidR="00CC77C8" w:rsidRDefault="00CC77C8" w:rsidP="00CC77C8">
      <w:pPr>
        <w:pStyle w:val="CommentText"/>
      </w:pPr>
      <w:r>
        <w:rPr>
          <w:rStyle w:val="CommentReference"/>
        </w:rPr>
        <w:annotationRef/>
      </w:r>
      <w:r>
        <w:t>Need to add phylo pic refs</w:t>
      </w:r>
    </w:p>
  </w:comment>
  <w:comment w:id="121" w:author="Wooster, Eamonn" w:date="2025-11-11T08:49:00Z" w:initials="WE">
    <w:p w14:paraId="72C8EC06" w14:textId="77777777" w:rsidR="00CA29A8" w:rsidRDefault="00CA29A8" w:rsidP="00CA29A8">
      <w:r>
        <w:rPr>
          <w:rStyle w:val="CommentReference"/>
        </w:rPr>
        <w:annotationRef/>
      </w:r>
      <w:r>
        <w:rPr>
          <w:sz w:val="20"/>
          <w:szCs w:val="20"/>
        </w:rPr>
        <w:t>What ive added is enough!</w:t>
      </w:r>
    </w:p>
  </w:comment>
  <w:comment w:id="125" w:author="Wooster, Eamonn" w:date="2025-10-07T11:21:00Z" w:initials="WE">
    <w:p w14:paraId="6A3434F0" w14:textId="69E353BC"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126" w:author="McAuley, Chloe" w:date="2025-11-03T08:30:00Z" w:initials="CM">
    <w:p w14:paraId="4DC89A8A" w14:textId="77777777" w:rsidR="00197BF8" w:rsidRDefault="00197BF8" w:rsidP="00197BF8">
      <w:pPr>
        <w:pStyle w:val="CommentText"/>
      </w:pPr>
      <w:r>
        <w:rPr>
          <w:rStyle w:val="CommentReference"/>
        </w:rPr>
        <w:annotationRef/>
      </w:r>
      <w:r>
        <w:t>0.892 [-0.629-0.248]</w:t>
      </w:r>
      <w:r>
        <w:br/>
        <w:t>Not sure if we want to report this?</w:t>
      </w:r>
    </w:p>
  </w:comment>
  <w:comment w:id="128" w:author="Nimmo, Dale" w:date="2025-10-23T10:32:00Z" w:initials="DN">
    <w:p w14:paraId="76A902C3" w14:textId="3D53CEAF"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129" w:author="Wooster, Eamonn" w:date="2025-11-11T08:49:00Z" w:initials="WE">
    <w:p w14:paraId="4A56CFD4" w14:textId="77777777" w:rsidR="00CA29A8" w:rsidRDefault="00CA29A8" w:rsidP="00CA29A8">
      <w:r>
        <w:rPr>
          <w:rStyle w:val="CommentReference"/>
        </w:rPr>
        <w:annotationRef/>
      </w:r>
      <w:r>
        <w:rPr>
          <w:sz w:val="20"/>
          <w:szCs w:val="20"/>
        </w:rPr>
        <w:t>i'd reccomend using the colours from the map figure here</w:t>
      </w:r>
    </w:p>
  </w:comment>
  <w:comment w:id="130" w:author="McAuley, Chloe" w:date="2025-11-03T08:34:00Z" w:initials="CM">
    <w:p w14:paraId="7756D9F7" w14:textId="01A1440D" w:rsidR="00197BF8" w:rsidRDefault="00197BF8" w:rsidP="00197BF8">
      <w:pPr>
        <w:pStyle w:val="CommentText"/>
      </w:pPr>
      <w:r>
        <w:rPr>
          <w:rStyle w:val="CommentReference"/>
        </w:rPr>
        <w:annotationRef/>
      </w:r>
      <w:r>
        <w:t>Have left in for the moment</w:t>
      </w:r>
    </w:p>
  </w:comment>
  <w:comment w:id="131" w:author="Tim Doherty" w:date="2025-10-27T08:43:00Z" w:initials="TD">
    <w:p w14:paraId="2A034E8F" w14:textId="63CFDC61" w:rsidR="00EC5DCA" w:rsidRDefault="00EC5DCA" w:rsidP="00EC5DCA">
      <w:pPr>
        <w:pStyle w:val="CommentText"/>
      </w:pPr>
      <w:r>
        <w:rPr>
          <w:rStyle w:val="CommentReference"/>
        </w:rPr>
        <w:annotationRef/>
      </w:r>
      <w:r>
        <w:t>The desert result is interesting!</w:t>
      </w:r>
    </w:p>
  </w:comment>
  <w:comment w:id="132" w:author="Nimmo, Dale" w:date="2025-10-23T10:29:00Z" w:initials="DN">
    <w:p w14:paraId="435C8DC7" w14:textId="329BC9CC"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133" w:author="Tim Doherty" w:date="2025-10-27T08:42:00Z" w:initials="TD">
    <w:p w14:paraId="247CCBE3" w14:textId="77777777" w:rsidR="00432A4D" w:rsidRDefault="00432A4D" w:rsidP="00432A4D">
      <w:pPr>
        <w:pStyle w:val="CommentText"/>
      </w:pPr>
      <w:r>
        <w:rPr>
          <w:rStyle w:val="CommentReference"/>
        </w:rPr>
        <w:annotationRef/>
      </w:r>
      <w:r>
        <w:t xml:space="preserve">I agree that the low number of studies for most biomes restricts ability to generalise. </w:t>
      </w:r>
    </w:p>
    <w:p w14:paraId="62A67956" w14:textId="77777777" w:rsidR="00432A4D" w:rsidRDefault="00432A4D" w:rsidP="00432A4D">
      <w:pPr>
        <w:pStyle w:val="CommentText"/>
      </w:pPr>
      <w:r>
        <w:t>I would consider deleting the biome analysis altogether. An alternative would be to exclude from this model any biome with say less than three studies.</w:t>
      </w:r>
    </w:p>
    <w:p w14:paraId="2789C916" w14:textId="77777777" w:rsidR="00432A4D" w:rsidRDefault="00432A4D" w:rsidP="00432A4D">
      <w:pPr>
        <w:pStyle w:val="CommentText"/>
      </w:pPr>
    </w:p>
    <w:p w14:paraId="6BF41998" w14:textId="77777777" w:rsidR="00432A4D" w:rsidRDefault="00432A4D" w:rsidP="00432A4D">
      <w:pPr>
        <w:pStyle w:val="CommentText"/>
      </w:pPr>
      <w:r>
        <w:t>For my NEE paper, I used the following ad hoc rule for one model</w:t>
      </w:r>
    </w:p>
    <w:p w14:paraId="57C0FD79" w14:textId="77777777" w:rsidR="00432A4D" w:rsidRDefault="00432A4D" w:rsidP="00432A4D">
      <w:pPr>
        <w:pStyle w:val="CommentText"/>
      </w:pPr>
      <w:r>
        <w:rPr>
          <w:color w:val="222222"/>
          <w:highlight w:val="white"/>
        </w:rPr>
        <w:t>‘(5) Disturbance type (by taxonomic group). This analysis was restricted to combinations of taxonomic group and disturbance that had a minimum of 10 effect sizes from a minimum of 3 studies (combined).’</w:t>
      </w:r>
    </w:p>
  </w:comment>
  <w:comment w:id="134" w:author="Nimmo, Dale" w:date="2025-10-23T10:35:00Z" w:initials="DN">
    <w:p w14:paraId="47B21BF2" w14:textId="66D14C42"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135"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138" w:author="Tim Doherty" w:date="2025-11-17T08:43:00Z" w:initials="TD">
    <w:p w14:paraId="15377682" w14:textId="77777777" w:rsidR="00402174" w:rsidRDefault="00402174" w:rsidP="00402174">
      <w:pPr>
        <w:pStyle w:val="CommentText"/>
      </w:pPr>
      <w:r>
        <w:rPr>
          <w:rStyle w:val="CommentReference"/>
        </w:rPr>
        <w:annotationRef/>
      </w:r>
      <w:r>
        <w:t>I don’t understand for these two plots how you have a sample size of 14 effects from 2 studies given the numbers don’t add up from Fig 6.</w:t>
      </w:r>
    </w:p>
  </w:comment>
  <w:comment w:id="137" w:author="McAuley, Chloe" w:date="2025-11-03T08:36:00Z" w:initials="CM">
    <w:p w14:paraId="262FB2EC" w14:textId="7A8F427E" w:rsidR="00197BF8" w:rsidRDefault="00197BF8" w:rsidP="00197BF8">
      <w:pPr>
        <w:pStyle w:val="CommentText"/>
      </w:pPr>
      <w:r>
        <w:rPr>
          <w:rStyle w:val="CommentReference"/>
        </w:rPr>
        <w:annotationRef/>
      </w:r>
      <w:r>
        <w:t>Will update figs if we go with this</w:t>
      </w:r>
    </w:p>
  </w:comment>
  <w:comment w:id="136" w:author="Nimmo, Dale" w:date="2025-11-14T09:09:00Z" w:initials="DN">
    <w:p w14:paraId="09E70ECA" w14:textId="77777777" w:rsidR="00763ACC" w:rsidRDefault="00763ACC" w:rsidP="00763ACC">
      <w:pPr>
        <w:pStyle w:val="CommentText"/>
      </w:pPr>
      <w:r>
        <w:rPr>
          <w:rStyle w:val="CommentReference"/>
        </w:rPr>
        <w:annotationRef/>
      </w:r>
      <w:r>
        <w:t xml:space="preserve">Yep, need to figure out a better term than cold too. </w:t>
      </w:r>
    </w:p>
  </w:comment>
  <w:comment w:id="139" w:author="Nimmo, Dale" w:date="2025-10-23T10:30:00Z" w:initials="DN">
    <w:p w14:paraId="15E67936" w14:textId="3E886A17"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140" w:author="Tim Doherty" w:date="2025-10-27T08:43:00Z" w:initials="TD">
    <w:p w14:paraId="636ED407" w14:textId="77777777" w:rsidR="00E118B2" w:rsidRDefault="00090C87" w:rsidP="00E118B2">
      <w:pPr>
        <w:pStyle w:val="CommentText"/>
      </w:pPr>
      <w:r>
        <w:rPr>
          <w:rStyle w:val="CommentReference"/>
        </w:rPr>
        <w:annotationRef/>
      </w:r>
      <w:r w:rsidR="00E118B2">
        <w:t>This is surprising but perhaps the importance of body mass is moderated by fire related variables not accounted for here. Something for the discussion.</w:t>
      </w:r>
    </w:p>
    <w:p w14:paraId="51658CCD" w14:textId="77777777" w:rsidR="00E118B2" w:rsidRDefault="00E118B2" w:rsidP="00E118B2">
      <w:pPr>
        <w:pStyle w:val="CommentText"/>
      </w:pPr>
      <w:r>
        <w:t>It may also be the case that the available data doesn’t span a sufficient body mass gradient within taxonomic groups to allow the detection of an effect</w:t>
      </w:r>
    </w:p>
  </w:comment>
  <w:comment w:id="141" w:author="Wooster, Eamonn" w:date="2025-11-11T08:51:00Z" w:initials="WE">
    <w:p w14:paraId="689C8F2C" w14:textId="77777777" w:rsidR="00901991" w:rsidRDefault="00901991" w:rsidP="00901991">
      <w:r>
        <w:rPr>
          <w:rStyle w:val="CommentReference"/>
        </w:rPr>
        <w:annotationRef/>
      </w:r>
      <w:r>
        <w:rPr>
          <w:sz w:val="20"/>
          <w:szCs w:val="20"/>
        </w:rPr>
        <w:t>This is a great point</w:t>
      </w:r>
    </w:p>
  </w:comment>
  <w:comment w:id="142" w:author="Nimmo, Dale" w:date="2025-11-14T09:10:00Z" w:initials="DN">
    <w:p w14:paraId="5F6FB91F" w14:textId="77777777" w:rsidR="00763ACC" w:rsidRDefault="00763ACC" w:rsidP="00763ACC">
      <w:pPr>
        <w:pStyle w:val="CommentText"/>
      </w:pPr>
      <w:r>
        <w:rPr>
          <w:rStyle w:val="CommentReference"/>
        </w:rPr>
        <w:annotationRef/>
      </w:r>
      <w:r>
        <w:t xml:space="preserve">Yes, movement data is always biased towards animals we can actually get a tracker on, which excludes lots of small critters. Certainly worth briefly raising in the discussion. </w:t>
      </w:r>
    </w:p>
  </w:comment>
  <w:comment w:id="143" w:author="Tim Doherty" w:date="2025-10-27T08:51:00Z" w:initials="TD">
    <w:p w14:paraId="2B5297B3" w14:textId="473D1269" w:rsidR="00567DBE" w:rsidRDefault="0088245E" w:rsidP="00567DBE">
      <w:pPr>
        <w:pStyle w:val="CommentText"/>
      </w:pPr>
      <w:r>
        <w:rPr>
          <w:rStyle w:val="CommentReference"/>
        </w:rPr>
        <w:annotationRef/>
      </w:r>
      <w:r w:rsidR="00567DBE">
        <w:t>The challenge of doing meta-analysis on fire is that fires are so variable, even at a single location, that it is difficult to generalise without explicitly accounting for different fire event and fire history characteristics (this variation is on top of variation between how studies are conducted and variation in how animals behave). Cumulatively, this represents a lot of noise. Perhaps something for the discussion</w:t>
      </w:r>
    </w:p>
  </w:comment>
  <w:comment w:id="144" w:author="Wooster, Eamonn" w:date="2025-11-11T08:52:00Z" w:initials="WE">
    <w:p w14:paraId="2C7A8078" w14:textId="77777777" w:rsidR="00901991" w:rsidRDefault="00901991" w:rsidP="00901991">
      <w:r>
        <w:rPr>
          <w:rStyle w:val="CommentReference"/>
        </w:rPr>
        <w:annotationRef/>
      </w:r>
      <w:r>
        <w:rPr>
          <w:sz w:val="20"/>
          <w:szCs w:val="20"/>
        </w:rPr>
        <w:t>Another point i agree with</w:t>
      </w:r>
    </w:p>
  </w:comment>
  <w:comment w:id="147" w:author="Tim Doherty" w:date="2025-10-27T08:55:00Z" w:initials="TD">
    <w:p w14:paraId="789E863C" w14:textId="7205F5DE" w:rsidR="00084207" w:rsidRDefault="00084207" w:rsidP="00084207">
      <w:pPr>
        <w:pStyle w:val="CommentText"/>
      </w:pPr>
      <w:r>
        <w:rPr>
          <w:rStyle w:val="CommentReference"/>
        </w:rPr>
        <w:annotationRef/>
      </w:r>
      <w:r>
        <w:t>Is it possible that most of these early studies were on (large) mammals and/or planned burns? Perhaps something that could explain the decline from mostly positive to more diverse effect sizes</w:t>
      </w:r>
    </w:p>
  </w:comment>
  <w:comment w:id="148" w:author="Chloe McAuley" w:date="2025-11-10T18:56:00Z" w:initials="CM">
    <w:p w14:paraId="082ED0B8" w14:textId="77777777" w:rsidR="00AC3074" w:rsidRDefault="00AC3074" w:rsidP="00AC3074">
      <w:pPr>
        <w:pStyle w:val="CommentText"/>
      </w:pPr>
      <w:r>
        <w:rPr>
          <w:rStyle w:val="CommentReference"/>
        </w:rPr>
        <w:annotationRef/>
      </w:r>
      <w:r>
        <w:t>There’s es from four studies that are probably driving this, two on large herbivores, one on a turkey and one on frilled neck lizards. Bit of a mixed bag</w:t>
      </w:r>
    </w:p>
  </w:comment>
  <w:comment w:id="149" w:author="Wooster, Eamonn" w:date="2025-10-07T10:15:00Z" w:initials="WE">
    <w:p w14:paraId="1D206059" w14:textId="6A84B116"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150"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151"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152" w:author="Chloe McAuley" w:date="2025-11-09T19:46:00Z" w:initials="CM">
    <w:p w14:paraId="5CD564D7" w14:textId="77777777" w:rsidR="00A46542" w:rsidRDefault="00A46542" w:rsidP="00A46542">
      <w:pPr>
        <w:pStyle w:val="CommentText"/>
      </w:pPr>
      <w:r>
        <w:rPr>
          <w:rStyle w:val="CommentReference"/>
        </w:rPr>
        <w:annotationRef/>
      </w:r>
      <w:r>
        <w:t xml:space="preserve">Have exceeded suggested word limits, knowing that we will condense and refine. </w:t>
      </w:r>
    </w:p>
  </w:comment>
  <w:comment w:id="153" w:author="Nimmo, Dale" w:date="2025-10-23T10:34:00Z" w:initials="DN">
    <w:p w14:paraId="57A3B947" w14:textId="7B0673CD"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155" w:author="Nimmo, Dale" w:date="2025-11-14T09:14:00Z" w:initials="DN">
    <w:p w14:paraId="28A6F0BB" w14:textId="77777777" w:rsidR="00763ACC" w:rsidRDefault="00763ACC" w:rsidP="00763ACC">
      <w:pPr>
        <w:pStyle w:val="CommentText"/>
      </w:pPr>
      <w:r>
        <w:rPr>
          <w:rStyle w:val="CommentReference"/>
        </w:rPr>
        <w:annotationRef/>
      </w:r>
      <w:r>
        <w:t>2019 paper probably a more relevant citation here</w:t>
      </w:r>
    </w:p>
  </w:comment>
  <w:comment w:id="157" w:author="Chloe McAuley" w:date="2025-11-10T11:28:00Z" w:initials="CM">
    <w:p w14:paraId="76955ABF" w14:textId="3E7D517B" w:rsidR="009D6D7F" w:rsidRDefault="009D6D7F" w:rsidP="009D6D7F">
      <w:pPr>
        <w:pStyle w:val="CommentText"/>
      </w:pPr>
      <w:r>
        <w:rPr>
          <w:rStyle w:val="CommentReference"/>
        </w:rPr>
        <w:annotationRef/>
      </w:r>
      <w:r>
        <w:t>Just using headings for ease of navigation for the time being</w:t>
      </w:r>
    </w:p>
  </w:comment>
  <w:comment w:id="158" w:author="Nimmo, Dale" w:date="2025-11-14T09:31:00Z" w:initials="DN">
    <w:p w14:paraId="171E4CDF" w14:textId="77777777" w:rsidR="00EA3D59" w:rsidRDefault="00EA3D59" w:rsidP="00EA3D59">
      <w:pPr>
        <w:pStyle w:val="CommentText"/>
      </w:pPr>
      <w:r>
        <w:rPr>
          <w:rStyle w:val="CommentReference"/>
        </w:rPr>
        <w:annotationRef/>
      </w:r>
      <w:r>
        <w:t xml:space="preserve">The examples are really good, but there’s probably too many of them. Rather than listing examples, you want to use them to articulate an explanation. Remember, the big job of the discussion is to </w:t>
      </w:r>
      <w:r>
        <w:rPr>
          <w:i/>
          <w:iCs/>
        </w:rPr>
        <w:t xml:space="preserve">explain </w:t>
      </w:r>
      <w:r>
        <w:t xml:space="preserve">your results; this has to always be front of mind i.e., any writing that you do, ask yourself “is this helping me explain the results?”. </w:t>
      </w:r>
    </w:p>
    <w:p w14:paraId="0077B852" w14:textId="77777777" w:rsidR="00EA3D59" w:rsidRDefault="00EA3D59" w:rsidP="00EA3D59">
      <w:pPr>
        <w:pStyle w:val="CommentText"/>
      </w:pPr>
      <w:r>
        <w:t xml:space="preserve"> So the best way to use examples is to come up with an explanation (or two, or three) that you think is parsimonious, and then strategically draw on examples to illustrate the mechanism or bolster your argument. </w:t>
      </w:r>
    </w:p>
    <w:p w14:paraId="0BE6C2D6" w14:textId="77777777" w:rsidR="00EA3D59" w:rsidRDefault="00EA3D59" w:rsidP="00EA3D59">
      <w:pPr>
        <w:pStyle w:val="CommentText"/>
      </w:pPr>
    </w:p>
    <w:p w14:paraId="17B0031C" w14:textId="77777777" w:rsidR="00EA3D59" w:rsidRDefault="00EA3D59" w:rsidP="00EA3D59">
      <w:pPr>
        <w:pStyle w:val="CommentText"/>
      </w:pPr>
      <w:r>
        <w:t xml:space="preserve">Because our primary job is to explain, the structure of this paragraph is a bit backwards. The final sentences are actually providing the broader explanation, so this should come first, before using examples to support the generalisations being made. </w:t>
      </w:r>
    </w:p>
  </w:comment>
  <w:comment w:id="228" w:author="Nimmo, Dale" w:date="2025-11-14T09:59:00Z" w:initials="DN">
    <w:p w14:paraId="406711ED" w14:textId="77777777" w:rsidR="00745368" w:rsidRDefault="00745368" w:rsidP="00745368">
      <w:pPr>
        <w:pStyle w:val="CommentText"/>
      </w:pPr>
      <w:r>
        <w:rPr>
          <w:rStyle w:val="CommentReference"/>
        </w:rPr>
        <w:annotationRef/>
      </w:r>
      <w:r>
        <w:t>A general structure for a paragraph in a discussion is:</w:t>
      </w:r>
    </w:p>
    <w:p w14:paraId="4D2795E0" w14:textId="77777777" w:rsidR="00745368" w:rsidRDefault="00745368" w:rsidP="00745368">
      <w:pPr>
        <w:pStyle w:val="CommentText"/>
      </w:pPr>
    </w:p>
    <w:p w14:paraId="02AD97FB" w14:textId="77777777" w:rsidR="00745368" w:rsidRDefault="00745368" w:rsidP="00745368">
      <w:pPr>
        <w:pStyle w:val="CommentText"/>
        <w:numPr>
          <w:ilvl w:val="0"/>
          <w:numId w:val="6"/>
        </w:numPr>
      </w:pPr>
      <w:r>
        <w:t>A concise, high-level statement of the specific result or pattern you are interpreting.</w:t>
      </w:r>
    </w:p>
    <w:p w14:paraId="58AC3759" w14:textId="77777777" w:rsidR="00745368" w:rsidRDefault="00745368" w:rsidP="00745368">
      <w:pPr>
        <w:pStyle w:val="CommentText"/>
        <w:numPr>
          <w:ilvl w:val="0"/>
          <w:numId w:val="6"/>
        </w:numPr>
      </w:pPr>
      <w:r>
        <w:t>Explanation / mechanism (why this result occurred</w:t>
      </w:r>
    </w:p>
    <w:p w14:paraId="61D42FE4" w14:textId="77777777" w:rsidR="00745368" w:rsidRDefault="00745368" w:rsidP="00745368">
      <w:pPr>
        <w:pStyle w:val="CommentText"/>
        <w:numPr>
          <w:ilvl w:val="0"/>
          <w:numId w:val="6"/>
        </w:numPr>
      </w:pPr>
      <w:r>
        <w:t xml:space="preserve"> Link to previous literature (how your result aligns or contrasts) </w:t>
      </w:r>
    </w:p>
    <w:p w14:paraId="243E3784" w14:textId="77777777" w:rsidR="00745368" w:rsidRDefault="00745368" w:rsidP="00745368">
      <w:pPr>
        <w:pStyle w:val="CommentText"/>
        <w:numPr>
          <w:ilvl w:val="0"/>
          <w:numId w:val="6"/>
        </w:numPr>
      </w:pPr>
      <w:r>
        <w:t xml:space="preserve">Implications (why it matters) </w:t>
      </w:r>
    </w:p>
    <w:p w14:paraId="01E475D5" w14:textId="77777777" w:rsidR="00745368" w:rsidRDefault="00745368" w:rsidP="00745368">
      <w:pPr>
        <w:pStyle w:val="CommentText"/>
      </w:pPr>
    </w:p>
    <w:p w14:paraId="34892CAB" w14:textId="77777777" w:rsidR="00745368" w:rsidRDefault="00745368" w:rsidP="00745368">
      <w:pPr>
        <w:pStyle w:val="CommentText"/>
      </w:pPr>
      <w:r>
        <w:t xml:space="preserve">This is not a rinse and repeat but it’s a fallback for how to structure any paragraph as a default. Things can shift but it’s a helpful template. </w:t>
      </w:r>
    </w:p>
    <w:p w14:paraId="0D83701F" w14:textId="77777777" w:rsidR="00745368" w:rsidRDefault="00745368" w:rsidP="00745368">
      <w:pPr>
        <w:pStyle w:val="CommentText"/>
      </w:pPr>
    </w:p>
    <w:p w14:paraId="46DAEC9D" w14:textId="77777777" w:rsidR="00745368" w:rsidRDefault="00745368" w:rsidP="00745368">
      <w:pPr>
        <w:pStyle w:val="CommentText"/>
      </w:pPr>
      <w:r>
        <w:t xml:space="preserve"> Claim → Mechanism → Literature → Implications </w:t>
      </w:r>
    </w:p>
  </w:comment>
  <w:comment w:id="230" w:author="Tim Doherty" w:date="2025-11-17T08:53:00Z" w:initials="TD">
    <w:p w14:paraId="4CC92906" w14:textId="77777777" w:rsidR="00A72A9E" w:rsidRDefault="00A72A9E" w:rsidP="00A72A9E">
      <w:pPr>
        <w:pStyle w:val="CommentText"/>
      </w:pPr>
      <w:r>
        <w:rPr>
          <w:rStyle w:val="CommentReference"/>
        </w:rPr>
        <w:annotationRef/>
      </w:r>
      <w:r>
        <w:t>reptiles are also ectothermic and thus don’t have the same nutrition requirements as birds and mammals. Perhaps after fire reptiles are less motivated to range further in search of food, which would otherwise increase their exposure to predators</w:t>
      </w:r>
    </w:p>
  </w:comment>
  <w:comment w:id="232" w:author="Wooster, Eamonn" w:date="2025-11-11T14:07:00Z" w:initials="WE">
    <w:p w14:paraId="0724EDE5" w14:textId="506AB6D1" w:rsidR="00A23185" w:rsidRDefault="00A23185" w:rsidP="00A23185">
      <w:r>
        <w:rPr>
          <w:rStyle w:val="CommentReference"/>
        </w:rPr>
        <w:annotationRef/>
      </w:r>
      <w:r>
        <w:rPr>
          <w:sz w:val="20"/>
          <w:szCs w:val="20"/>
        </w:rPr>
        <w:t>i'd suggest deleting as this line of reasoning suggests we should find a body mass result</w:t>
      </w:r>
    </w:p>
  </w:comment>
  <w:comment w:id="233" w:author="Nimmo, Dale" w:date="2025-11-14T09:35:00Z" w:initials="DN">
    <w:p w14:paraId="47F3B18A" w14:textId="77777777" w:rsidR="00EA3D59" w:rsidRDefault="00EA3D59" w:rsidP="00EA3D59">
      <w:pPr>
        <w:pStyle w:val="CommentText"/>
      </w:pPr>
      <w:r>
        <w:rPr>
          <w:rStyle w:val="CommentReference"/>
        </w:rPr>
        <w:annotationRef/>
      </w:r>
      <w:r>
        <w:t xml:space="preserve">Also, birds are much more mobile than mammals (generally), so if this were it you’d expect them to respond even more strongly. </w:t>
      </w:r>
    </w:p>
    <w:p w14:paraId="6AEEE1C8" w14:textId="77777777" w:rsidR="00EA3D59" w:rsidRDefault="00EA3D59" w:rsidP="00EA3D59">
      <w:pPr>
        <w:pStyle w:val="CommentText"/>
      </w:pPr>
    </w:p>
    <w:p w14:paraId="7AFF4536" w14:textId="77777777" w:rsidR="00EA3D59" w:rsidRDefault="00EA3D59" w:rsidP="00EA3D59">
      <w:pPr>
        <w:pStyle w:val="CommentText"/>
      </w:pPr>
      <w:r>
        <w:t xml:space="preserve"> </w:t>
      </w:r>
    </w:p>
  </w:comment>
  <w:comment w:id="234" w:author="Nimmo, Dale" w:date="2025-11-14T10:37:00Z" w:initials="DN">
    <w:p w14:paraId="41A12EBE" w14:textId="77777777" w:rsidR="00103A8D" w:rsidRDefault="00103A8D" w:rsidP="00103A8D">
      <w:pPr>
        <w:pStyle w:val="CommentText"/>
      </w:pPr>
      <w:r>
        <w:rPr>
          <w:rStyle w:val="CommentReference"/>
        </w:rPr>
        <w:annotationRef/>
      </w:r>
      <w:r>
        <w:t xml:space="preserve">My advice here would be to look at other big movement meta analyses and see if they have found similar results re: taxonomy, and if so, how they have explained those results. Those big studies provide a really important point of comparison even though they are not about fire e.g., Tim’s NEE paper.   From memory, didn’t that paper also find mammals tended to increase their movement distances more strongly than other vertebrate groups? </w:t>
      </w:r>
    </w:p>
  </w:comment>
  <w:comment w:id="235" w:author="Nimmo, Dale" w:date="2025-11-14T10:49:00Z" w:initials="DN">
    <w:p w14:paraId="31042BD8" w14:textId="77777777" w:rsidR="00103A8D" w:rsidRDefault="00103A8D" w:rsidP="00103A8D">
      <w:pPr>
        <w:pStyle w:val="CommentText"/>
      </w:pPr>
      <w:r>
        <w:rPr>
          <w:rStyle w:val="CommentReference"/>
        </w:rPr>
        <w:annotationRef/>
      </w:r>
      <w:r>
        <w:t xml:space="preserve">Also potentially relevant </w:t>
      </w:r>
      <w:hyperlink r:id="rId14" w:history="1">
        <w:r w:rsidRPr="008B3032">
          <w:rPr>
            <w:rStyle w:val="Hyperlink"/>
          </w:rPr>
          <w:t>https://onlinelibrary-wiley-com.ezproxy.csu.edu.au/doi/10.1111/geb.13710?utm_source=chatgpt.com</w:t>
        </w:r>
      </w:hyperlink>
    </w:p>
  </w:comment>
  <w:comment w:id="236" w:author="Tim Doherty" w:date="2025-11-17T09:04:00Z" w:initials="TD">
    <w:p w14:paraId="389B6F6D" w14:textId="77777777" w:rsidR="00751464" w:rsidRDefault="00751464" w:rsidP="00751464">
      <w:pPr>
        <w:pStyle w:val="CommentText"/>
      </w:pPr>
      <w:r>
        <w:rPr>
          <w:rStyle w:val="CommentReference"/>
        </w:rPr>
        <w:annotationRef/>
      </w:r>
      <w:r>
        <w:t>Agree with what has been said here. I think you can spend a couple of sentences unpacking why there was not the expected body mass effect, including the suggestion that the available data does not span a sufficient body mass gradient within taxonomic groups. You might want to weave that into the later text where you talk about tracker size limiting which species have/can be studied</w:t>
      </w:r>
    </w:p>
  </w:comment>
  <w:comment w:id="237" w:author="Tim Doherty" w:date="2025-11-17T08:55:00Z" w:initials="TD">
    <w:p w14:paraId="697412F2" w14:textId="494E1C59" w:rsidR="00293551" w:rsidRDefault="00293551" w:rsidP="00293551">
      <w:pPr>
        <w:pStyle w:val="CommentText"/>
      </w:pPr>
      <w:r>
        <w:rPr>
          <w:rStyle w:val="CommentReference"/>
        </w:rPr>
        <w:annotationRef/>
      </w:r>
      <w:r>
        <w:t>My paper not a good reference here. I wonder if you could find something about species mobility and landscape fragmentation/matrix/patch dynamics</w:t>
      </w:r>
    </w:p>
  </w:comment>
  <w:comment w:id="231" w:author="Nimmo, Dale" w:date="2025-11-14T10:47:00Z" w:initials="DN">
    <w:p w14:paraId="701116AA" w14:textId="6EE0AB9E" w:rsidR="00103A8D" w:rsidRDefault="00103A8D" w:rsidP="00103A8D">
      <w:pPr>
        <w:pStyle w:val="CommentText"/>
      </w:pPr>
      <w:r>
        <w:rPr>
          <w:rStyle w:val="CommentReference"/>
        </w:rPr>
        <w:annotationRef/>
      </w:r>
      <w:r>
        <w:t xml:space="preserve">You’re getting there but the reader ultimately wants this simple answer: </w:t>
      </w:r>
      <w:r>
        <w:rPr>
          <w:i/>
          <w:iCs/>
        </w:rPr>
        <w:t xml:space="preserve">why </w:t>
      </w:r>
      <w:r>
        <w:t xml:space="preserve">did mammal movement increase more than other taxa? To get to that answer, at the moment, you’re asking the reader to fill in some gaps as you’re not offering an explicit explanation. Be explicit  and clear. </w:t>
      </w:r>
    </w:p>
  </w:comment>
  <w:comment w:id="238" w:author="Wooster, Eamonn" w:date="2025-11-11T14:14:00Z" w:initials="WE">
    <w:p w14:paraId="445BD280" w14:textId="697B325D" w:rsidR="0016645D" w:rsidRDefault="0016645D" w:rsidP="0016645D">
      <w:r>
        <w:rPr>
          <w:rStyle w:val="CommentReference"/>
        </w:rPr>
        <w:annotationRef/>
      </w:r>
      <w:r>
        <w:rPr>
          <w:sz w:val="20"/>
          <w:szCs w:val="20"/>
        </w:rPr>
        <w:t>Nice succinct paragraph</w:t>
      </w:r>
    </w:p>
  </w:comment>
  <w:comment w:id="239" w:author="Nimmo, Dale" w:date="2025-11-14T09:37:00Z" w:initials="DN">
    <w:p w14:paraId="1A2B8607" w14:textId="77777777" w:rsidR="00EA3D59" w:rsidRDefault="00EA3D59" w:rsidP="00EA3D59">
      <w:pPr>
        <w:pStyle w:val="CommentText"/>
      </w:pPr>
      <w:r>
        <w:rPr>
          <w:rStyle w:val="CommentReference"/>
        </w:rPr>
        <w:annotationRef/>
      </w:r>
      <w:r>
        <w:t xml:space="preserve">Why ? What do people believe is the reason for this bias? Is it, as you’ve said below, an effect of body size and hence ability to track? If others use that explanation, then you can cast it across the literature and apply it to your study, rather than having to present it and defend it yourself. </w:t>
      </w:r>
    </w:p>
  </w:comment>
  <w:comment w:id="241" w:author="Wooster, Eamonn" w:date="2025-11-11T14:23:00Z" w:initials="WE">
    <w:p w14:paraId="734D5669" w14:textId="0892D95A" w:rsidR="00827446" w:rsidRDefault="00827446" w:rsidP="00827446">
      <w:r>
        <w:rPr>
          <w:rStyle w:val="CommentReference"/>
        </w:rPr>
        <w:annotationRef/>
      </w:r>
      <w:r>
        <w:rPr>
          <w:sz w:val="20"/>
          <w:szCs w:val="20"/>
        </w:rPr>
        <w:t xml:space="preserve">I don;t have the fire expertise to cut this down but it's quite long and should be boiled down to the essential points </w:t>
      </w:r>
    </w:p>
  </w:comment>
  <w:comment w:id="242" w:author="Nimmo, Dale" w:date="2025-11-14T10:50:00Z" w:initials="DN">
    <w:p w14:paraId="628861EE" w14:textId="77777777" w:rsidR="00103A8D" w:rsidRDefault="00103A8D" w:rsidP="00103A8D">
      <w:pPr>
        <w:pStyle w:val="CommentText"/>
      </w:pPr>
      <w:r>
        <w:rPr>
          <w:rStyle w:val="CommentReference"/>
        </w:rPr>
        <w:annotationRef/>
      </w:r>
      <w:r>
        <w:t xml:space="preserve">Agreed, this is very long and needs to be paired right back to about 200 words. </w:t>
      </w:r>
    </w:p>
  </w:comment>
  <w:comment w:id="244" w:author="Nimmo, Dale" w:date="2025-11-14T10:58:00Z" w:initials="DN">
    <w:p w14:paraId="5AC2D664" w14:textId="77777777" w:rsidR="00B27CF8" w:rsidRDefault="00B27CF8" w:rsidP="00B27CF8">
      <w:pPr>
        <w:pStyle w:val="CommentText"/>
      </w:pPr>
      <w:r>
        <w:rPr>
          <w:rStyle w:val="CommentReference"/>
        </w:rPr>
        <w:annotationRef/>
      </w:r>
      <w:r>
        <w:t xml:space="preserve">This can easily be reduce in length; you need to identify and distil the key points. To me, these are simply that m increases were strongest in tropical and subtropical grasslands, savannas and shrublands, where frequent, low-intensity fires and rapid regrowth create patchy resources that mobile species can exploit. Open habitats recover quickly, encouraging movement into recently burnt areas, whereas forests and woodlands burn less often, recover more slowly, and retain vertical structure that can buffer resource loss. Species adapted to closed habitats may therefore reduce movement or remain in place after fire. These biome-specific contrasts suggest that evolutionary history and post-fire resource dynamics shape movement responses, although limited sample sizes constrain generality. </w:t>
      </w:r>
    </w:p>
  </w:comment>
  <w:comment w:id="245" w:author="Nimmo, Dale" w:date="2025-11-14T10:49:00Z" w:initials="DN">
    <w:p w14:paraId="1FEF9BE1" w14:textId="7BC5EF3A" w:rsidR="00103A8D" w:rsidRDefault="00103A8D" w:rsidP="00103A8D">
      <w:pPr>
        <w:pStyle w:val="CommentText"/>
      </w:pPr>
      <w:r>
        <w:rPr>
          <w:rStyle w:val="CommentReference"/>
        </w:rPr>
        <w:annotationRef/>
      </w:r>
      <w:r>
        <w:t>No need for italics</w:t>
      </w:r>
    </w:p>
  </w:comment>
  <w:comment w:id="246" w:author="Nimmo, Dale" w:date="2025-11-14T10:52:00Z" w:initials="DN">
    <w:p w14:paraId="5E8560BE" w14:textId="77777777" w:rsidR="00B27CF8" w:rsidRDefault="00B27CF8" w:rsidP="00B27CF8">
      <w:pPr>
        <w:pStyle w:val="CommentText"/>
      </w:pPr>
      <w:r>
        <w:rPr>
          <w:rStyle w:val="CommentReference"/>
        </w:rPr>
        <w:annotationRef/>
      </w:r>
      <w:r>
        <w:t>Sounds like the same thing</w:t>
      </w:r>
    </w:p>
  </w:comment>
  <w:comment w:id="247" w:author="Nimmo, Dale" w:date="2025-11-14T10:54:00Z" w:initials="DN">
    <w:p w14:paraId="1B273BE4" w14:textId="77777777" w:rsidR="00B27CF8" w:rsidRDefault="00B27CF8" w:rsidP="00B27CF8">
      <w:pPr>
        <w:pStyle w:val="CommentText"/>
      </w:pPr>
      <w:r>
        <w:rPr>
          <w:rStyle w:val="CommentReference"/>
        </w:rPr>
        <w:annotationRef/>
      </w:r>
      <w:r>
        <w:t xml:space="preserve">Try not to explain it away before you’ve got into the explanation. i.e., first explain how biomes could be different by themselves, then after you’ve delt with that you can introduce this idea as a potential caveat i.e., essentially that perhaps it’s an artefact of high representation of mammals, but you only want to do that right at the end of a paragraph. Going back to the structure I mentioned earlier, caveats and limitations typically come after implications. </w:t>
      </w:r>
    </w:p>
  </w:comment>
  <w:comment w:id="248" w:author="Chloe McAuley" w:date="2025-11-09T13:41:00Z" w:initials="CM">
    <w:p w14:paraId="0DD9B354" w14:textId="747CCEB4" w:rsidR="000F3DC8" w:rsidRDefault="000F3DC8" w:rsidP="000F3DC8">
      <w:pPr>
        <w:pStyle w:val="CommentText"/>
      </w:pPr>
      <w:r>
        <w:rPr>
          <w:rStyle w:val="CommentReference"/>
        </w:rPr>
        <w:annotationRef/>
      </w:r>
      <w:r>
        <w:t>Somewhere in here need to mention loss of cover</w:t>
      </w:r>
    </w:p>
  </w:comment>
  <w:comment w:id="249" w:author="Chloe McAuley" w:date="2025-11-09T13:50:00Z" w:initials="CM">
    <w:p w14:paraId="1AD15692" w14:textId="77777777" w:rsidR="00272A37" w:rsidRDefault="00272A37" w:rsidP="00272A37">
      <w:pPr>
        <w:pStyle w:val="CommentText"/>
      </w:pPr>
      <w:r>
        <w:rPr>
          <w:rStyle w:val="CommentReference"/>
        </w:rPr>
        <w:annotationRef/>
      </w:r>
      <w:r>
        <w:t>ref</w:t>
      </w:r>
    </w:p>
  </w:comment>
  <w:comment w:id="250" w:author="Nimmo, Dale" w:date="2025-11-14T10:59:00Z" w:initials="DN">
    <w:p w14:paraId="6022DB70" w14:textId="77777777" w:rsidR="00B27CF8" w:rsidRDefault="00B27CF8" w:rsidP="00B27CF8">
      <w:pPr>
        <w:pStyle w:val="CommentText"/>
      </w:pPr>
      <w:r>
        <w:rPr>
          <w:rStyle w:val="CommentReference"/>
        </w:rPr>
        <w:annotationRef/>
      </w:r>
      <w:r>
        <w:t xml:space="preserve">As with the previous second, this needs to be reduce by about half. You probably have one rather than two paragraphs to cover all of the fire related results. </w:t>
      </w:r>
    </w:p>
  </w:comment>
  <w:comment w:id="253" w:author="Chloe McAuley" w:date="2025-11-09T19:28:00Z" w:initials="CM">
    <w:p w14:paraId="441CFED3" w14:textId="4B62FC6B" w:rsidR="004E641F" w:rsidRDefault="004E641F" w:rsidP="004E641F">
      <w:pPr>
        <w:pStyle w:val="CommentText"/>
      </w:pPr>
      <w:r>
        <w:rPr>
          <w:rStyle w:val="CommentReference"/>
        </w:rPr>
        <w:annotationRef/>
      </w:r>
      <w:r>
        <w:t>If included</w:t>
      </w:r>
    </w:p>
  </w:comment>
  <w:comment w:id="254" w:author="Nimmo, Dale" w:date="2025-11-14T12:16:00Z" w:initials="DN">
    <w:p w14:paraId="632328F9" w14:textId="77777777" w:rsidR="0089208E" w:rsidRDefault="0089208E" w:rsidP="0089208E">
      <w:pPr>
        <w:pStyle w:val="CommentText"/>
      </w:pPr>
      <w:r>
        <w:rPr>
          <w:rStyle w:val="CommentReference"/>
        </w:rPr>
        <w:annotationRef/>
      </w:r>
      <w:r>
        <w:t xml:space="preserve">If it is we’d give it a more specific name. Perhaps something like historic fire activity or baseline fire activity...dunno. </w:t>
      </w:r>
    </w:p>
  </w:comment>
  <w:comment w:id="256" w:author="Nimmo, Dale" w:date="2025-11-14T12:27:00Z" w:initials="DN">
    <w:p w14:paraId="61BCD528" w14:textId="77777777" w:rsidR="0089208E" w:rsidRDefault="0089208E" w:rsidP="0089208E">
      <w:pPr>
        <w:pStyle w:val="CommentText"/>
      </w:pPr>
      <w:r>
        <w:rPr>
          <w:rStyle w:val="CommentReference"/>
        </w:rPr>
        <w:annotationRef/>
      </w:r>
      <w:r>
        <w:t>If you do include an example to support this view it has to be a simple one that shows how one of those variables mentioned in the previous paragraph do affect movement.</w:t>
      </w:r>
    </w:p>
  </w:comment>
  <w:comment w:id="257" w:author="Nimmo, Dale" w:date="2025-11-14T12:33:00Z" w:initials="DN">
    <w:p w14:paraId="51213E78" w14:textId="77777777" w:rsidR="00C4055B" w:rsidRDefault="00C4055B" w:rsidP="00C4055B">
      <w:pPr>
        <w:pStyle w:val="CommentText"/>
      </w:pPr>
      <w:r>
        <w:rPr>
          <w:rStyle w:val="CommentReference"/>
        </w:rPr>
        <w:annotationRef/>
      </w:r>
      <w:r>
        <w:t>Probably only need one reference for this statement</w:t>
      </w:r>
    </w:p>
  </w:comment>
  <w:comment w:id="258" w:author="Nimmo, Dale" w:date="2025-11-14T12:32:00Z" w:initials="DN">
    <w:p w14:paraId="1D3B7B87" w14:textId="2CC272D2" w:rsidR="00C4055B" w:rsidRDefault="00C4055B" w:rsidP="00C4055B">
      <w:pPr>
        <w:pStyle w:val="CommentText"/>
      </w:pPr>
      <w:r>
        <w:rPr>
          <w:rStyle w:val="CommentReference"/>
        </w:rPr>
        <w:annotationRef/>
      </w:r>
      <w:hyperlink r:id="rId15" w:history="1">
        <w:r w:rsidRPr="009B4F9F">
          <w:rPr>
            <w:rStyle w:val="Hyperlink"/>
          </w:rPr>
          <w:t>https://www-sciencedirect-com.ezproxy.csu.edu.au/science/article/pii/S0378112721009853</w:t>
        </w:r>
      </w:hyperlink>
    </w:p>
  </w:comment>
  <w:comment w:id="259" w:author="Nimmo, Dale" w:date="2025-11-14T12:40:00Z" w:initials="DN">
    <w:p w14:paraId="6E4AD2EB" w14:textId="77777777" w:rsidR="00C4055B" w:rsidRDefault="00C4055B" w:rsidP="00C4055B">
      <w:pPr>
        <w:pStyle w:val="CommentText"/>
      </w:pPr>
      <w:r>
        <w:rPr>
          <w:rStyle w:val="CommentReference"/>
        </w:rPr>
        <w:annotationRef/>
      </w:r>
      <w:r>
        <w:t xml:space="preserve">What you’d ideally have here is an example that points to the mechanism underpinning the difference. </w:t>
      </w:r>
    </w:p>
  </w:comment>
  <w:comment w:id="261" w:author="Nimmo, Dale" w:date="2025-11-14T12:48:00Z" w:initials="DN">
    <w:p w14:paraId="42F4EB7A" w14:textId="77777777" w:rsidR="002B11B2" w:rsidRDefault="002B11B2" w:rsidP="002B11B2">
      <w:pPr>
        <w:pStyle w:val="CommentText"/>
      </w:pPr>
      <w:r>
        <w:rPr>
          <w:rStyle w:val="CommentReference"/>
        </w:rPr>
        <w:annotationRef/>
      </w:r>
      <w:r>
        <w:t xml:space="preserve">The bits and pieces are all covered, but there’s still very little synthesis across the topics to elucidate the big picture. i.e., what do the results mean once you bring them all together? This could go here or earlier. It’s what Eamonn means by take home message. </w:t>
      </w:r>
    </w:p>
  </w:comment>
  <w:comment w:id="262" w:author="Nimmo, Dale" w:date="2025-11-14T12:46:00Z" w:initials="DN">
    <w:p w14:paraId="39CE89D7" w14:textId="77777777" w:rsidR="002B11B2" w:rsidRDefault="002B11B2" w:rsidP="002B11B2">
      <w:pPr>
        <w:pStyle w:val="CommentText"/>
      </w:pPr>
      <w:r>
        <w:rPr>
          <w:rStyle w:val="CommentReference"/>
        </w:rPr>
        <w:annotationRef/>
      </w:r>
      <w:r>
        <w:t xml:space="preserve">Probably wouldn’t include the heterogeneity bit in the title i.e., it’s a limitation so the title can just be limitations and future directions </w:t>
      </w:r>
    </w:p>
  </w:comment>
  <w:comment w:id="263" w:author="Nimmo, Dale" w:date="2025-11-14T12:49:00Z" w:initials="DN">
    <w:p w14:paraId="27F87E61" w14:textId="77777777" w:rsidR="002B11B2" w:rsidRDefault="002B11B2" w:rsidP="002B11B2">
      <w:pPr>
        <w:pStyle w:val="CommentText"/>
      </w:pPr>
      <w:r>
        <w:rPr>
          <w:rStyle w:val="CommentReference"/>
        </w:rPr>
        <w:annotationRef/>
      </w:r>
      <w:r>
        <w:t xml:space="preserve">Is variation appropriate here or should it be heterogeneity </w:t>
      </w:r>
    </w:p>
  </w:comment>
  <w:comment w:id="264" w:author="Nimmo, Dale" w:date="2025-11-14T12:49:00Z" w:initials="DN">
    <w:p w14:paraId="65EB9E4F" w14:textId="77777777" w:rsidR="002B11B2" w:rsidRDefault="002B11B2" w:rsidP="002B11B2">
      <w:pPr>
        <w:pStyle w:val="CommentText"/>
      </w:pPr>
      <w:r>
        <w:rPr>
          <w:rStyle w:val="CommentReference"/>
        </w:rPr>
        <w:annotationRef/>
      </w:r>
      <w:r>
        <w:t xml:space="preserve">I’d delete this, too specific. </w:t>
      </w:r>
    </w:p>
  </w:comment>
  <w:comment w:id="266" w:author="Wooster, Eamonn" w:date="2025-11-11T14:34:00Z" w:initials="WE">
    <w:p w14:paraId="33F3F01E" w14:textId="6D2C6A0A" w:rsidR="00DA42AE" w:rsidRDefault="00DA42AE" w:rsidP="00DA42AE">
      <w:r>
        <w:rPr>
          <w:rStyle w:val="CommentReference"/>
        </w:rPr>
        <w:annotationRef/>
      </w:r>
      <w:r>
        <w:rPr>
          <w:sz w:val="20"/>
          <w:szCs w:val="20"/>
        </w:rPr>
        <w:t>explain what these are and what they mean</w:t>
      </w:r>
    </w:p>
  </w:comment>
  <w:comment w:id="268" w:author="Wooster, Eamonn" w:date="2025-11-11T14:36:00Z" w:initials="WE">
    <w:p w14:paraId="2D8B95D8" w14:textId="77777777" w:rsidR="00DA42AE" w:rsidRDefault="00DA42AE" w:rsidP="00DA42AE">
      <w:r>
        <w:rPr>
          <w:rStyle w:val="CommentReference"/>
        </w:rPr>
        <w:annotationRef/>
      </w:r>
      <w:r>
        <w:rPr>
          <w:sz w:val="20"/>
          <w:szCs w:val="20"/>
        </w:rPr>
        <w:t>Give the reader the take home message here - nothing else needs be said</w:t>
      </w:r>
    </w:p>
  </w:comment>
  <w:comment w:id="269" w:author="Tim Doherty" w:date="2025-11-17T09:11:00Z" w:initials="TD">
    <w:p w14:paraId="71EB4C7B" w14:textId="77777777" w:rsidR="00E86FEF" w:rsidRDefault="00E86FEF" w:rsidP="00E86FEF">
      <w:pPr>
        <w:pStyle w:val="CommentText"/>
      </w:pPr>
      <w:r>
        <w:rPr>
          <w:rStyle w:val="CommentReference"/>
        </w:rPr>
        <w:annotationRef/>
      </w:r>
      <w:r>
        <w:t>Personally I would focus more on the diversity of responses detected as that is what is more immediately apparent from the results. Here you might write something like</w:t>
      </w:r>
    </w:p>
    <w:p w14:paraId="182AFB86" w14:textId="77777777" w:rsidR="00E86FEF" w:rsidRDefault="00E86FEF" w:rsidP="00E86FEF">
      <w:pPr>
        <w:pStyle w:val="CommentText"/>
      </w:pPr>
      <w:r>
        <w:t>“Our results demonstrate a high amount of variation in animal movement responses to fire. Although there was an overall trend for increased movement, a wide range of both increases and decreases in movement in response to fire were detected.’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648135" w15:done="0"/>
  <w15:commentEx w15:paraId="174330EE" w15:paraIdParent="5F648135" w15:done="0"/>
  <w15:commentEx w15:paraId="4B476167" w15:paraIdParent="5F648135" w15:done="0"/>
  <w15:commentEx w15:paraId="0D5C7281" w15:paraIdParent="5F648135" w15:done="0"/>
  <w15:commentEx w15:paraId="0BB42FE1" w15:paraIdParent="5F648135" w15:done="0"/>
  <w15:commentEx w15:paraId="059F2AFC" w15:done="0"/>
  <w15:commentEx w15:paraId="0A87984B" w15:done="1"/>
  <w15:commentEx w15:paraId="5D18390B" w15:done="1"/>
  <w15:commentEx w15:paraId="13B9D1FF" w15:done="1"/>
  <w15:commentEx w15:paraId="54E512D2" w15:done="1"/>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60307440" w15:done="1"/>
  <w15:commentEx w15:paraId="26ABD1E5" w15:done="1"/>
  <w15:commentEx w15:paraId="767E308B" w15:paraIdParent="26ABD1E5" w15:done="1"/>
  <w15:commentEx w15:paraId="281FE261" w15:done="1"/>
  <w15:commentEx w15:paraId="015D6EE4" w15:done="0"/>
  <w15:commentEx w15:paraId="51A55388" w15:done="1"/>
  <w15:commentEx w15:paraId="7F901283" w15:done="0"/>
  <w15:commentEx w15:paraId="256AE7CE" w15:done="1"/>
  <w15:commentEx w15:paraId="10CB71B7" w15:done="1"/>
  <w15:commentEx w15:paraId="7ABE8AB6" w15:done="1"/>
  <w15:commentEx w15:paraId="4DC341A7" w15:done="1"/>
  <w15:commentEx w15:paraId="3B82DFE2" w15:done="1"/>
  <w15:commentEx w15:paraId="14895744" w15:paraIdParent="3B82DFE2" w15:done="1"/>
  <w15:commentEx w15:paraId="2CDDA224" w15:done="0"/>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1"/>
  <w15:commentEx w15:paraId="22C02384" w15:paraIdParent="47689B7F" w15:done="1"/>
  <w15:commentEx w15:paraId="2ACC1C6B" w15:paraIdParent="47689B7F" w15:done="1"/>
  <w15:commentEx w15:paraId="07E6A879" w15:done="1"/>
  <w15:commentEx w15:paraId="38EF804F" w15:paraIdParent="07E6A879" w15:done="1"/>
  <w15:commentEx w15:paraId="28F5147A" w15:done="1"/>
  <w15:commentEx w15:paraId="232650AC" w15:done="1"/>
  <w15:commentEx w15:paraId="33C7A77C" w15:done="1"/>
  <w15:commentEx w15:paraId="56A032EA" w15:done="1"/>
  <w15:commentEx w15:paraId="3F6C8D57" w15:done="1"/>
  <w15:commentEx w15:paraId="0B0ECE92" w15:done="0"/>
  <w15:commentEx w15:paraId="11E12A10" w15:done="1"/>
  <w15:commentEx w15:paraId="601734E5" w15:paraIdParent="11E12A10" w15:done="1"/>
  <w15:commentEx w15:paraId="1158CED6" w15:done="0"/>
  <w15:commentEx w15:paraId="28B5FF77" w15:done="1"/>
  <w15:commentEx w15:paraId="7C7AE282" w15:done="1"/>
  <w15:commentEx w15:paraId="23FBAF2D" w15:paraIdParent="7C7AE282" w15:done="1"/>
  <w15:commentEx w15:paraId="7505B278" w15:done="1"/>
  <w15:commentEx w15:paraId="42B56218" w15:paraIdParent="7505B278" w15:done="1"/>
  <w15:commentEx w15:paraId="51C630FF" w15:done="1"/>
  <w15:commentEx w15:paraId="3E236700" w15:done="1"/>
  <w15:commentEx w15:paraId="20BD7654" w15:paraIdParent="3E236700" w15:done="1"/>
  <w15:commentEx w15:paraId="5EA70580" w15:done="1"/>
  <w15:commentEx w15:paraId="3AA224DA" w15:done="1"/>
  <w15:commentEx w15:paraId="280F175E" w15:done="1"/>
  <w15:commentEx w15:paraId="23ACE75E" w15:done="0"/>
  <w15:commentEx w15:paraId="0CDBBEA4" w15:paraIdParent="23ACE75E" w15:done="0"/>
  <w15:commentEx w15:paraId="443B9BC9" w15:done="0"/>
  <w15:commentEx w15:paraId="4419A5DD" w15:done="0"/>
  <w15:commentEx w15:paraId="298B794F" w15:done="1"/>
  <w15:commentEx w15:paraId="5B007BBA" w15:done="1"/>
  <w15:commentEx w15:paraId="59B3E3CD" w15:paraIdParent="5B007BBA" w15:done="1"/>
  <w15:commentEx w15:paraId="6E2CE82C" w15:paraIdParent="5B007BBA" w15:done="1"/>
  <w15:commentEx w15:paraId="51A5280B" w15:done="0"/>
  <w15:commentEx w15:paraId="0ACCE62D" w15:done="0"/>
  <w15:commentEx w15:paraId="2A28B1F6" w15:done="1"/>
  <w15:commentEx w15:paraId="4B37C96A" w15:done="1"/>
  <w15:commentEx w15:paraId="72AFFF42" w15:done="0"/>
  <w15:commentEx w15:paraId="45A84AD9" w15:paraIdParent="72AFFF42" w15:done="0"/>
  <w15:commentEx w15:paraId="0B02061D" w15:paraIdParent="72AFFF42" w15:done="0"/>
  <w15:commentEx w15:paraId="21886E0E" w15:done="0"/>
  <w15:commentEx w15:paraId="07D818F4" w15:done="0"/>
  <w15:commentEx w15:paraId="7A10DED3" w15:done="1"/>
  <w15:commentEx w15:paraId="2DDA2BBD" w15:done="0"/>
  <w15:commentEx w15:paraId="681973D9" w15:paraIdParent="2DDA2BBD" w15:done="0"/>
  <w15:commentEx w15:paraId="798FBC1F" w15:done="1"/>
  <w15:commentEx w15:paraId="72C8EC06" w15:paraIdParent="798FBC1F" w15:done="1"/>
  <w15:commentEx w15:paraId="6A3434F0" w15:done="1"/>
  <w15:commentEx w15:paraId="4DC89A8A" w15:done="1"/>
  <w15:commentEx w15:paraId="76A902C3" w15:done="1"/>
  <w15:commentEx w15:paraId="4A56CFD4" w15:done="0"/>
  <w15:commentEx w15:paraId="7756D9F7" w15:done="0"/>
  <w15:commentEx w15:paraId="2A034E8F" w15:done="0"/>
  <w15:commentEx w15:paraId="435C8DC7" w15:done="1"/>
  <w15:commentEx w15:paraId="57C0FD79" w15:paraIdParent="435C8DC7" w15:done="1"/>
  <w15:commentEx w15:paraId="47B21BF2" w15:done="0"/>
  <w15:commentEx w15:paraId="5FAFCB14" w15:paraIdParent="47B21BF2" w15:done="0"/>
  <w15:commentEx w15:paraId="15377682" w15:done="0"/>
  <w15:commentEx w15:paraId="262FB2EC" w15:done="0"/>
  <w15:commentEx w15:paraId="09E70ECA" w15:paraIdParent="262FB2EC" w15:done="0"/>
  <w15:commentEx w15:paraId="15E67936" w15:done="1"/>
  <w15:commentEx w15:paraId="51658CCD" w15:done="0"/>
  <w15:commentEx w15:paraId="689C8F2C" w15:paraIdParent="51658CCD" w15:done="0"/>
  <w15:commentEx w15:paraId="5F6FB91F" w15:paraIdParent="51658CCD" w15:done="0"/>
  <w15:commentEx w15:paraId="2B5297B3" w15:done="1"/>
  <w15:commentEx w15:paraId="2C7A8078" w15:paraIdParent="2B5297B3" w15:done="1"/>
  <w15:commentEx w15:paraId="789E863C" w15:done="1"/>
  <w15:commentEx w15:paraId="082ED0B8" w15:paraIdParent="789E863C" w15:done="1"/>
  <w15:commentEx w15:paraId="1D206059" w15:done="1"/>
  <w15:commentEx w15:paraId="7E1CEC6D" w15:paraIdParent="1D206059" w15:done="1"/>
  <w15:commentEx w15:paraId="763D38EA" w15:done="1"/>
  <w15:commentEx w15:paraId="5CD564D7" w15:paraIdParent="763D38EA" w15:done="1"/>
  <w15:commentEx w15:paraId="782E812E" w15:done="0"/>
  <w15:commentEx w15:paraId="28A6F0BB" w15:done="0"/>
  <w15:commentEx w15:paraId="76955ABF" w15:done="0"/>
  <w15:commentEx w15:paraId="17B0031C" w15:done="0"/>
  <w15:commentEx w15:paraId="46DAEC9D" w15:done="0"/>
  <w15:commentEx w15:paraId="4CC92906" w15:done="0"/>
  <w15:commentEx w15:paraId="0724EDE5" w15:done="0"/>
  <w15:commentEx w15:paraId="7AFF4536" w15:paraIdParent="0724EDE5" w15:done="0"/>
  <w15:commentEx w15:paraId="41A12EBE" w15:paraIdParent="0724EDE5" w15:done="0"/>
  <w15:commentEx w15:paraId="31042BD8" w15:paraIdParent="0724EDE5" w15:done="0"/>
  <w15:commentEx w15:paraId="389B6F6D" w15:paraIdParent="0724EDE5" w15:done="0"/>
  <w15:commentEx w15:paraId="697412F2" w15:done="0"/>
  <w15:commentEx w15:paraId="701116AA" w15:done="0"/>
  <w15:commentEx w15:paraId="445BD280" w15:done="0"/>
  <w15:commentEx w15:paraId="1A2B8607" w15:done="0"/>
  <w15:commentEx w15:paraId="734D5669" w15:done="0"/>
  <w15:commentEx w15:paraId="628861EE" w15:paraIdParent="734D5669" w15:done="0"/>
  <w15:commentEx w15:paraId="5AC2D664" w15:done="0"/>
  <w15:commentEx w15:paraId="1FEF9BE1" w15:done="0"/>
  <w15:commentEx w15:paraId="5E8560BE" w15:done="0"/>
  <w15:commentEx w15:paraId="1B273BE4" w15:done="0"/>
  <w15:commentEx w15:paraId="0DD9B354" w15:done="0"/>
  <w15:commentEx w15:paraId="1AD15692" w15:done="0"/>
  <w15:commentEx w15:paraId="6022DB70" w15:done="0"/>
  <w15:commentEx w15:paraId="441CFED3" w15:done="0"/>
  <w15:commentEx w15:paraId="632328F9" w15:paraIdParent="441CFED3" w15:done="0"/>
  <w15:commentEx w15:paraId="61BCD528" w15:done="0"/>
  <w15:commentEx w15:paraId="51213E78" w15:done="0"/>
  <w15:commentEx w15:paraId="1D3B7B87" w15:done="0"/>
  <w15:commentEx w15:paraId="6E4AD2EB" w15:done="0"/>
  <w15:commentEx w15:paraId="42F4EB7A" w15:done="0"/>
  <w15:commentEx w15:paraId="39CE89D7" w15:done="0"/>
  <w15:commentEx w15:paraId="27F87E61" w15:done="0"/>
  <w15:commentEx w15:paraId="65EB9E4F" w15:done="0"/>
  <w15:commentEx w15:paraId="33F3F01E" w15:done="0"/>
  <w15:commentEx w15:paraId="2D8B95D8" w15:done="0"/>
  <w15:commentEx w15:paraId="182AFB8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3FD5783A" w16cex:dateUtc="2025-10-27T00:57:00Z"/>
  <w16cex:commentExtensible w16cex:durableId="2EC18C75" w16cex:dateUtc="2025-11-13T22:05:00Z">
    <w16cex:extLst>
      <w16:ext w16:uri="{CE6994B0-6A32-4C9F-8C6B-6E91EDA988CE}">
        <cr:reactions xmlns:cr="http://schemas.microsoft.com/office/comments/2020/reactions">
          <cr:reaction reactionType="1">
            <cr:reactionInfo dateUtc="2025-11-17T00:23:53Z">
              <cr:user userId="S::tim.doherty@dbca.wa.gov.au::3f6ba6b4-126b-4573-bedc-0b12e4000d78" userProvider="AD" userName="Tim Doherty"/>
            </cr:reactionInfo>
          </cr:reaction>
        </cr:reactions>
      </w16:ext>
    </w16cex:extLst>
  </w16cex:commentExtensible>
  <w16cex:commentExtensible w16cex:durableId="3095F024" w16cex:dateUtc="2025-10-30T01:54:00Z"/>
  <w16cex:commentExtensible w16cex:durableId="1EF96DE1" w16cex:dateUtc="2025-10-26T23:10:00Z">
    <w16cex:extLst>
      <w16:ext w16:uri="{CE6994B0-6A32-4C9F-8C6B-6E91EDA988CE}">
        <cr:reactions xmlns:cr="http://schemas.microsoft.com/office/comments/2020/reactions">
          <cr:reaction reactionType="1">
            <cr:reactionInfo dateUtc="2025-10-29T01:57:10Z">
              <cr:user userId="S::cmcauley@csu.edu.au::7889b552-11c6-40f8-b573-b413e530c11b" userProvider="AD" userName="McAuley, Chloe"/>
            </cr:reactionInfo>
          </cr:reaction>
        </cr:reactions>
      </w16:ext>
    </w16cex:extLst>
  </w16cex:commentExtensible>
  <w16cex:commentExtensible w16cex:durableId="78227D28" w16cex:dateUtc="2025-10-27T00:59:00Z"/>
  <w16cex:commentExtensible w16cex:durableId="5783EE1A" w16cex:dateUtc="2025-10-27T01:13:00Z"/>
  <w16cex:commentExtensible w16cex:durableId="292EEB8F" w16cex:dateUtc="2025-10-27T01:07:00Z"/>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1C88DF65" w16cex:dateUtc="2025-10-13T02:50:00Z"/>
  <w16cex:commentExtensible w16cex:durableId="5105BE36" w16cex:dateUtc="2025-10-13T02:48:00Z"/>
  <w16cex:commentExtensible w16cex:durableId="1893B998" w16cex:dateUtc="2025-10-13T02:49:00Z"/>
  <w16cex:commentExtensible w16cex:durableId="25E4CF3D" w16cex:dateUtc="2025-10-27T22:28:00Z">
    <w16cex:extLst>
      <w16:ext w16:uri="{CE6994B0-6A32-4C9F-8C6B-6E91EDA988CE}">
        <cr:reactions xmlns:cr="http://schemas.microsoft.com/office/comments/2020/reactions">
          <cr:reaction reactionType="1">
            <cr:reactionInfo dateUtc="2025-10-30T02:23:58Z">
              <cr:user userId="S::cmcauley@csu.edu.au::7889b552-11c6-40f8-b573-b413e530c11b" userProvider="AD" userName="McAuley, Chloe"/>
            </cr:reactionInfo>
          </cr:reaction>
        </cr:reactions>
      </w16:ext>
    </w16cex:extLst>
  </w16cex:commentExtensible>
  <w16cex:commentExtensible w16cex:durableId="5B50713F" w16cex:dateUtc="2025-11-17T00:32:00Z"/>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10747C6A" w16cex:dateUtc="2025-11-17T00:33:00Z"/>
  <w16cex:commentExtensible w16cex:durableId="79758EAC" w16cex:dateUtc="2025-10-22T05:12:00Z"/>
  <w16cex:commentExtensible w16cex:durableId="06BEFBF1" w16cex:dateUtc="2025-08-29T04:19:00Z"/>
  <w16cex:commentExtensible w16cex:durableId="7DFF538B" w16cex:dateUtc="2025-08-29T04:22:00Z"/>
  <w16cex:commentExtensible w16cex:durableId="38AD0257" w16cex:dateUtc="2025-08-29T04:23:00Z"/>
  <w16cex:commentExtensible w16cex:durableId="16D9F910" w16cex:dateUtc="2025-08-29T04:28:00Z"/>
  <w16cex:commentExtensible w16cex:durableId="69B100CF" w16cex:dateUtc="2025-09-29T02:39:00Z"/>
  <w16cex:commentExtensible w16cex:durableId="75B7CAEF" w16cex:dateUtc="2025-11-21T01:00: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661B1E24" w16cex:dateUtc="2025-10-27T22:36:00Z"/>
  <w16cex:commentExtensible w16cex:durableId="70702BBC" w16cex:dateUtc="2025-10-26T23:29:00Z"/>
  <w16cex:commentExtensible w16cex:durableId="100238EB" w16cex:dateUtc="2025-10-30T09:07:00Z"/>
  <w16cex:commentExtensible w16cex:durableId="1839C924" w16cex:dateUtc="2025-10-26T23:45:00Z"/>
  <w16cex:commentExtensible w16cex:durableId="30F7CA66" w16cex:dateUtc="2025-10-24T05:27:00Z"/>
  <w16cex:commentExtensible w16cex:durableId="6E1A9A48" w16cex:dateUtc="2025-08-13T23:27:00Z"/>
  <w16cex:commentExtensible w16cex:durableId="4CB43D86" w16cex:dateUtc="2025-10-26T23:52:00Z"/>
  <w16cex:commentExtensible w16cex:durableId="11D64467" w16cex:dateUtc="2025-10-26T23:57:00Z"/>
  <w16cex:commentExtensible w16cex:durableId="269C7841" w16cex:dateUtc="2025-10-26T23:58:00Z"/>
  <w16cex:commentExtensible w16cex:durableId="76424957" w16cex:dateUtc="2025-10-26T23:59:00Z"/>
  <w16cex:commentExtensible w16cex:durableId="2B8365FE" w16cex:dateUtc="2025-11-03T00:40:00Z"/>
  <w16cex:commentExtensible w16cex:durableId="004B7540" w16cex:dateUtc="2025-11-03T00:43:00Z"/>
  <w16cex:commentExtensible w16cex:durableId="269264A4" w16cex:dateUtc="2025-10-27T00:01: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3464AEAF" w16cex:dateUtc="2025-10-27T00:06: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139DD853" w16cex:dateUtc="2025-10-27T00:10:00Z"/>
  <w16cex:commentExtensible w16cex:durableId="065886C2" w16cex:dateUtc="2025-10-27T00:13:00Z"/>
  <w16cex:commentExtensible w16cex:durableId="69B2B66C" w16cex:dateUtc="2025-11-21T01:06:00Z"/>
  <w16cex:commentExtensible w16cex:durableId="4454FFE4" w16cex:dateUtc="2025-10-27T00:15:00Z"/>
  <w16cex:commentExtensible w16cex:durableId="7B01A550" w16cex:dateUtc="2025-10-27T00:17:00Z"/>
  <w16cex:commentExtensible w16cex:durableId="53526F39" w16cex:dateUtc="2025-10-27T00:19:00Z"/>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2B49D9EA" w16cex:dateUtc="2025-11-10T21:47:00Z"/>
  <w16cex:commentExtensible w16cex:durableId="52E09F36" w16cex:dateUtc="2025-11-13T22:06:00Z"/>
  <w16cex:commentExtensible w16cex:durableId="360DB413" w16cex:dateUtc="2025-10-27T00:24: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1F5F1637" w16cex:dateUtc="2025-11-03T00:21:00Z"/>
  <w16cex:commentExtensible w16cex:durableId="302235B7" w16cex:dateUtc="2025-11-10T21:47:00Z"/>
  <w16cex:commentExtensible w16cex:durableId="01C88F23" w16cex:dateUtc="2025-11-13T22:06:00Z"/>
  <w16cex:commentExtensible w16cex:durableId="5660BF1D" w16cex:dateUtc="2025-11-10T21:48:00Z"/>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37A6E444" w16cex:dateUtc="2025-11-13T22:07:00Z"/>
  <w16cex:commentExtensible w16cex:durableId="569142BC" w16cex:dateUtc="2025-11-17T00:37:00Z"/>
  <w16cex:commentExtensible w16cex:durableId="12B50A5B" w16cex:dateUtc="2025-11-10T10:49:00Z"/>
  <w16cex:commentExtensible w16cex:durableId="244AC5B1" w16cex:dateUtc="2025-11-10T21:49:00Z"/>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06AE7F8E" w16cex:dateUtc="2025-11-03T00:30:00Z"/>
  <w16cex:commentExtensible w16cex:durableId="2BDEA0C0" w16cex:dateUtc="2025-10-22T23:32:00Z"/>
  <w16cex:commentExtensible w16cex:durableId="41D85FB3" w16cex:dateUtc="2025-11-10T21:49:00Z"/>
  <w16cex:commentExtensible w16cex:durableId="6B2EE841" w16cex:dateUtc="2025-11-03T00:34:00Z"/>
  <w16cex:commentExtensible w16cex:durableId="1A31C7BC" w16cex:dateUtc="2025-10-27T00:43: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4D4A7EBC" w16cex:dateUtc="2025-10-27T00:42:00Z"/>
  <w16cex:commentExtensible w16cex:durableId="1A34C0A1" w16cex:dateUtc="2025-10-22T23:35:00Z"/>
  <w16cex:commentExtensible w16cex:durableId="102092BE" w16cex:dateUtc="2025-10-24T06:27:00Z"/>
  <w16cex:commentExtensible w16cex:durableId="677EA760" w16cex:dateUtc="2025-11-17T00:43:00Z"/>
  <w16cex:commentExtensible w16cex:durableId="4289006F" w16cex:dateUtc="2025-11-03T00:36:00Z"/>
  <w16cex:commentExtensible w16cex:durableId="3548A57A" w16cex:dateUtc="2025-11-13T22:09:00Z"/>
  <w16cex:commentExtensible w16cex:durableId="7B1AF8D3" w16cex:dateUtc="2025-10-22T23:30:00Z"/>
  <w16cex:commentExtensible w16cex:durableId="53D58E01" w16cex:dateUtc="2025-10-27T00:43:00Z"/>
  <w16cex:commentExtensible w16cex:durableId="634AA2D4" w16cex:dateUtc="2025-11-10T21:51:00Z"/>
  <w16cex:commentExtensible w16cex:durableId="4D24458A" w16cex:dateUtc="2025-11-13T22:10:00Z"/>
  <w16cex:commentExtensible w16cex:durableId="76490DF7" w16cex:dateUtc="2025-10-27T00:51:00Z"/>
  <w16cex:commentExtensible w16cex:durableId="45C25F48" w16cex:dateUtc="2025-11-10T21:52:00Z"/>
  <w16cex:commentExtensible w16cex:durableId="4D97E00E" w16cex:dateUtc="2025-10-27T00:55:00Z"/>
  <w16cex:commentExtensible w16cex:durableId="3C51EA82" w16cex:dateUtc="2025-11-10T10:56:00Z">
    <w16cex:extLst>
      <w16:ext w16:uri="{CE6994B0-6A32-4C9F-8C6B-6E91EDA988CE}">
        <cr:reactions xmlns:cr="http://schemas.microsoft.com/office/comments/2020/reactions">
          <cr:reaction reactionType="1">
            <cr:reactionInfo dateUtc="2025-11-17T00:44:35Z">
              <cr:user userId="S::tim.doherty@dbca.wa.gov.au::3f6ba6b4-126b-4573-bedc-0b12e4000d78" userProvider="AD" userName="Tim Doherty"/>
            </cr:reactionInfo>
          </cr:reaction>
        </cr:reactions>
      </w16:ext>
    </w16cex:extLst>
  </w16cex:commentExtensible>
  <w16cex:commentExtensible w16cex:durableId="58FAF8C2" w16cex:dateUtc="2025-10-06T23:15:00Z"/>
  <w16cex:commentExtensible w16cex:durableId="5762D710" w16cex:dateUtc="2025-10-13T03:31:00Z"/>
  <w16cex:commentExtensible w16cex:durableId="5F3792DA" w16cex:dateUtc="2025-10-22T23:47:00Z"/>
  <w16cex:commentExtensible w16cex:durableId="58D693C8" w16cex:dateUtc="2025-11-09T11:46:00Z"/>
  <w16cex:commentExtensible w16cex:durableId="3DD4C227" w16cex:dateUtc="2025-10-22T23:34:00Z"/>
  <w16cex:commentExtensible w16cex:durableId="6AFA676D" w16cex:dateUtc="2025-11-13T22:14:00Z"/>
  <w16cex:commentExtensible w16cex:durableId="7312F755" w16cex:dateUtc="2025-11-10T03:28:00Z"/>
  <w16cex:commentExtensible w16cex:durableId="6A1EA108" w16cex:dateUtc="2025-11-13T22:31:00Z"/>
  <w16cex:commentExtensible w16cex:durableId="21EC3022" w16cex:dateUtc="2025-11-13T22:59:00Z"/>
  <w16cex:commentExtensible w16cex:durableId="5D01C1B7" w16cex:dateUtc="2025-11-17T00:53:00Z"/>
  <w16cex:commentExtensible w16cex:durableId="66121568" w16cex:dateUtc="2025-11-11T03:07:00Z"/>
  <w16cex:commentExtensible w16cex:durableId="4835BFC2" w16cex:dateUtc="2025-11-13T22:35:00Z"/>
  <w16cex:commentExtensible w16cex:durableId="4AC65751" w16cex:dateUtc="2025-11-13T23:37:00Z"/>
  <w16cex:commentExtensible w16cex:durableId="2C37910B" w16cex:dateUtc="2025-11-13T23:49:00Z"/>
  <w16cex:commentExtensible w16cex:durableId="31655D02" w16cex:dateUtc="2025-11-17T01:04:00Z"/>
  <w16cex:commentExtensible w16cex:durableId="5237E15C" w16cex:dateUtc="2025-11-17T00:55:00Z"/>
  <w16cex:commentExtensible w16cex:durableId="6B8310DA" w16cex:dateUtc="2025-11-13T23:47:00Z"/>
  <w16cex:commentExtensible w16cex:durableId="7BAD2E74" w16cex:dateUtc="2025-11-11T03:14:00Z"/>
  <w16cex:commentExtensible w16cex:durableId="0E17478E" w16cex:dateUtc="2025-11-13T22:37:00Z"/>
  <w16cex:commentExtensible w16cex:durableId="06363E30" w16cex:dateUtc="2025-11-11T03:23:00Z"/>
  <w16cex:commentExtensible w16cex:durableId="716D4AF8" w16cex:dateUtc="2025-11-13T23:50:00Z"/>
  <w16cex:commentExtensible w16cex:durableId="1ACC169B" w16cex:dateUtc="2025-11-13T23:58:00Z"/>
  <w16cex:commentExtensible w16cex:durableId="2B69F6AD" w16cex:dateUtc="2025-11-13T23:49:00Z"/>
  <w16cex:commentExtensible w16cex:durableId="38216A66" w16cex:dateUtc="2025-11-13T23:52:00Z"/>
  <w16cex:commentExtensible w16cex:durableId="2C34346C" w16cex:dateUtc="2025-11-13T23:54:00Z"/>
  <w16cex:commentExtensible w16cex:durableId="2FD03A5B" w16cex:dateUtc="2025-11-09T05:41:00Z"/>
  <w16cex:commentExtensible w16cex:durableId="46471D4D" w16cex:dateUtc="2025-11-09T05:50:00Z"/>
  <w16cex:commentExtensible w16cex:durableId="0E790B31" w16cex:dateUtc="2025-11-13T23:59:00Z"/>
  <w16cex:commentExtensible w16cex:durableId="2834507C" w16cex:dateUtc="2025-11-09T11:28:00Z"/>
  <w16cex:commentExtensible w16cex:durableId="7068DB47" w16cex:dateUtc="2025-11-14T01:16:00Z"/>
  <w16cex:commentExtensible w16cex:durableId="282C3669" w16cex:dateUtc="2025-11-14T01:27:00Z"/>
  <w16cex:commentExtensible w16cex:durableId="28D96A7C" w16cex:dateUtc="2025-11-14T01:33:00Z"/>
  <w16cex:commentExtensible w16cex:durableId="272FCAC7" w16cex:dateUtc="2025-11-14T01:32:00Z"/>
  <w16cex:commentExtensible w16cex:durableId="6725C880" w16cex:dateUtc="2025-11-14T01:40:00Z"/>
  <w16cex:commentExtensible w16cex:durableId="262526E8" w16cex:dateUtc="2025-11-14T01:48:00Z"/>
  <w16cex:commentExtensible w16cex:durableId="6B010A73" w16cex:dateUtc="2025-11-14T01:46:00Z"/>
  <w16cex:commentExtensible w16cex:durableId="28842AA9" w16cex:dateUtc="2025-11-14T01:49:00Z"/>
  <w16cex:commentExtensible w16cex:durableId="692C2E22" w16cex:dateUtc="2025-11-14T01:49:00Z"/>
  <w16cex:commentExtensible w16cex:durableId="0195709E" w16cex:dateUtc="2025-11-11T03:34:00Z"/>
  <w16cex:commentExtensible w16cex:durableId="4F462292" w16cex:dateUtc="2025-11-11T03:36:00Z"/>
  <w16cex:commentExtensible w16cex:durableId="7D7DDEC6" w16cex:dateUtc="2025-11-17T01: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648135" w16cid:durableId="1A79DD84"/>
  <w16cid:commentId w16cid:paraId="174330EE" w16cid:durableId="2F2B8016"/>
  <w16cid:commentId w16cid:paraId="4B476167" w16cid:durableId="598AE2C5"/>
  <w16cid:commentId w16cid:paraId="0D5C7281" w16cid:durableId="3FD5783A"/>
  <w16cid:commentId w16cid:paraId="0BB42FE1" w16cid:durableId="2EC18C75"/>
  <w16cid:commentId w16cid:paraId="059F2AFC" w16cid:durableId="3095F024"/>
  <w16cid:commentId w16cid:paraId="0A87984B" w16cid:durableId="1EF96DE1"/>
  <w16cid:commentId w16cid:paraId="5D18390B" w16cid:durableId="78227D28"/>
  <w16cid:commentId w16cid:paraId="13B9D1FF" w16cid:durableId="5783EE1A"/>
  <w16cid:commentId w16cid:paraId="54E512D2" w16cid:durableId="292EEB8F"/>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60307440" w16cid:durableId="1C88DF65"/>
  <w16cid:commentId w16cid:paraId="26ABD1E5" w16cid:durableId="5105BE36"/>
  <w16cid:commentId w16cid:paraId="767E308B" w16cid:durableId="1893B998"/>
  <w16cid:commentId w16cid:paraId="281FE261" w16cid:durableId="25E4CF3D"/>
  <w16cid:commentId w16cid:paraId="015D6EE4" w16cid:durableId="5B50713F"/>
  <w16cid:commentId w16cid:paraId="51A55388" w16cid:durableId="739360F1"/>
  <w16cid:commentId w16cid:paraId="7F901283" w16cid:durableId="10747C6A"/>
  <w16cid:commentId w16cid:paraId="256AE7CE" w16cid:durableId="79758EAC"/>
  <w16cid:commentId w16cid:paraId="10CB71B7" w16cid:durableId="06BEFBF1"/>
  <w16cid:commentId w16cid:paraId="7ABE8AB6" w16cid:durableId="7DFF538B"/>
  <w16cid:commentId w16cid:paraId="4DC341A7" w16cid:durableId="38AD0257"/>
  <w16cid:commentId w16cid:paraId="3B82DFE2" w16cid:durableId="16D9F910"/>
  <w16cid:commentId w16cid:paraId="14895744" w16cid:durableId="69B100CF"/>
  <w16cid:commentId w16cid:paraId="2CDDA224" w16cid:durableId="75B7CAE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ACC1C6B" w16cid:durableId="661B1E24"/>
  <w16cid:commentId w16cid:paraId="07E6A879" w16cid:durableId="70702BBC"/>
  <w16cid:commentId w16cid:paraId="38EF804F" w16cid:durableId="100238EB"/>
  <w16cid:commentId w16cid:paraId="28F5147A" w16cid:durableId="1839C924"/>
  <w16cid:commentId w16cid:paraId="232650AC" w16cid:durableId="30F7CA66"/>
  <w16cid:commentId w16cid:paraId="33C7A77C" w16cid:durableId="6E1A9A48"/>
  <w16cid:commentId w16cid:paraId="56A032EA" w16cid:durableId="4CB43D86"/>
  <w16cid:commentId w16cid:paraId="3F6C8D57" w16cid:durableId="11D64467"/>
  <w16cid:commentId w16cid:paraId="0B0ECE92" w16cid:durableId="269C7841"/>
  <w16cid:commentId w16cid:paraId="11E12A10" w16cid:durableId="76424957"/>
  <w16cid:commentId w16cid:paraId="601734E5" w16cid:durableId="2B8365FE"/>
  <w16cid:commentId w16cid:paraId="1158CED6" w16cid:durableId="004B7540"/>
  <w16cid:commentId w16cid:paraId="28B5FF77" w16cid:durableId="269264A4"/>
  <w16cid:commentId w16cid:paraId="7C7AE282" w16cid:durableId="5E029401"/>
  <w16cid:commentId w16cid:paraId="23FBAF2D" w16cid:durableId="1AD12ABC"/>
  <w16cid:commentId w16cid:paraId="7505B278" w16cid:durableId="67278541"/>
  <w16cid:commentId w16cid:paraId="42B56218" w16cid:durableId="6282C10B"/>
  <w16cid:commentId w16cid:paraId="51C630FF" w16cid:durableId="3464AEAF"/>
  <w16cid:commentId w16cid:paraId="3E236700" w16cid:durableId="6D5EF60D"/>
  <w16cid:commentId w16cid:paraId="20BD7654" w16cid:durableId="6A6C5731"/>
  <w16cid:commentId w16cid:paraId="5EA70580" w16cid:durableId="4E4EE579"/>
  <w16cid:commentId w16cid:paraId="3AA224DA" w16cid:durableId="02048904"/>
  <w16cid:commentId w16cid:paraId="280F175E" w16cid:durableId="139DD853"/>
  <w16cid:commentId w16cid:paraId="23ACE75E" w16cid:durableId="065886C2"/>
  <w16cid:commentId w16cid:paraId="0CDBBEA4" w16cid:durableId="69B2B66C"/>
  <w16cid:commentId w16cid:paraId="443B9BC9" w16cid:durableId="4454FFE4"/>
  <w16cid:commentId w16cid:paraId="4419A5DD" w16cid:durableId="7B01A550"/>
  <w16cid:commentId w16cid:paraId="298B794F" w16cid:durableId="53526F39"/>
  <w16cid:commentId w16cid:paraId="5B007BBA" w16cid:durableId="50C5FD29"/>
  <w16cid:commentId w16cid:paraId="59B3E3CD" w16cid:durableId="64FB0087"/>
  <w16cid:commentId w16cid:paraId="6E2CE82C" w16cid:durableId="535664C6"/>
  <w16cid:commentId w16cid:paraId="51A5280B" w16cid:durableId="2B49D9EA"/>
  <w16cid:commentId w16cid:paraId="0ACCE62D" w16cid:durableId="52E09F36"/>
  <w16cid:commentId w16cid:paraId="2A28B1F6" w16cid:durableId="360DB413"/>
  <w16cid:commentId w16cid:paraId="4B37C96A" w16cid:durableId="42C15AC6"/>
  <w16cid:commentId w16cid:paraId="72AFFF42" w16cid:durableId="1F5F1637"/>
  <w16cid:commentId w16cid:paraId="45A84AD9" w16cid:durableId="302235B7"/>
  <w16cid:commentId w16cid:paraId="0B02061D" w16cid:durableId="01C88F23"/>
  <w16cid:commentId w16cid:paraId="21886E0E" w16cid:durableId="5660BF1D"/>
  <w16cid:commentId w16cid:paraId="07D818F4" w16cid:durableId="0DB6A375"/>
  <w16cid:commentId w16cid:paraId="7A10DED3" w16cid:durableId="09B4DEDD"/>
  <w16cid:commentId w16cid:paraId="2DDA2BBD" w16cid:durableId="37A6E444"/>
  <w16cid:commentId w16cid:paraId="681973D9" w16cid:durableId="569142BC"/>
  <w16cid:commentId w16cid:paraId="798FBC1F" w16cid:durableId="12B50A5B"/>
  <w16cid:commentId w16cid:paraId="72C8EC06" w16cid:durableId="244AC5B1"/>
  <w16cid:commentId w16cid:paraId="6A3434F0" w16cid:durableId="78F664F0"/>
  <w16cid:commentId w16cid:paraId="4DC89A8A" w16cid:durableId="06AE7F8E"/>
  <w16cid:commentId w16cid:paraId="76A902C3" w16cid:durableId="2BDEA0C0"/>
  <w16cid:commentId w16cid:paraId="4A56CFD4" w16cid:durableId="41D85FB3"/>
  <w16cid:commentId w16cid:paraId="7756D9F7" w16cid:durableId="6B2EE841"/>
  <w16cid:commentId w16cid:paraId="2A034E8F" w16cid:durableId="1A31C7BC"/>
  <w16cid:commentId w16cid:paraId="435C8DC7" w16cid:durableId="520AAE0D"/>
  <w16cid:commentId w16cid:paraId="57C0FD79" w16cid:durableId="4D4A7EBC"/>
  <w16cid:commentId w16cid:paraId="47B21BF2" w16cid:durableId="1A34C0A1"/>
  <w16cid:commentId w16cid:paraId="5FAFCB14" w16cid:durableId="102092BE"/>
  <w16cid:commentId w16cid:paraId="15377682" w16cid:durableId="677EA760"/>
  <w16cid:commentId w16cid:paraId="262FB2EC" w16cid:durableId="4289006F"/>
  <w16cid:commentId w16cid:paraId="09E70ECA" w16cid:durableId="3548A57A"/>
  <w16cid:commentId w16cid:paraId="15E67936" w16cid:durableId="7B1AF8D3"/>
  <w16cid:commentId w16cid:paraId="51658CCD" w16cid:durableId="53D58E01"/>
  <w16cid:commentId w16cid:paraId="689C8F2C" w16cid:durableId="634AA2D4"/>
  <w16cid:commentId w16cid:paraId="5F6FB91F" w16cid:durableId="4D24458A"/>
  <w16cid:commentId w16cid:paraId="2B5297B3" w16cid:durableId="76490DF7"/>
  <w16cid:commentId w16cid:paraId="2C7A8078" w16cid:durableId="45C25F48"/>
  <w16cid:commentId w16cid:paraId="789E863C" w16cid:durableId="4D97E00E"/>
  <w16cid:commentId w16cid:paraId="082ED0B8" w16cid:durableId="3C51EA82"/>
  <w16cid:commentId w16cid:paraId="1D206059" w16cid:durableId="58FAF8C2"/>
  <w16cid:commentId w16cid:paraId="7E1CEC6D" w16cid:durableId="5762D710"/>
  <w16cid:commentId w16cid:paraId="763D38EA" w16cid:durableId="5F3792DA"/>
  <w16cid:commentId w16cid:paraId="5CD564D7" w16cid:durableId="58D693C8"/>
  <w16cid:commentId w16cid:paraId="782E812E" w16cid:durableId="3DD4C227"/>
  <w16cid:commentId w16cid:paraId="28A6F0BB" w16cid:durableId="6AFA676D"/>
  <w16cid:commentId w16cid:paraId="76955ABF" w16cid:durableId="7312F755"/>
  <w16cid:commentId w16cid:paraId="17B0031C" w16cid:durableId="6A1EA108"/>
  <w16cid:commentId w16cid:paraId="46DAEC9D" w16cid:durableId="21EC3022"/>
  <w16cid:commentId w16cid:paraId="4CC92906" w16cid:durableId="5D01C1B7"/>
  <w16cid:commentId w16cid:paraId="0724EDE5" w16cid:durableId="66121568"/>
  <w16cid:commentId w16cid:paraId="7AFF4536" w16cid:durableId="4835BFC2"/>
  <w16cid:commentId w16cid:paraId="41A12EBE" w16cid:durableId="4AC65751"/>
  <w16cid:commentId w16cid:paraId="31042BD8" w16cid:durableId="2C37910B"/>
  <w16cid:commentId w16cid:paraId="389B6F6D" w16cid:durableId="31655D02"/>
  <w16cid:commentId w16cid:paraId="697412F2" w16cid:durableId="5237E15C"/>
  <w16cid:commentId w16cid:paraId="701116AA" w16cid:durableId="6B8310DA"/>
  <w16cid:commentId w16cid:paraId="445BD280" w16cid:durableId="7BAD2E74"/>
  <w16cid:commentId w16cid:paraId="1A2B8607" w16cid:durableId="0E17478E"/>
  <w16cid:commentId w16cid:paraId="734D5669" w16cid:durableId="06363E30"/>
  <w16cid:commentId w16cid:paraId="628861EE" w16cid:durableId="716D4AF8"/>
  <w16cid:commentId w16cid:paraId="5AC2D664" w16cid:durableId="1ACC169B"/>
  <w16cid:commentId w16cid:paraId="1FEF9BE1" w16cid:durableId="2B69F6AD"/>
  <w16cid:commentId w16cid:paraId="5E8560BE" w16cid:durableId="38216A66"/>
  <w16cid:commentId w16cid:paraId="1B273BE4" w16cid:durableId="2C34346C"/>
  <w16cid:commentId w16cid:paraId="0DD9B354" w16cid:durableId="2FD03A5B"/>
  <w16cid:commentId w16cid:paraId="1AD15692" w16cid:durableId="46471D4D"/>
  <w16cid:commentId w16cid:paraId="6022DB70" w16cid:durableId="0E790B31"/>
  <w16cid:commentId w16cid:paraId="441CFED3" w16cid:durableId="2834507C"/>
  <w16cid:commentId w16cid:paraId="632328F9" w16cid:durableId="7068DB47"/>
  <w16cid:commentId w16cid:paraId="61BCD528" w16cid:durableId="282C3669"/>
  <w16cid:commentId w16cid:paraId="51213E78" w16cid:durableId="28D96A7C"/>
  <w16cid:commentId w16cid:paraId="1D3B7B87" w16cid:durableId="272FCAC7"/>
  <w16cid:commentId w16cid:paraId="6E4AD2EB" w16cid:durableId="6725C880"/>
  <w16cid:commentId w16cid:paraId="42F4EB7A" w16cid:durableId="262526E8"/>
  <w16cid:commentId w16cid:paraId="39CE89D7" w16cid:durableId="6B010A73"/>
  <w16cid:commentId w16cid:paraId="27F87E61" w16cid:durableId="28842AA9"/>
  <w16cid:commentId w16cid:paraId="65EB9E4F" w16cid:durableId="692C2E22"/>
  <w16cid:commentId w16cid:paraId="33F3F01E" w16cid:durableId="0195709E"/>
  <w16cid:commentId w16cid:paraId="2D8B95D8" w16cid:durableId="4F462292"/>
  <w16cid:commentId w16cid:paraId="182AFB86" w16cid:durableId="7D7DDE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B1148" w14:textId="77777777" w:rsidR="00C32103" w:rsidRDefault="00C32103" w:rsidP="00587563">
      <w:pPr>
        <w:spacing w:after="0" w:line="240" w:lineRule="auto"/>
      </w:pPr>
      <w:r>
        <w:separator/>
      </w:r>
    </w:p>
  </w:endnote>
  <w:endnote w:type="continuationSeparator" w:id="0">
    <w:p w14:paraId="0F4E3D19" w14:textId="77777777" w:rsidR="00C32103" w:rsidRDefault="00C32103"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658FE" w14:textId="77777777" w:rsidR="00C32103" w:rsidRDefault="00C32103" w:rsidP="00587563">
      <w:pPr>
        <w:spacing w:after="0" w:line="240" w:lineRule="auto"/>
      </w:pPr>
      <w:r>
        <w:separator/>
      </w:r>
    </w:p>
  </w:footnote>
  <w:footnote w:type="continuationSeparator" w:id="0">
    <w:p w14:paraId="5DC7A9A7" w14:textId="77777777" w:rsidR="00C32103" w:rsidRDefault="00C32103"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7"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45C4711"/>
    <w:multiLevelType w:val="hybridMultilevel"/>
    <w:tmpl w:val="371C7712"/>
    <w:lvl w:ilvl="0" w:tplc="8474D9F0">
      <w:start w:val="1"/>
      <w:numFmt w:val="decimal"/>
      <w:lvlText w:val="%1."/>
      <w:lvlJc w:val="left"/>
      <w:pPr>
        <w:ind w:left="1020" w:hanging="360"/>
      </w:pPr>
    </w:lvl>
    <w:lvl w:ilvl="1" w:tplc="5ED0AEA2">
      <w:start w:val="1"/>
      <w:numFmt w:val="decimal"/>
      <w:lvlText w:val="%2."/>
      <w:lvlJc w:val="left"/>
      <w:pPr>
        <w:ind w:left="1020" w:hanging="360"/>
      </w:pPr>
    </w:lvl>
    <w:lvl w:ilvl="2" w:tplc="1E4CA0F6">
      <w:start w:val="1"/>
      <w:numFmt w:val="decimal"/>
      <w:lvlText w:val="%3."/>
      <w:lvlJc w:val="left"/>
      <w:pPr>
        <w:ind w:left="1020" w:hanging="360"/>
      </w:pPr>
    </w:lvl>
    <w:lvl w:ilvl="3" w:tplc="71EE1D40">
      <w:start w:val="1"/>
      <w:numFmt w:val="decimal"/>
      <w:lvlText w:val="%4."/>
      <w:lvlJc w:val="left"/>
      <w:pPr>
        <w:ind w:left="1020" w:hanging="360"/>
      </w:pPr>
    </w:lvl>
    <w:lvl w:ilvl="4" w:tplc="A964F8CE">
      <w:start w:val="1"/>
      <w:numFmt w:val="decimal"/>
      <w:lvlText w:val="%5."/>
      <w:lvlJc w:val="left"/>
      <w:pPr>
        <w:ind w:left="1020" w:hanging="360"/>
      </w:pPr>
    </w:lvl>
    <w:lvl w:ilvl="5" w:tplc="9BA46A86">
      <w:start w:val="1"/>
      <w:numFmt w:val="decimal"/>
      <w:lvlText w:val="%6."/>
      <w:lvlJc w:val="left"/>
      <w:pPr>
        <w:ind w:left="1020" w:hanging="360"/>
      </w:pPr>
    </w:lvl>
    <w:lvl w:ilvl="6" w:tplc="09A085E2">
      <w:start w:val="1"/>
      <w:numFmt w:val="decimal"/>
      <w:lvlText w:val="%7."/>
      <w:lvlJc w:val="left"/>
      <w:pPr>
        <w:ind w:left="1020" w:hanging="360"/>
      </w:pPr>
    </w:lvl>
    <w:lvl w:ilvl="7" w:tplc="C9D0EF06">
      <w:start w:val="1"/>
      <w:numFmt w:val="decimal"/>
      <w:lvlText w:val="%8."/>
      <w:lvlJc w:val="left"/>
      <w:pPr>
        <w:ind w:left="1020" w:hanging="360"/>
      </w:pPr>
    </w:lvl>
    <w:lvl w:ilvl="8" w:tplc="400A0AC0">
      <w:start w:val="1"/>
      <w:numFmt w:val="decimal"/>
      <w:lvlText w:val="%9."/>
      <w:lvlJc w:val="left"/>
      <w:pPr>
        <w:ind w:left="1020" w:hanging="360"/>
      </w:pPr>
    </w:lvl>
  </w:abstractNum>
  <w:abstractNum w:abstractNumId="2"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3"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73060414"/>
    <w:multiLevelType w:val="hybridMultilevel"/>
    <w:tmpl w:val="2960C8F6"/>
    <w:lvl w:ilvl="0" w:tplc="2152973E">
      <w:start w:val="1"/>
      <w:numFmt w:val="decimal"/>
      <w:lvlText w:val="%1."/>
      <w:lvlJc w:val="left"/>
      <w:pPr>
        <w:ind w:left="1020" w:hanging="360"/>
      </w:pPr>
    </w:lvl>
    <w:lvl w:ilvl="1" w:tplc="CC52F5AE">
      <w:start w:val="1"/>
      <w:numFmt w:val="decimal"/>
      <w:lvlText w:val="%2."/>
      <w:lvlJc w:val="left"/>
      <w:pPr>
        <w:ind w:left="1020" w:hanging="360"/>
      </w:pPr>
    </w:lvl>
    <w:lvl w:ilvl="2" w:tplc="9F809766">
      <w:start w:val="1"/>
      <w:numFmt w:val="decimal"/>
      <w:lvlText w:val="%3."/>
      <w:lvlJc w:val="left"/>
      <w:pPr>
        <w:ind w:left="1020" w:hanging="360"/>
      </w:pPr>
    </w:lvl>
    <w:lvl w:ilvl="3" w:tplc="87D2FA06">
      <w:start w:val="1"/>
      <w:numFmt w:val="decimal"/>
      <w:lvlText w:val="%4."/>
      <w:lvlJc w:val="left"/>
      <w:pPr>
        <w:ind w:left="1020" w:hanging="360"/>
      </w:pPr>
    </w:lvl>
    <w:lvl w:ilvl="4" w:tplc="685AB112">
      <w:start w:val="1"/>
      <w:numFmt w:val="decimal"/>
      <w:lvlText w:val="%5."/>
      <w:lvlJc w:val="left"/>
      <w:pPr>
        <w:ind w:left="1020" w:hanging="360"/>
      </w:pPr>
    </w:lvl>
    <w:lvl w:ilvl="5" w:tplc="9C7CDBA0">
      <w:start w:val="1"/>
      <w:numFmt w:val="decimal"/>
      <w:lvlText w:val="%6."/>
      <w:lvlJc w:val="left"/>
      <w:pPr>
        <w:ind w:left="1020" w:hanging="360"/>
      </w:pPr>
    </w:lvl>
    <w:lvl w:ilvl="6" w:tplc="30660580">
      <w:start w:val="1"/>
      <w:numFmt w:val="decimal"/>
      <w:lvlText w:val="%7."/>
      <w:lvlJc w:val="left"/>
      <w:pPr>
        <w:ind w:left="1020" w:hanging="360"/>
      </w:pPr>
    </w:lvl>
    <w:lvl w:ilvl="7" w:tplc="46407FC2">
      <w:start w:val="1"/>
      <w:numFmt w:val="decimal"/>
      <w:lvlText w:val="%8."/>
      <w:lvlJc w:val="left"/>
      <w:pPr>
        <w:ind w:left="1020" w:hanging="360"/>
      </w:pPr>
    </w:lvl>
    <w:lvl w:ilvl="8" w:tplc="99D40AA6">
      <w:start w:val="1"/>
      <w:numFmt w:val="decimal"/>
      <w:lvlText w:val="%9."/>
      <w:lvlJc w:val="left"/>
      <w:pPr>
        <w:ind w:left="1020" w:hanging="360"/>
      </w:pPr>
    </w:lvl>
  </w:abstractNum>
  <w:abstractNum w:abstractNumId="5" w15:restartNumberingAfterBreak="0">
    <w:nsid w:val="7E432A35"/>
    <w:multiLevelType w:val="hybridMultilevel"/>
    <w:tmpl w:val="D9A64C04"/>
    <w:lvl w:ilvl="0" w:tplc="91002EDA">
      <w:start w:val="1"/>
      <w:numFmt w:val="decimal"/>
      <w:lvlText w:val="%1."/>
      <w:lvlJc w:val="left"/>
      <w:pPr>
        <w:ind w:left="1020" w:hanging="360"/>
      </w:pPr>
    </w:lvl>
    <w:lvl w:ilvl="1" w:tplc="A7A63DA2">
      <w:start w:val="1"/>
      <w:numFmt w:val="decimal"/>
      <w:lvlText w:val="%2."/>
      <w:lvlJc w:val="left"/>
      <w:pPr>
        <w:ind w:left="1020" w:hanging="360"/>
      </w:pPr>
    </w:lvl>
    <w:lvl w:ilvl="2" w:tplc="F746C372">
      <w:start w:val="1"/>
      <w:numFmt w:val="decimal"/>
      <w:lvlText w:val="%3."/>
      <w:lvlJc w:val="left"/>
      <w:pPr>
        <w:ind w:left="1020" w:hanging="360"/>
      </w:pPr>
    </w:lvl>
    <w:lvl w:ilvl="3" w:tplc="87949E92">
      <w:start w:val="1"/>
      <w:numFmt w:val="decimal"/>
      <w:lvlText w:val="%4."/>
      <w:lvlJc w:val="left"/>
      <w:pPr>
        <w:ind w:left="1020" w:hanging="360"/>
      </w:pPr>
    </w:lvl>
    <w:lvl w:ilvl="4" w:tplc="CEC875D2">
      <w:start w:val="1"/>
      <w:numFmt w:val="decimal"/>
      <w:lvlText w:val="%5."/>
      <w:lvlJc w:val="left"/>
      <w:pPr>
        <w:ind w:left="1020" w:hanging="360"/>
      </w:pPr>
    </w:lvl>
    <w:lvl w:ilvl="5" w:tplc="8904FD74">
      <w:start w:val="1"/>
      <w:numFmt w:val="decimal"/>
      <w:lvlText w:val="%6."/>
      <w:lvlJc w:val="left"/>
      <w:pPr>
        <w:ind w:left="1020" w:hanging="360"/>
      </w:pPr>
    </w:lvl>
    <w:lvl w:ilvl="6" w:tplc="D84A522E">
      <w:start w:val="1"/>
      <w:numFmt w:val="decimal"/>
      <w:lvlText w:val="%7."/>
      <w:lvlJc w:val="left"/>
      <w:pPr>
        <w:ind w:left="1020" w:hanging="360"/>
      </w:pPr>
    </w:lvl>
    <w:lvl w:ilvl="7" w:tplc="1674AFCA">
      <w:start w:val="1"/>
      <w:numFmt w:val="decimal"/>
      <w:lvlText w:val="%8."/>
      <w:lvlJc w:val="left"/>
      <w:pPr>
        <w:ind w:left="1020" w:hanging="360"/>
      </w:pPr>
    </w:lvl>
    <w:lvl w:ilvl="8" w:tplc="7346D7CC">
      <w:start w:val="1"/>
      <w:numFmt w:val="decimal"/>
      <w:lvlText w:val="%9."/>
      <w:lvlJc w:val="left"/>
      <w:pPr>
        <w:ind w:left="1020" w:hanging="360"/>
      </w:pPr>
    </w:lvl>
  </w:abstractNum>
  <w:num w:numId="1" w16cid:durableId="75828219">
    <w:abstractNumId w:val="3"/>
  </w:num>
  <w:num w:numId="2" w16cid:durableId="1190142483">
    <w:abstractNumId w:val="0"/>
  </w:num>
  <w:num w:numId="3" w16cid:durableId="1301809674">
    <w:abstractNumId w:val="2"/>
  </w:num>
  <w:num w:numId="4" w16cid:durableId="691107513">
    <w:abstractNumId w:val="5"/>
  </w:num>
  <w:num w:numId="5" w16cid:durableId="1422021870">
    <w:abstractNumId w:val="1"/>
  </w:num>
  <w:num w:numId="6" w16cid:durableId="19934187">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loe McAuley">
    <w15:presenceInfo w15:providerId="Windows Live" w15:userId="45774eaa9cfd92b6"/>
  </w15:person>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Tim Doherty">
    <w15:presenceInfo w15:providerId="AD" w15:userId="S::tim.doherty@dbca.wa.gov.au::3f6ba6b4-126b-4573-bedc-0b12e4000d78"/>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0&lt;/item&gt;&lt;item&gt;16&lt;/item&gt;&lt;item&gt;18&lt;/item&gt;&lt;item&gt;60&lt;/item&gt;&lt;item&gt;61&lt;/item&gt;&lt;item&gt;71&lt;/item&gt;&lt;item&gt;82&lt;/item&gt;&lt;item&gt;86&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68&lt;/item&gt;&lt;item&gt;169&lt;/item&gt;&lt;item&gt;170&lt;/item&gt;&lt;item&gt;174&lt;/item&gt;&lt;item&gt;175&lt;/item&gt;&lt;item&gt;180&lt;/item&gt;&lt;item&gt;181&lt;/item&gt;&lt;item&gt;183&lt;/item&gt;&lt;item&gt;184&lt;/item&gt;&lt;item&gt;185&lt;/item&gt;&lt;item&gt;190&lt;/item&gt;&lt;item&gt;191&lt;/item&gt;&lt;item&gt;193&lt;/item&gt;&lt;item&gt;194&lt;/item&gt;&lt;item&gt;195&lt;/item&gt;&lt;item&gt;196&lt;/item&gt;&lt;item&gt;197&lt;/item&gt;&lt;item&gt;199&lt;/item&gt;&lt;item&gt;202&lt;/item&gt;&lt;item&gt;204&lt;/item&gt;&lt;item&gt;205&lt;/item&gt;&lt;item&gt;208&lt;/item&gt;&lt;item&gt;210&lt;/item&gt;&lt;item&gt;211&lt;/item&gt;&lt;item&gt;212&lt;/item&gt;&lt;item&gt;247&lt;/item&gt;&lt;item&gt;302&lt;/item&gt;&lt;item&gt;318&lt;/item&gt;&lt;item&gt;385&lt;/item&gt;&lt;item&gt;457&lt;/item&gt;&lt;item&gt;538&lt;/item&gt;&lt;item&gt;540&lt;/item&gt;&lt;item&gt;587&lt;/item&gt;&lt;item&gt;601&lt;/item&gt;&lt;item&gt;640&lt;/item&gt;&lt;item&gt;658&lt;/item&gt;&lt;item&gt;686&lt;/item&gt;&lt;item&gt;691&lt;/item&gt;&lt;item&gt;696&lt;/item&gt;&lt;item&gt;704&lt;/item&gt;&lt;item&gt;705&lt;/item&gt;&lt;item&gt;707&lt;/item&gt;&lt;item&gt;709&lt;/item&gt;&lt;item&gt;712&lt;/item&gt;&lt;item&gt;713&lt;/item&gt;&lt;item&gt;714&lt;/item&gt;&lt;item&gt;717&lt;/item&gt;&lt;item&gt;719&lt;/item&gt;&lt;item&gt;720&lt;/item&gt;&lt;item&gt;721&lt;/item&gt;&lt;item&gt;723&lt;/item&gt;&lt;item&gt;725&lt;/item&gt;&lt;item&gt;726&lt;/item&gt;&lt;item&gt;727&lt;/item&gt;&lt;item&gt;732&lt;/item&gt;&lt;item&gt;733&lt;/item&gt;&lt;item&gt;734&lt;/item&gt;&lt;item&gt;735&lt;/item&gt;&lt;item&gt;736&lt;/item&gt;&lt;item&gt;738&lt;/item&gt;&lt;item&gt;739&lt;/item&gt;&lt;item&gt;740&lt;/item&gt;&lt;item&gt;743&lt;/item&gt;&lt;item&gt;746&lt;/item&gt;&lt;item&gt;747&lt;/item&gt;&lt;item&gt;748&lt;/item&gt;&lt;/record-ids&gt;&lt;/item&gt;&lt;/Libraries&gt;"/>
  </w:docVars>
  <w:rsids>
    <w:rsidRoot w:val="006F3923"/>
    <w:rsid w:val="00000293"/>
    <w:rsid w:val="00002369"/>
    <w:rsid w:val="000028E0"/>
    <w:rsid w:val="000029FB"/>
    <w:rsid w:val="0000300C"/>
    <w:rsid w:val="000037E2"/>
    <w:rsid w:val="00003B4D"/>
    <w:rsid w:val="00003C47"/>
    <w:rsid w:val="00003EA6"/>
    <w:rsid w:val="000043AF"/>
    <w:rsid w:val="000048FD"/>
    <w:rsid w:val="00005425"/>
    <w:rsid w:val="0000574F"/>
    <w:rsid w:val="00005C17"/>
    <w:rsid w:val="0000632C"/>
    <w:rsid w:val="00006830"/>
    <w:rsid w:val="0001156F"/>
    <w:rsid w:val="0001172C"/>
    <w:rsid w:val="00011806"/>
    <w:rsid w:val="00011FFF"/>
    <w:rsid w:val="00013550"/>
    <w:rsid w:val="00013741"/>
    <w:rsid w:val="00013DB7"/>
    <w:rsid w:val="00014326"/>
    <w:rsid w:val="00014606"/>
    <w:rsid w:val="00015B3E"/>
    <w:rsid w:val="00015B6E"/>
    <w:rsid w:val="00015CFB"/>
    <w:rsid w:val="00016278"/>
    <w:rsid w:val="000162A4"/>
    <w:rsid w:val="000173D0"/>
    <w:rsid w:val="00017BAF"/>
    <w:rsid w:val="00017FEA"/>
    <w:rsid w:val="00020393"/>
    <w:rsid w:val="00020B8D"/>
    <w:rsid w:val="00020F82"/>
    <w:rsid w:val="00021702"/>
    <w:rsid w:val="000222CC"/>
    <w:rsid w:val="00022D11"/>
    <w:rsid w:val="00022FFF"/>
    <w:rsid w:val="0002495D"/>
    <w:rsid w:val="00024EBA"/>
    <w:rsid w:val="00024F35"/>
    <w:rsid w:val="0002536A"/>
    <w:rsid w:val="00026808"/>
    <w:rsid w:val="00026A05"/>
    <w:rsid w:val="00026CA8"/>
    <w:rsid w:val="000303A2"/>
    <w:rsid w:val="0003049A"/>
    <w:rsid w:val="0003157E"/>
    <w:rsid w:val="00031C9B"/>
    <w:rsid w:val="00032A18"/>
    <w:rsid w:val="000335AC"/>
    <w:rsid w:val="0003367E"/>
    <w:rsid w:val="00033A55"/>
    <w:rsid w:val="000341CB"/>
    <w:rsid w:val="00034353"/>
    <w:rsid w:val="000349DC"/>
    <w:rsid w:val="00034CE9"/>
    <w:rsid w:val="00035400"/>
    <w:rsid w:val="00035966"/>
    <w:rsid w:val="00035C7C"/>
    <w:rsid w:val="000365F0"/>
    <w:rsid w:val="0003664B"/>
    <w:rsid w:val="000367D1"/>
    <w:rsid w:val="00037C7D"/>
    <w:rsid w:val="00037E3F"/>
    <w:rsid w:val="000403FA"/>
    <w:rsid w:val="00040E6F"/>
    <w:rsid w:val="00041E88"/>
    <w:rsid w:val="00041F5D"/>
    <w:rsid w:val="000420B4"/>
    <w:rsid w:val="000422B9"/>
    <w:rsid w:val="000424C0"/>
    <w:rsid w:val="00042CAC"/>
    <w:rsid w:val="00042F96"/>
    <w:rsid w:val="000444AB"/>
    <w:rsid w:val="0004488A"/>
    <w:rsid w:val="00046EE7"/>
    <w:rsid w:val="000477A5"/>
    <w:rsid w:val="00047EF2"/>
    <w:rsid w:val="000505C2"/>
    <w:rsid w:val="00050CB1"/>
    <w:rsid w:val="0005154A"/>
    <w:rsid w:val="0005196E"/>
    <w:rsid w:val="00052DFD"/>
    <w:rsid w:val="00054461"/>
    <w:rsid w:val="000546EE"/>
    <w:rsid w:val="0005554F"/>
    <w:rsid w:val="00055F12"/>
    <w:rsid w:val="00056BC5"/>
    <w:rsid w:val="00056C4D"/>
    <w:rsid w:val="00056E98"/>
    <w:rsid w:val="00057348"/>
    <w:rsid w:val="00057553"/>
    <w:rsid w:val="0005794D"/>
    <w:rsid w:val="0005795D"/>
    <w:rsid w:val="00060AE8"/>
    <w:rsid w:val="000610B7"/>
    <w:rsid w:val="000614F1"/>
    <w:rsid w:val="00061A44"/>
    <w:rsid w:val="000627B0"/>
    <w:rsid w:val="00064D07"/>
    <w:rsid w:val="00065333"/>
    <w:rsid w:val="00066463"/>
    <w:rsid w:val="00066489"/>
    <w:rsid w:val="000665DE"/>
    <w:rsid w:val="000674E5"/>
    <w:rsid w:val="00070100"/>
    <w:rsid w:val="00070A63"/>
    <w:rsid w:val="00070D73"/>
    <w:rsid w:val="00070F43"/>
    <w:rsid w:val="0007102B"/>
    <w:rsid w:val="0007168E"/>
    <w:rsid w:val="00071762"/>
    <w:rsid w:val="000717CE"/>
    <w:rsid w:val="000718C0"/>
    <w:rsid w:val="00071CED"/>
    <w:rsid w:val="00071DDA"/>
    <w:rsid w:val="00071E1E"/>
    <w:rsid w:val="0007406C"/>
    <w:rsid w:val="000740E6"/>
    <w:rsid w:val="000748AA"/>
    <w:rsid w:val="000757D4"/>
    <w:rsid w:val="00075EC6"/>
    <w:rsid w:val="000766C0"/>
    <w:rsid w:val="00076975"/>
    <w:rsid w:val="000778E5"/>
    <w:rsid w:val="00080802"/>
    <w:rsid w:val="00080F94"/>
    <w:rsid w:val="00081491"/>
    <w:rsid w:val="00081C44"/>
    <w:rsid w:val="000822C3"/>
    <w:rsid w:val="000824E7"/>
    <w:rsid w:val="00082566"/>
    <w:rsid w:val="00083A1C"/>
    <w:rsid w:val="00083A63"/>
    <w:rsid w:val="00084046"/>
    <w:rsid w:val="00084207"/>
    <w:rsid w:val="000842D6"/>
    <w:rsid w:val="0008491C"/>
    <w:rsid w:val="00084EF2"/>
    <w:rsid w:val="00085C4B"/>
    <w:rsid w:val="00085E6A"/>
    <w:rsid w:val="00086D63"/>
    <w:rsid w:val="00087904"/>
    <w:rsid w:val="000904FB"/>
    <w:rsid w:val="00090938"/>
    <w:rsid w:val="00090C87"/>
    <w:rsid w:val="00090EBA"/>
    <w:rsid w:val="000914F1"/>
    <w:rsid w:val="00091554"/>
    <w:rsid w:val="00091692"/>
    <w:rsid w:val="000918BD"/>
    <w:rsid w:val="00091C0D"/>
    <w:rsid w:val="00092AE8"/>
    <w:rsid w:val="00093561"/>
    <w:rsid w:val="000937F8"/>
    <w:rsid w:val="00093EF7"/>
    <w:rsid w:val="00094856"/>
    <w:rsid w:val="00094BB1"/>
    <w:rsid w:val="00094CCF"/>
    <w:rsid w:val="0009523E"/>
    <w:rsid w:val="00097244"/>
    <w:rsid w:val="000977E3"/>
    <w:rsid w:val="000A0063"/>
    <w:rsid w:val="000A01B0"/>
    <w:rsid w:val="000A02C9"/>
    <w:rsid w:val="000A06C1"/>
    <w:rsid w:val="000A112B"/>
    <w:rsid w:val="000A1973"/>
    <w:rsid w:val="000A1D24"/>
    <w:rsid w:val="000A2A2F"/>
    <w:rsid w:val="000A2C51"/>
    <w:rsid w:val="000A350D"/>
    <w:rsid w:val="000A5197"/>
    <w:rsid w:val="000A520E"/>
    <w:rsid w:val="000A5EC5"/>
    <w:rsid w:val="000A5F62"/>
    <w:rsid w:val="000A6499"/>
    <w:rsid w:val="000A6A2A"/>
    <w:rsid w:val="000A7185"/>
    <w:rsid w:val="000A7446"/>
    <w:rsid w:val="000A7558"/>
    <w:rsid w:val="000A79FE"/>
    <w:rsid w:val="000A7E0E"/>
    <w:rsid w:val="000B0793"/>
    <w:rsid w:val="000B0AF5"/>
    <w:rsid w:val="000B1175"/>
    <w:rsid w:val="000B1931"/>
    <w:rsid w:val="000B2340"/>
    <w:rsid w:val="000B32F7"/>
    <w:rsid w:val="000B34F9"/>
    <w:rsid w:val="000B4240"/>
    <w:rsid w:val="000B4C3B"/>
    <w:rsid w:val="000B518E"/>
    <w:rsid w:val="000B5B8D"/>
    <w:rsid w:val="000B647F"/>
    <w:rsid w:val="000B6B62"/>
    <w:rsid w:val="000B6BEF"/>
    <w:rsid w:val="000B6FE0"/>
    <w:rsid w:val="000B712C"/>
    <w:rsid w:val="000B71FE"/>
    <w:rsid w:val="000B7510"/>
    <w:rsid w:val="000B78E8"/>
    <w:rsid w:val="000C0029"/>
    <w:rsid w:val="000C06F2"/>
    <w:rsid w:val="000C1363"/>
    <w:rsid w:val="000C180E"/>
    <w:rsid w:val="000C18D3"/>
    <w:rsid w:val="000C1B52"/>
    <w:rsid w:val="000C36C7"/>
    <w:rsid w:val="000C412E"/>
    <w:rsid w:val="000C456B"/>
    <w:rsid w:val="000C5624"/>
    <w:rsid w:val="000C5916"/>
    <w:rsid w:val="000C597E"/>
    <w:rsid w:val="000C5B74"/>
    <w:rsid w:val="000C626D"/>
    <w:rsid w:val="000C6716"/>
    <w:rsid w:val="000C6D2A"/>
    <w:rsid w:val="000C73B6"/>
    <w:rsid w:val="000C7624"/>
    <w:rsid w:val="000C7A4E"/>
    <w:rsid w:val="000D0C25"/>
    <w:rsid w:val="000D140D"/>
    <w:rsid w:val="000D1741"/>
    <w:rsid w:val="000D1B5D"/>
    <w:rsid w:val="000D1D14"/>
    <w:rsid w:val="000D20F7"/>
    <w:rsid w:val="000D2BFA"/>
    <w:rsid w:val="000D2EC6"/>
    <w:rsid w:val="000D5111"/>
    <w:rsid w:val="000D5D60"/>
    <w:rsid w:val="000D6CB6"/>
    <w:rsid w:val="000D6D63"/>
    <w:rsid w:val="000D6FBE"/>
    <w:rsid w:val="000D776B"/>
    <w:rsid w:val="000D7A14"/>
    <w:rsid w:val="000D7C74"/>
    <w:rsid w:val="000E01CD"/>
    <w:rsid w:val="000E0A16"/>
    <w:rsid w:val="000E1094"/>
    <w:rsid w:val="000E10F5"/>
    <w:rsid w:val="000E24A8"/>
    <w:rsid w:val="000E2CEC"/>
    <w:rsid w:val="000E4DC5"/>
    <w:rsid w:val="000E5BF5"/>
    <w:rsid w:val="000E6B5B"/>
    <w:rsid w:val="000E7131"/>
    <w:rsid w:val="000F0230"/>
    <w:rsid w:val="000F03DE"/>
    <w:rsid w:val="000F1326"/>
    <w:rsid w:val="000F1DA5"/>
    <w:rsid w:val="000F1EF4"/>
    <w:rsid w:val="000F325C"/>
    <w:rsid w:val="000F3DC8"/>
    <w:rsid w:val="000F4106"/>
    <w:rsid w:val="000F5753"/>
    <w:rsid w:val="000F693B"/>
    <w:rsid w:val="000F7642"/>
    <w:rsid w:val="000F7824"/>
    <w:rsid w:val="000F7959"/>
    <w:rsid w:val="001004B6"/>
    <w:rsid w:val="00100BBC"/>
    <w:rsid w:val="00101A9F"/>
    <w:rsid w:val="001028BE"/>
    <w:rsid w:val="00103A8D"/>
    <w:rsid w:val="00103CD3"/>
    <w:rsid w:val="00104144"/>
    <w:rsid w:val="0010494B"/>
    <w:rsid w:val="00104BB9"/>
    <w:rsid w:val="00105AAA"/>
    <w:rsid w:val="00105AF1"/>
    <w:rsid w:val="00107CCC"/>
    <w:rsid w:val="00107F1D"/>
    <w:rsid w:val="00110C72"/>
    <w:rsid w:val="00111DD0"/>
    <w:rsid w:val="00112775"/>
    <w:rsid w:val="00112B13"/>
    <w:rsid w:val="00112C2B"/>
    <w:rsid w:val="00113CA2"/>
    <w:rsid w:val="001149D3"/>
    <w:rsid w:val="001167CB"/>
    <w:rsid w:val="00116ACF"/>
    <w:rsid w:val="00116F0A"/>
    <w:rsid w:val="0011762C"/>
    <w:rsid w:val="0012017F"/>
    <w:rsid w:val="001206AA"/>
    <w:rsid w:val="00121705"/>
    <w:rsid w:val="00121D21"/>
    <w:rsid w:val="001223A5"/>
    <w:rsid w:val="0012299F"/>
    <w:rsid w:val="00122C6E"/>
    <w:rsid w:val="0012359B"/>
    <w:rsid w:val="00123CD2"/>
    <w:rsid w:val="001248C0"/>
    <w:rsid w:val="0012491A"/>
    <w:rsid w:val="0012494B"/>
    <w:rsid w:val="0012577F"/>
    <w:rsid w:val="00125941"/>
    <w:rsid w:val="00126AD1"/>
    <w:rsid w:val="00127893"/>
    <w:rsid w:val="00127FB3"/>
    <w:rsid w:val="00130235"/>
    <w:rsid w:val="00130F6A"/>
    <w:rsid w:val="001318EF"/>
    <w:rsid w:val="00131C43"/>
    <w:rsid w:val="00132EA5"/>
    <w:rsid w:val="00133914"/>
    <w:rsid w:val="00133B13"/>
    <w:rsid w:val="00133F54"/>
    <w:rsid w:val="001347D4"/>
    <w:rsid w:val="001352DD"/>
    <w:rsid w:val="00135FB2"/>
    <w:rsid w:val="001379B8"/>
    <w:rsid w:val="00137CD6"/>
    <w:rsid w:val="00137E95"/>
    <w:rsid w:val="001403F1"/>
    <w:rsid w:val="00140870"/>
    <w:rsid w:val="00141592"/>
    <w:rsid w:val="001428CB"/>
    <w:rsid w:val="00142BCE"/>
    <w:rsid w:val="00143AE9"/>
    <w:rsid w:val="00144DB0"/>
    <w:rsid w:val="00145C69"/>
    <w:rsid w:val="00145D6F"/>
    <w:rsid w:val="00146730"/>
    <w:rsid w:val="00151842"/>
    <w:rsid w:val="001522A5"/>
    <w:rsid w:val="001525B1"/>
    <w:rsid w:val="0015317B"/>
    <w:rsid w:val="001532BC"/>
    <w:rsid w:val="00154925"/>
    <w:rsid w:val="00154F8C"/>
    <w:rsid w:val="00155535"/>
    <w:rsid w:val="00155860"/>
    <w:rsid w:val="001559A4"/>
    <w:rsid w:val="0015607D"/>
    <w:rsid w:val="0015655B"/>
    <w:rsid w:val="00156743"/>
    <w:rsid w:val="00156EFA"/>
    <w:rsid w:val="00157415"/>
    <w:rsid w:val="00157AE8"/>
    <w:rsid w:val="00157BF4"/>
    <w:rsid w:val="001613DC"/>
    <w:rsid w:val="00161A2E"/>
    <w:rsid w:val="00162523"/>
    <w:rsid w:val="001627F9"/>
    <w:rsid w:val="00162EF1"/>
    <w:rsid w:val="00162FBC"/>
    <w:rsid w:val="0016357F"/>
    <w:rsid w:val="00163764"/>
    <w:rsid w:val="001647E1"/>
    <w:rsid w:val="0016639F"/>
    <w:rsid w:val="0016645D"/>
    <w:rsid w:val="00167353"/>
    <w:rsid w:val="0017044C"/>
    <w:rsid w:val="00171AC3"/>
    <w:rsid w:val="00172049"/>
    <w:rsid w:val="0017246B"/>
    <w:rsid w:val="001729D4"/>
    <w:rsid w:val="00174AD3"/>
    <w:rsid w:val="00174D70"/>
    <w:rsid w:val="00175757"/>
    <w:rsid w:val="0017578A"/>
    <w:rsid w:val="0018061D"/>
    <w:rsid w:val="0018197A"/>
    <w:rsid w:val="00181D68"/>
    <w:rsid w:val="00183630"/>
    <w:rsid w:val="00183DC6"/>
    <w:rsid w:val="00183E08"/>
    <w:rsid w:val="001841E5"/>
    <w:rsid w:val="00185477"/>
    <w:rsid w:val="00185629"/>
    <w:rsid w:val="0018697E"/>
    <w:rsid w:val="00186E39"/>
    <w:rsid w:val="00191182"/>
    <w:rsid w:val="00191272"/>
    <w:rsid w:val="001917E3"/>
    <w:rsid w:val="001919F5"/>
    <w:rsid w:val="001922E3"/>
    <w:rsid w:val="0019304F"/>
    <w:rsid w:val="00193981"/>
    <w:rsid w:val="00193C1E"/>
    <w:rsid w:val="00194737"/>
    <w:rsid w:val="00195518"/>
    <w:rsid w:val="00195DDF"/>
    <w:rsid w:val="0019695A"/>
    <w:rsid w:val="00197326"/>
    <w:rsid w:val="00197528"/>
    <w:rsid w:val="00197BF8"/>
    <w:rsid w:val="001A0075"/>
    <w:rsid w:val="001A10F2"/>
    <w:rsid w:val="001A10FD"/>
    <w:rsid w:val="001A2363"/>
    <w:rsid w:val="001A309F"/>
    <w:rsid w:val="001A30E8"/>
    <w:rsid w:val="001A4311"/>
    <w:rsid w:val="001A4487"/>
    <w:rsid w:val="001A554C"/>
    <w:rsid w:val="001A5EC3"/>
    <w:rsid w:val="001A6365"/>
    <w:rsid w:val="001A6920"/>
    <w:rsid w:val="001A699D"/>
    <w:rsid w:val="001A735E"/>
    <w:rsid w:val="001A77F7"/>
    <w:rsid w:val="001B06D1"/>
    <w:rsid w:val="001B0BCB"/>
    <w:rsid w:val="001B2909"/>
    <w:rsid w:val="001B2BC4"/>
    <w:rsid w:val="001B2E4E"/>
    <w:rsid w:val="001B311E"/>
    <w:rsid w:val="001B36D3"/>
    <w:rsid w:val="001B5100"/>
    <w:rsid w:val="001B52F7"/>
    <w:rsid w:val="001B593A"/>
    <w:rsid w:val="001B609D"/>
    <w:rsid w:val="001B6830"/>
    <w:rsid w:val="001B68D5"/>
    <w:rsid w:val="001B7753"/>
    <w:rsid w:val="001B77F2"/>
    <w:rsid w:val="001B7A8F"/>
    <w:rsid w:val="001B7CB2"/>
    <w:rsid w:val="001C01D2"/>
    <w:rsid w:val="001C0561"/>
    <w:rsid w:val="001C1AC2"/>
    <w:rsid w:val="001C1F57"/>
    <w:rsid w:val="001C2E1C"/>
    <w:rsid w:val="001C41BC"/>
    <w:rsid w:val="001C436D"/>
    <w:rsid w:val="001C58B4"/>
    <w:rsid w:val="001C5ACB"/>
    <w:rsid w:val="001C6432"/>
    <w:rsid w:val="001C7707"/>
    <w:rsid w:val="001D0D54"/>
    <w:rsid w:val="001D1058"/>
    <w:rsid w:val="001D1897"/>
    <w:rsid w:val="001D2E80"/>
    <w:rsid w:val="001D2FA7"/>
    <w:rsid w:val="001D320F"/>
    <w:rsid w:val="001D37C2"/>
    <w:rsid w:val="001D4E54"/>
    <w:rsid w:val="001D5401"/>
    <w:rsid w:val="001D68E3"/>
    <w:rsid w:val="001D74ED"/>
    <w:rsid w:val="001D789F"/>
    <w:rsid w:val="001D7E46"/>
    <w:rsid w:val="001E0191"/>
    <w:rsid w:val="001E0E03"/>
    <w:rsid w:val="001E11A0"/>
    <w:rsid w:val="001E211F"/>
    <w:rsid w:val="001E2E0B"/>
    <w:rsid w:val="001E2F8D"/>
    <w:rsid w:val="001E2FFF"/>
    <w:rsid w:val="001E3004"/>
    <w:rsid w:val="001E5286"/>
    <w:rsid w:val="001E5F64"/>
    <w:rsid w:val="001E6BD5"/>
    <w:rsid w:val="001E7E60"/>
    <w:rsid w:val="001F0B15"/>
    <w:rsid w:val="001F0E7D"/>
    <w:rsid w:val="001F169E"/>
    <w:rsid w:val="001F2086"/>
    <w:rsid w:val="001F2D72"/>
    <w:rsid w:val="001F3288"/>
    <w:rsid w:val="001F384B"/>
    <w:rsid w:val="001F3B57"/>
    <w:rsid w:val="001F3D61"/>
    <w:rsid w:val="001F42CD"/>
    <w:rsid w:val="001F490C"/>
    <w:rsid w:val="001F4B41"/>
    <w:rsid w:val="001F4F57"/>
    <w:rsid w:val="001F6FAE"/>
    <w:rsid w:val="001F705D"/>
    <w:rsid w:val="001F7366"/>
    <w:rsid w:val="00200806"/>
    <w:rsid w:val="002008F4"/>
    <w:rsid w:val="00200AF7"/>
    <w:rsid w:val="002027BC"/>
    <w:rsid w:val="002031D4"/>
    <w:rsid w:val="002034D6"/>
    <w:rsid w:val="0020421B"/>
    <w:rsid w:val="00204F0B"/>
    <w:rsid w:val="00205A9E"/>
    <w:rsid w:val="00206427"/>
    <w:rsid w:val="00206F91"/>
    <w:rsid w:val="0020731B"/>
    <w:rsid w:val="0020735C"/>
    <w:rsid w:val="002073B8"/>
    <w:rsid w:val="00207B40"/>
    <w:rsid w:val="0021109C"/>
    <w:rsid w:val="00211CD1"/>
    <w:rsid w:val="002130F8"/>
    <w:rsid w:val="00213CAC"/>
    <w:rsid w:val="0021485C"/>
    <w:rsid w:val="00214921"/>
    <w:rsid w:val="00214935"/>
    <w:rsid w:val="002151F3"/>
    <w:rsid w:val="002201EA"/>
    <w:rsid w:val="0022049F"/>
    <w:rsid w:val="00220559"/>
    <w:rsid w:val="00220579"/>
    <w:rsid w:val="00220911"/>
    <w:rsid w:val="00221A78"/>
    <w:rsid w:val="00222308"/>
    <w:rsid w:val="0022348F"/>
    <w:rsid w:val="002247EA"/>
    <w:rsid w:val="00225ED5"/>
    <w:rsid w:val="002264CC"/>
    <w:rsid w:val="00226522"/>
    <w:rsid w:val="00226CD5"/>
    <w:rsid w:val="00227A9B"/>
    <w:rsid w:val="00227D5B"/>
    <w:rsid w:val="002302E2"/>
    <w:rsid w:val="00231438"/>
    <w:rsid w:val="002315BA"/>
    <w:rsid w:val="0023183C"/>
    <w:rsid w:val="00232D5E"/>
    <w:rsid w:val="00232E6E"/>
    <w:rsid w:val="00233838"/>
    <w:rsid w:val="00233A70"/>
    <w:rsid w:val="00233CE1"/>
    <w:rsid w:val="00233F50"/>
    <w:rsid w:val="002342FA"/>
    <w:rsid w:val="00234671"/>
    <w:rsid w:val="0023472A"/>
    <w:rsid w:val="00234A06"/>
    <w:rsid w:val="00235937"/>
    <w:rsid w:val="00240BC6"/>
    <w:rsid w:val="002418DD"/>
    <w:rsid w:val="002424BC"/>
    <w:rsid w:val="00242868"/>
    <w:rsid w:val="00242F76"/>
    <w:rsid w:val="0024361F"/>
    <w:rsid w:val="00243E26"/>
    <w:rsid w:val="00244068"/>
    <w:rsid w:val="002444BA"/>
    <w:rsid w:val="002451CC"/>
    <w:rsid w:val="00245F08"/>
    <w:rsid w:val="00246241"/>
    <w:rsid w:val="00246884"/>
    <w:rsid w:val="002474E2"/>
    <w:rsid w:val="00247EDE"/>
    <w:rsid w:val="0025025D"/>
    <w:rsid w:val="00250683"/>
    <w:rsid w:val="002511ED"/>
    <w:rsid w:val="0025182E"/>
    <w:rsid w:val="00252D4A"/>
    <w:rsid w:val="00253730"/>
    <w:rsid w:val="00253809"/>
    <w:rsid w:val="00253EE4"/>
    <w:rsid w:val="002540FF"/>
    <w:rsid w:val="00254561"/>
    <w:rsid w:val="0025486B"/>
    <w:rsid w:val="00254DAB"/>
    <w:rsid w:val="00256929"/>
    <w:rsid w:val="00256951"/>
    <w:rsid w:val="00256B33"/>
    <w:rsid w:val="00257941"/>
    <w:rsid w:val="00257E26"/>
    <w:rsid w:val="00260068"/>
    <w:rsid w:val="002611CF"/>
    <w:rsid w:val="00262D85"/>
    <w:rsid w:val="00264266"/>
    <w:rsid w:val="00264DC1"/>
    <w:rsid w:val="0026549F"/>
    <w:rsid w:val="00265A44"/>
    <w:rsid w:val="00265BB5"/>
    <w:rsid w:val="00265E49"/>
    <w:rsid w:val="0026619B"/>
    <w:rsid w:val="002666F6"/>
    <w:rsid w:val="0026749E"/>
    <w:rsid w:val="00267BEE"/>
    <w:rsid w:val="00271FD9"/>
    <w:rsid w:val="0027235B"/>
    <w:rsid w:val="002728AD"/>
    <w:rsid w:val="00272A37"/>
    <w:rsid w:val="00272FA3"/>
    <w:rsid w:val="00273E67"/>
    <w:rsid w:val="00274DC1"/>
    <w:rsid w:val="0027552C"/>
    <w:rsid w:val="00275534"/>
    <w:rsid w:val="002759EF"/>
    <w:rsid w:val="00276101"/>
    <w:rsid w:val="00277ACD"/>
    <w:rsid w:val="00277E4E"/>
    <w:rsid w:val="002803C4"/>
    <w:rsid w:val="00280B09"/>
    <w:rsid w:val="00281455"/>
    <w:rsid w:val="00281944"/>
    <w:rsid w:val="00281C36"/>
    <w:rsid w:val="00281DD4"/>
    <w:rsid w:val="00283037"/>
    <w:rsid w:val="00283414"/>
    <w:rsid w:val="00283503"/>
    <w:rsid w:val="00284E17"/>
    <w:rsid w:val="00285074"/>
    <w:rsid w:val="00285578"/>
    <w:rsid w:val="00285A77"/>
    <w:rsid w:val="00287AF8"/>
    <w:rsid w:val="00287B34"/>
    <w:rsid w:val="00291A4D"/>
    <w:rsid w:val="00291E69"/>
    <w:rsid w:val="002928E1"/>
    <w:rsid w:val="0029346A"/>
    <w:rsid w:val="00293551"/>
    <w:rsid w:val="002937A1"/>
    <w:rsid w:val="00293AC1"/>
    <w:rsid w:val="0029450A"/>
    <w:rsid w:val="00294535"/>
    <w:rsid w:val="002947CC"/>
    <w:rsid w:val="0029486F"/>
    <w:rsid w:val="00294A0A"/>
    <w:rsid w:val="00294C00"/>
    <w:rsid w:val="00295B15"/>
    <w:rsid w:val="00296ECF"/>
    <w:rsid w:val="002A11E9"/>
    <w:rsid w:val="002A193B"/>
    <w:rsid w:val="002A19F6"/>
    <w:rsid w:val="002A21A4"/>
    <w:rsid w:val="002A23C4"/>
    <w:rsid w:val="002A2F94"/>
    <w:rsid w:val="002A32B2"/>
    <w:rsid w:val="002A4DD0"/>
    <w:rsid w:val="002A5518"/>
    <w:rsid w:val="002A5F5E"/>
    <w:rsid w:val="002A6838"/>
    <w:rsid w:val="002A6F8E"/>
    <w:rsid w:val="002B11B2"/>
    <w:rsid w:val="002B240F"/>
    <w:rsid w:val="002B2567"/>
    <w:rsid w:val="002B2CFC"/>
    <w:rsid w:val="002B2E22"/>
    <w:rsid w:val="002B4531"/>
    <w:rsid w:val="002B47DD"/>
    <w:rsid w:val="002B6016"/>
    <w:rsid w:val="002B6258"/>
    <w:rsid w:val="002B6ACE"/>
    <w:rsid w:val="002B7750"/>
    <w:rsid w:val="002C0218"/>
    <w:rsid w:val="002C1142"/>
    <w:rsid w:val="002C1AFD"/>
    <w:rsid w:val="002C4BF3"/>
    <w:rsid w:val="002C4C0C"/>
    <w:rsid w:val="002C5133"/>
    <w:rsid w:val="002C5188"/>
    <w:rsid w:val="002C5207"/>
    <w:rsid w:val="002C5261"/>
    <w:rsid w:val="002C5A28"/>
    <w:rsid w:val="002C5BB7"/>
    <w:rsid w:val="002C5DB6"/>
    <w:rsid w:val="002C63AE"/>
    <w:rsid w:val="002C6EEB"/>
    <w:rsid w:val="002D0EB6"/>
    <w:rsid w:val="002D10C1"/>
    <w:rsid w:val="002D17FB"/>
    <w:rsid w:val="002D1D00"/>
    <w:rsid w:val="002D2050"/>
    <w:rsid w:val="002D2101"/>
    <w:rsid w:val="002D2508"/>
    <w:rsid w:val="002D327C"/>
    <w:rsid w:val="002D346C"/>
    <w:rsid w:val="002D36DF"/>
    <w:rsid w:val="002D4CB6"/>
    <w:rsid w:val="002D55E7"/>
    <w:rsid w:val="002D5D14"/>
    <w:rsid w:val="002D6909"/>
    <w:rsid w:val="002D7B1A"/>
    <w:rsid w:val="002E0011"/>
    <w:rsid w:val="002E02F0"/>
    <w:rsid w:val="002E1993"/>
    <w:rsid w:val="002E3A9A"/>
    <w:rsid w:val="002E3C7E"/>
    <w:rsid w:val="002E3DE7"/>
    <w:rsid w:val="002E4E20"/>
    <w:rsid w:val="002E54AA"/>
    <w:rsid w:val="002E56F5"/>
    <w:rsid w:val="002E5922"/>
    <w:rsid w:val="002E5BD4"/>
    <w:rsid w:val="002E6096"/>
    <w:rsid w:val="002E6AE7"/>
    <w:rsid w:val="002E6B76"/>
    <w:rsid w:val="002E78BE"/>
    <w:rsid w:val="002E7908"/>
    <w:rsid w:val="002E7981"/>
    <w:rsid w:val="002E7AD8"/>
    <w:rsid w:val="002F1CC9"/>
    <w:rsid w:val="002F1DD9"/>
    <w:rsid w:val="002F3761"/>
    <w:rsid w:val="002F3D02"/>
    <w:rsid w:val="002F4234"/>
    <w:rsid w:val="002F4492"/>
    <w:rsid w:val="002F4753"/>
    <w:rsid w:val="002F4FD4"/>
    <w:rsid w:val="002F51BB"/>
    <w:rsid w:val="002F6D30"/>
    <w:rsid w:val="002F7312"/>
    <w:rsid w:val="002F788A"/>
    <w:rsid w:val="00300360"/>
    <w:rsid w:val="00300D1B"/>
    <w:rsid w:val="003010E4"/>
    <w:rsid w:val="003017CE"/>
    <w:rsid w:val="003024C4"/>
    <w:rsid w:val="00303A83"/>
    <w:rsid w:val="00303B21"/>
    <w:rsid w:val="003041D8"/>
    <w:rsid w:val="0030427E"/>
    <w:rsid w:val="00304B8C"/>
    <w:rsid w:val="00304D2F"/>
    <w:rsid w:val="0030563D"/>
    <w:rsid w:val="003059C1"/>
    <w:rsid w:val="0030655A"/>
    <w:rsid w:val="003070F9"/>
    <w:rsid w:val="003076B8"/>
    <w:rsid w:val="00307A11"/>
    <w:rsid w:val="00310767"/>
    <w:rsid w:val="003108BE"/>
    <w:rsid w:val="00310CEE"/>
    <w:rsid w:val="00310D62"/>
    <w:rsid w:val="0031211F"/>
    <w:rsid w:val="0031233F"/>
    <w:rsid w:val="003124B5"/>
    <w:rsid w:val="003128AD"/>
    <w:rsid w:val="00312A57"/>
    <w:rsid w:val="00312C4A"/>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1725D"/>
    <w:rsid w:val="00320690"/>
    <w:rsid w:val="00321817"/>
    <w:rsid w:val="00321835"/>
    <w:rsid w:val="00322B56"/>
    <w:rsid w:val="00323AE0"/>
    <w:rsid w:val="00324D49"/>
    <w:rsid w:val="00324F83"/>
    <w:rsid w:val="003259A7"/>
    <w:rsid w:val="003263C6"/>
    <w:rsid w:val="003269C0"/>
    <w:rsid w:val="00326D78"/>
    <w:rsid w:val="00330774"/>
    <w:rsid w:val="00330D9B"/>
    <w:rsid w:val="003310C7"/>
    <w:rsid w:val="00331253"/>
    <w:rsid w:val="003340BA"/>
    <w:rsid w:val="00335C04"/>
    <w:rsid w:val="00335C2F"/>
    <w:rsid w:val="00336858"/>
    <w:rsid w:val="00336982"/>
    <w:rsid w:val="00337187"/>
    <w:rsid w:val="00337637"/>
    <w:rsid w:val="00337A76"/>
    <w:rsid w:val="00337CEB"/>
    <w:rsid w:val="00340D32"/>
    <w:rsid w:val="00342831"/>
    <w:rsid w:val="003441DA"/>
    <w:rsid w:val="0034465B"/>
    <w:rsid w:val="00344807"/>
    <w:rsid w:val="0034536B"/>
    <w:rsid w:val="003454DA"/>
    <w:rsid w:val="00345CD0"/>
    <w:rsid w:val="003461D3"/>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382"/>
    <w:rsid w:val="003573AB"/>
    <w:rsid w:val="00357C17"/>
    <w:rsid w:val="00361BA2"/>
    <w:rsid w:val="003621F5"/>
    <w:rsid w:val="0036225E"/>
    <w:rsid w:val="003622A5"/>
    <w:rsid w:val="00362841"/>
    <w:rsid w:val="003628E9"/>
    <w:rsid w:val="00362DB1"/>
    <w:rsid w:val="00363B9C"/>
    <w:rsid w:val="003644F7"/>
    <w:rsid w:val="00364A2E"/>
    <w:rsid w:val="00364E5A"/>
    <w:rsid w:val="00364FF9"/>
    <w:rsid w:val="0036514D"/>
    <w:rsid w:val="00366213"/>
    <w:rsid w:val="00366A03"/>
    <w:rsid w:val="003677E3"/>
    <w:rsid w:val="003679F0"/>
    <w:rsid w:val="00370A0B"/>
    <w:rsid w:val="0037141A"/>
    <w:rsid w:val="00371816"/>
    <w:rsid w:val="00371D4C"/>
    <w:rsid w:val="00372333"/>
    <w:rsid w:val="003727A1"/>
    <w:rsid w:val="00372EDB"/>
    <w:rsid w:val="00373E3B"/>
    <w:rsid w:val="00374180"/>
    <w:rsid w:val="00374AFF"/>
    <w:rsid w:val="00375885"/>
    <w:rsid w:val="003768EF"/>
    <w:rsid w:val="00376988"/>
    <w:rsid w:val="0037752D"/>
    <w:rsid w:val="003801FC"/>
    <w:rsid w:val="003808A0"/>
    <w:rsid w:val="00380F58"/>
    <w:rsid w:val="00381440"/>
    <w:rsid w:val="003814FD"/>
    <w:rsid w:val="00381753"/>
    <w:rsid w:val="00381BD2"/>
    <w:rsid w:val="00381E2E"/>
    <w:rsid w:val="0038253C"/>
    <w:rsid w:val="0038357E"/>
    <w:rsid w:val="00383B62"/>
    <w:rsid w:val="00383C73"/>
    <w:rsid w:val="00383DBE"/>
    <w:rsid w:val="00383FEA"/>
    <w:rsid w:val="003850E7"/>
    <w:rsid w:val="00386234"/>
    <w:rsid w:val="0038677B"/>
    <w:rsid w:val="0038716F"/>
    <w:rsid w:val="00387AB2"/>
    <w:rsid w:val="00390563"/>
    <w:rsid w:val="00390BF7"/>
    <w:rsid w:val="00390C37"/>
    <w:rsid w:val="00391BF3"/>
    <w:rsid w:val="00392007"/>
    <w:rsid w:val="00392022"/>
    <w:rsid w:val="003920BE"/>
    <w:rsid w:val="003926DF"/>
    <w:rsid w:val="00392B87"/>
    <w:rsid w:val="00393132"/>
    <w:rsid w:val="00393861"/>
    <w:rsid w:val="003957D5"/>
    <w:rsid w:val="00395B29"/>
    <w:rsid w:val="00395D9A"/>
    <w:rsid w:val="003960F9"/>
    <w:rsid w:val="00396859"/>
    <w:rsid w:val="00396D78"/>
    <w:rsid w:val="00396D86"/>
    <w:rsid w:val="003972D3"/>
    <w:rsid w:val="003A0FF3"/>
    <w:rsid w:val="003A18AE"/>
    <w:rsid w:val="003A2D2C"/>
    <w:rsid w:val="003A32E5"/>
    <w:rsid w:val="003A5001"/>
    <w:rsid w:val="003A56BF"/>
    <w:rsid w:val="003A587F"/>
    <w:rsid w:val="003A5FA1"/>
    <w:rsid w:val="003A6622"/>
    <w:rsid w:val="003A66C6"/>
    <w:rsid w:val="003A6867"/>
    <w:rsid w:val="003B0C47"/>
    <w:rsid w:val="003B0D83"/>
    <w:rsid w:val="003B10D9"/>
    <w:rsid w:val="003B1773"/>
    <w:rsid w:val="003B1EBA"/>
    <w:rsid w:val="003B2942"/>
    <w:rsid w:val="003B350C"/>
    <w:rsid w:val="003B45AF"/>
    <w:rsid w:val="003B46B6"/>
    <w:rsid w:val="003B50CF"/>
    <w:rsid w:val="003B5510"/>
    <w:rsid w:val="003B5DAC"/>
    <w:rsid w:val="003B624C"/>
    <w:rsid w:val="003B65E8"/>
    <w:rsid w:val="003B6CFA"/>
    <w:rsid w:val="003B7400"/>
    <w:rsid w:val="003B744A"/>
    <w:rsid w:val="003C0BF5"/>
    <w:rsid w:val="003C0C77"/>
    <w:rsid w:val="003C0D3B"/>
    <w:rsid w:val="003C263F"/>
    <w:rsid w:val="003C37B5"/>
    <w:rsid w:val="003C395E"/>
    <w:rsid w:val="003C3D20"/>
    <w:rsid w:val="003C5126"/>
    <w:rsid w:val="003C56A4"/>
    <w:rsid w:val="003C5FCC"/>
    <w:rsid w:val="003C6000"/>
    <w:rsid w:val="003C78F9"/>
    <w:rsid w:val="003C7D2B"/>
    <w:rsid w:val="003D0529"/>
    <w:rsid w:val="003D0924"/>
    <w:rsid w:val="003D102C"/>
    <w:rsid w:val="003D10BC"/>
    <w:rsid w:val="003D1CFA"/>
    <w:rsid w:val="003D1E18"/>
    <w:rsid w:val="003D238C"/>
    <w:rsid w:val="003D2AC6"/>
    <w:rsid w:val="003D2B7D"/>
    <w:rsid w:val="003D3A4C"/>
    <w:rsid w:val="003D3A52"/>
    <w:rsid w:val="003D4546"/>
    <w:rsid w:val="003D4DAB"/>
    <w:rsid w:val="003D527B"/>
    <w:rsid w:val="003D5648"/>
    <w:rsid w:val="003D6266"/>
    <w:rsid w:val="003D7ACE"/>
    <w:rsid w:val="003E019C"/>
    <w:rsid w:val="003E141A"/>
    <w:rsid w:val="003E1D71"/>
    <w:rsid w:val="003E2A4A"/>
    <w:rsid w:val="003E2A85"/>
    <w:rsid w:val="003E34AA"/>
    <w:rsid w:val="003E34CC"/>
    <w:rsid w:val="003E39CE"/>
    <w:rsid w:val="003E39E8"/>
    <w:rsid w:val="003E44C4"/>
    <w:rsid w:val="003E4FA4"/>
    <w:rsid w:val="003E6065"/>
    <w:rsid w:val="003F0070"/>
    <w:rsid w:val="003F02BD"/>
    <w:rsid w:val="003F0657"/>
    <w:rsid w:val="003F07CA"/>
    <w:rsid w:val="003F172D"/>
    <w:rsid w:val="003F2029"/>
    <w:rsid w:val="003F2B0E"/>
    <w:rsid w:val="003F2D00"/>
    <w:rsid w:val="003F3150"/>
    <w:rsid w:val="003F382E"/>
    <w:rsid w:val="003F38EA"/>
    <w:rsid w:val="003F4158"/>
    <w:rsid w:val="003F4277"/>
    <w:rsid w:val="003F4756"/>
    <w:rsid w:val="003F4AC0"/>
    <w:rsid w:val="003F4E01"/>
    <w:rsid w:val="003F4FDE"/>
    <w:rsid w:val="003F5083"/>
    <w:rsid w:val="003F5517"/>
    <w:rsid w:val="003F5AEC"/>
    <w:rsid w:val="003F6F74"/>
    <w:rsid w:val="003F71BF"/>
    <w:rsid w:val="003F7B5E"/>
    <w:rsid w:val="00400127"/>
    <w:rsid w:val="00400D91"/>
    <w:rsid w:val="0040106B"/>
    <w:rsid w:val="00401580"/>
    <w:rsid w:val="00401891"/>
    <w:rsid w:val="00401968"/>
    <w:rsid w:val="00402174"/>
    <w:rsid w:val="0040303C"/>
    <w:rsid w:val="00403387"/>
    <w:rsid w:val="004036A6"/>
    <w:rsid w:val="00403BC5"/>
    <w:rsid w:val="004048AB"/>
    <w:rsid w:val="00406A59"/>
    <w:rsid w:val="00407B88"/>
    <w:rsid w:val="00407C29"/>
    <w:rsid w:val="004100DC"/>
    <w:rsid w:val="004115E8"/>
    <w:rsid w:val="00411F3A"/>
    <w:rsid w:val="00412CA7"/>
    <w:rsid w:val="00412E5C"/>
    <w:rsid w:val="004131E4"/>
    <w:rsid w:val="00413E45"/>
    <w:rsid w:val="004148A3"/>
    <w:rsid w:val="00414F4C"/>
    <w:rsid w:val="004168D6"/>
    <w:rsid w:val="00416CB5"/>
    <w:rsid w:val="00417389"/>
    <w:rsid w:val="00417FDB"/>
    <w:rsid w:val="00421B93"/>
    <w:rsid w:val="00421CAA"/>
    <w:rsid w:val="00421FB4"/>
    <w:rsid w:val="00422066"/>
    <w:rsid w:val="00422AE2"/>
    <w:rsid w:val="00423282"/>
    <w:rsid w:val="00423796"/>
    <w:rsid w:val="0042382B"/>
    <w:rsid w:val="00423A93"/>
    <w:rsid w:val="00423BDB"/>
    <w:rsid w:val="0042488F"/>
    <w:rsid w:val="00424E42"/>
    <w:rsid w:val="00425029"/>
    <w:rsid w:val="0042574E"/>
    <w:rsid w:val="00425DDF"/>
    <w:rsid w:val="004261D8"/>
    <w:rsid w:val="00426C5C"/>
    <w:rsid w:val="004274DE"/>
    <w:rsid w:val="004276DD"/>
    <w:rsid w:val="0043008D"/>
    <w:rsid w:val="00430949"/>
    <w:rsid w:val="00430B77"/>
    <w:rsid w:val="0043177D"/>
    <w:rsid w:val="004317C5"/>
    <w:rsid w:val="0043239C"/>
    <w:rsid w:val="00432A4D"/>
    <w:rsid w:val="00432A95"/>
    <w:rsid w:val="00433EE2"/>
    <w:rsid w:val="00433FA3"/>
    <w:rsid w:val="004340AB"/>
    <w:rsid w:val="004341F2"/>
    <w:rsid w:val="00434881"/>
    <w:rsid w:val="00434E98"/>
    <w:rsid w:val="00435200"/>
    <w:rsid w:val="004367A0"/>
    <w:rsid w:val="004378CA"/>
    <w:rsid w:val="00440557"/>
    <w:rsid w:val="00440956"/>
    <w:rsid w:val="00441711"/>
    <w:rsid w:val="00441BC4"/>
    <w:rsid w:val="00441F34"/>
    <w:rsid w:val="0044228F"/>
    <w:rsid w:val="004426EA"/>
    <w:rsid w:val="0044343B"/>
    <w:rsid w:val="00443B41"/>
    <w:rsid w:val="00443E6F"/>
    <w:rsid w:val="00444CBA"/>
    <w:rsid w:val="00445AB4"/>
    <w:rsid w:val="00445C0E"/>
    <w:rsid w:val="0044635D"/>
    <w:rsid w:val="0044718F"/>
    <w:rsid w:val="00447C6F"/>
    <w:rsid w:val="00450825"/>
    <w:rsid w:val="00450C83"/>
    <w:rsid w:val="00450CF9"/>
    <w:rsid w:val="00452346"/>
    <w:rsid w:val="00452A81"/>
    <w:rsid w:val="00452B9C"/>
    <w:rsid w:val="004533BD"/>
    <w:rsid w:val="00453D2F"/>
    <w:rsid w:val="00454796"/>
    <w:rsid w:val="00455241"/>
    <w:rsid w:val="00455923"/>
    <w:rsid w:val="00455EFA"/>
    <w:rsid w:val="0045640E"/>
    <w:rsid w:val="0045668E"/>
    <w:rsid w:val="00456DF1"/>
    <w:rsid w:val="0046007D"/>
    <w:rsid w:val="00460A06"/>
    <w:rsid w:val="00462163"/>
    <w:rsid w:val="004636EF"/>
    <w:rsid w:val="004638F5"/>
    <w:rsid w:val="00464261"/>
    <w:rsid w:val="00464465"/>
    <w:rsid w:val="00465F95"/>
    <w:rsid w:val="00467189"/>
    <w:rsid w:val="0046757E"/>
    <w:rsid w:val="00467713"/>
    <w:rsid w:val="00467A8B"/>
    <w:rsid w:val="0047160A"/>
    <w:rsid w:val="00471ACB"/>
    <w:rsid w:val="00471C01"/>
    <w:rsid w:val="00473296"/>
    <w:rsid w:val="00473ADE"/>
    <w:rsid w:val="00473EF3"/>
    <w:rsid w:val="00474366"/>
    <w:rsid w:val="004744A4"/>
    <w:rsid w:val="004747D7"/>
    <w:rsid w:val="004748F9"/>
    <w:rsid w:val="0047599A"/>
    <w:rsid w:val="00475D05"/>
    <w:rsid w:val="00476091"/>
    <w:rsid w:val="00476F4E"/>
    <w:rsid w:val="004776D9"/>
    <w:rsid w:val="00477E5E"/>
    <w:rsid w:val="00477F67"/>
    <w:rsid w:val="004803EE"/>
    <w:rsid w:val="00480AC7"/>
    <w:rsid w:val="00481744"/>
    <w:rsid w:val="00481E64"/>
    <w:rsid w:val="0048286C"/>
    <w:rsid w:val="004840B3"/>
    <w:rsid w:val="004844EB"/>
    <w:rsid w:val="00485EA6"/>
    <w:rsid w:val="00487249"/>
    <w:rsid w:val="00487C02"/>
    <w:rsid w:val="00487F23"/>
    <w:rsid w:val="00490047"/>
    <w:rsid w:val="00490D69"/>
    <w:rsid w:val="00490EB2"/>
    <w:rsid w:val="0049173A"/>
    <w:rsid w:val="0049223B"/>
    <w:rsid w:val="00492640"/>
    <w:rsid w:val="00493A58"/>
    <w:rsid w:val="00493CB9"/>
    <w:rsid w:val="004946BE"/>
    <w:rsid w:val="0049473C"/>
    <w:rsid w:val="00494746"/>
    <w:rsid w:val="00494CE9"/>
    <w:rsid w:val="00494DF1"/>
    <w:rsid w:val="004958A7"/>
    <w:rsid w:val="004964F4"/>
    <w:rsid w:val="00496E84"/>
    <w:rsid w:val="00496EED"/>
    <w:rsid w:val="004971F9"/>
    <w:rsid w:val="0049739B"/>
    <w:rsid w:val="00497DF8"/>
    <w:rsid w:val="004A14FC"/>
    <w:rsid w:val="004A19BE"/>
    <w:rsid w:val="004A1F7D"/>
    <w:rsid w:val="004A341C"/>
    <w:rsid w:val="004A3450"/>
    <w:rsid w:val="004A35BA"/>
    <w:rsid w:val="004A4069"/>
    <w:rsid w:val="004A4760"/>
    <w:rsid w:val="004A6165"/>
    <w:rsid w:val="004A7FD4"/>
    <w:rsid w:val="004B03BD"/>
    <w:rsid w:val="004B0CC1"/>
    <w:rsid w:val="004B1A1E"/>
    <w:rsid w:val="004B1C55"/>
    <w:rsid w:val="004B24E4"/>
    <w:rsid w:val="004B265E"/>
    <w:rsid w:val="004B3132"/>
    <w:rsid w:val="004B4D2A"/>
    <w:rsid w:val="004B4F13"/>
    <w:rsid w:val="004B538F"/>
    <w:rsid w:val="004B67DA"/>
    <w:rsid w:val="004B7782"/>
    <w:rsid w:val="004C0EEE"/>
    <w:rsid w:val="004C1148"/>
    <w:rsid w:val="004C157B"/>
    <w:rsid w:val="004C16E2"/>
    <w:rsid w:val="004C1A58"/>
    <w:rsid w:val="004C1A7D"/>
    <w:rsid w:val="004C23D3"/>
    <w:rsid w:val="004C2454"/>
    <w:rsid w:val="004C26B2"/>
    <w:rsid w:val="004C2A2C"/>
    <w:rsid w:val="004C42DC"/>
    <w:rsid w:val="004C4D42"/>
    <w:rsid w:val="004C5431"/>
    <w:rsid w:val="004C6766"/>
    <w:rsid w:val="004C6CAA"/>
    <w:rsid w:val="004C7E0A"/>
    <w:rsid w:val="004D0512"/>
    <w:rsid w:val="004D2D7E"/>
    <w:rsid w:val="004D3449"/>
    <w:rsid w:val="004D3772"/>
    <w:rsid w:val="004D3D62"/>
    <w:rsid w:val="004D5014"/>
    <w:rsid w:val="004E0562"/>
    <w:rsid w:val="004E0D2E"/>
    <w:rsid w:val="004E0F7E"/>
    <w:rsid w:val="004E11C8"/>
    <w:rsid w:val="004E17A7"/>
    <w:rsid w:val="004E1822"/>
    <w:rsid w:val="004E1D72"/>
    <w:rsid w:val="004E1DBD"/>
    <w:rsid w:val="004E34AF"/>
    <w:rsid w:val="004E3870"/>
    <w:rsid w:val="004E3A6E"/>
    <w:rsid w:val="004E3AD1"/>
    <w:rsid w:val="004E4A9D"/>
    <w:rsid w:val="004E641F"/>
    <w:rsid w:val="004E6682"/>
    <w:rsid w:val="004E68EF"/>
    <w:rsid w:val="004E6F04"/>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1B"/>
    <w:rsid w:val="00502C22"/>
    <w:rsid w:val="0050300A"/>
    <w:rsid w:val="00505594"/>
    <w:rsid w:val="00507283"/>
    <w:rsid w:val="0051018D"/>
    <w:rsid w:val="00510711"/>
    <w:rsid w:val="00512155"/>
    <w:rsid w:val="005128CD"/>
    <w:rsid w:val="00512FDD"/>
    <w:rsid w:val="005146A7"/>
    <w:rsid w:val="00514A6E"/>
    <w:rsid w:val="00514FF0"/>
    <w:rsid w:val="00515154"/>
    <w:rsid w:val="00515C9C"/>
    <w:rsid w:val="005167A6"/>
    <w:rsid w:val="005172E9"/>
    <w:rsid w:val="00517B5E"/>
    <w:rsid w:val="005204D4"/>
    <w:rsid w:val="0052168D"/>
    <w:rsid w:val="00522E26"/>
    <w:rsid w:val="0052356D"/>
    <w:rsid w:val="00523CEC"/>
    <w:rsid w:val="00524C22"/>
    <w:rsid w:val="00524F90"/>
    <w:rsid w:val="00525A2A"/>
    <w:rsid w:val="005260AB"/>
    <w:rsid w:val="00526387"/>
    <w:rsid w:val="00526E00"/>
    <w:rsid w:val="005273A3"/>
    <w:rsid w:val="005309FC"/>
    <w:rsid w:val="00531468"/>
    <w:rsid w:val="005315F3"/>
    <w:rsid w:val="005348DE"/>
    <w:rsid w:val="00534A59"/>
    <w:rsid w:val="00534D81"/>
    <w:rsid w:val="00535087"/>
    <w:rsid w:val="00535250"/>
    <w:rsid w:val="00535B2A"/>
    <w:rsid w:val="00535CC2"/>
    <w:rsid w:val="00536C1F"/>
    <w:rsid w:val="00540B63"/>
    <w:rsid w:val="00541F63"/>
    <w:rsid w:val="00542119"/>
    <w:rsid w:val="00542D9A"/>
    <w:rsid w:val="00543AA5"/>
    <w:rsid w:val="00543EA8"/>
    <w:rsid w:val="005443E2"/>
    <w:rsid w:val="00544805"/>
    <w:rsid w:val="005452CB"/>
    <w:rsid w:val="00545734"/>
    <w:rsid w:val="00545E58"/>
    <w:rsid w:val="00545ED2"/>
    <w:rsid w:val="005460D7"/>
    <w:rsid w:val="00546479"/>
    <w:rsid w:val="005465D3"/>
    <w:rsid w:val="00546C3A"/>
    <w:rsid w:val="00546E24"/>
    <w:rsid w:val="00546EE3"/>
    <w:rsid w:val="00547321"/>
    <w:rsid w:val="0055015C"/>
    <w:rsid w:val="0055015E"/>
    <w:rsid w:val="00550BFF"/>
    <w:rsid w:val="00551DDF"/>
    <w:rsid w:val="005529B6"/>
    <w:rsid w:val="00552E33"/>
    <w:rsid w:val="00553466"/>
    <w:rsid w:val="00553716"/>
    <w:rsid w:val="005546A8"/>
    <w:rsid w:val="00554978"/>
    <w:rsid w:val="00555AC4"/>
    <w:rsid w:val="00555E86"/>
    <w:rsid w:val="00555F88"/>
    <w:rsid w:val="00556A4E"/>
    <w:rsid w:val="00556DF3"/>
    <w:rsid w:val="005614D0"/>
    <w:rsid w:val="00562411"/>
    <w:rsid w:val="005627A7"/>
    <w:rsid w:val="005633D2"/>
    <w:rsid w:val="005646DA"/>
    <w:rsid w:val="00564F38"/>
    <w:rsid w:val="00565E8A"/>
    <w:rsid w:val="00566BE2"/>
    <w:rsid w:val="005676CB"/>
    <w:rsid w:val="00567BB3"/>
    <w:rsid w:val="00567CB7"/>
    <w:rsid w:val="00567DBE"/>
    <w:rsid w:val="00570391"/>
    <w:rsid w:val="00570525"/>
    <w:rsid w:val="00570A48"/>
    <w:rsid w:val="0057159B"/>
    <w:rsid w:val="0057178A"/>
    <w:rsid w:val="00573318"/>
    <w:rsid w:val="0057341B"/>
    <w:rsid w:val="00574DA5"/>
    <w:rsid w:val="0057501D"/>
    <w:rsid w:val="00576B1B"/>
    <w:rsid w:val="00577728"/>
    <w:rsid w:val="00577929"/>
    <w:rsid w:val="005800E6"/>
    <w:rsid w:val="0058071E"/>
    <w:rsid w:val="0058085F"/>
    <w:rsid w:val="00581A36"/>
    <w:rsid w:val="0058366D"/>
    <w:rsid w:val="00584FEE"/>
    <w:rsid w:val="0058501D"/>
    <w:rsid w:val="00586C39"/>
    <w:rsid w:val="00587563"/>
    <w:rsid w:val="00587ACA"/>
    <w:rsid w:val="00587E1B"/>
    <w:rsid w:val="005906AD"/>
    <w:rsid w:val="00590E7D"/>
    <w:rsid w:val="00590F0E"/>
    <w:rsid w:val="005915B6"/>
    <w:rsid w:val="005918CD"/>
    <w:rsid w:val="00591A10"/>
    <w:rsid w:val="00592449"/>
    <w:rsid w:val="0059262A"/>
    <w:rsid w:val="00592710"/>
    <w:rsid w:val="005935FF"/>
    <w:rsid w:val="005945A8"/>
    <w:rsid w:val="00595D4D"/>
    <w:rsid w:val="005962D8"/>
    <w:rsid w:val="00596945"/>
    <w:rsid w:val="00596D3A"/>
    <w:rsid w:val="00596DDB"/>
    <w:rsid w:val="00597514"/>
    <w:rsid w:val="005A10D0"/>
    <w:rsid w:val="005A129A"/>
    <w:rsid w:val="005A284F"/>
    <w:rsid w:val="005A2B0E"/>
    <w:rsid w:val="005A2EE5"/>
    <w:rsid w:val="005A37E7"/>
    <w:rsid w:val="005A4247"/>
    <w:rsid w:val="005A4D3B"/>
    <w:rsid w:val="005A64BE"/>
    <w:rsid w:val="005A6B5B"/>
    <w:rsid w:val="005A6B62"/>
    <w:rsid w:val="005A7459"/>
    <w:rsid w:val="005A7DFB"/>
    <w:rsid w:val="005B01C3"/>
    <w:rsid w:val="005B045D"/>
    <w:rsid w:val="005B0DD3"/>
    <w:rsid w:val="005B155E"/>
    <w:rsid w:val="005B1C9E"/>
    <w:rsid w:val="005B1EE9"/>
    <w:rsid w:val="005B43C4"/>
    <w:rsid w:val="005B5C26"/>
    <w:rsid w:val="005B5FA9"/>
    <w:rsid w:val="005B7300"/>
    <w:rsid w:val="005B7D6A"/>
    <w:rsid w:val="005C058B"/>
    <w:rsid w:val="005C1F0B"/>
    <w:rsid w:val="005C2921"/>
    <w:rsid w:val="005C2B03"/>
    <w:rsid w:val="005C2B47"/>
    <w:rsid w:val="005C2D0A"/>
    <w:rsid w:val="005C3370"/>
    <w:rsid w:val="005C36A3"/>
    <w:rsid w:val="005C3B44"/>
    <w:rsid w:val="005C4170"/>
    <w:rsid w:val="005C4F09"/>
    <w:rsid w:val="005C5029"/>
    <w:rsid w:val="005C63FC"/>
    <w:rsid w:val="005C6A3C"/>
    <w:rsid w:val="005C6D4F"/>
    <w:rsid w:val="005C70D6"/>
    <w:rsid w:val="005C72D2"/>
    <w:rsid w:val="005C77EC"/>
    <w:rsid w:val="005C7ED7"/>
    <w:rsid w:val="005D0843"/>
    <w:rsid w:val="005D08F2"/>
    <w:rsid w:val="005D0CEF"/>
    <w:rsid w:val="005D0EC3"/>
    <w:rsid w:val="005D1223"/>
    <w:rsid w:val="005D1554"/>
    <w:rsid w:val="005D1BBF"/>
    <w:rsid w:val="005D1DDA"/>
    <w:rsid w:val="005D22BE"/>
    <w:rsid w:val="005D242B"/>
    <w:rsid w:val="005D358E"/>
    <w:rsid w:val="005D3D56"/>
    <w:rsid w:val="005D3E3C"/>
    <w:rsid w:val="005D4095"/>
    <w:rsid w:val="005D48C0"/>
    <w:rsid w:val="005D4CB3"/>
    <w:rsid w:val="005D599E"/>
    <w:rsid w:val="005D71B5"/>
    <w:rsid w:val="005D7B8F"/>
    <w:rsid w:val="005E0561"/>
    <w:rsid w:val="005E0598"/>
    <w:rsid w:val="005E0D03"/>
    <w:rsid w:val="005E0FFA"/>
    <w:rsid w:val="005E1113"/>
    <w:rsid w:val="005E1E28"/>
    <w:rsid w:val="005E29DC"/>
    <w:rsid w:val="005E3112"/>
    <w:rsid w:val="005E339F"/>
    <w:rsid w:val="005E3428"/>
    <w:rsid w:val="005E377F"/>
    <w:rsid w:val="005E3C0C"/>
    <w:rsid w:val="005E3FC8"/>
    <w:rsid w:val="005E489F"/>
    <w:rsid w:val="005E507B"/>
    <w:rsid w:val="005E5B1C"/>
    <w:rsid w:val="005E5B3F"/>
    <w:rsid w:val="005E6697"/>
    <w:rsid w:val="005E7A8C"/>
    <w:rsid w:val="005E7C23"/>
    <w:rsid w:val="005E7C65"/>
    <w:rsid w:val="005F0120"/>
    <w:rsid w:val="005F035E"/>
    <w:rsid w:val="005F0F6D"/>
    <w:rsid w:val="005F19F2"/>
    <w:rsid w:val="005F2B8A"/>
    <w:rsid w:val="005F3135"/>
    <w:rsid w:val="005F3835"/>
    <w:rsid w:val="005F493C"/>
    <w:rsid w:val="005F4BD2"/>
    <w:rsid w:val="005F57DD"/>
    <w:rsid w:val="005F5891"/>
    <w:rsid w:val="005F5C96"/>
    <w:rsid w:val="005F5D6E"/>
    <w:rsid w:val="005F5D8B"/>
    <w:rsid w:val="005F680D"/>
    <w:rsid w:val="005F7578"/>
    <w:rsid w:val="00600288"/>
    <w:rsid w:val="00601088"/>
    <w:rsid w:val="00601161"/>
    <w:rsid w:val="00601731"/>
    <w:rsid w:val="00602452"/>
    <w:rsid w:val="00602B1D"/>
    <w:rsid w:val="0060349D"/>
    <w:rsid w:val="006035AE"/>
    <w:rsid w:val="00603778"/>
    <w:rsid w:val="00603B21"/>
    <w:rsid w:val="006048DE"/>
    <w:rsid w:val="006056A4"/>
    <w:rsid w:val="006060DE"/>
    <w:rsid w:val="0060777C"/>
    <w:rsid w:val="00607C9F"/>
    <w:rsid w:val="00607E0B"/>
    <w:rsid w:val="0061017D"/>
    <w:rsid w:val="00610192"/>
    <w:rsid w:val="0061057D"/>
    <w:rsid w:val="00610ABF"/>
    <w:rsid w:val="00611140"/>
    <w:rsid w:val="006114F2"/>
    <w:rsid w:val="00612641"/>
    <w:rsid w:val="00612F4C"/>
    <w:rsid w:val="00613BF9"/>
    <w:rsid w:val="00613F8A"/>
    <w:rsid w:val="00614768"/>
    <w:rsid w:val="00616863"/>
    <w:rsid w:val="00620271"/>
    <w:rsid w:val="00620859"/>
    <w:rsid w:val="00621BF3"/>
    <w:rsid w:val="00621CC8"/>
    <w:rsid w:val="00621E7A"/>
    <w:rsid w:val="006220DC"/>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565C"/>
    <w:rsid w:val="00635D14"/>
    <w:rsid w:val="0063685C"/>
    <w:rsid w:val="0063714F"/>
    <w:rsid w:val="0063739E"/>
    <w:rsid w:val="006374E3"/>
    <w:rsid w:val="006377B1"/>
    <w:rsid w:val="00641470"/>
    <w:rsid w:val="0064182A"/>
    <w:rsid w:val="00641FF6"/>
    <w:rsid w:val="006421A6"/>
    <w:rsid w:val="006434C5"/>
    <w:rsid w:val="0064451E"/>
    <w:rsid w:val="0064630A"/>
    <w:rsid w:val="00650413"/>
    <w:rsid w:val="00650716"/>
    <w:rsid w:val="0065091C"/>
    <w:rsid w:val="00650A88"/>
    <w:rsid w:val="006532D5"/>
    <w:rsid w:val="00653B83"/>
    <w:rsid w:val="00655458"/>
    <w:rsid w:val="00655559"/>
    <w:rsid w:val="006556E3"/>
    <w:rsid w:val="00655FCB"/>
    <w:rsid w:val="00660A52"/>
    <w:rsid w:val="00660C37"/>
    <w:rsid w:val="00661270"/>
    <w:rsid w:val="00661511"/>
    <w:rsid w:val="00661649"/>
    <w:rsid w:val="00661CBA"/>
    <w:rsid w:val="00662438"/>
    <w:rsid w:val="0066266B"/>
    <w:rsid w:val="006632E2"/>
    <w:rsid w:val="00663D48"/>
    <w:rsid w:val="00664DF2"/>
    <w:rsid w:val="006659D8"/>
    <w:rsid w:val="00665CEF"/>
    <w:rsid w:val="00666C20"/>
    <w:rsid w:val="00666C8F"/>
    <w:rsid w:val="00667E75"/>
    <w:rsid w:val="0067000C"/>
    <w:rsid w:val="006700C7"/>
    <w:rsid w:val="0067082B"/>
    <w:rsid w:val="00670EFE"/>
    <w:rsid w:val="00671301"/>
    <w:rsid w:val="0067220B"/>
    <w:rsid w:val="0067239A"/>
    <w:rsid w:val="00672A4F"/>
    <w:rsid w:val="006730F6"/>
    <w:rsid w:val="00673DFC"/>
    <w:rsid w:val="00675215"/>
    <w:rsid w:val="00675FA1"/>
    <w:rsid w:val="00676547"/>
    <w:rsid w:val="00676987"/>
    <w:rsid w:val="00676B1F"/>
    <w:rsid w:val="00677E4F"/>
    <w:rsid w:val="00677F5F"/>
    <w:rsid w:val="00677FA9"/>
    <w:rsid w:val="00680DED"/>
    <w:rsid w:val="0068153B"/>
    <w:rsid w:val="00681CD7"/>
    <w:rsid w:val="006827E1"/>
    <w:rsid w:val="00682BD5"/>
    <w:rsid w:val="00682D6A"/>
    <w:rsid w:val="00686BC6"/>
    <w:rsid w:val="0068712A"/>
    <w:rsid w:val="00687B4E"/>
    <w:rsid w:val="00687C83"/>
    <w:rsid w:val="00687DCD"/>
    <w:rsid w:val="006900AE"/>
    <w:rsid w:val="00690353"/>
    <w:rsid w:val="0069099B"/>
    <w:rsid w:val="006917AF"/>
    <w:rsid w:val="006926B1"/>
    <w:rsid w:val="0069351B"/>
    <w:rsid w:val="006935E2"/>
    <w:rsid w:val="0069381C"/>
    <w:rsid w:val="00693B81"/>
    <w:rsid w:val="00694120"/>
    <w:rsid w:val="00694A59"/>
    <w:rsid w:val="00694D3C"/>
    <w:rsid w:val="00694FC2"/>
    <w:rsid w:val="00694FC9"/>
    <w:rsid w:val="0069720E"/>
    <w:rsid w:val="0069738A"/>
    <w:rsid w:val="006A052F"/>
    <w:rsid w:val="006A1D28"/>
    <w:rsid w:val="006A39B3"/>
    <w:rsid w:val="006A49F2"/>
    <w:rsid w:val="006A568D"/>
    <w:rsid w:val="006B0650"/>
    <w:rsid w:val="006B0951"/>
    <w:rsid w:val="006B29E8"/>
    <w:rsid w:val="006B3F94"/>
    <w:rsid w:val="006B4925"/>
    <w:rsid w:val="006B4EDA"/>
    <w:rsid w:val="006B5596"/>
    <w:rsid w:val="006B6237"/>
    <w:rsid w:val="006B7B81"/>
    <w:rsid w:val="006B7CE9"/>
    <w:rsid w:val="006C0781"/>
    <w:rsid w:val="006C1774"/>
    <w:rsid w:val="006C178A"/>
    <w:rsid w:val="006C2653"/>
    <w:rsid w:val="006C31BA"/>
    <w:rsid w:val="006C3668"/>
    <w:rsid w:val="006C433B"/>
    <w:rsid w:val="006C77AA"/>
    <w:rsid w:val="006C7D64"/>
    <w:rsid w:val="006D01BE"/>
    <w:rsid w:val="006D1136"/>
    <w:rsid w:val="006D3C4B"/>
    <w:rsid w:val="006D461B"/>
    <w:rsid w:val="006D48A1"/>
    <w:rsid w:val="006D4974"/>
    <w:rsid w:val="006D56A5"/>
    <w:rsid w:val="006D64E1"/>
    <w:rsid w:val="006D6A12"/>
    <w:rsid w:val="006D6EA9"/>
    <w:rsid w:val="006E0860"/>
    <w:rsid w:val="006E0B8D"/>
    <w:rsid w:val="006E11DA"/>
    <w:rsid w:val="006E1433"/>
    <w:rsid w:val="006E1B64"/>
    <w:rsid w:val="006E2685"/>
    <w:rsid w:val="006E290B"/>
    <w:rsid w:val="006E37B7"/>
    <w:rsid w:val="006E3F60"/>
    <w:rsid w:val="006E4263"/>
    <w:rsid w:val="006E5553"/>
    <w:rsid w:val="006E5F44"/>
    <w:rsid w:val="006E6B3D"/>
    <w:rsid w:val="006E7B16"/>
    <w:rsid w:val="006F0467"/>
    <w:rsid w:val="006F08AB"/>
    <w:rsid w:val="006F0B19"/>
    <w:rsid w:val="006F1FCC"/>
    <w:rsid w:val="006F230F"/>
    <w:rsid w:val="006F265B"/>
    <w:rsid w:val="006F3393"/>
    <w:rsid w:val="006F358F"/>
    <w:rsid w:val="006F3923"/>
    <w:rsid w:val="006F40E3"/>
    <w:rsid w:val="006F423C"/>
    <w:rsid w:val="006F4C90"/>
    <w:rsid w:val="006F4DC0"/>
    <w:rsid w:val="006F7264"/>
    <w:rsid w:val="006F793C"/>
    <w:rsid w:val="00700271"/>
    <w:rsid w:val="00701804"/>
    <w:rsid w:val="00702246"/>
    <w:rsid w:val="007036C0"/>
    <w:rsid w:val="00704D51"/>
    <w:rsid w:val="00704F6C"/>
    <w:rsid w:val="0070518C"/>
    <w:rsid w:val="007054EC"/>
    <w:rsid w:val="00705671"/>
    <w:rsid w:val="00706264"/>
    <w:rsid w:val="00706A9E"/>
    <w:rsid w:val="00707A4C"/>
    <w:rsid w:val="00707C50"/>
    <w:rsid w:val="00710904"/>
    <w:rsid w:val="00710A33"/>
    <w:rsid w:val="00710C7F"/>
    <w:rsid w:val="00710EA0"/>
    <w:rsid w:val="00710FFC"/>
    <w:rsid w:val="00711ED1"/>
    <w:rsid w:val="00711FED"/>
    <w:rsid w:val="00713254"/>
    <w:rsid w:val="00713CE3"/>
    <w:rsid w:val="00713FE2"/>
    <w:rsid w:val="00715100"/>
    <w:rsid w:val="00715623"/>
    <w:rsid w:val="007168EE"/>
    <w:rsid w:val="00716EA6"/>
    <w:rsid w:val="00717404"/>
    <w:rsid w:val="007174A9"/>
    <w:rsid w:val="0072034C"/>
    <w:rsid w:val="00721392"/>
    <w:rsid w:val="007217FD"/>
    <w:rsid w:val="00721F34"/>
    <w:rsid w:val="0072263E"/>
    <w:rsid w:val="007226B7"/>
    <w:rsid w:val="00722E57"/>
    <w:rsid w:val="00723221"/>
    <w:rsid w:val="00723671"/>
    <w:rsid w:val="00724434"/>
    <w:rsid w:val="007247E8"/>
    <w:rsid w:val="00724C3E"/>
    <w:rsid w:val="00726CEA"/>
    <w:rsid w:val="007275CA"/>
    <w:rsid w:val="00727CBD"/>
    <w:rsid w:val="00730230"/>
    <w:rsid w:val="0073049D"/>
    <w:rsid w:val="00730D9A"/>
    <w:rsid w:val="00730FDC"/>
    <w:rsid w:val="00731E56"/>
    <w:rsid w:val="00731F4A"/>
    <w:rsid w:val="0073210A"/>
    <w:rsid w:val="00732AD5"/>
    <w:rsid w:val="007338B2"/>
    <w:rsid w:val="00733DC9"/>
    <w:rsid w:val="007354B9"/>
    <w:rsid w:val="007357C1"/>
    <w:rsid w:val="00735923"/>
    <w:rsid w:val="00736166"/>
    <w:rsid w:val="00736526"/>
    <w:rsid w:val="00736DF0"/>
    <w:rsid w:val="0073710E"/>
    <w:rsid w:val="007373ED"/>
    <w:rsid w:val="007376E1"/>
    <w:rsid w:val="0074241E"/>
    <w:rsid w:val="00742B7A"/>
    <w:rsid w:val="007438C8"/>
    <w:rsid w:val="00744064"/>
    <w:rsid w:val="007442CB"/>
    <w:rsid w:val="0074492C"/>
    <w:rsid w:val="00744F22"/>
    <w:rsid w:val="00745368"/>
    <w:rsid w:val="007455F0"/>
    <w:rsid w:val="00745707"/>
    <w:rsid w:val="0074688D"/>
    <w:rsid w:val="00746AE2"/>
    <w:rsid w:val="00746D4F"/>
    <w:rsid w:val="007470F0"/>
    <w:rsid w:val="0074739E"/>
    <w:rsid w:val="007473CB"/>
    <w:rsid w:val="00747624"/>
    <w:rsid w:val="00751464"/>
    <w:rsid w:val="0075168A"/>
    <w:rsid w:val="007533D7"/>
    <w:rsid w:val="0075356A"/>
    <w:rsid w:val="00753E55"/>
    <w:rsid w:val="0075452E"/>
    <w:rsid w:val="00755998"/>
    <w:rsid w:val="00756019"/>
    <w:rsid w:val="00756D2A"/>
    <w:rsid w:val="00756D44"/>
    <w:rsid w:val="007570FD"/>
    <w:rsid w:val="0075781E"/>
    <w:rsid w:val="00761BDE"/>
    <w:rsid w:val="00761E26"/>
    <w:rsid w:val="00762F96"/>
    <w:rsid w:val="0076340F"/>
    <w:rsid w:val="0076342E"/>
    <w:rsid w:val="00763ACC"/>
    <w:rsid w:val="00765AA3"/>
    <w:rsid w:val="00765C66"/>
    <w:rsid w:val="00766B62"/>
    <w:rsid w:val="00767E1F"/>
    <w:rsid w:val="00770223"/>
    <w:rsid w:val="00770AA8"/>
    <w:rsid w:val="0077244B"/>
    <w:rsid w:val="00772770"/>
    <w:rsid w:val="007727AA"/>
    <w:rsid w:val="00772E89"/>
    <w:rsid w:val="00772FD9"/>
    <w:rsid w:val="007730A6"/>
    <w:rsid w:val="00773409"/>
    <w:rsid w:val="00774F3E"/>
    <w:rsid w:val="007750AB"/>
    <w:rsid w:val="00775602"/>
    <w:rsid w:val="00775954"/>
    <w:rsid w:val="00775BC3"/>
    <w:rsid w:val="00777039"/>
    <w:rsid w:val="00777766"/>
    <w:rsid w:val="00777B92"/>
    <w:rsid w:val="00777CA1"/>
    <w:rsid w:val="00777F18"/>
    <w:rsid w:val="0078004B"/>
    <w:rsid w:val="0078153D"/>
    <w:rsid w:val="0078290F"/>
    <w:rsid w:val="00782F7A"/>
    <w:rsid w:val="0078309C"/>
    <w:rsid w:val="00783BED"/>
    <w:rsid w:val="00783E32"/>
    <w:rsid w:val="00783FEE"/>
    <w:rsid w:val="00784087"/>
    <w:rsid w:val="007848E5"/>
    <w:rsid w:val="00785210"/>
    <w:rsid w:val="00785697"/>
    <w:rsid w:val="00787619"/>
    <w:rsid w:val="00787795"/>
    <w:rsid w:val="00787B7E"/>
    <w:rsid w:val="00787FA0"/>
    <w:rsid w:val="007910B5"/>
    <w:rsid w:val="007910C4"/>
    <w:rsid w:val="007923FD"/>
    <w:rsid w:val="007924F2"/>
    <w:rsid w:val="0079271C"/>
    <w:rsid w:val="00792B6F"/>
    <w:rsid w:val="00792B9B"/>
    <w:rsid w:val="00792BA3"/>
    <w:rsid w:val="00792F76"/>
    <w:rsid w:val="00793583"/>
    <w:rsid w:val="00794202"/>
    <w:rsid w:val="00794274"/>
    <w:rsid w:val="007942D2"/>
    <w:rsid w:val="00794486"/>
    <w:rsid w:val="007951E5"/>
    <w:rsid w:val="0079532A"/>
    <w:rsid w:val="00795405"/>
    <w:rsid w:val="007959DD"/>
    <w:rsid w:val="0079614C"/>
    <w:rsid w:val="00796302"/>
    <w:rsid w:val="00796640"/>
    <w:rsid w:val="007968FC"/>
    <w:rsid w:val="00797F6A"/>
    <w:rsid w:val="007A0340"/>
    <w:rsid w:val="007A0ABA"/>
    <w:rsid w:val="007A10DB"/>
    <w:rsid w:val="007A2A3B"/>
    <w:rsid w:val="007A3B16"/>
    <w:rsid w:val="007A4DBB"/>
    <w:rsid w:val="007A4DC4"/>
    <w:rsid w:val="007A4E64"/>
    <w:rsid w:val="007A534C"/>
    <w:rsid w:val="007A6482"/>
    <w:rsid w:val="007A66A3"/>
    <w:rsid w:val="007A7C14"/>
    <w:rsid w:val="007B05D9"/>
    <w:rsid w:val="007B0743"/>
    <w:rsid w:val="007B0748"/>
    <w:rsid w:val="007B2920"/>
    <w:rsid w:val="007B3067"/>
    <w:rsid w:val="007B5A17"/>
    <w:rsid w:val="007B5EB4"/>
    <w:rsid w:val="007B5F63"/>
    <w:rsid w:val="007B683B"/>
    <w:rsid w:val="007B6996"/>
    <w:rsid w:val="007B6A77"/>
    <w:rsid w:val="007B6ECA"/>
    <w:rsid w:val="007B7CFB"/>
    <w:rsid w:val="007C02F0"/>
    <w:rsid w:val="007C03F7"/>
    <w:rsid w:val="007C0AAF"/>
    <w:rsid w:val="007C0C32"/>
    <w:rsid w:val="007C1C7B"/>
    <w:rsid w:val="007C27A7"/>
    <w:rsid w:val="007C2D39"/>
    <w:rsid w:val="007C3D2C"/>
    <w:rsid w:val="007C4297"/>
    <w:rsid w:val="007C441F"/>
    <w:rsid w:val="007C56F4"/>
    <w:rsid w:val="007C5C43"/>
    <w:rsid w:val="007C64AC"/>
    <w:rsid w:val="007C666A"/>
    <w:rsid w:val="007C6B14"/>
    <w:rsid w:val="007C7332"/>
    <w:rsid w:val="007D0684"/>
    <w:rsid w:val="007D08CE"/>
    <w:rsid w:val="007D1396"/>
    <w:rsid w:val="007D1E22"/>
    <w:rsid w:val="007D5D70"/>
    <w:rsid w:val="007D6077"/>
    <w:rsid w:val="007D6A25"/>
    <w:rsid w:val="007D6DE9"/>
    <w:rsid w:val="007D7885"/>
    <w:rsid w:val="007D78B1"/>
    <w:rsid w:val="007D792B"/>
    <w:rsid w:val="007D7996"/>
    <w:rsid w:val="007E147E"/>
    <w:rsid w:val="007E2A61"/>
    <w:rsid w:val="007E2AE4"/>
    <w:rsid w:val="007E4B6D"/>
    <w:rsid w:val="007E4F17"/>
    <w:rsid w:val="007E56A9"/>
    <w:rsid w:val="007E578D"/>
    <w:rsid w:val="007E6413"/>
    <w:rsid w:val="007E6F0D"/>
    <w:rsid w:val="007E7683"/>
    <w:rsid w:val="007E77F4"/>
    <w:rsid w:val="007F06AE"/>
    <w:rsid w:val="007F17A9"/>
    <w:rsid w:val="007F1859"/>
    <w:rsid w:val="007F1AA5"/>
    <w:rsid w:val="007F2ACB"/>
    <w:rsid w:val="007F3151"/>
    <w:rsid w:val="007F361D"/>
    <w:rsid w:val="007F369C"/>
    <w:rsid w:val="007F4830"/>
    <w:rsid w:val="007F51D9"/>
    <w:rsid w:val="007F6122"/>
    <w:rsid w:val="007F64C6"/>
    <w:rsid w:val="007F7A59"/>
    <w:rsid w:val="0080006D"/>
    <w:rsid w:val="0080081A"/>
    <w:rsid w:val="00802617"/>
    <w:rsid w:val="00802809"/>
    <w:rsid w:val="008043BF"/>
    <w:rsid w:val="00804A48"/>
    <w:rsid w:val="008059EF"/>
    <w:rsid w:val="00805D79"/>
    <w:rsid w:val="00806AE8"/>
    <w:rsid w:val="00806EB5"/>
    <w:rsid w:val="00807361"/>
    <w:rsid w:val="00807A11"/>
    <w:rsid w:val="00810B4A"/>
    <w:rsid w:val="00811E75"/>
    <w:rsid w:val="00812228"/>
    <w:rsid w:val="00812252"/>
    <w:rsid w:val="0081249F"/>
    <w:rsid w:val="008129FF"/>
    <w:rsid w:val="00813CFC"/>
    <w:rsid w:val="008145D0"/>
    <w:rsid w:val="00814AEB"/>
    <w:rsid w:val="00815CE3"/>
    <w:rsid w:val="0081653B"/>
    <w:rsid w:val="008168B7"/>
    <w:rsid w:val="008176D9"/>
    <w:rsid w:val="00820180"/>
    <w:rsid w:val="0082034C"/>
    <w:rsid w:val="00820829"/>
    <w:rsid w:val="008217AC"/>
    <w:rsid w:val="00821948"/>
    <w:rsid w:val="00821D8D"/>
    <w:rsid w:val="00821FB4"/>
    <w:rsid w:val="008227A8"/>
    <w:rsid w:val="00822845"/>
    <w:rsid w:val="00822DD4"/>
    <w:rsid w:val="0082335F"/>
    <w:rsid w:val="00823D04"/>
    <w:rsid w:val="00824081"/>
    <w:rsid w:val="0082469A"/>
    <w:rsid w:val="0082701E"/>
    <w:rsid w:val="00827446"/>
    <w:rsid w:val="0082788C"/>
    <w:rsid w:val="008300D7"/>
    <w:rsid w:val="00830D92"/>
    <w:rsid w:val="00831442"/>
    <w:rsid w:val="00831A6B"/>
    <w:rsid w:val="00832327"/>
    <w:rsid w:val="008329BE"/>
    <w:rsid w:val="00832FCA"/>
    <w:rsid w:val="008330D3"/>
    <w:rsid w:val="008332B6"/>
    <w:rsid w:val="008339EB"/>
    <w:rsid w:val="00834F69"/>
    <w:rsid w:val="0083539F"/>
    <w:rsid w:val="00835707"/>
    <w:rsid w:val="00835E82"/>
    <w:rsid w:val="008361CD"/>
    <w:rsid w:val="0083647C"/>
    <w:rsid w:val="00836CDD"/>
    <w:rsid w:val="00836FDA"/>
    <w:rsid w:val="00837D4A"/>
    <w:rsid w:val="008401EE"/>
    <w:rsid w:val="0084052A"/>
    <w:rsid w:val="008409C6"/>
    <w:rsid w:val="00840DC2"/>
    <w:rsid w:val="00842535"/>
    <w:rsid w:val="00842602"/>
    <w:rsid w:val="00842A52"/>
    <w:rsid w:val="00842B77"/>
    <w:rsid w:val="00842F85"/>
    <w:rsid w:val="008430D6"/>
    <w:rsid w:val="00843848"/>
    <w:rsid w:val="008451DB"/>
    <w:rsid w:val="0084716E"/>
    <w:rsid w:val="00847320"/>
    <w:rsid w:val="00847340"/>
    <w:rsid w:val="008473FA"/>
    <w:rsid w:val="00847789"/>
    <w:rsid w:val="00847916"/>
    <w:rsid w:val="00850181"/>
    <w:rsid w:val="008502C8"/>
    <w:rsid w:val="00850346"/>
    <w:rsid w:val="008508D9"/>
    <w:rsid w:val="00850F38"/>
    <w:rsid w:val="008514E2"/>
    <w:rsid w:val="00851AA9"/>
    <w:rsid w:val="00851E2C"/>
    <w:rsid w:val="00852FB5"/>
    <w:rsid w:val="008530F6"/>
    <w:rsid w:val="00853A4F"/>
    <w:rsid w:val="00854365"/>
    <w:rsid w:val="00855847"/>
    <w:rsid w:val="00855980"/>
    <w:rsid w:val="0085644E"/>
    <w:rsid w:val="00857924"/>
    <w:rsid w:val="00857A73"/>
    <w:rsid w:val="00860656"/>
    <w:rsid w:val="00860814"/>
    <w:rsid w:val="00860C4B"/>
    <w:rsid w:val="00861830"/>
    <w:rsid w:val="00861964"/>
    <w:rsid w:val="008622FC"/>
    <w:rsid w:val="00863850"/>
    <w:rsid w:val="00863DCA"/>
    <w:rsid w:val="008643AB"/>
    <w:rsid w:val="00864A90"/>
    <w:rsid w:val="00865DB6"/>
    <w:rsid w:val="008666F5"/>
    <w:rsid w:val="00867301"/>
    <w:rsid w:val="0086791D"/>
    <w:rsid w:val="00870346"/>
    <w:rsid w:val="00870CEA"/>
    <w:rsid w:val="00871027"/>
    <w:rsid w:val="00871B8F"/>
    <w:rsid w:val="008721B9"/>
    <w:rsid w:val="00872520"/>
    <w:rsid w:val="00872F83"/>
    <w:rsid w:val="008737CD"/>
    <w:rsid w:val="0087383A"/>
    <w:rsid w:val="008738CD"/>
    <w:rsid w:val="008739AA"/>
    <w:rsid w:val="00873E0A"/>
    <w:rsid w:val="008745E9"/>
    <w:rsid w:val="00875402"/>
    <w:rsid w:val="00875527"/>
    <w:rsid w:val="00875D4B"/>
    <w:rsid w:val="00881588"/>
    <w:rsid w:val="00881893"/>
    <w:rsid w:val="0088245E"/>
    <w:rsid w:val="00882994"/>
    <w:rsid w:val="00882AD6"/>
    <w:rsid w:val="008831A3"/>
    <w:rsid w:val="00883B79"/>
    <w:rsid w:val="008843CF"/>
    <w:rsid w:val="00884DEC"/>
    <w:rsid w:val="00885E69"/>
    <w:rsid w:val="0088785B"/>
    <w:rsid w:val="00887920"/>
    <w:rsid w:val="00887EE5"/>
    <w:rsid w:val="00890052"/>
    <w:rsid w:val="008907ED"/>
    <w:rsid w:val="00891915"/>
    <w:rsid w:val="00891A84"/>
    <w:rsid w:val="0089208E"/>
    <w:rsid w:val="0089245E"/>
    <w:rsid w:val="00892886"/>
    <w:rsid w:val="00892C42"/>
    <w:rsid w:val="0089310E"/>
    <w:rsid w:val="0089357C"/>
    <w:rsid w:val="008946DE"/>
    <w:rsid w:val="00894EFE"/>
    <w:rsid w:val="0089551B"/>
    <w:rsid w:val="00895630"/>
    <w:rsid w:val="00895D38"/>
    <w:rsid w:val="008972BA"/>
    <w:rsid w:val="008974AE"/>
    <w:rsid w:val="00897D84"/>
    <w:rsid w:val="008A0F30"/>
    <w:rsid w:val="008A0FE5"/>
    <w:rsid w:val="008A1120"/>
    <w:rsid w:val="008A190D"/>
    <w:rsid w:val="008A1CE9"/>
    <w:rsid w:val="008A1D28"/>
    <w:rsid w:val="008A1FB4"/>
    <w:rsid w:val="008A20BD"/>
    <w:rsid w:val="008A2945"/>
    <w:rsid w:val="008A346C"/>
    <w:rsid w:val="008A3E94"/>
    <w:rsid w:val="008A41F8"/>
    <w:rsid w:val="008A4205"/>
    <w:rsid w:val="008A5815"/>
    <w:rsid w:val="008A6966"/>
    <w:rsid w:val="008A726B"/>
    <w:rsid w:val="008B0C7F"/>
    <w:rsid w:val="008B115F"/>
    <w:rsid w:val="008B16AE"/>
    <w:rsid w:val="008B1875"/>
    <w:rsid w:val="008B2C4A"/>
    <w:rsid w:val="008B30C4"/>
    <w:rsid w:val="008B3179"/>
    <w:rsid w:val="008B37C5"/>
    <w:rsid w:val="008B4233"/>
    <w:rsid w:val="008B5087"/>
    <w:rsid w:val="008B60FF"/>
    <w:rsid w:val="008B6753"/>
    <w:rsid w:val="008B6A69"/>
    <w:rsid w:val="008C0B66"/>
    <w:rsid w:val="008C123F"/>
    <w:rsid w:val="008C167F"/>
    <w:rsid w:val="008C24FF"/>
    <w:rsid w:val="008C2796"/>
    <w:rsid w:val="008C303B"/>
    <w:rsid w:val="008C34EB"/>
    <w:rsid w:val="008C3E2E"/>
    <w:rsid w:val="008C3E70"/>
    <w:rsid w:val="008C43B0"/>
    <w:rsid w:val="008C5356"/>
    <w:rsid w:val="008C5727"/>
    <w:rsid w:val="008C6D1A"/>
    <w:rsid w:val="008D0042"/>
    <w:rsid w:val="008D1183"/>
    <w:rsid w:val="008D125B"/>
    <w:rsid w:val="008D1332"/>
    <w:rsid w:val="008D186B"/>
    <w:rsid w:val="008D18BD"/>
    <w:rsid w:val="008D1C59"/>
    <w:rsid w:val="008D21DC"/>
    <w:rsid w:val="008D21EE"/>
    <w:rsid w:val="008D3191"/>
    <w:rsid w:val="008D4540"/>
    <w:rsid w:val="008D5374"/>
    <w:rsid w:val="008D564D"/>
    <w:rsid w:val="008D5A4A"/>
    <w:rsid w:val="008D5D97"/>
    <w:rsid w:val="008D5FAF"/>
    <w:rsid w:val="008D6855"/>
    <w:rsid w:val="008D6AA9"/>
    <w:rsid w:val="008D7DDB"/>
    <w:rsid w:val="008E0130"/>
    <w:rsid w:val="008E02B6"/>
    <w:rsid w:val="008E02BB"/>
    <w:rsid w:val="008E0D0F"/>
    <w:rsid w:val="008E18F5"/>
    <w:rsid w:val="008E1E36"/>
    <w:rsid w:val="008E2E91"/>
    <w:rsid w:val="008E3415"/>
    <w:rsid w:val="008E3BFC"/>
    <w:rsid w:val="008E4DA9"/>
    <w:rsid w:val="008E5D8F"/>
    <w:rsid w:val="008E77AA"/>
    <w:rsid w:val="008E7C72"/>
    <w:rsid w:val="008F0300"/>
    <w:rsid w:val="008F0419"/>
    <w:rsid w:val="008F11D7"/>
    <w:rsid w:val="008F190C"/>
    <w:rsid w:val="008F1A23"/>
    <w:rsid w:val="008F1D67"/>
    <w:rsid w:val="008F1EA4"/>
    <w:rsid w:val="008F225D"/>
    <w:rsid w:val="008F29E9"/>
    <w:rsid w:val="008F3253"/>
    <w:rsid w:val="008F39FD"/>
    <w:rsid w:val="008F49CB"/>
    <w:rsid w:val="008F4DE9"/>
    <w:rsid w:val="008F526C"/>
    <w:rsid w:val="008F5ACA"/>
    <w:rsid w:val="008F5CDD"/>
    <w:rsid w:val="008F5E02"/>
    <w:rsid w:val="008F5F78"/>
    <w:rsid w:val="008F6A70"/>
    <w:rsid w:val="008F72C8"/>
    <w:rsid w:val="008F751B"/>
    <w:rsid w:val="008F7927"/>
    <w:rsid w:val="008F7EB3"/>
    <w:rsid w:val="00900240"/>
    <w:rsid w:val="0090040D"/>
    <w:rsid w:val="009006B9"/>
    <w:rsid w:val="00900C02"/>
    <w:rsid w:val="00900CCE"/>
    <w:rsid w:val="00901991"/>
    <w:rsid w:val="00901B30"/>
    <w:rsid w:val="009028E3"/>
    <w:rsid w:val="00902908"/>
    <w:rsid w:val="00903876"/>
    <w:rsid w:val="00903E9D"/>
    <w:rsid w:val="0090545E"/>
    <w:rsid w:val="009068A7"/>
    <w:rsid w:val="00907D17"/>
    <w:rsid w:val="009106A7"/>
    <w:rsid w:val="009106EA"/>
    <w:rsid w:val="009108E3"/>
    <w:rsid w:val="009113EC"/>
    <w:rsid w:val="00912A41"/>
    <w:rsid w:val="009148AB"/>
    <w:rsid w:val="00914A3B"/>
    <w:rsid w:val="00914CDA"/>
    <w:rsid w:val="00915A81"/>
    <w:rsid w:val="0091682B"/>
    <w:rsid w:val="00916C70"/>
    <w:rsid w:val="009171AC"/>
    <w:rsid w:val="009179DC"/>
    <w:rsid w:val="00920404"/>
    <w:rsid w:val="00920504"/>
    <w:rsid w:val="0092114E"/>
    <w:rsid w:val="009211C7"/>
    <w:rsid w:val="00921AEB"/>
    <w:rsid w:val="00922014"/>
    <w:rsid w:val="0092438F"/>
    <w:rsid w:val="009244C9"/>
    <w:rsid w:val="00924734"/>
    <w:rsid w:val="009257FF"/>
    <w:rsid w:val="009259F6"/>
    <w:rsid w:val="009276AB"/>
    <w:rsid w:val="0093055F"/>
    <w:rsid w:val="00930E38"/>
    <w:rsid w:val="00930E94"/>
    <w:rsid w:val="00931CA9"/>
    <w:rsid w:val="00934467"/>
    <w:rsid w:val="00934960"/>
    <w:rsid w:val="00934CD5"/>
    <w:rsid w:val="009362F8"/>
    <w:rsid w:val="00936332"/>
    <w:rsid w:val="00937BF4"/>
    <w:rsid w:val="0094049F"/>
    <w:rsid w:val="009408B3"/>
    <w:rsid w:val="0094164D"/>
    <w:rsid w:val="00942167"/>
    <w:rsid w:val="009424F7"/>
    <w:rsid w:val="009426E5"/>
    <w:rsid w:val="00943932"/>
    <w:rsid w:val="00944C98"/>
    <w:rsid w:val="00945023"/>
    <w:rsid w:val="009450DF"/>
    <w:rsid w:val="009460BA"/>
    <w:rsid w:val="00946EB9"/>
    <w:rsid w:val="00947C29"/>
    <w:rsid w:val="00947FF1"/>
    <w:rsid w:val="00952C11"/>
    <w:rsid w:val="00953240"/>
    <w:rsid w:val="009534EF"/>
    <w:rsid w:val="00955AFC"/>
    <w:rsid w:val="00955C5D"/>
    <w:rsid w:val="00956775"/>
    <w:rsid w:val="0095706F"/>
    <w:rsid w:val="0095749F"/>
    <w:rsid w:val="009577CB"/>
    <w:rsid w:val="00957993"/>
    <w:rsid w:val="00957F17"/>
    <w:rsid w:val="0096024C"/>
    <w:rsid w:val="0096028C"/>
    <w:rsid w:val="0096211D"/>
    <w:rsid w:val="0096279E"/>
    <w:rsid w:val="009630E2"/>
    <w:rsid w:val="009636A3"/>
    <w:rsid w:val="00963EE1"/>
    <w:rsid w:val="0096460A"/>
    <w:rsid w:val="00964D86"/>
    <w:rsid w:val="009657F2"/>
    <w:rsid w:val="0096598F"/>
    <w:rsid w:val="00966B5B"/>
    <w:rsid w:val="009712C7"/>
    <w:rsid w:val="009713A9"/>
    <w:rsid w:val="009716D4"/>
    <w:rsid w:val="00971F38"/>
    <w:rsid w:val="0097293A"/>
    <w:rsid w:val="00972B3C"/>
    <w:rsid w:val="00973DD4"/>
    <w:rsid w:val="00974150"/>
    <w:rsid w:val="00974596"/>
    <w:rsid w:val="009745F9"/>
    <w:rsid w:val="009761ED"/>
    <w:rsid w:val="00976C0A"/>
    <w:rsid w:val="00977F10"/>
    <w:rsid w:val="0098038C"/>
    <w:rsid w:val="0098163D"/>
    <w:rsid w:val="009827A7"/>
    <w:rsid w:val="00983196"/>
    <w:rsid w:val="00985545"/>
    <w:rsid w:val="00985D19"/>
    <w:rsid w:val="00986910"/>
    <w:rsid w:val="00986F09"/>
    <w:rsid w:val="00987009"/>
    <w:rsid w:val="00987296"/>
    <w:rsid w:val="00987AC8"/>
    <w:rsid w:val="00987B1F"/>
    <w:rsid w:val="00987BB1"/>
    <w:rsid w:val="00990986"/>
    <w:rsid w:val="00991540"/>
    <w:rsid w:val="0099193F"/>
    <w:rsid w:val="009922B0"/>
    <w:rsid w:val="00992887"/>
    <w:rsid w:val="00993108"/>
    <w:rsid w:val="00993A6E"/>
    <w:rsid w:val="00995844"/>
    <w:rsid w:val="009959FE"/>
    <w:rsid w:val="00995D64"/>
    <w:rsid w:val="0099636E"/>
    <w:rsid w:val="009963E1"/>
    <w:rsid w:val="00996C69"/>
    <w:rsid w:val="009A01EA"/>
    <w:rsid w:val="009A05B3"/>
    <w:rsid w:val="009A0735"/>
    <w:rsid w:val="009A191A"/>
    <w:rsid w:val="009A1BFF"/>
    <w:rsid w:val="009A2E74"/>
    <w:rsid w:val="009A3589"/>
    <w:rsid w:val="009A3D29"/>
    <w:rsid w:val="009A53D4"/>
    <w:rsid w:val="009A73FD"/>
    <w:rsid w:val="009A74A3"/>
    <w:rsid w:val="009A783A"/>
    <w:rsid w:val="009A7F39"/>
    <w:rsid w:val="009B0E59"/>
    <w:rsid w:val="009B1131"/>
    <w:rsid w:val="009B15AB"/>
    <w:rsid w:val="009B33B9"/>
    <w:rsid w:val="009B3E3A"/>
    <w:rsid w:val="009B4DAE"/>
    <w:rsid w:val="009B52A4"/>
    <w:rsid w:val="009B54F3"/>
    <w:rsid w:val="009B6222"/>
    <w:rsid w:val="009B645E"/>
    <w:rsid w:val="009B6541"/>
    <w:rsid w:val="009B711F"/>
    <w:rsid w:val="009B779A"/>
    <w:rsid w:val="009B7BF7"/>
    <w:rsid w:val="009C1292"/>
    <w:rsid w:val="009C1739"/>
    <w:rsid w:val="009C17ED"/>
    <w:rsid w:val="009C2023"/>
    <w:rsid w:val="009C2D54"/>
    <w:rsid w:val="009C3EB4"/>
    <w:rsid w:val="009C4326"/>
    <w:rsid w:val="009C47AD"/>
    <w:rsid w:val="009C5BAF"/>
    <w:rsid w:val="009C5E55"/>
    <w:rsid w:val="009C699C"/>
    <w:rsid w:val="009C6E45"/>
    <w:rsid w:val="009C7634"/>
    <w:rsid w:val="009D04E0"/>
    <w:rsid w:val="009D0941"/>
    <w:rsid w:val="009D1C89"/>
    <w:rsid w:val="009D1EC0"/>
    <w:rsid w:val="009D2DCC"/>
    <w:rsid w:val="009D3181"/>
    <w:rsid w:val="009D3741"/>
    <w:rsid w:val="009D3DAC"/>
    <w:rsid w:val="009D5264"/>
    <w:rsid w:val="009D5487"/>
    <w:rsid w:val="009D5564"/>
    <w:rsid w:val="009D59A8"/>
    <w:rsid w:val="009D5D4E"/>
    <w:rsid w:val="009D5E86"/>
    <w:rsid w:val="009D6BBA"/>
    <w:rsid w:val="009D6D7F"/>
    <w:rsid w:val="009D7391"/>
    <w:rsid w:val="009E005B"/>
    <w:rsid w:val="009E0497"/>
    <w:rsid w:val="009E0DAB"/>
    <w:rsid w:val="009E155C"/>
    <w:rsid w:val="009E1B0F"/>
    <w:rsid w:val="009E25FA"/>
    <w:rsid w:val="009E2AF7"/>
    <w:rsid w:val="009E2BE2"/>
    <w:rsid w:val="009E2EB7"/>
    <w:rsid w:val="009E2F96"/>
    <w:rsid w:val="009E33F7"/>
    <w:rsid w:val="009E38A9"/>
    <w:rsid w:val="009E3DAB"/>
    <w:rsid w:val="009E4070"/>
    <w:rsid w:val="009E47DB"/>
    <w:rsid w:val="009E4DA6"/>
    <w:rsid w:val="009E58C8"/>
    <w:rsid w:val="009E672D"/>
    <w:rsid w:val="009E733A"/>
    <w:rsid w:val="009E793E"/>
    <w:rsid w:val="009E7DCA"/>
    <w:rsid w:val="009F0CB1"/>
    <w:rsid w:val="009F0DA9"/>
    <w:rsid w:val="009F11A3"/>
    <w:rsid w:val="009F2495"/>
    <w:rsid w:val="009F2CA8"/>
    <w:rsid w:val="009F31D5"/>
    <w:rsid w:val="009F3906"/>
    <w:rsid w:val="009F420E"/>
    <w:rsid w:val="009F44C2"/>
    <w:rsid w:val="009F477F"/>
    <w:rsid w:val="009F4F14"/>
    <w:rsid w:val="009F565C"/>
    <w:rsid w:val="009F5677"/>
    <w:rsid w:val="009F59CC"/>
    <w:rsid w:val="009F6824"/>
    <w:rsid w:val="009F75C3"/>
    <w:rsid w:val="009F77C0"/>
    <w:rsid w:val="00A00297"/>
    <w:rsid w:val="00A007FC"/>
    <w:rsid w:val="00A009A7"/>
    <w:rsid w:val="00A01457"/>
    <w:rsid w:val="00A015AB"/>
    <w:rsid w:val="00A02B09"/>
    <w:rsid w:val="00A02C71"/>
    <w:rsid w:val="00A037DA"/>
    <w:rsid w:val="00A04992"/>
    <w:rsid w:val="00A04E97"/>
    <w:rsid w:val="00A05CDB"/>
    <w:rsid w:val="00A0639A"/>
    <w:rsid w:val="00A06B96"/>
    <w:rsid w:val="00A0724E"/>
    <w:rsid w:val="00A07266"/>
    <w:rsid w:val="00A073A5"/>
    <w:rsid w:val="00A076A8"/>
    <w:rsid w:val="00A07D0C"/>
    <w:rsid w:val="00A10956"/>
    <w:rsid w:val="00A10B9B"/>
    <w:rsid w:val="00A11A7B"/>
    <w:rsid w:val="00A11B57"/>
    <w:rsid w:val="00A11FCD"/>
    <w:rsid w:val="00A1335E"/>
    <w:rsid w:val="00A135E7"/>
    <w:rsid w:val="00A1388C"/>
    <w:rsid w:val="00A13941"/>
    <w:rsid w:val="00A13BB4"/>
    <w:rsid w:val="00A14977"/>
    <w:rsid w:val="00A14F87"/>
    <w:rsid w:val="00A15161"/>
    <w:rsid w:val="00A151AC"/>
    <w:rsid w:val="00A15213"/>
    <w:rsid w:val="00A16286"/>
    <w:rsid w:val="00A168FD"/>
    <w:rsid w:val="00A17231"/>
    <w:rsid w:val="00A1769F"/>
    <w:rsid w:val="00A17D8D"/>
    <w:rsid w:val="00A206BE"/>
    <w:rsid w:val="00A207C0"/>
    <w:rsid w:val="00A225A9"/>
    <w:rsid w:val="00A22934"/>
    <w:rsid w:val="00A23174"/>
    <w:rsid w:val="00A23185"/>
    <w:rsid w:val="00A239C0"/>
    <w:rsid w:val="00A23A5E"/>
    <w:rsid w:val="00A24AE4"/>
    <w:rsid w:val="00A24B52"/>
    <w:rsid w:val="00A24B85"/>
    <w:rsid w:val="00A306E3"/>
    <w:rsid w:val="00A30ECB"/>
    <w:rsid w:val="00A315D2"/>
    <w:rsid w:val="00A3293B"/>
    <w:rsid w:val="00A33745"/>
    <w:rsid w:val="00A33C4D"/>
    <w:rsid w:val="00A34500"/>
    <w:rsid w:val="00A346F0"/>
    <w:rsid w:val="00A348E9"/>
    <w:rsid w:val="00A34AE5"/>
    <w:rsid w:val="00A34CE1"/>
    <w:rsid w:val="00A34D78"/>
    <w:rsid w:val="00A3543A"/>
    <w:rsid w:val="00A354D3"/>
    <w:rsid w:val="00A36099"/>
    <w:rsid w:val="00A361BD"/>
    <w:rsid w:val="00A3627B"/>
    <w:rsid w:val="00A36D4E"/>
    <w:rsid w:val="00A403F7"/>
    <w:rsid w:val="00A40DEB"/>
    <w:rsid w:val="00A41177"/>
    <w:rsid w:val="00A412C1"/>
    <w:rsid w:val="00A41558"/>
    <w:rsid w:val="00A435E6"/>
    <w:rsid w:val="00A44044"/>
    <w:rsid w:val="00A445EB"/>
    <w:rsid w:val="00A44656"/>
    <w:rsid w:val="00A452E1"/>
    <w:rsid w:val="00A45573"/>
    <w:rsid w:val="00A456ED"/>
    <w:rsid w:val="00A46542"/>
    <w:rsid w:val="00A46E7B"/>
    <w:rsid w:val="00A479B9"/>
    <w:rsid w:val="00A47C31"/>
    <w:rsid w:val="00A500BA"/>
    <w:rsid w:val="00A51038"/>
    <w:rsid w:val="00A5140D"/>
    <w:rsid w:val="00A51612"/>
    <w:rsid w:val="00A51982"/>
    <w:rsid w:val="00A51C7C"/>
    <w:rsid w:val="00A5227C"/>
    <w:rsid w:val="00A52CC9"/>
    <w:rsid w:val="00A52F56"/>
    <w:rsid w:val="00A53D2F"/>
    <w:rsid w:val="00A54109"/>
    <w:rsid w:val="00A54584"/>
    <w:rsid w:val="00A54667"/>
    <w:rsid w:val="00A551B6"/>
    <w:rsid w:val="00A55663"/>
    <w:rsid w:val="00A5600A"/>
    <w:rsid w:val="00A5606A"/>
    <w:rsid w:val="00A56961"/>
    <w:rsid w:val="00A6060B"/>
    <w:rsid w:val="00A61B11"/>
    <w:rsid w:val="00A62A0F"/>
    <w:rsid w:val="00A6348C"/>
    <w:rsid w:val="00A638FA"/>
    <w:rsid w:val="00A64E88"/>
    <w:rsid w:val="00A66BD0"/>
    <w:rsid w:val="00A66D34"/>
    <w:rsid w:val="00A67588"/>
    <w:rsid w:val="00A718F5"/>
    <w:rsid w:val="00A720B9"/>
    <w:rsid w:val="00A724D9"/>
    <w:rsid w:val="00A72515"/>
    <w:rsid w:val="00A72A9E"/>
    <w:rsid w:val="00A72D09"/>
    <w:rsid w:val="00A73984"/>
    <w:rsid w:val="00A73B3E"/>
    <w:rsid w:val="00A73CA9"/>
    <w:rsid w:val="00A73DD2"/>
    <w:rsid w:val="00A740E5"/>
    <w:rsid w:val="00A742E6"/>
    <w:rsid w:val="00A74921"/>
    <w:rsid w:val="00A771AD"/>
    <w:rsid w:val="00A817AD"/>
    <w:rsid w:val="00A81F7A"/>
    <w:rsid w:val="00A81FBE"/>
    <w:rsid w:val="00A8222E"/>
    <w:rsid w:val="00A82C2A"/>
    <w:rsid w:val="00A830A1"/>
    <w:rsid w:val="00A830D4"/>
    <w:rsid w:val="00A830D9"/>
    <w:rsid w:val="00A83413"/>
    <w:rsid w:val="00A83905"/>
    <w:rsid w:val="00A84B57"/>
    <w:rsid w:val="00A84D74"/>
    <w:rsid w:val="00A853BE"/>
    <w:rsid w:val="00A85568"/>
    <w:rsid w:val="00A85960"/>
    <w:rsid w:val="00A859F4"/>
    <w:rsid w:val="00A85E23"/>
    <w:rsid w:val="00A866BD"/>
    <w:rsid w:val="00A86AE1"/>
    <w:rsid w:val="00A902C6"/>
    <w:rsid w:val="00A90D43"/>
    <w:rsid w:val="00A9287E"/>
    <w:rsid w:val="00A93484"/>
    <w:rsid w:val="00A93776"/>
    <w:rsid w:val="00A93EED"/>
    <w:rsid w:val="00A94976"/>
    <w:rsid w:val="00A94BC6"/>
    <w:rsid w:val="00A94C9D"/>
    <w:rsid w:val="00A951F4"/>
    <w:rsid w:val="00A95EAF"/>
    <w:rsid w:val="00A95FC2"/>
    <w:rsid w:val="00A960B8"/>
    <w:rsid w:val="00A96266"/>
    <w:rsid w:val="00A964F8"/>
    <w:rsid w:val="00AA04CC"/>
    <w:rsid w:val="00AA1591"/>
    <w:rsid w:val="00AA1AE2"/>
    <w:rsid w:val="00AA1E6A"/>
    <w:rsid w:val="00AA1F7D"/>
    <w:rsid w:val="00AA28B7"/>
    <w:rsid w:val="00AA2903"/>
    <w:rsid w:val="00AA2F6F"/>
    <w:rsid w:val="00AA3686"/>
    <w:rsid w:val="00AA675D"/>
    <w:rsid w:val="00AB0CCA"/>
    <w:rsid w:val="00AB0E3D"/>
    <w:rsid w:val="00AB1158"/>
    <w:rsid w:val="00AB1BDB"/>
    <w:rsid w:val="00AB2036"/>
    <w:rsid w:val="00AB2EB9"/>
    <w:rsid w:val="00AB57E4"/>
    <w:rsid w:val="00AB5992"/>
    <w:rsid w:val="00AB732B"/>
    <w:rsid w:val="00AB7361"/>
    <w:rsid w:val="00AB7565"/>
    <w:rsid w:val="00AB7D07"/>
    <w:rsid w:val="00AC0742"/>
    <w:rsid w:val="00AC0A24"/>
    <w:rsid w:val="00AC0C19"/>
    <w:rsid w:val="00AC12D6"/>
    <w:rsid w:val="00AC16A1"/>
    <w:rsid w:val="00AC1909"/>
    <w:rsid w:val="00AC2624"/>
    <w:rsid w:val="00AC2BAB"/>
    <w:rsid w:val="00AC2D5D"/>
    <w:rsid w:val="00AC3074"/>
    <w:rsid w:val="00AC369A"/>
    <w:rsid w:val="00AC3DC5"/>
    <w:rsid w:val="00AC5287"/>
    <w:rsid w:val="00AC5508"/>
    <w:rsid w:val="00AC5A64"/>
    <w:rsid w:val="00AC5F94"/>
    <w:rsid w:val="00AC6692"/>
    <w:rsid w:val="00AC6A8F"/>
    <w:rsid w:val="00AC755D"/>
    <w:rsid w:val="00AC7CD8"/>
    <w:rsid w:val="00AD0862"/>
    <w:rsid w:val="00AD0E54"/>
    <w:rsid w:val="00AD10D3"/>
    <w:rsid w:val="00AD1958"/>
    <w:rsid w:val="00AD2708"/>
    <w:rsid w:val="00AD2959"/>
    <w:rsid w:val="00AD2EC3"/>
    <w:rsid w:val="00AD333C"/>
    <w:rsid w:val="00AD3A03"/>
    <w:rsid w:val="00AD470A"/>
    <w:rsid w:val="00AD53D4"/>
    <w:rsid w:val="00AD5774"/>
    <w:rsid w:val="00AD5910"/>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6F9"/>
    <w:rsid w:val="00AE7940"/>
    <w:rsid w:val="00AF136E"/>
    <w:rsid w:val="00AF13CA"/>
    <w:rsid w:val="00AF22CE"/>
    <w:rsid w:val="00AF2386"/>
    <w:rsid w:val="00AF2A5B"/>
    <w:rsid w:val="00AF2FDF"/>
    <w:rsid w:val="00AF4695"/>
    <w:rsid w:val="00AF46B4"/>
    <w:rsid w:val="00AF4A46"/>
    <w:rsid w:val="00AF4E82"/>
    <w:rsid w:val="00AF5F40"/>
    <w:rsid w:val="00AF6AE7"/>
    <w:rsid w:val="00AF6E1A"/>
    <w:rsid w:val="00AF70CB"/>
    <w:rsid w:val="00AF7C68"/>
    <w:rsid w:val="00AF7E99"/>
    <w:rsid w:val="00B00BDE"/>
    <w:rsid w:val="00B014D7"/>
    <w:rsid w:val="00B020ED"/>
    <w:rsid w:val="00B02291"/>
    <w:rsid w:val="00B0264D"/>
    <w:rsid w:val="00B0323D"/>
    <w:rsid w:val="00B042EE"/>
    <w:rsid w:val="00B057D0"/>
    <w:rsid w:val="00B05A17"/>
    <w:rsid w:val="00B05A5B"/>
    <w:rsid w:val="00B065D9"/>
    <w:rsid w:val="00B06620"/>
    <w:rsid w:val="00B06964"/>
    <w:rsid w:val="00B06B46"/>
    <w:rsid w:val="00B07516"/>
    <w:rsid w:val="00B075D9"/>
    <w:rsid w:val="00B07E93"/>
    <w:rsid w:val="00B10C3B"/>
    <w:rsid w:val="00B114F6"/>
    <w:rsid w:val="00B11814"/>
    <w:rsid w:val="00B11A8A"/>
    <w:rsid w:val="00B11CC7"/>
    <w:rsid w:val="00B126EC"/>
    <w:rsid w:val="00B127C7"/>
    <w:rsid w:val="00B12B87"/>
    <w:rsid w:val="00B12D63"/>
    <w:rsid w:val="00B13DA2"/>
    <w:rsid w:val="00B14099"/>
    <w:rsid w:val="00B14193"/>
    <w:rsid w:val="00B1496C"/>
    <w:rsid w:val="00B15A3A"/>
    <w:rsid w:val="00B15B91"/>
    <w:rsid w:val="00B15EA5"/>
    <w:rsid w:val="00B16EB7"/>
    <w:rsid w:val="00B17320"/>
    <w:rsid w:val="00B20FCD"/>
    <w:rsid w:val="00B21399"/>
    <w:rsid w:val="00B213F1"/>
    <w:rsid w:val="00B215CD"/>
    <w:rsid w:val="00B216DB"/>
    <w:rsid w:val="00B21B42"/>
    <w:rsid w:val="00B21CB3"/>
    <w:rsid w:val="00B226F4"/>
    <w:rsid w:val="00B22B94"/>
    <w:rsid w:val="00B233AD"/>
    <w:rsid w:val="00B23B64"/>
    <w:rsid w:val="00B245BF"/>
    <w:rsid w:val="00B250DF"/>
    <w:rsid w:val="00B2588F"/>
    <w:rsid w:val="00B26CB5"/>
    <w:rsid w:val="00B26F2C"/>
    <w:rsid w:val="00B27084"/>
    <w:rsid w:val="00B27611"/>
    <w:rsid w:val="00B27CF8"/>
    <w:rsid w:val="00B3091B"/>
    <w:rsid w:val="00B30CE7"/>
    <w:rsid w:val="00B31D07"/>
    <w:rsid w:val="00B32954"/>
    <w:rsid w:val="00B32E2D"/>
    <w:rsid w:val="00B33048"/>
    <w:rsid w:val="00B3352C"/>
    <w:rsid w:val="00B33BA8"/>
    <w:rsid w:val="00B33D0E"/>
    <w:rsid w:val="00B35158"/>
    <w:rsid w:val="00B3545E"/>
    <w:rsid w:val="00B35A8E"/>
    <w:rsid w:val="00B35DB8"/>
    <w:rsid w:val="00B37602"/>
    <w:rsid w:val="00B37F25"/>
    <w:rsid w:val="00B37F88"/>
    <w:rsid w:val="00B413BB"/>
    <w:rsid w:val="00B41FCD"/>
    <w:rsid w:val="00B42ADC"/>
    <w:rsid w:val="00B44051"/>
    <w:rsid w:val="00B44CD4"/>
    <w:rsid w:val="00B44CDA"/>
    <w:rsid w:val="00B44E59"/>
    <w:rsid w:val="00B45195"/>
    <w:rsid w:val="00B4535F"/>
    <w:rsid w:val="00B45AD3"/>
    <w:rsid w:val="00B45C67"/>
    <w:rsid w:val="00B45D96"/>
    <w:rsid w:val="00B45E8B"/>
    <w:rsid w:val="00B46259"/>
    <w:rsid w:val="00B4627B"/>
    <w:rsid w:val="00B46988"/>
    <w:rsid w:val="00B469F7"/>
    <w:rsid w:val="00B47569"/>
    <w:rsid w:val="00B478AD"/>
    <w:rsid w:val="00B500B1"/>
    <w:rsid w:val="00B500B7"/>
    <w:rsid w:val="00B502A9"/>
    <w:rsid w:val="00B5038F"/>
    <w:rsid w:val="00B508EC"/>
    <w:rsid w:val="00B51957"/>
    <w:rsid w:val="00B51AFC"/>
    <w:rsid w:val="00B51E0C"/>
    <w:rsid w:val="00B520A0"/>
    <w:rsid w:val="00B521C4"/>
    <w:rsid w:val="00B5259B"/>
    <w:rsid w:val="00B5319D"/>
    <w:rsid w:val="00B53CB9"/>
    <w:rsid w:val="00B54032"/>
    <w:rsid w:val="00B55A71"/>
    <w:rsid w:val="00B56838"/>
    <w:rsid w:val="00B57034"/>
    <w:rsid w:val="00B573AA"/>
    <w:rsid w:val="00B57A9F"/>
    <w:rsid w:val="00B61CBD"/>
    <w:rsid w:val="00B6235C"/>
    <w:rsid w:val="00B62DD0"/>
    <w:rsid w:val="00B633E9"/>
    <w:rsid w:val="00B63521"/>
    <w:rsid w:val="00B63554"/>
    <w:rsid w:val="00B6404C"/>
    <w:rsid w:val="00B6550C"/>
    <w:rsid w:val="00B65AD2"/>
    <w:rsid w:val="00B66137"/>
    <w:rsid w:val="00B66F0F"/>
    <w:rsid w:val="00B670DF"/>
    <w:rsid w:val="00B70576"/>
    <w:rsid w:val="00B70918"/>
    <w:rsid w:val="00B7142F"/>
    <w:rsid w:val="00B717C6"/>
    <w:rsid w:val="00B72173"/>
    <w:rsid w:val="00B72E60"/>
    <w:rsid w:val="00B72FBC"/>
    <w:rsid w:val="00B731DC"/>
    <w:rsid w:val="00B7398E"/>
    <w:rsid w:val="00B7423A"/>
    <w:rsid w:val="00B750D8"/>
    <w:rsid w:val="00B75768"/>
    <w:rsid w:val="00B75AD5"/>
    <w:rsid w:val="00B76DE2"/>
    <w:rsid w:val="00B773AC"/>
    <w:rsid w:val="00B775DD"/>
    <w:rsid w:val="00B77C9B"/>
    <w:rsid w:val="00B82504"/>
    <w:rsid w:val="00B82B0D"/>
    <w:rsid w:val="00B82B81"/>
    <w:rsid w:val="00B83032"/>
    <w:rsid w:val="00B83A8D"/>
    <w:rsid w:val="00B8476E"/>
    <w:rsid w:val="00B84D49"/>
    <w:rsid w:val="00B85210"/>
    <w:rsid w:val="00B8666D"/>
    <w:rsid w:val="00B874A0"/>
    <w:rsid w:val="00B87B16"/>
    <w:rsid w:val="00B87DD5"/>
    <w:rsid w:val="00B87FDF"/>
    <w:rsid w:val="00B903D9"/>
    <w:rsid w:val="00B90B97"/>
    <w:rsid w:val="00B90C2B"/>
    <w:rsid w:val="00B919E1"/>
    <w:rsid w:val="00B91D34"/>
    <w:rsid w:val="00B91DF2"/>
    <w:rsid w:val="00B92344"/>
    <w:rsid w:val="00B92699"/>
    <w:rsid w:val="00B93152"/>
    <w:rsid w:val="00B9318B"/>
    <w:rsid w:val="00B9330C"/>
    <w:rsid w:val="00B93E55"/>
    <w:rsid w:val="00B953EF"/>
    <w:rsid w:val="00B957EC"/>
    <w:rsid w:val="00B96403"/>
    <w:rsid w:val="00B96B8B"/>
    <w:rsid w:val="00BA0680"/>
    <w:rsid w:val="00BA0E77"/>
    <w:rsid w:val="00BA1013"/>
    <w:rsid w:val="00BA139C"/>
    <w:rsid w:val="00BA223A"/>
    <w:rsid w:val="00BA2A75"/>
    <w:rsid w:val="00BA317D"/>
    <w:rsid w:val="00BA402C"/>
    <w:rsid w:val="00BA42C7"/>
    <w:rsid w:val="00BA44AF"/>
    <w:rsid w:val="00BA5324"/>
    <w:rsid w:val="00BA5327"/>
    <w:rsid w:val="00BA55DE"/>
    <w:rsid w:val="00BA7AEF"/>
    <w:rsid w:val="00BA7B21"/>
    <w:rsid w:val="00BB0D2C"/>
    <w:rsid w:val="00BB170C"/>
    <w:rsid w:val="00BB4136"/>
    <w:rsid w:val="00BB4FBE"/>
    <w:rsid w:val="00BB5F76"/>
    <w:rsid w:val="00BB606F"/>
    <w:rsid w:val="00BB6432"/>
    <w:rsid w:val="00BB6B74"/>
    <w:rsid w:val="00BB75D5"/>
    <w:rsid w:val="00BB7EAB"/>
    <w:rsid w:val="00BC017B"/>
    <w:rsid w:val="00BC11D3"/>
    <w:rsid w:val="00BC1265"/>
    <w:rsid w:val="00BC1674"/>
    <w:rsid w:val="00BC304B"/>
    <w:rsid w:val="00BC38B7"/>
    <w:rsid w:val="00BC43DA"/>
    <w:rsid w:val="00BC46B6"/>
    <w:rsid w:val="00BC54B2"/>
    <w:rsid w:val="00BC59B3"/>
    <w:rsid w:val="00BC62BC"/>
    <w:rsid w:val="00BC7889"/>
    <w:rsid w:val="00BC7949"/>
    <w:rsid w:val="00BC7B13"/>
    <w:rsid w:val="00BC7F4C"/>
    <w:rsid w:val="00BD1264"/>
    <w:rsid w:val="00BD1687"/>
    <w:rsid w:val="00BD1E7D"/>
    <w:rsid w:val="00BD221C"/>
    <w:rsid w:val="00BD266B"/>
    <w:rsid w:val="00BD3CC7"/>
    <w:rsid w:val="00BD477F"/>
    <w:rsid w:val="00BD4849"/>
    <w:rsid w:val="00BD4E00"/>
    <w:rsid w:val="00BD4EF4"/>
    <w:rsid w:val="00BD519B"/>
    <w:rsid w:val="00BD5962"/>
    <w:rsid w:val="00BD62AA"/>
    <w:rsid w:val="00BD7838"/>
    <w:rsid w:val="00BD7ACD"/>
    <w:rsid w:val="00BD7C26"/>
    <w:rsid w:val="00BE1553"/>
    <w:rsid w:val="00BE2AFB"/>
    <w:rsid w:val="00BE2CA7"/>
    <w:rsid w:val="00BE617F"/>
    <w:rsid w:val="00BE66D8"/>
    <w:rsid w:val="00BE6E7D"/>
    <w:rsid w:val="00BE7964"/>
    <w:rsid w:val="00BF0073"/>
    <w:rsid w:val="00BF0AE8"/>
    <w:rsid w:val="00BF0CD8"/>
    <w:rsid w:val="00BF0F14"/>
    <w:rsid w:val="00BF1898"/>
    <w:rsid w:val="00BF235E"/>
    <w:rsid w:val="00BF30DC"/>
    <w:rsid w:val="00BF3D7E"/>
    <w:rsid w:val="00BF486C"/>
    <w:rsid w:val="00BF5532"/>
    <w:rsid w:val="00BF60E1"/>
    <w:rsid w:val="00BF6433"/>
    <w:rsid w:val="00BF6BA1"/>
    <w:rsid w:val="00BF713D"/>
    <w:rsid w:val="00BF7EBC"/>
    <w:rsid w:val="00BF7EE0"/>
    <w:rsid w:val="00C00276"/>
    <w:rsid w:val="00C004B4"/>
    <w:rsid w:val="00C00813"/>
    <w:rsid w:val="00C01D28"/>
    <w:rsid w:val="00C02534"/>
    <w:rsid w:val="00C0337C"/>
    <w:rsid w:val="00C03D3E"/>
    <w:rsid w:val="00C047BB"/>
    <w:rsid w:val="00C05B5C"/>
    <w:rsid w:val="00C05E44"/>
    <w:rsid w:val="00C0601B"/>
    <w:rsid w:val="00C06AE4"/>
    <w:rsid w:val="00C10309"/>
    <w:rsid w:val="00C104EB"/>
    <w:rsid w:val="00C1072E"/>
    <w:rsid w:val="00C10A73"/>
    <w:rsid w:val="00C10C36"/>
    <w:rsid w:val="00C10F79"/>
    <w:rsid w:val="00C123F6"/>
    <w:rsid w:val="00C12EF7"/>
    <w:rsid w:val="00C13061"/>
    <w:rsid w:val="00C13217"/>
    <w:rsid w:val="00C1475B"/>
    <w:rsid w:val="00C1593B"/>
    <w:rsid w:val="00C167CA"/>
    <w:rsid w:val="00C174B9"/>
    <w:rsid w:val="00C174F7"/>
    <w:rsid w:val="00C22782"/>
    <w:rsid w:val="00C233F2"/>
    <w:rsid w:val="00C23716"/>
    <w:rsid w:val="00C239EE"/>
    <w:rsid w:val="00C23ADC"/>
    <w:rsid w:val="00C241BE"/>
    <w:rsid w:val="00C24C1C"/>
    <w:rsid w:val="00C24D58"/>
    <w:rsid w:val="00C2511E"/>
    <w:rsid w:val="00C253AE"/>
    <w:rsid w:val="00C261B6"/>
    <w:rsid w:val="00C2768E"/>
    <w:rsid w:val="00C27F8A"/>
    <w:rsid w:val="00C303A6"/>
    <w:rsid w:val="00C30DB6"/>
    <w:rsid w:val="00C311AB"/>
    <w:rsid w:val="00C31E5C"/>
    <w:rsid w:val="00C32103"/>
    <w:rsid w:val="00C325D0"/>
    <w:rsid w:val="00C327BB"/>
    <w:rsid w:val="00C32960"/>
    <w:rsid w:val="00C32A12"/>
    <w:rsid w:val="00C32B87"/>
    <w:rsid w:val="00C33B82"/>
    <w:rsid w:val="00C33D64"/>
    <w:rsid w:val="00C33DE3"/>
    <w:rsid w:val="00C33E25"/>
    <w:rsid w:val="00C33F07"/>
    <w:rsid w:val="00C34230"/>
    <w:rsid w:val="00C34478"/>
    <w:rsid w:val="00C34816"/>
    <w:rsid w:val="00C34F76"/>
    <w:rsid w:val="00C35CFF"/>
    <w:rsid w:val="00C3692B"/>
    <w:rsid w:val="00C36B14"/>
    <w:rsid w:val="00C36C04"/>
    <w:rsid w:val="00C373F5"/>
    <w:rsid w:val="00C37D94"/>
    <w:rsid w:val="00C37F2D"/>
    <w:rsid w:val="00C401AD"/>
    <w:rsid w:val="00C402F6"/>
    <w:rsid w:val="00C4055B"/>
    <w:rsid w:val="00C40EC7"/>
    <w:rsid w:val="00C4164F"/>
    <w:rsid w:val="00C41F56"/>
    <w:rsid w:val="00C4387C"/>
    <w:rsid w:val="00C43CB4"/>
    <w:rsid w:val="00C43E39"/>
    <w:rsid w:val="00C44110"/>
    <w:rsid w:val="00C441E8"/>
    <w:rsid w:val="00C44FCA"/>
    <w:rsid w:val="00C45EEF"/>
    <w:rsid w:val="00C46238"/>
    <w:rsid w:val="00C4685A"/>
    <w:rsid w:val="00C472AF"/>
    <w:rsid w:val="00C50142"/>
    <w:rsid w:val="00C507FF"/>
    <w:rsid w:val="00C5161F"/>
    <w:rsid w:val="00C51FF6"/>
    <w:rsid w:val="00C521AB"/>
    <w:rsid w:val="00C523DF"/>
    <w:rsid w:val="00C5256F"/>
    <w:rsid w:val="00C52841"/>
    <w:rsid w:val="00C53C30"/>
    <w:rsid w:val="00C550F5"/>
    <w:rsid w:val="00C551DE"/>
    <w:rsid w:val="00C55BCB"/>
    <w:rsid w:val="00C55CE4"/>
    <w:rsid w:val="00C565B6"/>
    <w:rsid w:val="00C5735E"/>
    <w:rsid w:val="00C57DBE"/>
    <w:rsid w:val="00C61259"/>
    <w:rsid w:val="00C6176E"/>
    <w:rsid w:val="00C61A2A"/>
    <w:rsid w:val="00C61B44"/>
    <w:rsid w:val="00C62295"/>
    <w:rsid w:val="00C6370D"/>
    <w:rsid w:val="00C63E3B"/>
    <w:rsid w:val="00C6550A"/>
    <w:rsid w:val="00C658A5"/>
    <w:rsid w:val="00C6689D"/>
    <w:rsid w:val="00C66B48"/>
    <w:rsid w:val="00C66EA5"/>
    <w:rsid w:val="00C67D58"/>
    <w:rsid w:val="00C70909"/>
    <w:rsid w:val="00C7298D"/>
    <w:rsid w:val="00C72B0A"/>
    <w:rsid w:val="00C74DB6"/>
    <w:rsid w:val="00C74FDF"/>
    <w:rsid w:val="00C75701"/>
    <w:rsid w:val="00C75A2A"/>
    <w:rsid w:val="00C75D97"/>
    <w:rsid w:val="00C75FB9"/>
    <w:rsid w:val="00C76152"/>
    <w:rsid w:val="00C76290"/>
    <w:rsid w:val="00C80B16"/>
    <w:rsid w:val="00C81410"/>
    <w:rsid w:val="00C82358"/>
    <w:rsid w:val="00C8258C"/>
    <w:rsid w:val="00C8352C"/>
    <w:rsid w:val="00C839C3"/>
    <w:rsid w:val="00C84A92"/>
    <w:rsid w:val="00C85161"/>
    <w:rsid w:val="00C85D5E"/>
    <w:rsid w:val="00C85DC0"/>
    <w:rsid w:val="00C8609B"/>
    <w:rsid w:val="00C86A5E"/>
    <w:rsid w:val="00C86B62"/>
    <w:rsid w:val="00C87690"/>
    <w:rsid w:val="00C90621"/>
    <w:rsid w:val="00C909FA"/>
    <w:rsid w:val="00C90D20"/>
    <w:rsid w:val="00C9148D"/>
    <w:rsid w:val="00C91B7A"/>
    <w:rsid w:val="00C924CB"/>
    <w:rsid w:val="00C92C24"/>
    <w:rsid w:val="00C933FA"/>
    <w:rsid w:val="00C935FE"/>
    <w:rsid w:val="00C93B10"/>
    <w:rsid w:val="00C93E71"/>
    <w:rsid w:val="00C9534F"/>
    <w:rsid w:val="00C9693E"/>
    <w:rsid w:val="00CA01FC"/>
    <w:rsid w:val="00CA06C7"/>
    <w:rsid w:val="00CA0ADE"/>
    <w:rsid w:val="00CA180A"/>
    <w:rsid w:val="00CA29A8"/>
    <w:rsid w:val="00CA3201"/>
    <w:rsid w:val="00CA3A02"/>
    <w:rsid w:val="00CA5308"/>
    <w:rsid w:val="00CA5927"/>
    <w:rsid w:val="00CA5CA6"/>
    <w:rsid w:val="00CA61A1"/>
    <w:rsid w:val="00CA7A46"/>
    <w:rsid w:val="00CA7E0B"/>
    <w:rsid w:val="00CB0D35"/>
    <w:rsid w:val="00CB2BCD"/>
    <w:rsid w:val="00CB2CF0"/>
    <w:rsid w:val="00CB3650"/>
    <w:rsid w:val="00CB4272"/>
    <w:rsid w:val="00CB4C79"/>
    <w:rsid w:val="00CB52B7"/>
    <w:rsid w:val="00CB5485"/>
    <w:rsid w:val="00CB7CED"/>
    <w:rsid w:val="00CB7F00"/>
    <w:rsid w:val="00CC05C1"/>
    <w:rsid w:val="00CC1482"/>
    <w:rsid w:val="00CC1516"/>
    <w:rsid w:val="00CC1B39"/>
    <w:rsid w:val="00CC21B4"/>
    <w:rsid w:val="00CC35AB"/>
    <w:rsid w:val="00CC42FF"/>
    <w:rsid w:val="00CC44A9"/>
    <w:rsid w:val="00CC4BB8"/>
    <w:rsid w:val="00CC4C5F"/>
    <w:rsid w:val="00CC66D9"/>
    <w:rsid w:val="00CC6FAD"/>
    <w:rsid w:val="00CC776F"/>
    <w:rsid w:val="00CC77C8"/>
    <w:rsid w:val="00CD0E5C"/>
    <w:rsid w:val="00CD12D0"/>
    <w:rsid w:val="00CD170F"/>
    <w:rsid w:val="00CD1D6B"/>
    <w:rsid w:val="00CD292C"/>
    <w:rsid w:val="00CD298E"/>
    <w:rsid w:val="00CD2991"/>
    <w:rsid w:val="00CD29C9"/>
    <w:rsid w:val="00CD383F"/>
    <w:rsid w:val="00CD6838"/>
    <w:rsid w:val="00CD69E6"/>
    <w:rsid w:val="00CD7117"/>
    <w:rsid w:val="00CD711B"/>
    <w:rsid w:val="00CD792D"/>
    <w:rsid w:val="00CD7B6B"/>
    <w:rsid w:val="00CE0043"/>
    <w:rsid w:val="00CE06FD"/>
    <w:rsid w:val="00CE0918"/>
    <w:rsid w:val="00CE1C43"/>
    <w:rsid w:val="00CE1C58"/>
    <w:rsid w:val="00CE2C29"/>
    <w:rsid w:val="00CE44F6"/>
    <w:rsid w:val="00CE5B98"/>
    <w:rsid w:val="00CE5F96"/>
    <w:rsid w:val="00CE601D"/>
    <w:rsid w:val="00CE62A6"/>
    <w:rsid w:val="00CE67D3"/>
    <w:rsid w:val="00CE6D2B"/>
    <w:rsid w:val="00CE751C"/>
    <w:rsid w:val="00CE7A6A"/>
    <w:rsid w:val="00CE7AB1"/>
    <w:rsid w:val="00CF12F0"/>
    <w:rsid w:val="00CF1F94"/>
    <w:rsid w:val="00CF2F93"/>
    <w:rsid w:val="00CF3C29"/>
    <w:rsid w:val="00CF4D56"/>
    <w:rsid w:val="00CF4E28"/>
    <w:rsid w:val="00CF5416"/>
    <w:rsid w:val="00CF6185"/>
    <w:rsid w:val="00CF65A3"/>
    <w:rsid w:val="00CF664C"/>
    <w:rsid w:val="00CF69D9"/>
    <w:rsid w:val="00CF6FA1"/>
    <w:rsid w:val="00CF70CE"/>
    <w:rsid w:val="00CF7569"/>
    <w:rsid w:val="00CF7810"/>
    <w:rsid w:val="00D003E5"/>
    <w:rsid w:val="00D00924"/>
    <w:rsid w:val="00D0146C"/>
    <w:rsid w:val="00D01CF2"/>
    <w:rsid w:val="00D033D8"/>
    <w:rsid w:val="00D0415B"/>
    <w:rsid w:val="00D0461B"/>
    <w:rsid w:val="00D04852"/>
    <w:rsid w:val="00D05B53"/>
    <w:rsid w:val="00D073C8"/>
    <w:rsid w:val="00D074B4"/>
    <w:rsid w:val="00D07B17"/>
    <w:rsid w:val="00D07B71"/>
    <w:rsid w:val="00D07CF6"/>
    <w:rsid w:val="00D10A7E"/>
    <w:rsid w:val="00D1133A"/>
    <w:rsid w:val="00D11A6E"/>
    <w:rsid w:val="00D11B51"/>
    <w:rsid w:val="00D12949"/>
    <w:rsid w:val="00D134C8"/>
    <w:rsid w:val="00D13518"/>
    <w:rsid w:val="00D1381C"/>
    <w:rsid w:val="00D13C01"/>
    <w:rsid w:val="00D1454F"/>
    <w:rsid w:val="00D1510E"/>
    <w:rsid w:val="00D16E31"/>
    <w:rsid w:val="00D17298"/>
    <w:rsid w:val="00D20146"/>
    <w:rsid w:val="00D20E66"/>
    <w:rsid w:val="00D211F3"/>
    <w:rsid w:val="00D211FA"/>
    <w:rsid w:val="00D22164"/>
    <w:rsid w:val="00D223BD"/>
    <w:rsid w:val="00D2291E"/>
    <w:rsid w:val="00D22C25"/>
    <w:rsid w:val="00D2370B"/>
    <w:rsid w:val="00D2394F"/>
    <w:rsid w:val="00D24046"/>
    <w:rsid w:val="00D2533C"/>
    <w:rsid w:val="00D253B3"/>
    <w:rsid w:val="00D26860"/>
    <w:rsid w:val="00D26A97"/>
    <w:rsid w:val="00D30976"/>
    <w:rsid w:val="00D31980"/>
    <w:rsid w:val="00D31E68"/>
    <w:rsid w:val="00D33E8B"/>
    <w:rsid w:val="00D342C8"/>
    <w:rsid w:val="00D34509"/>
    <w:rsid w:val="00D34803"/>
    <w:rsid w:val="00D35520"/>
    <w:rsid w:val="00D3687E"/>
    <w:rsid w:val="00D36C0C"/>
    <w:rsid w:val="00D37088"/>
    <w:rsid w:val="00D3763B"/>
    <w:rsid w:val="00D3776F"/>
    <w:rsid w:val="00D4041F"/>
    <w:rsid w:val="00D406D6"/>
    <w:rsid w:val="00D40934"/>
    <w:rsid w:val="00D40EB8"/>
    <w:rsid w:val="00D40FFB"/>
    <w:rsid w:val="00D435B1"/>
    <w:rsid w:val="00D435BE"/>
    <w:rsid w:val="00D439AF"/>
    <w:rsid w:val="00D4422E"/>
    <w:rsid w:val="00D44948"/>
    <w:rsid w:val="00D45967"/>
    <w:rsid w:val="00D45B86"/>
    <w:rsid w:val="00D46406"/>
    <w:rsid w:val="00D466C9"/>
    <w:rsid w:val="00D5036F"/>
    <w:rsid w:val="00D50FB5"/>
    <w:rsid w:val="00D51D30"/>
    <w:rsid w:val="00D5255A"/>
    <w:rsid w:val="00D53826"/>
    <w:rsid w:val="00D53AC5"/>
    <w:rsid w:val="00D54204"/>
    <w:rsid w:val="00D55C11"/>
    <w:rsid w:val="00D55CEA"/>
    <w:rsid w:val="00D56C80"/>
    <w:rsid w:val="00D571CC"/>
    <w:rsid w:val="00D57CBD"/>
    <w:rsid w:val="00D6188E"/>
    <w:rsid w:val="00D62CE9"/>
    <w:rsid w:val="00D638DE"/>
    <w:rsid w:val="00D63A06"/>
    <w:rsid w:val="00D643B1"/>
    <w:rsid w:val="00D65BA6"/>
    <w:rsid w:val="00D66367"/>
    <w:rsid w:val="00D6698E"/>
    <w:rsid w:val="00D66DEE"/>
    <w:rsid w:val="00D66FD7"/>
    <w:rsid w:val="00D67E7F"/>
    <w:rsid w:val="00D701AC"/>
    <w:rsid w:val="00D70680"/>
    <w:rsid w:val="00D70A2E"/>
    <w:rsid w:val="00D70FE3"/>
    <w:rsid w:val="00D71615"/>
    <w:rsid w:val="00D730E8"/>
    <w:rsid w:val="00D748AF"/>
    <w:rsid w:val="00D748BB"/>
    <w:rsid w:val="00D74FEB"/>
    <w:rsid w:val="00D75562"/>
    <w:rsid w:val="00D75F04"/>
    <w:rsid w:val="00D7682B"/>
    <w:rsid w:val="00D769D1"/>
    <w:rsid w:val="00D773E6"/>
    <w:rsid w:val="00D800E8"/>
    <w:rsid w:val="00D85138"/>
    <w:rsid w:val="00D86456"/>
    <w:rsid w:val="00D86FF3"/>
    <w:rsid w:val="00D87B78"/>
    <w:rsid w:val="00D87D21"/>
    <w:rsid w:val="00D87F6F"/>
    <w:rsid w:val="00D900B2"/>
    <w:rsid w:val="00D90324"/>
    <w:rsid w:val="00D90B33"/>
    <w:rsid w:val="00D918AB"/>
    <w:rsid w:val="00D918DB"/>
    <w:rsid w:val="00D91DF4"/>
    <w:rsid w:val="00D9214A"/>
    <w:rsid w:val="00D928F3"/>
    <w:rsid w:val="00D92904"/>
    <w:rsid w:val="00D92D11"/>
    <w:rsid w:val="00D933A0"/>
    <w:rsid w:val="00D93BC7"/>
    <w:rsid w:val="00D95A05"/>
    <w:rsid w:val="00D95C59"/>
    <w:rsid w:val="00D95E31"/>
    <w:rsid w:val="00D95E93"/>
    <w:rsid w:val="00D9660E"/>
    <w:rsid w:val="00D96A37"/>
    <w:rsid w:val="00D97530"/>
    <w:rsid w:val="00D97703"/>
    <w:rsid w:val="00D977E8"/>
    <w:rsid w:val="00D97F37"/>
    <w:rsid w:val="00DA0413"/>
    <w:rsid w:val="00DA0815"/>
    <w:rsid w:val="00DA095E"/>
    <w:rsid w:val="00DA0EDF"/>
    <w:rsid w:val="00DA140D"/>
    <w:rsid w:val="00DA168E"/>
    <w:rsid w:val="00DA16C5"/>
    <w:rsid w:val="00DA2094"/>
    <w:rsid w:val="00DA20C5"/>
    <w:rsid w:val="00DA2544"/>
    <w:rsid w:val="00DA3783"/>
    <w:rsid w:val="00DA38FE"/>
    <w:rsid w:val="00DA3E79"/>
    <w:rsid w:val="00DA4169"/>
    <w:rsid w:val="00DA42AE"/>
    <w:rsid w:val="00DA4C46"/>
    <w:rsid w:val="00DA4FC0"/>
    <w:rsid w:val="00DA5522"/>
    <w:rsid w:val="00DA58AB"/>
    <w:rsid w:val="00DA5DEA"/>
    <w:rsid w:val="00DA63BD"/>
    <w:rsid w:val="00DA676C"/>
    <w:rsid w:val="00DA6C0E"/>
    <w:rsid w:val="00DA6DEE"/>
    <w:rsid w:val="00DA739D"/>
    <w:rsid w:val="00DA7606"/>
    <w:rsid w:val="00DA7916"/>
    <w:rsid w:val="00DA7C99"/>
    <w:rsid w:val="00DB0254"/>
    <w:rsid w:val="00DB0339"/>
    <w:rsid w:val="00DB07C1"/>
    <w:rsid w:val="00DB1057"/>
    <w:rsid w:val="00DB1521"/>
    <w:rsid w:val="00DB1640"/>
    <w:rsid w:val="00DB2714"/>
    <w:rsid w:val="00DB2DB8"/>
    <w:rsid w:val="00DB2F9E"/>
    <w:rsid w:val="00DB43AD"/>
    <w:rsid w:val="00DB4B92"/>
    <w:rsid w:val="00DB5966"/>
    <w:rsid w:val="00DB6C3F"/>
    <w:rsid w:val="00DB7328"/>
    <w:rsid w:val="00DB757F"/>
    <w:rsid w:val="00DC0EA2"/>
    <w:rsid w:val="00DC2B3C"/>
    <w:rsid w:val="00DC3C09"/>
    <w:rsid w:val="00DC4147"/>
    <w:rsid w:val="00DC536B"/>
    <w:rsid w:val="00DC6151"/>
    <w:rsid w:val="00DC6889"/>
    <w:rsid w:val="00DC6AD8"/>
    <w:rsid w:val="00DC6FD5"/>
    <w:rsid w:val="00DC79C9"/>
    <w:rsid w:val="00DD004C"/>
    <w:rsid w:val="00DD049F"/>
    <w:rsid w:val="00DD0C54"/>
    <w:rsid w:val="00DD13B6"/>
    <w:rsid w:val="00DD1E7F"/>
    <w:rsid w:val="00DD1F78"/>
    <w:rsid w:val="00DD40C4"/>
    <w:rsid w:val="00DD435B"/>
    <w:rsid w:val="00DD4C12"/>
    <w:rsid w:val="00DD4C66"/>
    <w:rsid w:val="00DD4D30"/>
    <w:rsid w:val="00DD57DD"/>
    <w:rsid w:val="00DD5ACA"/>
    <w:rsid w:val="00DD6459"/>
    <w:rsid w:val="00DD6B6E"/>
    <w:rsid w:val="00DE06D4"/>
    <w:rsid w:val="00DE19D6"/>
    <w:rsid w:val="00DE20EA"/>
    <w:rsid w:val="00DE23CD"/>
    <w:rsid w:val="00DE2B76"/>
    <w:rsid w:val="00DE2C1B"/>
    <w:rsid w:val="00DE2C50"/>
    <w:rsid w:val="00DE2D11"/>
    <w:rsid w:val="00DE303D"/>
    <w:rsid w:val="00DE31FA"/>
    <w:rsid w:val="00DE342F"/>
    <w:rsid w:val="00DE45FC"/>
    <w:rsid w:val="00DE503B"/>
    <w:rsid w:val="00DE597E"/>
    <w:rsid w:val="00DE5D8B"/>
    <w:rsid w:val="00DE62E3"/>
    <w:rsid w:val="00DE6330"/>
    <w:rsid w:val="00DE64ED"/>
    <w:rsid w:val="00DE70D0"/>
    <w:rsid w:val="00DE75EA"/>
    <w:rsid w:val="00DF0923"/>
    <w:rsid w:val="00DF0C06"/>
    <w:rsid w:val="00DF0C23"/>
    <w:rsid w:val="00DF3DF3"/>
    <w:rsid w:val="00DF4282"/>
    <w:rsid w:val="00DF461A"/>
    <w:rsid w:val="00DF47C5"/>
    <w:rsid w:val="00DF6786"/>
    <w:rsid w:val="00DF71AD"/>
    <w:rsid w:val="00DF73D3"/>
    <w:rsid w:val="00DF76D2"/>
    <w:rsid w:val="00E0106C"/>
    <w:rsid w:val="00E0165E"/>
    <w:rsid w:val="00E0239D"/>
    <w:rsid w:val="00E02849"/>
    <w:rsid w:val="00E03DE3"/>
    <w:rsid w:val="00E0531D"/>
    <w:rsid w:val="00E05508"/>
    <w:rsid w:val="00E05D42"/>
    <w:rsid w:val="00E05E64"/>
    <w:rsid w:val="00E05F2F"/>
    <w:rsid w:val="00E06C38"/>
    <w:rsid w:val="00E06DA2"/>
    <w:rsid w:val="00E078C4"/>
    <w:rsid w:val="00E079F6"/>
    <w:rsid w:val="00E07A9E"/>
    <w:rsid w:val="00E118B2"/>
    <w:rsid w:val="00E12FA8"/>
    <w:rsid w:val="00E141AD"/>
    <w:rsid w:val="00E145E8"/>
    <w:rsid w:val="00E14814"/>
    <w:rsid w:val="00E153A1"/>
    <w:rsid w:val="00E15984"/>
    <w:rsid w:val="00E15B93"/>
    <w:rsid w:val="00E168E4"/>
    <w:rsid w:val="00E16F5F"/>
    <w:rsid w:val="00E1709A"/>
    <w:rsid w:val="00E1715F"/>
    <w:rsid w:val="00E17816"/>
    <w:rsid w:val="00E21BBC"/>
    <w:rsid w:val="00E2265A"/>
    <w:rsid w:val="00E244F3"/>
    <w:rsid w:val="00E2493C"/>
    <w:rsid w:val="00E24CA3"/>
    <w:rsid w:val="00E24F5C"/>
    <w:rsid w:val="00E25618"/>
    <w:rsid w:val="00E259A1"/>
    <w:rsid w:val="00E303F8"/>
    <w:rsid w:val="00E30BB6"/>
    <w:rsid w:val="00E30EB9"/>
    <w:rsid w:val="00E30F6A"/>
    <w:rsid w:val="00E31145"/>
    <w:rsid w:val="00E3242B"/>
    <w:rsid w:val="00E3338D"/>
    <w:rsid w:val="00E334BB"/>
    <w:rsid w:val="00E33E14"/>
    <w:rsid w:val="00E33EB3"/>
    <w:rsid w:val="00E3544A"/>
    <w:rsid w:val="00E36DD1"/>
    <w:rsid w:val="00E37C19"/>
    <w:rsid w:val="00E40577"/>
    <w:rsid w:val="00E4062F"/>
    <w:rsid w:val="00E415F4"/>
    <w:rsid w:val="00E41EAD"/>
    <w:rsid w:val="00E42616"/>
    <w:rsid w:val="00E42733"/>
    <w:rsid w:val="00E4296C"/>
    <w:rsid w:val="00E42D21"/>
    <w:rsid w:val="00E430EA"/>
    <w:rsid w:val="00E44B9F"/>
    <w:rsid w:val="00E44C46"/>
    <w:rsid w:val="00E451E6"/>
    <w:rsid w:val="00E465E7"/>
    <w:rsid w:val="00E46817"/>
    <w:rsid w:val="00E46D53"/>
    <w:rsid w:val="00E46E59"/>
    <w:rsid w:val="00E474F3"/>
    <w:rsid w:val="00E478FE"/>
    <w:rsid w:val="00E501BC"/>
    <w:rsid w:val="00E5084E"/>
    <w:rsid w:val="00E51223"/>
    <w:rsid w:val="00E51D24"/>
    <w:rsid w:val="00E52DED"/>
    <w:rsid w:val="00E52F0A"/>
    <w:rsid w:val="00E53018"/>
    <w:rsid w:val="00E54125"/>
    <w:rsid w:val="00E5468C"/>
    <w:rsid w:val="00E55B2B"/>
    <w:rsid w:val="00E56DEE"/>
    <w:rsid w:val="00E57A38"/>
    <w:rsid w:val="00E57DB6"/>
    <w:rsid w:val="00E57FFA"/>
    <w:rsid w:val="00E62123"/>
    <w:rsid w:val="00E626CB"/>
    <w:rsid w:val="00E63825"/>
    <w:rsid w:val="00E640C7"/>
    <w:rsid w:val="00E67A52"/>
    <w:rsid w:val="00E67FFD"/>
    <w:rsid w:val="00E70896"/>
    <w:rsid w:val="00E709F1"/>
    <w:rsid w:val="00E70F0C"/>
    <w:rsid w:val="00E71DC9"/>
    <w:rsid w:val="00E72D9E"/>
    <w:rsid w:val="00E734F6"/>
    <w:rsid w:val="00E740FD"/>
    <w:rsid w:val="00E75F5A"/>
    <w:rsid w:val="00E76259"/>
    <w:rsid w:val="00E76A19"/>
    <w:rsid w:val="00E76AF8"/>
    <w:rsid w:val="00E7700A"/>
    <w:rsid w:val="00E777DF"/>
    <w:rsid w:val="00E77B37"/>
    <w:rsid w:val="00E8076A"/>
    <w:rsid w:val="00E80C0F"/>
    <w:rsid w:val="00E817CF"/>
    <w:rsid w:val="00E82962"/>
    <w:rsid w:val="00E82D60"/>
    <w:rsid w:val="00E8362E"/>
    <w:rsid w:val="00E836EA"/>
    <w:rsid w:val="00E83D5D"/>
    <w:rsid w:val="00E83FC1"/>
    <w:rsid w:val="00E84921"/>
    <w:rsid w:val="00E85F42"/>
    <w:rsid w:val="00E86264"/>
    <w:rsid w:val="00E86B25"/>
    <w:rsid w:val="00E86F80"/>
    <w:rsid w:val="00E86FEF"/>
    <w:rsid w:val="00E8769A"/>
    <w:rsid w:val="00E90069"/>
    <w:rsid w:val="00E90132"/>
    <w:rsid w:val="00E906F6"/>
    <w:rsid w:val="00E90BAC"/>
    <w:rsid w:val="00E90CBF"/>
    <w:rsid w:val="00E90DD1"/>
    <w:rsid w:val="00E913DE"/>
    <w:rsid w:val="00E916B6"/>
    <w:rsid w:val="00E9257C"/>
    <w:rsid w:val="00E93176"/>
    <w:rsid w:val="00E931FC"/>
    <w:rsid w:val="00E94B80"/>
    <w:rsid w:val="00E94E96"/>
    <w:rsid w:val="00E95313"/>
    <w:rsid w:val="00E95DB7"/>
    <w:rsid w:val="00E963F3"/>
    <w:rsid w:val="00E970E1"/>
    <w:rsid w:val="00E975D5"/>
    <w:rsid w:val="00EA03CE"/>
    <w:rsid w:val="00EA0F18"/>
    <w:rsid w:val="00EA19AD"/>
    <w:rsid w:val="00EA1CBD"/>
    <w:rsid w:val="00EA34F4"/>
    <w:rsid w:val="00EA3B86"/>
    <w:rsid w:val="00EA3CDE"/>
    <w:rsid w:val="00EA3D59"/>
    <w:rsid w:val="00EA3EBE"/>
    <w:rsid w:val="00EA4F27"/>
    <w:rsid w:val="00EA50EC"/>
    <w:rsid w:val="00EA6637"/>
    <w:rsid w:val="00EA766E"/>
    <w:rsid w:val="00EB1767"/>
    <w:rsid w:val="00EB22D2"/>
    <w:rsid w:val="00EB2884"/>
    <w:rsid w:val="00EB2CEE"/>
    <w:rsid w:val="00EB3157"/>
    <w:rsid w:val="00EB3684"/>
    <w:rsid w:val="00EB3A1B"/>
    <w:rsid w:val="00EB4CA5"/>
    <w:rsid w:val="00EB52E8"/>
    <w:rsid w:val="00EB5409"/>
    <w:rsid w:val="00EB57E3"/>
    <w:rsid w:val="00EB5BF8"/>
    <w:rsid w:val="00EB6225"/>
    <w:rsid w:val="00EB634F"/>
    <w:rsid w:val="00EB647C"/>
    <w:rsid w:val="00EB69D8"/>
    <w:rsid w:val="00EB710C"/>
    <w:rsid w:val="00EC087D"/>
    <w:rsid w:val="00EC1833"/>
    <w:rsid w:val="00EC19F6"/>
    <w:rsid w:val="00EC2609"/>
    <w:rsid w:val="00EC4D5E"/>
    <w:rsid w:val="00EC5DCA"/>
    <w:rsid w:val="00EC5EC8"/>
    <w:rsid w:val="00EC64C5"/>
    <w:rsid w:val="00EC6570"/>
    <w:rsid w:val="00EC6B8B"/>
    <w:rsid w:val="00EC7FAE"/>
    <w:rsid w:val="00ED023A"/>
    <w:rsid w:val="00ED0781"/>
    <w:rsid w:val="00ED13BF"/>
    <w:rsid w:val="00ED1FF4"/>
    <w:rsid w:val="00ED21E4"/>
    <w:rsid w:val="00ED222A"/>
    <w:rsid w:val="00ED250C"/>
    <w:rsid w:val="00ED2534"/>
    <w:rsid w:val="00ED2E83"/>
    <w:rsid w:val="00ED5336"/>
    <w:rsid w:val="00ED5AA1"/>
    <w:rsid w:val="00ED6E51"/>
    <w:rsid w:val="00ED78CA"/>
    <w:rsid w:val="00ED7D03"/>
    <w:rsid w:val="00EE0685"/>
    <w:rsid w:val="00EE08AB"/>
    <w:rsid w:val="00EE0FA3"/>
    <w:rsid w:val="00EE0FD1"/>
    <w:rsid w:val="00EE20DA"/>
    <w:rsid w:val="00EE284A"/>
    <w:rsid w:val="00EE2CE8"/>
    <w:rsid w:val="00EE2FC4"/>
    <w:rsid w:val="00EE4607"/>
    <w:rsid w:val="00EE4767"/>
    <w:rsid w:val="00EE58EF"/>
    <w:rsid w:val="00EE6450"/>
    <w:rsid w:val="00EE7B42"/>
    <w:rsid w:val="00EF076D"/>
    <w:rsid w:val="00EF0A8A"/>
    <w:rsid w:val="00EF1628"/>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4F80"/>
    <w:rsid w:val="00F072D9"/>
    <w:rsid w:val="00F07CEA"/>
    <w:rsid w:val="00F10039"/>
    <w:rsid w:val="00F100A5"/>
    <w:rsid w:val="00F108DF"/>
    <w:rsid w:val="00F10B9C"/>
    <w:rsid w:val="00F10FE0"/>
    <w:rsid w:val="00F12E64"/>
    <w:rsid w:val="00F13C26"/>
    <w:rsid w:val="00F159AE"/>
    <w:rsid w:val="00F17311"/>
    <w:rsid w:val="00F17DC3"/>
    <w:rsid w:val="00F203E4"/>
    <w:rsid w:val="00F2067D"/>
    <w:rsid w:val="00F21F4E"/>
    <w:rsid w:val="00F223E7"/>
    <w:rsid w:val="00F225FE"/>
    <w:rsid w:val="00F2344D"/>
    <w:rsid w:val="00F236B4"/>
    <w:rsid w:val="00F25BD7"/>
    <w:rsid w:val="00F26A6D"/>
    <w:rsid w:val="00F30D33"/>
    <w:rsid w:val="00F310B5"/>
    <w:rsid w:val="00F316B1"/>
    <w:rsid w:val="00F321F7"/>
    <w:rsid w:val="00F32C55"/>
    <w:rsid w:val="00F3517C"/>
    <w:rsid w:val="00F35B01"/>
    <w:rsid w:val="00F37996"/>
    <w:rsid w:val="00F37D6F"/>
    <w:rsid w:val="00F37F63"/>
    <w:rsid w:val="00F4031F"/>
    <w:rsid w:val="00F40898"/>
    <w:rsid w:val="00F4162D"/>
    <w:rsid w:val="00F420E2"/>
    <w:rsid w:val="00F422D5"/>
    <w:rsid w:val="00F4237C"/>
    <w:rsid w:val="00F424FB"/>
    <w:rsid w:val="00F42A4C"/>
    <w:rsid w:val="00F42B8C"/>
    <w:rsid w:val="00F42D1F"/>
    <w:rsid w:val="00F43134"/>
    <w:rsid w:val="00F434E1"/>
    <w:rsid w:val="00F43650"/>
    <w:rsid w:val="00F43D5D"/>
    <w:rsid w:val="00F44C52"/>
    <w:rsid w:val="00F455B4"/>
    <w:rsid w:val="00F45AFE"/>
    <w:rsid w:val="00F46042"/>
    <w:rsid w:val="00F461CF"/>
    <w:rsid w:val="00F462D0"/>
    <w:rsid w:val="00F46587"/>
    <w:rsid w:val="00F47370"/>
    <w:rsid w:val="00F476C7"/>
    <w:rsid w:val="00F47840"/>
    <w:rsid w:val="00F5034C"/>
    <w:rsid w:val="00F50489"/>
    <w:rsid w:val="00F52385"/>
    <w:rsid w:val="00F52880"/>
    <w:rsid w:val="00F536C9"/>
    <w:rsid w:val="00F53B66"/>
    <w:rsid w:val="00F54692"/>
    <w:rsid w:val="00F548D9"/>
    <w:rsid w:val="00F54E09"/>
    <w:rsid w:val="00F55219"/>
    <w:rsid w:val="00F554A0"/>
    <w:rsid w:val="00F56E2C"/>
    <w:rsid w:val="00F56F03"/>
    <w:rsid w:val="00F5764D"/>
    <w:rsid w:val="00F6183A"/>
    <w:rsid w:val="00F61FA2"/>
    <w:rsid w:val="00F622EB"/>
    <w:rsid w:val="00F62B0A"/>
    <w:rsid w:val="00F6354B"/>
    <w:rsid w:val="00F637A4"/>
    <w:rsid w:val="00F6391A"/>
    <w:rsid w:val="00F64123"/>
    <w:rsid w:val="00F64C1D"/>
    <w:rsid w:val="00F658D6"/>
    <w:rsid w:val="00F662AE"/>
    <w:rsid w:val="00F664F0"/>
    <w:rsid w:val="00F66CFB"/>
    <w:rsid w:val="00F67139"/>
    <w:rsid w:val="00F678E9"/>
    <w:rsid w:val="00F67B51"/>
    <w:rsid w:val="00F70883"/>
    <w:rsid w:val="00F7338E"/>
    <w:rsid w:val="00F7493F"/>
    <w:rsid w:val="00F7528B"/>
    <w:rsid w:val="00F75F96"/>
    <w:rsid w:val="00F77964"/>
    <w:rsid w:val="00F809A9"/>
    <w:rsid w:val="00F80E38"/>
    <w:rsid w:val="00F81526"/>
    <w:rsid w:val="00F81598"/>
    <w:rsid w:val="00F8163F"/>
    <w:rsid w:val="00F82765"/>
    <w:rsid w:val="00F82B88"/>
    <w:rsid w:val="00F83A38"/>
    <w:rsid w:val="00F83B98"/>
    <w:rsid w:val="00F8446C"/>
    <w:rsid w:val="00F86025"/>
    <w:rsid w:val="00F86038"/>
    <w:rsid w:val="00F87593"/>
    <w:rsid w:val="00F9035B"/>
    <w:rsid w:val="00F90759"/>
    <w:rsid w:val="00F90EF9"/>
    <w:rsid w:val="00F90F4F"/>
    <w:rsid w:val="00F91C67"/>
    <w:rsid w:val="00F921ED"/>
    <w:rsid w:val="00F9236E"/>
    <w:rsid w:val="00F9309C"/>
    <w:rsid w:val="00F93AEB"/>
    <w:rsid w:val="00F95020"/>
    <w:rsid w:val="00F9715E"/>
    <w:rsid w:val="00F97364"/>
    <w:rsid w:val="00F9757A"/>
    <w:rsid w:val="00F97AB1"/>
    <w:rsid w:val="00FA093E"/>
    <w:rsid w:val="00FA0EE3"/>
    <w:rsid w:val="00FA10AD"/>
    <w:rsid w:val="00FA1930"/>
    <w:rsid w:val="00FA1B1F"/>
    <w:rsid w:val="00FA2B9B"/>
    <w:rsid w:val="00FA3415"/>
    <w:rsid w:val="00FA3755"/>
    <w:rsid w:val="00FA3E98"/>
    <w:rsid w:val="00FA559D"/>
    <w:rsid w:val="00FA63C6"/>
    <w:rsid w:val="00FA6A4A"/>
    <w:rsid w:val="00FB0B8B"/>
    <w:rsid w:val="00FB1052"/>
    <w:rsid w:val="00FB1493"/>
    <w:rsid w:val="00FB1730"/>
    <w:rsid w:val="00FB228C"/>
    <w:rsid w:val="00FB290A"/>
    <w:rsid w:val="00FB33FC"/>
    <w:rsid w:val="00FB4832"/>
    <w:rsid w:val="00FB496F"/>
    <w:rsid w:val="00FB64A6"/>
    <w:rsid w:val="00FB71FF"/>
    <w:rsid w:val="00FB7820"/>
    <w:rsid w:val="00FC02BF"/>
    <w:rsid w:val="00FC0E51"/>
    <w:rsid w:val="00FC2C7F"/>
    <w:rsid w:val="00FC3038"/>
    <w:rsid w:val="00FC458B"/>
    <w:rsid w:val="00FC4D6E"/>
    <w:rsid w:val="00FD0773"/>
    <w:rsid w:val="00FD2789"/>
    <w:rsid w:val="00FD3775"/>
    <w:rsid w:val="00FD3BE1"/>
    <w:rsid w:val="00FD4452"/>
    <w:rsid w:val="00FD5206"/>
    <w:rsid w:val="00FD5301"/>
    <w:rsid w:val="00FD5B28"/>
    <w:rsid w:val="00FD5B7E"/>
    <w:rsid w:val="00FD5C61"/>
    <w:rsid w:val="00FD677F"/>
    <w:rsid w:val="00FD72AC"/>
    <w:rsid w:val="00FD74BA"/>
    <w:rsid w:val="00FE03EB"/>
    <w:rsid w:val="00FE0505"/>
    <w:rsid w:val="00FE21D9"/>
    <w:rsid w:val="00FE2C69"/>
    <w:rsid w:val="00FE31C0"/>
    <w:rsid w:val="00FE4895"/>
    <w:rsid w:val="00FE4DD3"/>
    <w:rsid w:val="00FE5A68"/>
    <w:rsid w:val="00FE5A88"/>
    <w:rsid w:val="00FE5D1B"/>
    <w:rsid w:val="00FE6710"/>
    <w:rsid w:val="00FE6DBB"/>
    <w:rsid w:val="00FE7049"/>
    <w:rsid w:val="00FE7C56"/>
    <w:rsid w:val="00FF004C"/>
    <w:rsid w:val="00FF0495"/>
    <w:rsid w:val="00FF0E51"/>
    <w:rsid w:val="00FF235B"/>
    <w:rsid w:val="00FF2C40"/>
    <w:rsid w:val="00FF30EC"/>
    <w:rsid w:val="00FF354A"/>
    <w:rsid w:val="00FF5362"/>
    <w:rsid w:val="00FF5AC0"/>
    <w:rsid w:val="00FF6066"/>
    <w:rsid w:val="00FF6477"/>
    <w:rsid w:val="00FF7010"/>
    <w:rsid w:val="00FF704F"/>
    <w:rsid w:val="00FF7316"/>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 w:type="paragraph" w:styleId="Footer">
    <w:name w:val="footer"/>
    <w:basedOn w:val="Normal"/>
    <w:link w:val="FooterChar"/>
    <w:uiPriority w:val="99"/>
    <w:unhideWhenUsed/>
    <w:rsid w:val="005D3D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5D3D56"/>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nature.com/articles/s41559-024-02452-2" TargetMode="External"/><Relationship Id="rId13" Type="http://schemas.openxmlformats.org/officeDocument/2006/relationships/hyperlink" Target="https://link.springer.com/article/10.1186/s40462-022-00322-9" TargetMode="External"/><Relationship Id="rId3" Type="http://schemas.openxmlformats.org/officeDocument/2006/relationships/hyperlink" Target="https://doi.org/10.1016/j.biocon.2014.04.006" TargetMode="External"/><Relationship Id="rId7" Type="http://schemas.openxmlformats.org/officeDocument/2006/relationships/hyperlink" Target="https://besjournals.onlinelibrary.wiley.com/doi/10.1111/j.1365-2435.2007.01326.x" TargetMode="External"/><Relationship Id="rId12" Type="http://schemas.openxmlformats.org/officeDocument/2006/relationships/hyperlink" Target="https://link.springer.com/article/10.1186/s42408-023-00183-6" TargetMode="External"/><Relationship Id="rId2" Type="http://schemas.openxmlformats.org/officeDocument/2006/relationships/hyperlink" Target="https://doi.org/10.1111/gcb.15742" TargetMode="External"/><Relationship Id="rId1" Type="http://schemas.openxmlformats.org/officeDocument/2006/relationships/hyperlink" Target="https://www.nature.com/articles/s41559-021-01401-7" TargetMode="External"/><Relationship Id="rId6" Type="http://schemas.openxmlformats.org/officeDocument/2006/relationships/hyperlink" Target="https://link.springer.com/article/10.1186/s42408-025-00391-2" TargetMode="External"/><Relationship Id="rId11" Type="http://schemas.openxmlformats.org/officeDocument/2006/relationships/hyperlink" Target="https://onlinelibrary-wiley-com.ezproxy.csu.edu.au/doi/full/10.1111/geb.13710" TargetMode="External"/><Relationship Id="rId5" Type="http://schemas.openxmlformats.org/officeDocument/2006/relationships/hyperlink" Target="https://doi.org/10.1007/s10980-024-01970-5" TargetMode="External"/><Relationship Id="rId15" Type="http://schemas.openxmlformats.org/officeDocument/2006/relationships/hyperlink" Target="https://www-sciencedirect-com.ezproxy.csu.edu.au/science/article/pii/S0378112721009853" TargetMode="External"/><Relationship Id="rId10" Type="http://schemas.openxmlformats.org/officeDocument/2006/relationships/hyperlink" Target="https://www.nature.com/articles/s43017-020-0085-3" TargetMode="External"/><Relationship Id="rId4" Type="http://schemas.openxmlformats.org/officeDocument/2006/relationships/hyperlink" Target="https://doi.org/10.1093/jmammal/gyac053" TargetMode="External"/><Relationship Id="rId9" Type="http://schemas.openxmlformats.org/officeDocument/2006/relationships/hyperlink" Target="https://agupubs.onlinelibrary.wiley.com/doi/full/10.1029/2020RG000726" TargetMode="External"/><Relationship Id="rId14" Type="http://schemas.openxmlformats.org/officeDocument/2006/relationships/hyperlink" Target="https://onlinelibrary-wiley-com.ezproxy.csu.edu.au/doi/10.1111/geb.13710?utm_source=chatgpt.com"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038/s43017-020-0085-3" TargetMode="External"/><Relationship Id="rId117" Type="http://schemas.openxmlformats.org/officeDocument/2006/relationships/header" Target="header2.xml"/><Relationship Id="rId21" Type="http://schemas.openxmlformats.org/officeDocument/2006/relationships/hyperlink" Target="https://doi.org/10.1038/s41467-025-61608-1" TargetMode="External"/><Relationship Id="rId42" Type="http://schemas.openxmlformats.org/officeDocument/2006/relationships/hyperlink" Target="https://doi.org/10.1111/brv.12853" TargetMode="External"/><Relationship Id="rId47" Type="http://schemas.openxmlformats.org/officeDocument/2006/relationships/hyperlink" Target="https://doi.org/10.1111/aec.70139" TargetMode="External"/><Relationship Id="rId63" Type="http://schemas.openxmlformats.org/officeDocument/2006/relationships/hyperlink" Target="https://doi.org/10.1139/x03-183" TargetMode="External"/><Relationship Id="rId68" Type="http://schemas.openxmlformats.org/officeDocument/2006/relationships/hyperlink" Target="https://doi.org/10.1071/WR06052" TargetMode="External"/><Relationship Id="rId84" Type="http://schemas.openxmlformats.org/officeDocument/2006/relationships/hyperlink" Target="https://doi.org/10.1111/2041-210X.14152" TargetMode="External"/><Relationship Id="rId89" Type="http://schemas.openxmlformats.org/officeDocument/2006/relationships/hyperlink" Target="https://doi.org/10.1098/rspb.2016.0382" TargetMode="External"/><Relationship Id="rId112" Type="http://schemas.openxmlformats.org/officeDocument/2006/relationships/hyperlink" Target="https://doi.org/10.18637/jss.v036.i03" TargetMode="External"/><Relationship Id="rId16" Type="http://schemas.openxmlformats.org/officeDocument/2006/relationships/image" Target="media/image5.png"/><Relationship Id="rId107" Type="http://schemas.openxmlformats.org/officeDocument/2006/relationships/hyperlink" Target="https://doi.org/https://doi.org/10.1111/ele.13898" TargetMode="External"/><Relationship Id="rId11" Type="http://schemas.microsoft.com/office/2018/08/relationships/commentsExtensible" Target="commentsExtensible.xml"/><Relationship Id="rId32" Type="http://schemas.openxmlformats.org/officeDocument/2006/relationships/hyperlink" Target="https://doi.org/10.12688/f1000research.2-191.v2" TargetMode="External"/><Relationship Id="rId37" Type="http://schemas.openxmlformats.org/officeDocument/2006/relationships/hyperlink" Target="https://doi.org/10.1002/jwmg.22182" TargetMode="External"/><Relationship Id="rId53" Type="http://schemas.openxmlformats.org/officeDocument/2006/relationships/hyperlink" Target="https://doi.org/10.1007/s10980-021-01373-w" TargetMode="External"/><Relationship Id="rId58" Type="http://schemas.openxmlformats.org/officeDocument/2006/relationships/hyperlink" Target="https://github.com/rspatial/geodata" TargetMode="External"/><Relationship Id="rId74" Type="http://schemas.openxmlformats.org/officeDocument/2006/relationships/hyperlink" Target="https://doi.org/10.1038/srep22559" TargetMode="External"/><Relationship Id="rId79" Type="http://schemas.openxmlformats.org/officeDocument/2006/relationships/hyperlink" Target="https://doi.org/10.1177/1094428106291059" TargetMode="External"/><Relationship Id="rId102" Type="http://schemas.openxmlformats.org/officeDocument/2006/relationships/hyperlink" Target="https://doi.org/10.1111/geb.13786" TargetMode="External"/><Relationship Id="rId5" Type="http://schemas.openxmlformats.org/officeDocument/2006/relationships/webSettings" Target="webSettings.xml"/><Relationship Id="rId90" Type="http://schemas.openxmlformats.org/officeDocument/2006/relationships/hyperlink" Target="https://doi.org/10.1007/s10682-018-9927-6" TargetMode="External"/><Relationship Id="rId95" Type="http://schemas.openxmlformats.org/officeDocument/2006/relationships/hyperlink" Target="http://www.posit.co/" TargetMode="External"/><Relationship Id="rId22" Type="http://schemas.openxmlformats.org/officeDocument/2006/relationships/hyperlink" Target="https://automeris.io" TargetMode="External"/><Relationship Id="rId27" Type="http://schemas.openxmlformats.org/officeDocument/2006/relationships/hyperlink" Target="https://doi.org/j.1365-2486.2011.02533.x" TargetMode="External"/><Relationship Id="rId43" Type="http://schemas.openxmlformats.org/officeDocument/2006/relationships/hyperlink" Target="https://doi.org/10.1002/ecs2.4282" TargetMode="External"/><Relationship Id="rId48" Type="http://schemas.openxmlformats.org/officeDocument/2006/relationships/hyperlink" Target="https://doi.org/10.1111/1365-2656.13810" TargetMode="External"/><Relationship Id="rId64" Type="http://schemas.openxmlformats.org/officeDocument/2006/relationships/hyperlink" Target="https://doi.org/10.1016/j.tree.2023.06.003" TargetMode="External"/><Relationship Id="rId69" Type="http://schemas.openxmlformats.org/officeDocument/2006/relationships/hyperlink" Target="https://doi.org/10.1071/WF04068" TargetMode="External"/><Relationship Id="rId113" Type="http://schemas.openxmlformats.org/officeDocument/2006/relationships/hyperlink" Target="https://doi.org/10.1016/j.foreco.2019.117691" TargetMode="External"/><Relationship Id="rId118" Type="http://schemas.openxmlformats.org/officeDocument/2006/relationships/fontTable" Target="fontTable.xml"/><Relationship Id="rId80" Type="http://schemas.openxmlformats.org/officeDocument/2006/relationships/hyperlink" Target="https://doi.org/10.1242/jeb.01553" TargetMode="External"/><Relationship Id="rId85" Type="http://schemas.openxmlformats.org/officeDocument/2006/relationships/hyperlink" Target="https://doi.org/10.1073/pnas.0800375105"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016/j.foreco.2017.11.007" TargetMode="External"/><Relationship Id="rId38" Type="http://schemas.openxmlformats.org/officeDocument/2006/relationships/hyperlink" Target="https://doi.org/10.1002/ece3.8918" TargetMode="External"/><Relationship Id="rId59" Type="http://schemas.openxmlformats.org/officeDocument/2006/relationships/hyperlink" Target="https://doi.org/10.1016/j.biocon.2007.11.011" TargetMode="External"/><Relationship Id="rId103" Type="http://schemas.openxmlformats.org/officeDocument/2006/relationships/hyperlink" Target="https://doi.org/10.1086/682070" TargetMode="External"/><Relationship Id="rId108" Type="http://schemas.openxmlformats.org/officeDocument/2006/relationships/hyperlink" Target="https://doi.org/10.1126/science.aam9712" TargetMode="External"/><Relationship Id="rId54" Type="http://schemas.openxmlformats.org/officeDocument/2006/relationships/hyperlink" Target="https://www.proquest.com/dissertations-theses/effect-seasonal-environment-fire-on-ecology/docview/2606878779/se-2?accountid=10344" TargetMode="External"/><Relationship Id="rId70" Type="http://schemas.openxmlformats.org/officeDocument/2006/relationships/hyperlink" Target="https://doi.org/10.1038/s41467-024-46702-0" TargetMode="External"/><Relationship Id="rId75" Type="http://schemas.openxmlformats.org/officeDocument/2006/relationships/hyperlink" Target="https://doi.org/10.1071/WR16058" TargetMode="External"/><Relationship Id="rId91" Type="http://schemas.openxmlformats.org/officeDocument/2006/relationships/hyperlink" Target="https://doi.org/10.1038/s41559-021-01401-7" TargetMode="External"/><Relationship Id="rId96" Type="http://schemas.openxmlformats.org/officeDocument/2006/relationships/hyperlink" Target="https://www.R-project.org/"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1016/j.cub.2022.08.082" TargetMode="External"/><Relationship Id="rId28" Type="http://schemas.openxmlformats.org/officeDocument/2006/relationships/hyperlink" Target="https://doi.org/https://doi.org/10.1890/03-9000" TargetMode="External"/><Relationship Id="rId49" Type="http://schemas.openxmlformats.org/officeDocument/2006/relationships/hyperlink" Target="https://doi.org/10.1139/z89-047" TargetMode="External"/><Relationship Id="rId114" Type="http://schemas.openxmlformats.org/officeDocument/2006/relationships/hyperlink" Target="https://doi.org/10.1016/j.tree.2023.09.012" TargetMode="External"/><Relationship Id="rId119" Type="http://schemas.microsoft.com/office/2011/relationships/people" Target="people.xml"/><Relationship Id="rId10" Type="http://schemas.microsoft.com/office/2016/09/relationships/commentsIds" Target="commentsIds.xml"/><Relationship Id="rId31" Type="http://schemas.openxmlformats.org/officeDocument/2006/relationships/hyperlink" Target="https://doi.org/10.1016/j.tree.2021.09.007" TargetMode="External"/><Relationship Id="rId44" Type="http://schemas.openxmlformats.org/officeDocument/2006/relationships/hyperlink" Target="https://doi.org/10.1071/RJ22021" TargetMode="External"/><Relationship Id="rId52" Type="http://schemas.openxmlformats.org/officeDocument/2006/relationships/hyperlink" Target="https://doi.org/10.1111/1365-2656.70040" TargetMode="External"/><Relationship Id="rId60" Type="http://schemas.openxmlformats.org/officeDocument/2006/relationships/hyperlink" Target="https://doi.org/10.1002/ece3.3401" TargetMode="External"/><Relationship Id="rId65" Type="http://schemas.openxmlformats.org/officeDocument/2006/relationships/hyperlink" Target="https://doi.org/10.1186/s40462-022-00322-9" TargetMode="External"/><Relationship Id="rId73" Type="http://schemas.openxmlformats.org/officeDocument/2006/relationships/hyperlink" Target="https://doi.org/10.1007/s10980-024-01970-5" TargetMode="External"/><Relationship Id="rId78" Type="http://schemas.openxmlformats.org/officeDocument/2006/relationships/hyperlink" Target="https://doi.org/10.1071/WF22018" TargetMode="External"/><Relationship Id="rId81" Type="http://schemas.openxmlformats.org/officeDocument/2006/relationships/hyperlink" Target="https://doi.org/10.1111/j.1469-185X.2007.00027.x" TargetMode="External"/><Relationship Id="rId86" Type="http://schemas.openxmlformats.org/officeDocument/2006/relationships/hyperlink" Target="https://doi.org/10.1126/science.abg1780" TargetMode="External"/><Relationship Id="rId94" Type="http://schemas.openxmlformats.org/officeDocument/2006/relationships/hyperlink" Target="https://doi.org/10.1111/cobi.14062" TargetMode="External"/><Relationship Id="rId99" Type="http://schemas.openxmlformats.org/officeDocument/2006/relationships/hyperlink" Target="https://doi.org/10.1111/1365-2664.13846" TargetMode="External"/><Relationship Id="rId101" Type="http://schemas.openxmlformats.org/officeDocument/2006/relationships/hyperlink" Target="https://doi.org/10.1186/s42408-025-00391-2"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s41559-024-02452-2" TargetMode="External"/><Relationship Id="rId109" Type="http://schemas.openxmlformats.org/officeDocument/2006/relationships/hyperlink" Target="https://doi.org/10.4996/fireecology.0302034" TargetMode="External"/><Relationship Id="rId34" Type="http://schemas.openxmlformats.org/officeDocument/2006/relationships/hyperlink" Target="https://doi.org/10.4996/fireecology.1203080" TargetMode="External"/><Relationship Id="rId50" Type="http://schemas.openxmlformats.org/officeDocument/2006/relationships/hyperlink" Target="https://doi.org/10.1111/1365-2656.13153" TargetMode="External"/><Relationship Id="rId55" Type="http://schemas.openxmlformats.org/officeDocument/2006/relationships/hyperlink" Target="https://doi.org/10.1002/eap.2431" TargetMode="External"/><Relationship Id="rId76" Type="http://schemas.openxmlformats.org/officeDocument/2006/relationships/hyperlink" Target="https://doi.org/10.1111/2041-210X.12593" TargetMode="External"/><Relationship Id="rId97" Type="http://schemas.openxmlformats.org/officeDocument/2006/relationships/hyperlink" Target="https://doi.org/10.1093/jmammal/gyac053" TargetMode="External"/><Relationship Id="rId104" Type="http://schemas.openxmlformats.org/officeDocument/2006/relationships/hyperlink" Target="https://doi.org/10.1560/IJEE.53.2.179" TargetMode="External"/><Relationship Id="rId120"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doi.org/10.1002/ece3.8221" TargetMode="External"/><Relationship Id="rId92" Type="http://schemas.openxmlformats.org/officeDocument/2006/relationships/hyperlink" Target="https://doi.org/10.1071/WF09131" TargetMode="External"/><Relationship Id="rId2" Type="http://schemas.openxmlformats.org/officeDocument/2006/relationships/numbering" Target="numbering.xml"/><Relationship Id="rId29" Type="http://schemas.openxmlformats.org/officeDocument/2006/relationships/hyperlink" Target="https://doi.org/10.1111/j.1461-0248.2004.00661.x" TargetMode="External"/><Relationship Id="rId24" Type="http://schemas.openxmlformats.org/officeDocument/2006/relationships/hyperlink" Target="https://doi.org/j.tree.2005.04.025" TargetMode="External"/><Relationship Id="rId40" Type="http://schemas.openxmlformats.org/officeDocument/2006/relationships/hyperlink" Target="https://doi.org/10.1007/s10980-019-00795-x" TargetMode="External"/><Relationship Id="rId45" Type="http://schemas.openxmlformats.org/officeDocument/2006/relationships/hyperlink" Target="https://doi.org/10.1111/j.1365-2435.2007.01326.x" TargetMode="External"/><Relationship Id="rId66" Type="http://schemas.openxmlformats.org/officeDocument/2006/relationships/hyperlink" Target="https://doi.org/10.1126/science.aaa2478" TargetMode="External"/><Relationship Id="rId87" Type="http://schemas.openxmlformats.org/officeDocument/2006/relationships/hyperlink" Target="https://doi.org/10.1111/brv.12486" TargetMode="External"/><Relationship Id="rId110" Type="http://schemas.openxmlformats.org/officeDocument/2006/relationships/hyperlink" Target="https://doi.org/10.1007/s13364-014-0184-y" TargetMode="External"/><Relationship Id="rId115" Type="http://schemas.openxmlformats.org/officeDocument/2006/relationships/hyperlink" Target="https://doi.org/10.1080/15627020.2008.11407405" TargetMode="External"/><Relationship Id="rId61" Type="http://schemas.openxmlformats.org/officeDocument/2006/relationships/hyperlink" Target="https://doi.org/10.1002/ajp.20644" TargetMode="External"/><Relationship Id="rId82" Type="http://schemas.openxmlformats.org/officeDocument/2006/relationships/hyperlink" Target="https://doi.org/10.1007/s10682-012-9555-5"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038/s41558-024-02140-w" TargetMode="External"/><Relationship Id="rId35" Type="http://schemas.openxmlformats.org/officeDocument/2006/relationships/hyperlink" Target="https://doi.org/10.1186/s42408-019-0058-4" TargetMode="External"/><Relationship Id="rId56" Type="http://schemas.openxmlformats.org/officeDocument/2006/relationships/hyperlink" Target="https://doi.org/10.1073/pnas.2307216121" TargetMode="External"/><Relationship Id="rId77" Type="http://schemas.openxmlformats.org/officeDocument/2006/relationships/hyperlink" Target="https://doi.org/10.1080/00049158.2020.1739883" TargetMode="External"/><Relationship Id="rId100" Type="http://schemas.openxmlformats.org/officeDocument/2006/relationships/hyperlink" Target="https://doi.org/10.1098/rsbl.2015.0134" TargetMode="External"/><Relationship Id="rId105" Type="http://schemas.openxmlformats.org/officeDocument/2006/relationships/hyperlink" Target="https://doi.org/10.1890/10-1994.1" TargetMode="External"/><Relationship Id="rId8" Type="http://schemas.openxmlformats.org/officeDocument/2006/relationships/comments" Target="comments.xml"/><Relationship Id="rId51" Type="http://schemas.openxmlformats.org/officeDocument/2006/relationships/hyperlink" Target="https://doi.org/10.1111/ele.14236" TargetMode="External"/><Relationship Id="rId72" Type="http://schemas.openxmlformats.org/officeDocument/2006/relationships/hyperlink" Target="https://doi.org/10.1894/MRD-01.1" TargetMode="External"/><Relationship Id="rId93" Type="http://schemas.openxmlformats.org/officeDocument/2006/relationships/hyperlink" Target="https://doi.org/10.1242/jeb.150359" TargetMode="External"/><Relationship Id="rId98" Type="http://schemas.openxmlformats.org/officeDocument/2006/relationships/hyperlink" Target="https://doi.org/10.1890/120329" TargetMode="External"/><Relationship Id="rId3" Type="http://schemas.openxmlformats.org/officeDocument/2006/relationships/styles" Target="styles.xml"/><Relationship Id="rId25" Type="http://schemas.openxmlformats.org/officeDocument/2006/relationships/hyperlink" Target="https://doi.org/10.1126/science.1163886" TargetMode="External"/><Relationship Id="rId46" Type="http://schemas.openxmlformats.org/officeDocument/2006/relationships/hyperlink" Target="https://doi.org/10.1002/ecy.2443" TargetMode="External"/><Relationship Id="rId67" Type="http://schemas.openxmlformats.org/officeDocument/2006/relationships/hyperlink" Target="https://doi.org/" TargetMode="External"/><Relationship Id="rId116" Type="http://schemas.openxmlformats.org/officeDocument/2006/relationships/header" Target="header1.xml"/><Relationship Id="rId20" Type="http://schemas.openxmlformats.org/officeDocument/2006/relationships/image" Target="media/image9.svg"/><Relationship Id="rId41" Type="http://schemas.openxmlformats.org/officeDocument/2006/relationships/hyperlink" Target="https://doi.org/10.1038/s41559-020-01380-1" TargetMode="External"/><Relationship Id="rId62" Type="http://schemas.openxmlformats.org/officeDocument/2006/relationships/hyperlink" Target="https://doi.org/10.1126/science.1102138" TargetMode="External"/><Relationship Id="rId83" Type="http://schemas.openxmlformats.org/officeDocument/2006/relationships/hyperlink" Target="https://doi.org/https://doi.org/10.1111/2041-210X.13724" TargetMode="External"/><Relationship Id="rId88" Type="http://schemas.openxmlformats.org/officeDocument/2006/relationships/hyperlink" Target="https://doi.org/10.1111/gcb.15834" TargetMode="External"/><Relationship Id="rId111" Type="http://schemas.openxmlformats.org/officeDocument/2006/relationships/hyperlink" Target="https://doi.org/10.1002/jrsm.11" TargetMode="External"/><Relationship Id="rId15" Type="http://schemas.openxmlformats.org/officeDocument/2006/relationships/image" Target="media/image4.svg"/><Relationship Id="rId36" Type="http://schemas.openxmlformats.org/officeDocument/2006/relationships/hyperlink" Target="https://doi.org/10.1111/ddi.12699" TargetMode="External"/><Relationship Id="rId57" Type="http://schemas.openxmlformats.org/officeDocument/2006/relationships/hyperlink" Target="https://doi.org/10.1111/brv.12544" TargetMode="External"/><Relationship Id="rId106" Type="http://schemas.openxmlformats.org/officeDocument/2006/relationships/hyperlink" Target="https://www.proquest.com/dissertations-theses/ecology-merriams-turkeys-relation-burned-logged/docview/304050414/se-2?accountid=103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TotalTime>
  <Pages>27</Pages>
  <Words>23825</Words>
  <Characters>135807</Characters>
  <Application>Microsoft Office Word</Application>
  <DocSecurity>0</DocSecurity>
  <Lines>1131</Lines>
  <Paragraphs>318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82</cp:revision>
  <dcterms:created xsi:type="dcterms:W3CDTF">2025-11-20T08:09:00Z</dcterms:created>
  <dcterms:modified xsi:type="dcterms:W3CDTF">2025-11-22T12:32:00Z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