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commentRangeStart w:id="1"/>
      <w:commentRangeStart w:id="2"/>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commentRangeEnd w:id="1"/>
      <w:r w:rsidR="007F06AE">
        <w:rPr>
          <w:rStyle w:val="CommentReference"/>
          <w:rFonts w:eastAsiaTheme="minorHAnsi" w:cstheme="minorBidi"/>
          <w:b w:val="0"/>
          <w:spacing w:val="0"/>
          <w:kern w:val="2"/>
        </w:rPr>
        <w:commentReference w:id="1"/>
      </w:r>
      <w:commentRangeEnd w:id="2"/>
      <w:r w:rsidR="0094164D">
        <w:rPr>
          <w:rStyle w:val="CommentReference"/>
          <w:rFonts w:eastAsiaTheme="minorHAnsi" w:cstheme="minorBidi"/>
          <w:b w:val="0"/>
          <w:spacing w:val="0"/>
          <w:kern w:val="2"/>
        </w:rPr>
        <w:commentReference w:id="2"/>
      </w:r>
    </w:p>
    <w:p w14:paraId="160E3412" w14:textId="77777777" w:rsidR="00F67B51" w:rsidRPr="00F67B51" w:rsidRDefault="00F67B51" w:rsidP="00EB2884"/>
    <w:p w14:paraId="02469F3E" w14:textId="38C88C71" w:rsidR="002D7B1A" w:rsidRDefault="00F67B51" w:rsidP="00294A0A">
      <w:r>
        <w:t>C</w:t>
      </w:r>
      <w:commentRangeStart w:id="3"/>
      <w:commentRangeStart w:id="4"/>
      <w:commentRangeStart w:id="5"/>
      <w:commentRangeStart w:id="6"/>
      <w:r w:rsidR="00450825">
        <w:t>HLOE L. MCAULEY</w:t>
      </w:r>
      <w:r w:rsidR="00450825" w:rsidRPr="00450825">
        <w:rPr>
          <w:vertAlign w:val="superscript"/>
        </w:rPr>
        <w:t>1</w:t>
      </w:r>
      <w:commentRangeEnd w:id="3"/>
      <w:r w:rsidR="00772770">
        <w:rPr>
          <w:rStyle w:val="CommentReference"/>
        </w:rPr>
        <w:commentReference w:id="3"/>
      </w:r>
      <w:commentRangeEnd w:id="4"/>
      <w:r w:rsidR="00A718F5">
        <w:rPr>
          <w:rStyle w:val="CommentReference"/>
        </w:rPr>
        <w:commentReference w:id="4"/>
      </w:r>
      <w:commentRangeEnd w:id="5"/>
      <w:r w:rsidR="00351C75">
        <w:rPr>
          <w:rStyle w:val="CommentReference"/>
        </w:rPr>
        <w:commentReference w:id="5"/>
      </w:r>
      <w:commentRangeEnd w:id="6"/>
      <w:r w:rsidR="00376988">
        <w:rPr>
          <w:rStyle w:val="CommentReference"/>
        </w:rPr>
        <w:commentReference w:id="6"/>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2101ECE6" w:rsidR="00EC5EC8" w:rsidRDefault="00EC5EC8" w:rsidP="00EC5EC8">
      <w:r>
        <w:t xml:space="preserve">2 </w:t>
      </w:r>
      <w:ins w:id="7" w:author="Tim Doherty" w:date="2025-10-27T07:06:00Z" w16du:dateUtc="2025-10-26T23:06:00Z">
        <w:r w:rsidR="008B1875">
          <w:t xml:space="preserve">Fire Science Program, </w:t>
        </w:r>
      </w:ins>
      <w:r w:rsidRPr="00344807">
        <w:t xml:space="preserve">Biodiversity and Conservation Science, </w:t>
      </w:r>
      <w:del w:id="8" w:author="Tim Doherty" w:date="2025-10-27T07:06:00Z" w16du:dateUtc="2025-10-26T23:06:00Z">
        <w:r w:rsidRPr="00344807" w:rsidDel="008B1875">
          <w:delText xml:space="preserve">WA </w:delText>
        </w:r>
      </w:del>
      <w:r w:rsidRPr="00344807">
        <w:t xml:space="preserve">Department of Biodiversity, Conservation and Attractions, </w:t>
      </w:r>
      <w:del w:id="9" w:author="Tim Doherty" w:date="2025-10-27T07:06:00Z" w16du:dateUtc="2025-10-26T23:06:00Z">
        <w:r w:rsidRPr="00344807" w:rsidDel="008B1875">
          <w:delText>Woodvale</w:delText>
        </w:r>
      </w:del>
      <w:ins w:id="10" w:author="Tim Doherty" w:date="2025-10-27T07:06:00Z" w16du:dateUtc="2025-10-26T23:06:00Z">
        <w:r w:rsidR="008B1875">
          <w:t>Kings Park</w:t>
        </w:r>
      </w:ins>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Abstract</w:t>
      </w:r>
    </w:p>
    <w:p w14:paraId="0473BE09" w14:textId="7F117F7F" w:rsidR="00DA7916" w:rsidRDefault="00206427" w:rsidP="00294A0A">
      <w:pPr>
        <w:pStyle w:val="Heading1"/>
      </w:pPr>
      <w:r>
        <w:t>Main</w:t>
      </w:r>
    </w:p>
    <w:p w14:paraId="4E4199E8" w14:textId="5975F8BF"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11"/>
      <w:r w:rsidR="00AE23BB">
        <w:t>ecological succession processe</w:t>
      </w:r>
      <w:r w:rsidR="001E11A0">
        <w:t>s</w:t>
      </w:r>
      <w:r w:rsidR="00FC3038">
        <w:t xml:space="preserve"> </w:t>
      </w:r>
      <w:commentRangeEnd w:id="11"/>
      <w:r w:rsidR="00F455B4">
        <w:rPr>
          <w:rStyle w:val="CommentReference"/>
        </w:rPr>
        <w:commentReference w:id="11"/>
      </w:r>
      <w:r w:rsidR="00FC3038">
        <w:t xml:space="preserve">that shape </w:t>
      </w:r>
      <w:ins w:id="12" w:author="Tim Doherty" w:date="2025-10-27T07:09:00Z" w16du:dateUtc="2025-10-26T23:09:00Z">
        <w:r w:rsidR="00824081">
          <w:t xml:space="preserve">biotic </w:t>
        </w:r>
        <w:r w:rsidR="00F455B4">
          <w:t xml:space="preserve">communities and ecosystem function </w:t>
        </w:r>
      </w:ins>
      <w:del w:id="13" w:author="Tim Doherty" w:date="2025-10-27T07:09:00Z" w16du:dateUtc="2025-10-26T23:09:00Z">
        <w:r w:rsidR="00FC3038" w:rsidDel="00F455B4">
          <w:delText xml:space="preserve">landscape structure </w:delText>
        </w:r>
      </w:del>
      <w:del w:id="14" w:author="Tim Doherty" w:date="2025-10-27T08:58:00Z" w16du:dateUtc="2025-10-27T00:58:00Z">
        <w:r w:rsidR="00FC3038" w:rsidDel="008622FC">
          <w:delText>over space and time</w:delText>
        </w:r>
      </w:del>
      <w:ins w:id="15" w:author="Tim Doherty" w:date="2025-10-27T08:58:00Z" w16du:dateUtc="2025-10-27T00:58:00Z">
        <w:r w:rsidR="008622FC">
          <w:t xml:space="preserve">over varying spatial and temporal </w:t>
        </w:r>
        <w:commentRangeStart w:id="16"/>
        <w:r w:rsidR="008622FC">
          <w:t>scales</w:t>
        </w:r>
      </w:ins>
      <w:r w:rsidR="00F90759">
        <w:t xml:space="preserve"> </w:t>
      </w:r>
      <w:commentRangeEnd w:id="16"/>
      <w:r w:rsidR="00FB7820">
        <w:rPr>
          <w:rStyle w:val="CommentReference"/>
        </w:rPr>
        <w:commentReference w:id="16"/>
      </w:r>
      <w:r w:rsidR="00F90759">
        <w:fldChar w:fldCharType="begin"/>
      </w:r>
      <w:r w:rsidR="004131E4">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ins w:id="17" w:author="Tim Doherty" w:date="2025-10-27T09:00:00Z" w16du:dateUtc="2025-10-27T01:00:00Z">
        <w:r w:rsidR="00D435BE">
          <w:t>For anima</w:t>
        </w:r>
      </w:ins>
      <w:ins w:id="18" w:author="Tim Doherty" w:date="2025-10-27T09:01:00Z" w16du:dateUtc="2025-10-27T01:01:00Z">
        <w:r w:rsidR="00D435BE">
          <w:t xml:space="preserve">ls, these dynamics manifest as changes in </w:t>
        </w:r>
        <w:r w:rsidR="00B16EB7">
          <w:t>the availability of food, shelter and breeding resources, and shifts in compe</w:t>
        </w:r>
      </w:ins>
      <w:ins w:id="19" w:author="Tim Doherty" w:date="2025-10-27T09:02:00Z" w16du:dateUtc="2025-10-27T01:02:00Z">
        <w:r w:rsidR="00B16EB7">
          <w:t>tition and predation pressure</w:t>
        </w:r>
      </w:ins>
      <w:ins w:id="20" w:author="Tim Doherty" w:date="2025-10-27T09:08:00Z" w16du:dateUtc="2025-10-27T01:08:00Z">
        <w:r w:rsidR="00037C7D">
          <w:t xml:space="preserve">, with </w:t>
        </w:r>
      </w:ins>
      <w:ins w:id="21" w:author="Tim Doherty" w:date="2025-10-28T06:22:00Z" w16du:dateUtc="2025-10-27T22:22:00Z">
        <w:r w:rsidR="00993108">
          <w:t>flow-on effects</w:t>
        </w:r>
      </w:ins>
      <w:ins w:id="22" w:author="Tim Doherty" w:date="2025-10-27T09:08:00Z" w16du:dateUtc="2025-10-27T01:08:00Z">
        <w:r w:rsidR="00037C7D">
          <w:t xml:space="preserve"> for animal fitness and survival</w:t>
        </w:r>
      </w:ins>
      <w:commentRangeStart w:id="23"/>
      <w:ins w:id="24" w:author="Tim Doherty" w:date="2025-10-27T09:02:00Z" w16du:dateUtc="2025-10-27T01:02:00Z">
        <w:r w:rsidR="00B16EB7">
          <w:t xml:space="preserve"> </w:t>
        </w:r>
      </w:ins>
      <w:commentRangeEnd w:id="23"/>
      <w:ins w:id="25" w:author="Tim Doherty" w:date="2025-10-27T09:13:00Z" w16du:dateUtc="2025-10-27T01:13:00Z">
        <w:r w:rsidR="005A37E7">
          <w:rPr>
            <w:rStyle w:val="CommentReference"/>
          </w:rPr>
          <w:commentReference w:id="23"/>
        </w:r>
      </w:ins>
      <w:del w:id="26" w:author="Tim Doherty" w:date="2025-10-27T09:03:00Z" w16du:dateUtc="2025-10-27T01:03:00Z">
        <w:r w:rsidR="00FC3038" w:rsidRPr="00D435BE" w:rsidDel="008129FF">
          <w:delText>As such, fire alters the</w:delText>
        </w:r>
        <w:r w:rsidR="00C167CA" w:rsidRPr="00D435BE" w:rsidDel="008129FF">
          <w:delText xml:space="preserve"> spatiotemporal distribution and availability of </w:delText>
        </w:r>
        <w:r w:rsidR="00FC3038" w:rsidRPr="00D435BE" w:rsidDel="008129FF">
          <w:delText>a wide range of resources for fauna, including food</w:delText>
        </w:r>
        <w:r w:rsidR="00094856" w:rsidRPr="00D435BE" w:rsidDel="008129FF">
          <w:delText>, breeding</w:delText>
        </w:r>
        <w:r w:rsidR="00FC3038" w:rsidRPr="00D435BE" w:rsidDel="008129FF">
          <w:delText xml:space="preserve"> sites, and shelter </w:delText>
        </w:r>
      </w:del>
      <w:r w:rsidR="00C167CA" w:rsidRPr="00D435BE">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rsidRPr="00D435BE">
        <w:instrText xml:space="preserve"> ADDIN EN.CITE </w:instrText>
      </w:r>
      <w:r w:rsidR="00092AE8" w:rsidRPr="00D435BE">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rsidRPr="00D435BE">
        <w:instrText xml:space="preserve"> ADDIN EN.CITE.DATA </w:instrText>
      </w:r>
      <w:r w:rsidR="00092AE8" w:rsidRPr="00D435BE">
        <w:fldChar w:fldCharType="end"/>
      </w:r>
      <w:r w:rsidR="00C167CA" w:rsidRPr="00D435BE">
        <w:fldChar w:fldCharType="separate"/>
      </w:r>
      <w:r w:rsidR="00092AE8" w:rsidRPr="00D435BE">
        <w:rPr>
          <w:noProof/>
        </w:rPr>
        <w:t>(Doherty et al., 2022; He et al., 2019)</w:t>
      </w:r>
      <w:r w:rsidR="00C167CA" w:rsidRPr="00D435BE">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ins w:id="27" w:author="Tim Doherty" w:date="2025-10-27T09:08:00Z" w16du:dateUtc="2025-10-27T01:08:00Z">
        <w:r w:rsidR="0040303C">
          <w:t xml:space="preserve">, </w:t>
        </w:r>
      </w:ins>
      <w:del w:id="28" w:author="Tim Doherty" w:date="2025-10-27T09:08:00Z" w16du:dateUtc="2025-10-27T01:08:00Z">
        <w:r w:rsidR="005B1C9E" w:rsidRPr="00D435BE" w:rsidDel="0040303C">
          <w:delText xml:space="preserve"> and </w:delText>
        </w:r>
      </w:del>
      <w:r w:rsidR="005B1C9E" w:rsidRPr="00D435BE">
        <w:t xml:space="preserve">maximise </w:t>
      </w:r>
      <w:r w:rsidR="00B775DD" w:rsidRPr="00D435BE">
        <w:t xml:space="preserve">access to </w:t>
      </w:r>
      <w:commentRangeStart w:id="29"/>
      <w:r w:rsidR="00B775DD" w:rsidRPr="00D435BE">
        <w:t>resour</w:t>
      </w:r>
      <w:r w:rsidR="008F0419" w:rsidRPr="00D435BE">
        <w:t>ces</w:t>
      </w:r>
      <w:ins w:id="30" w:author="Tim Doherty" w:date="2025-10-27T09:08:00Z" w16du:dateUtc="2025-10-27T01:08:00Z">
        <w:r w:rsidR="0040303C">
          <w:t xml:space="preserve"> and</w:t>
        </w:r>
      </w:ins>
      <w:ins w:id="31" w:author="Tim Doherty" w:date="2025-10-27T09:09:00Z" w16du:dateUtc="2025-10-27T01:09:00Z">
        <w:r w:rsidR="00FE6710">
          <w:t xml:space="preserve"> improve survival</w:t>
        </w:r>
      </w:ins>
      <w:r w:rsidR="00FC3038" w:rsidRPr="00D435BE">
        <w:t xml:space="preserve"> </w:t>
      </w:r>
      <w:commentRangeEnd w:id="29"/>
      <w:r w:rsidR="00F54E09">
        <w:rPr>
          <w:rStyle w:val="CommentReference"/>
        </w:rPr>
        <w:commentReference w:id="29"/>
      </w:r>
      <w:r w:rsidR="00FC3038" w:rsidRPr="00D435BE">
        <w:t>(Nimmo et al</w:t>
      </w:r>
      <w:r w:rsidR="00AC5A64" w:rsidRPr="00D435BE">
        <w:t xml:space="preserve">., </w:t>
      </w:r>
      <w:r w:rsidR="00FC3038" w:rsidRPr="00D435BE">
        <w:t>2019)</w:t>
      </w:r>
      <w:r w:rsidR="00AC12D6" w:rsidRPr="00D435BE">
        <w:t>.</w:t>
      </w:r>
      <w:r w:rsidR="00E478FE">
        <w:t xml:space="preserve"> </w:t>
      </w:r>
    </w:p>
    <w:p w14:paraId="55FDEA80" w14:textId="2707D6D6" w:rsidR="00E25618" w:rsidRDefault="00471ACB" w:rsidP="00E25618">
      <w:commentRangeStart w:id="32"/>
      <w:r w:rsidRPr="00471ACB">
        <w:t>Understanding</w:t>
      </w:r>
      <w:commentRangeEnd w:id="32"/>
      <w:r w:rsidR="00983196">
        <w:rPr>
          <w:rStyle w:val="CommentReference"/>
        </w:rPr>
        <w:commentReference w:id="32"/>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33"/>
      <w:r w:rsidR="00E25618">
        <w:t>decisions</w:t>
      </w:r>
      <w:commentRangeEnd w:id="33"/>
      <w:r w:rsidR="00E25618">
        <w:rPr>
          <w:rStyle w:val="CommentReference"/>
        </w:rPr>
        <w:commentReference w:id="33"/>
      </w:r>
      <w:r w:rsidR="00E25618">
        <w:t xml:space="preserve"> emerge from interactions between</w:t>
      </w:r>
      <w:r>
        <w:t xml:space="preserve"> an animal’s</w:t>
      </w:r>
      <w:r w:rsidR="00E25618">
        <w:t xml:space="preserve"> </w:t>
      </w:r>
      <w:commentRangeStart w:id="34"/>
      <w:commentRangeStart w:id="35"/>
      <w:r w:rsidR="00E25618">
        <w:t xml:space="preserve">internal </w:t>
      </w:r>
      <w:r>
        <w:t xml:space="preserve">state, </w:t>
      </w:r>
      <w:del w:id="36" w:author="Tim Doherty" w:date="2025-10-27T09:22:00Z" w16du:dateUtc="2025-10-27T01:22:00Z">
        <w:r w:rsidDel="00FD74BA">
          <w:delText xml:space="preserve">their </w:delText>
        </w:r>
      </w:del>
      <w:r>
        <w:t xml:space="preserve">mobility and navigation capacity, </w:t>
      </w:r>
      <w:commentRangeEnd w:id="34"/>
      <w:r w:rsidR="00E25618">
        <w:rPr>
          <w:rStyle w:val="CommentReference"/>
        </w:rPr>
        <w:commentReference w:id="34"/>
      </w:r>
      <w:commentRangeEnd w:id="35"/>
      <w:r w:rsidR="00E25618">
        <w:rPr>
          <w:rStyle w:val="CommentReference"/>
        </w:rPr>
        <w:commentReference w:id="35"/>
      </w:r>
      <w:del w:id="37" w:author="Tim Doherty" w:date="2025-10-27T09:23:00Z" w16du:dateUtc="2025-10-27T01:23:00Z">
        <w:r w:rsidR="00E25618" w:rsidDel="00E54125">
          <w:delText>and</w:delText>
        </w:r>
        <w:r w:rsidDel="00E54125">
          <w:delText xml:space="preserve"> the</w:delText>
        </w:r>
        <w:r w:rsidR="00E25618" w:rsidDel="00E54125">
          <w:delText xml:space="preserve"> external environment</w:delText>
        </w:r>
        <w:r w:rsidDel="00E54125">
          <w:delText xml:space="preserve"> </w:delText>
        </w:r>
      </w:del>
      <w:ins w:id="38" w:author="Tim Doherty" w:date="2025-10-27T09:23:00Z" w16du:dateUtc="2025-10-27T01:23:00Z">
        <w:r w:rsidR="00E54125">
          <w:t xml:space="preserve">as well as external drivers </w:t>
        </w:r>
      </w:ins>
      <w:commentRangeStart w:id="39"/>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39"/>
      <w:r>
        <w:rPr>
          <w:rStyle w:val="CommentReference"/>
        </w:rPr>
        <w:commentReference w:id="39"/>
      </w:r>
      <w:r w:rsidR="00E25618">
        <w:t xml:space="preserve">. The competing demands of </w:t>
      </w:r>
      <w:commentRangeStart w:id="40"/>
      <w:r w:rsidR="00E25618">
        <w:t>nutrition</w:t>
      </w:r>
      <w:commentRangeEnd w:id="40"/>
      <w:r w:rsidR="00E25618">
        <w:rPr>
          <w:rStyle w:val="CommentReference"/>
        </w:rPr>
        <w:commentReference w:id="40"/>
      </w:r>
      <w:r w:rsidR="00E25618">
        <w:t xml:space="preserve">, reproduction, and predator avoidance influence how, where, and when animals </w:t>
      </w:r>
      <w:commentRangeStart w:id="41"/>
      <w:r w:rsidR="00E25618">
        <w:t>mov</w:t>
      </w:r>
      <w:commentRangeStart w:id="42"/>
      <w:r w:rsidR="00E25618">
        <w:t>e</w:t>
      </w:r>
      <w:commentRangeEnd w:id="41"/>
      <w:r w:rsidR="00E25618">
        <w:rPr>
          <w:rStyle w:val="CommentReference"/>
        </w:rPr>
        <w:commentReference w:id="41"/>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42"/>
      <w:r w:rsidR="00E25618">
        <w:rPr>
          <w:rStyle w:val="CommentReference"/>
        </w:rPr>
        <w:commentReference w:id="42"/>
      </w:r>
      <w:r w:rsidR="00E25618">
        <w:t xml:space="preserve">. </w:t>
      </w:r>
      <w:commentRangeStart w:id="43"/>
      <w:commentRangeEnd w:id="43"/>
      <w:r w:rsidR="00E25618">
        <w:rPr>
          <w:rStyle w:val="CommentReference"/>
        </w:rPr>
        <w:commentReference w:id="43"/>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ins w:id="44" w:author="Tim Doherty" w:date="2025-10-27T07:12:00Z" w16du:dateUtc="2025-10-26T23:12:00Z">
        <w:r w:rsidR="00556A4E">
          <w:t>,</w:t>
        </w:r>
      </w:ins>
      <w:r w:rsidR="00E25618">
        <w:t xml:space="preserve"> </w:t>
      </w:r>
      <w:del w:id="45" w:author="Tim Doherty" w:date="2025-10-27T07:12:00Z" w16du:dateUtc="2025-10-26T23:12:00Z">
        <w:r w:rsidR="00E25618" w:rsidDel="00556A4E">
          <w:delText xml:space="preserve">and </w:delText>
        </w:r>
      </w:del>
      <w:r w:rsidR="00E25618">
        <w:t xml:space="preserve">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ins w:id="46" w:author="Tim Doherty" w:date="2025-10-27T07:12:00Z" w16du:dateUtc="2025-10-26T23:12:00Z">
        <w:r w:rsidR="00556A4E">
          <w:t xml:space="preserve"> and ultimately survival (</w:t>
        </w:r>
        <w:commentRangeStart w:id="47"/>
        <w:r w:rsidR="00556A4E">
          <w:t>refs</w:t>
        </w:r>
      </w:ins>
      <w:commentRangeEnd w:id="47"/>
      <w:ins w:id="48" w:author="Tim Doherty" w:date="2025-10-27T09:16:00Z" w16du:dateUtc="2025-10-27T01:16:00Z">
        <w:r w:rsidR="00F30D33">
          <w:rPr>
            <w:rStyle w:val="CommentReference"/>
          </w:rPr>
          <w:commentReference w:id="47"/>
        </w:r>
      </w:ins>
      <w:ins w:id="49" w:author="Tim Doherty" w:date="2025-10-27T07:12:00Z" w16du:dateUtc="2025-10-26T23:12:00Z">
        <w:r w:rsidR="00556A4E">
          <w:t>)</w:t>
        </w:r>
      </w:ins>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6E666BD4" w:rsidR="00060AE8" w:rsidRDefault="003C263F" w:rsidP="00294A0A">
      <w:commentRangeStart w:id="50"/>
      <w:r w:rsidRPr="003C263F">
        <w:t xml:space="preserve">Fire </w:t>
      </w:r>
      <w:commentRangeEnd w:id="50"/>
      <w:r w:rsidR="00AB7361">
        <w:rPr>
          <w:rStyle w:val="CommentReference"/>
        </w:rPr>
        <w:commentReference w:id="50"/>
      </w:r>
      <w:r w:rsidRPr="003C263F">
        <w:t xml:space="preserve">triggers a variety of animal movements </w:t>
      </w:r>
      <w:commentRangeStart w:id="51"/>
      <w:r w:rsidRPr="003C263F">
        <w:t xml:space="preserve">across different spatial and temporal scales </w:t>
      </w:r>
      <w:commentRangeEnd w:id="51"/>
      <w:r w:rsidR="00A86AE1">
        <w:rPr>
          <w:rStyle w:val="CommentReference"/>
        </w:rPr>
        <w:commentReference w:id="51"/>
      </w:r>
      <w:r w:rsidRPr="003C263F">
        <w:t xml:space="preserve">(Nimmo et al., 2019). In the short term—ranging from the hours during a fire to the days </w:t>
      </w:r>
      <w:r w:rsidRPr="003C263F">
        <w:lastRenderedPageBreak/>
        <w:t xml:space="preserve">immediately after—animals may move to escape </w:t>
      </w:r>
      <w:commentRangeStart w:id="52"/>
      <w:commentRangeStart w:id="53"/>
      <w:r w:rsidR="006E0B8D">
        <w:t>fire</w:t>
      </w:r>
      <w:ins w:id="54" w:author="Tim Doherty" w:date="2025-10-27T09:25:00Z" w16du:dateUtc="2025-10-27T01:25:00Z">
        <w:r w:rsidR="005C63FC">
          <w:t xml:space="preserve"> and leave the burnt area</w:t>
        </w:r>
      </w:ins>
      <w:r w:rsidR="006E0B8D">
        <w:t xml:space="preserve"> </w:t>
      </w:r>
      <w:commentRangeEnd w:id="52"/>
      <w:r w:rsidR="006E0B8D">
        <w:rPr>
          <w:rStyle w:val="CommentReference"/>
        </w:rPr>
        <w:commentReference w:id="52"/>
      </w:r>
      <w:commentRangeEnd w:id="53"/>
      <w:r w:rsidR="006E0B8D">
        <w:rPr>
          <w:rStyle w:val="CommentReference"/>
        </w:rPr>
        <w:commentReference w:id="53"/>
      </w:r>
      <w:r w:rsidR="00242868">
        <w:fldChar w:fldCharType="begin"/>
      </w:r>
      <w:r w:rsidR="004131E4">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 </w:instrText>
      </w:r>
      <w:r w:rsidR="004131E4">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EN.CITE.DATA </w:instrText>
      </w:r>
      <w:r w:rsidR="004131E4">
        <w:fldChar w:fldCharType="end"/>
      </w:r>
      <w:r w:rsidR="00242868">
        <w:fldChar w:fldCharType="separate"/>
      </w:r>
      <w:r w:rsidR="00C66B48">
        <w:rPr>
          <w:noProof/>
        </w:rPr>
        <w:t>(Hovick et al., 2017; McGregor et al., 2016b)</w:t>
      </w:r>
      <w:r w:rsidR="00242868">
        <w:fldChar w:fldCharType="end"/>
      </w:r>
      <w:r w:rsidRPr="003C263F">
        <w:t>.</w:t>
      </w:r>
      <w:commentRangeStart w:id="55"/>
      <w:r w:rsidRPr="003C263F">
        <w:t xml:space="preserve"> </w:t>
      </w:r>
      <w:commentRangeEnd w:id="55"/>
      <w:r w:rsidR="00A54667">
        <w:rPr>
          <w:rStyle w:val="CommentReference"/>
        </w:rPr>
        <w:commentReference w:id="55"/>
      </w:r>
      <w:r>
        <w:t>When the availability of resources is reduced after fire, movements</w:t>
      </w:r>
      <w:ins w:id="56" w:author="Tim Doherty" w:date="2025-10-27T07:16:00Z" w16du:dateUtc="2025-10-26T23:16:00Z">
        <w:r w:rsidR="00A86AE1">
          <w:t>, including</w:t>
        </w:r>
      </w:ins>
      <w:ins w:id="57" w:author="McAuley, Chloe" w:date="2025-11-03T07:53:00Z" w16du:dateUtc="2025-11-02T23:53:00Z">
        <w:r w:rsidR="00BF5716">
          <w:t xml:space="preserve"> </w:t>
        </w:r>
      </w:ins>
      <w:del w:id="58" w:author="Tim Doherty" w:date="2025-10-27T07:16:00Z" w16du:dateUtc="2025-10-26T23:16:00Z">
        <w:r w:rsidDel="00A86AE1">
          <w:delText xml:space="preserve"> (e.g., </w:delText>
        </w:r>
      </w:del>
      <w:r>
        <w:t>distance travelled</w:t>
      </w:r>
      <w:ins w:id="59" w:author="Tim Doherty" w:date="2025-10-27T07:16:00Z" w16du:dateUtc="2025-10-26T23:16:00Z">
        <w:r w:rsidR="00650413">
          <w:t xml:space="preserve"> and</w:t>
        </w:r>
      </w:ins>
      <w:del w:id="60" w:author="Tim Doherty" w:date="2025-10-27T07:16:00Z" w16du:dateUtc="2025-10-26T23:16:00Z">
        <w:r w:rsidDel="00650413">
          <w:delText>,</w:delText>
        </w:r>
      </w:del>
      <w:r>
        <w:t xml:space="preserve"> home range </w:t>
      </w:r>
      <w:commentRangeStart w:id="61"/>
      <w:r>
        <w:t>size</w:t>
      </w:r>
      <w:commentRangeEnd w:id="61"/>
      <w:r w:rsidR="0017246B">
        <w:rPr>
          <w:rStyle w:val="CommentReference"/>
        </w:rPr>
        <w:commentReference w:id="61"/>
      </w:r>
      <w:ins w:id="62" w:author="Tim Doherty" w:date="2025-10-27T07:16:00Z" w16du:dateUtc="2025-10-26T23:16:00Z">
        <w:r w:rsidR="00650413">
          <w:t>,</w:t>
        </w:r>
      </w:ins>
      <w:del w:id="63" w:author="Tim Doherty" w:date="2025-10-27T07:16:00Z" w16du:dateUtc="2025-10-26T23:16:00Z">
        <w:r w:rsidDel="00650413">
          <w:delText>)</w:delText>
        </w:r>
      </w:del>
      <w:r>
        <w:t xml:space="preserve"> can increase as animals </w:t>
      </w:r>
      <w:del w:id="64" w:author="Tim Doherty" w:date="2025-10-27T09:25:00Z" w16du:dateUtc="2025-10-27T01:25:00Z">
        <w:r w:rsidDel="005C63FC">
          <w:delText xml:space="preserve">traverse </w:delText>
        </w:r>
      </w:del>
      <w:ins w:id="65" w:author="Tim Doherty" w:date="2025-10-27T09:25:00Z" w16du:dateUtc="2025-10-27T01:25:00Z">
        <w:r w:rsidR="005C63FC">
          <w:t xml:space="preserve">move </w:t>
        </w:r>
      </w:ins>
      <w:r>
        <w:t xml:space="preserve">further to meet their </w:t>
      </w:r>
      <w:ins w:id="66" w:author="Tim Doherty" w:date="2025-10-27T07:16:00Z" w16du:dateUtc="2025-10-26T23:16:00Z">
        <w:r w:rsidR="00650413">
          <w:t xml:space="preserve">ecological </w:t>
        </w:r>
      </w:ins>
      <w:r>
        <w:t xml:space="preserve">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 </w:instrText>
      </w:r>
      <w:r w:rsidR="004131E4">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EN.CITE.DATA </w:instrText>
      </w:r>
      <w:r w:rsidR="004131E4">
        <w:fldChar w:fldCharType="end"/>
      </w:r>
      <w:r>
        <w:fldChar w:fldCharType="separate"/>
      </w:r>
      <w:r w:rsidR="000C7A4E">
        <w:rPr>
          <w:noProof/>
        </w:rPr>
        <w:t>(Blakey et al., 2022; Cherry et al., 2018)</w:t>
      </w:r>
      <w:r>
        <w:fldChar w:fldCharType="end"/>
      </w:r>
      <w:r>
        <w:t xml:space="preserve">. </w:t>
      </w:r>
      <w:r w:rsidR="007F06AE">
        <w:t>Other</w:t>
      </w:r>
      <w:ins w:id="67" w:author="Tim Doherty" w:date="2025-10-27T09:25:00Z" w16du:dateUtc="2025-10-27T01:25:00Z">
        <w:r w:rsidR="005C63FC">
          <w:t xml:space="preserve"> species</w:t>
        </w:r>
      </w:ins>
      <w:del w:id="68" w:author="Tim Doherty" w:date="2025-10-27T09:25:00Z" w16du:dateUtc="2025-10-27T01:25:00Z">
        <w:r w:rsidR="007F06AE" w:rsidDel="005C63FC">
          <w:delText>s</w:delText>
        </w:r>
      </w:del>
      <w:r w:rsidR="007F06AE">
        <w:t xml:space="preserve"> </w:t>
      </w:r>
      <w:ins w:id="69" w:author="Tim Doherty" w:date="2025-10-27T09:25:00Z" w16du:dateUtc="2025-10-27T01:25:00Z">
        <w:r w:rsidR="005C63FC">
          <w:t xml:space="preserve">may </w:t>
        </w:r>
      </w:ins>
      <w:r w:rsidR="007F06AE">
        <w:t>move less to reduce their energetic requirements and 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r w:rsidRPr="003C263F">
        <w:t xml:space="preserve">Over longer periods, from months to </w:t>
      </w:r>
      <w:ins w:id="70" w:author="Tim Doherty" w:date="2025-10-27T07:17:00Z" w16du:dateUtc="2025-10-26T23:17:00Z">
        <w:r w:rsidR="00650413">
          <w:t xml:space="preserve">years and even </w:t>
        </w:r>
      </w:ins>
      <w:r w:rsidRPr="003C263F">
        <w:t xml:space="preserve">decades, individuals </w:t>
      </w:r>
      <w:commentRangeStart w:id="71"/>
      <w:r w:rsidRPr="003C263F">
        <w:t xml:space="preserve">adjust their movements to track resources </w:t>
      </w:r>
      <w:commentRangeEnd w:id="71"/>
      <w:r w:rsidR="000C597E">
        <w:rPr>
          <w:rStyle w:val="CommentReference"/>
        </w:rPr>
        <w:commentReference w:id="71"/>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 </w:instrText>
      </w:r>
      <w:r w:rsidR="004131E4">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EN.CITE.DATA </w:instrText>
      </w:r>
      <w:r w:rsidR="004131E4">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2947CC">
        <w:t xml:space="preserve">Their ability to </w:t>
      </w:r>
      <w:del w:id="72" w:author="Tim Doherty" w:date="2025-10-27T07:21:00Z" w16du:dateUtc="2025-10-26T23:21:00Z">
        <w:r w:rsidR="002947CC" w:rsidDel="00291E69">
          <w:delText>do so</w:delText>
        </w:r>
      </w:del>
      <w:ins w:id="73" w:author="Tim Doherty" w:date="2025-10-27T07:21:00Z" w16du:dateUtc="2025-10-26T23:21:00Z">
        <w:r w:rsidR="00291E69">
          <w:t>exploit optimal habitat</w:t>
        </w:r>
      </w:ins>
      <w:r w:rsidR="002947CC">
        <w:t xml:space="preserve">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74"/>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74"/>
      <w:r w:rsidR="0017246B">
        <w:rPr>
          <w:rStyle w:val="CommentReference"/>
        </w:rPr>
        <w:commentReference w:id="74"/>
      </w:r>
      <w:r w:rsidR="00A902C6" w:rsidRPr="00DC6FD5">
        <w:t>.</w:t>
      </w:r>
      <w:r w:rsidR="009B4DAE" w:rsidRPr="009B4DAE">
        <w:t xml:space="preserve"> </w:t>
      </w:r>
    </w:p>
    <w:p w14:paraId="25A4D627" w14:textId="6BFF1C3F" w:rsidR="00DB1521" w:rsidRDefault="009B4DAE" w:rsidP="00DB1521">
      <w:r>
        <w:t>F</w:t>
      </w:r>
      <w:r w:rsidR="00DA7916">
        <w:t xml:space="preserve">ire regimes are </w:t>
      </w:r>
      <w:commentRangeStart w:id="75"/>
      <w:r w:rsidR="00DA7916">
        <w:t>changing</w:t>
      </w:r>
      <w:commentRangeEnd w:id="75"/>
      <w:r>
        <w:rPr>
          <w:rStyle w:val="CommentReference"/>
        </w:rPr>
        <w:commentReference w:id="75"/>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xml:space="preserve">. </w:t>
      </w:r>
      <w:del w:id="76" w:author="Tim Doherty" w:date="2025-10-27T07:21:00Z" w16du:dateUtc="2025-10-26T23:21:00Z">
        <w:r w:rsidR="00DA7916" w:rsidDel="00080802">
          <w:delText>Driven by</w:delText>
        </w:r>
        <w:r w:rsidR="00353693" w:rsidDel="00080802">
          <w:delText xml:space="preserve"> </w:delText>
        </w:r>
        <w:r w:rsidR="002947CC" w:rsidDel="00080802">
          <w:delText>a</w:delText>
        </w:r>
      </w:del>
      <w:ins w:id="77" w:author="Tim Doherty" w:date="2025-10-27T07:21:00Z" w16du:dateUtc="2025-10-26T23:21:00Z">
        <w:r w:rsidR="00080802">
          <w:t>A</w:t>
        </w:r>
      </w:ins>
      <w:r w:rsidR="002947CC">
        <w:t xml:space="preserve">nthropogenic </w:t>
      </w:r>
      <w:commentRangeStart w:id="78"/>
      <w:r w:rsidR="002947CC">
        <w:t>climate</w:t>
      </w:r>
      <w:commentRangeEnd w:id="78"/>
      <w:r w:rsidR="002947CC">
        <w:rPr>
          <w:rStyle w:val="CommentReference"/>
        </w:rPr>
        <w:commentReference w:id="78"/>
      </w:r>
      <w:r w:rsidR="002947CC">
        <w:t xml:space="preserve"> and </w:t>
      </w:r>
      <w:r w:rsidR="00353693">
        <w:t>land use changes</w:t>
      </w:r>
      <w:del w:id="79" w:author="Tim Doherty" w:date="2025-10-27T07:21:00Z" w16du:dateUtc="2025-10-26T23:21:00Z">
        <w:r w:rsidR="00353693" w:rsidDel="00080802">
          <w:delText>,</w:delText>
        </w:r>
      </w:del>
      <w:r w:rsidR="00DA7916">
        <w:t xml:space="preserve"> </w:t>
      </w:r>
      <w:ins w:id="80" w:author="Tim Doherty" w:date="2025-10-27T07:22:00Z" w16du:dateUtc="2025-10-26T23:22:00Z">
        <w:r w:rsidR="00080802">
          <w:t xml:space="preserve">are major drivers of increased </w:t>
        </w:r>
      </w:ins>
      <w:r w:rsidR="00A015AB">
        <w:t>fire</w:t>
      </w:r>
      <w:r w:rsidR="002342FA">
        <w:t xml:space="preserve"> </w:t>
      </w:r>
      <w:r w:rsidR="00B91D34">
        <w:t xml:space="preserve">severity and extent </w:t>
      </w:r>
      <w:del w:id="81" w:author="Tim Doherty" w:date="2025-10-27T07:22:00Z" w16du:dateUtc="2025-10-26T23:22:00Z">
        <w:r w:rsidR="00A015AB" w:rsidDel="00080802">
          <w:delText>has</w:delText>
        </w:r>
        <w:r w:rsidR="00B91D34" w:rsidDel="00080802">
          <w:delText xml:space="preserve"> </w:delText>
        </w:r>
        <w:commentRangeStart w:id="82"/>
        <w:r w:rsidR="00B91D34" w:rsidDel="00080802">
          <w:delText>increased</w:delText>
        </w:r>
        <w:commentRangeEnd w:id="82"/>
        <w:r w:rsidR="0000300C" w:rsidDel="00080802">
          <w:rPr>
            <w:rStyle w:val="CommentReference"/>
          </w:rPr>
          <w:commentReference w:id="82"/>
        </w:r>
        <w:r w:rsidR="00B91D34" w:rsidDel="00080802">
          <w:delText xml:space="preserve"> </w:delText>
        </w:r>
        <w:r w:rsidR="00A015AB" w:rsidDel="00080802">
          <w:delText xml:space="preserve">across </w:delText>
        </w:r>
      </w:del>
      <w:ins w:id="83" w:author="Tim Doherty" w:date="2025-10-27T07:22:00Z" w16du:dateUtc="2025-10-26T23:22:00Z">
        <w:r w:rsidR="00080802">
          <w:t xml:space="preserve">in </w:t>
        </w:r>
      </w:ins>
      <w:r w:rsidR="00A015AB">
        <w:t>multiple</w:t>
      </w:r>
      <w:r w:rsidR="00093EF7">
        <w:t xml:space="preserve"> </w:t>
      </w:r>
      <w:r w:rsidR="00A22934">
        <w:t xml:space="preserve">biogeographic </w:t>
      </w:r>
      <w:commentRangeStart w:id="84"/>
      <w:r w:rsidR="00A22934">
        <w:t>regions</w:t>
      </w:r>
      <w:commentRangeEnd w:id="84"/>
      <w:r>
        <w:rPr>
          <w:rStyle w:val="CommentReference"/>
        </w:rPr>
        <w:commentReference w:id="84"/>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03664B">
        <w:rPr>
          <w:strike/>
        </w:rPr>
        <w:t xml:space="preserve"> </w:t>
      </w:r>
      <w:ins w:id="85" w:author="Tim Doherty" w:date="2025-10-27T07:22:00Z" w16du:dateUtc="2025-10-26T23:22:00Z">
        <w:r w:rsidR="00080802">
          <w:rPr>
            <w:strike/>
          </w:rPr>
          <w:t xml:space="preserve"> </w:t>
        </w:r>
      </w:ins>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30F08D34" w:rsidR="00DB1521" w:rsidRPr="00DB1521" w:rsidRDefault="00F26A6D" w:rsidP="00DB1521">
      <w:commentRangeStart w:id="86"/>
      <w:commentRangeStart w:id="87"/>
      <w:r w:rsidRPr="00F26A6D">
        <w:t>Here</w:t>
      </w:r>
      <w:commentRangeEnd w:id="86"/>
      <w:r w:rsidR="009B4DAE">
        <w:rPr>
          <w:rStyle w:val="CommentReference"/>
        </w:rPr>
        <w:commentReference w:id="86"/>
      </w:r>
      <w:commentRangeEnd w:id="87"/>
      <w:r w:rsidR="00EB2884">
        <w:rPr>
          <w:rStyle w:val="CommentReference"/>
        </w:rPr>
        <w:commentReference w:id="87"/>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ins w:id="88" w:author="Tim Doherty" w:date="2025-10-27T07:22:00Z" w16du:dateUtc="2025-10-26T23:22:00Z">
        <w:r w:rsidR="00F56F03">
          <w:t xml:space="preserve">movement by </w:t>
        </w:r>
      </w:ins>
      <w:r w:rsidRPr="00DB1521">
        <w:t>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ins w:id="89" w:author="Tim Doherty" w:date="2025-10-27T07:24:00Z" w16du:dateUtc="2025-10-26T23:24:00Z">
        <w:r w:rsidR="00601088">
          <w:t xml:space="preserve"> and six continents</w:t>
        </w:r>
      </w:ins>
      <w:r w:rsidR="00DB1521" w:rsidRPr="00DB1521">
        <w:t xml:space="preserve"> </w:t>
      </w:r>
      <w:del w:id="90" w:author="Tim Doherty" w:date="2025-10-27T07:24:00Z" w16du:dateUtc="2025-10-26T23:24:00Z">
        <w:r w:rsidR="00DB1521" w:rsidRPr="00DB1521" w:rsidDel="00601088">
          <w:delText xml:space="preserve">documenting how animal movement responds to fire, </w:delText>
        </w:r>
      </w:del>
      <w:r w:rsidR="00DB1521" w:rsidRPr="00DB1521">
        <w:t xml:space="preserve">to assess </w:t>
      </w:r>
      <w:del w:id="91" w:author="Tim Doherty" w:date="2025-10-27T07:24:00Z" w16du:dateUtc="2025-10-26T23:24:00Z">
        <w:r w:rsidR="00DB1521" w:rsidRPr="00DB1521" w:rsidDel="00601088">
          <w:delText xml:space="preserve">the influence </w:delText>
        </w:r>
      </w:del>
      <w:ins w:id="92" w:author="Tim Doherty" w:date="2025-10-27T07:24:00Z" w16du:dateUtc="2025-10-26T23:24:00Z">
        <w:r w:rsidR="00601088">
          <w:t xml:space="preserve">how </w:t>
        </w:r>
      </w:ins>
      <w:del w:id="93" w:author="Tim Doherty" w:date="2025-10-27T07:24:00Z" w16du:dateUtc="2025-10-26T23:24:00Z">
        <w:r w:rsidR="00DB1521" w:rsidRPr="00DB1521" w:rsidDel="00601088">
          <w:delText xml:space="preserve">of </w:delText>
        </w:r>
      </w:del>
      <w:r w:rsidR="00DB1521" w:rsidRPr="00DB1521">
        <w:t xml:space="preserve">fire attributes, taxonomy, and biogeography </w:t>
      </w:r>
      <w:ins w:id="94" w:author="Tim Doherty" w:date="2025-10-27T07:24:00Z" w16du:dateUtc="2025-10-26T23:24:00Z">
        <w:r w:rsidR="00601088">
          <w:t>influence animal responses to fire</w:t>
        </w:r>
      </w:ins>
      <w:del w:id="95" w:author="Tim Doherty" w:date="2025-10-27T07:24:00Z" w16du:dateUtc="2025-10-26T23:24:00Z">
        <w:r w:rsidR="00DB1521" w:rsidRPr="00DB1521" w:rsidDel="00601088">
          <w:delText>on these responses</w:delText>
        </w:r>
      </w:del>
      <w:r w:rsidR="00DB1521" w:rsidRPr="00DB1521">
        <w:t xml:space="preserve">. We hypothesised that, overall, fire would increase animal movement as </w:t>
      </w:r>
      <w:r w:rsidR="00DB1521">
        <w:t xml:space="preserve">individuals make more long-ranging, </w:t>
      </w:r>
      <w:commentRangeStart w:id="96"/>
      <w:r w:rsidR="00DB1521">
        <w:t xml:space="preserve">tortuous </w:t>
      </w:r>
      <w:commentRangeEnd w:id="96"/>
      <w:r w:rsidR="00DB1521">
        <w:rPr>
          <w:rStyle w:val="CommentReference"/>
        </w:rPr>
        <w:commentReference w:id="96"/>
      </w:r>
      <w:r w:rsidR="00DB1521">
        <w:t xml:space="preserve">movements in search of resources, leading to larger home ranges after fire. </w:t>
      </w:r>
      <w:r w:rsidR="009D59A8">
        <w:t>Further, w</w:t>
      </w:r>
      <w:r w:rsidR="0078309C">
        <w:t>e predicted</w:t>
      </w:r>
      <w:r w:rsidR="009A05B3">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 xml:space="preserve">effect sizes would increase with </w:t>
      </w:r>
      <w:ins w:id="97" w:author="Tim Doherty" w:date="2025-10-27T07:25:00Z" w16du:dateUtc="2025-10-26T23:25:00Z">
        <w:r w:rsidR="000028E0">
          <w:t xml:space="preserve">species-level </w:t>
        </w:r>
      </w:ins>
      <w:r w:rsidR="00B042EE">
        <w:t>body mass</w:t>
      </w:r>
      <w:r w:rsidR="009D59A8">
        <w:t xml:space="preserve">, given that space use increases with body size, and larger animals are likely to </w:t>
      </w:r>
      <w:r w:rsidR="009D59A8">
        <w:lastRenderedPageBreak/>
        <w:t xml:space="preserve">have greater </w:t>
      </w:r>
      <w:del w:id="98" w:author="Tim Doherty" w:date="2025-10-27T07:25:00Z" w16du:dateUtc="2025-10-26T23:25:00Z">
        <w:r w:rsidR="009D59A8" w:rsidDel="00020393">
          <w:delText>movement capacity</w:delText>
        </w:r>
      </w:del>
      <w:ins w:id="99" w:author="Tim Doherty" w:date="2025-10-27T07:25:00Z" w16du:dateUtc="2025-10-26T23:25:00Z">
        <w:r w:rsidR="00020393">
          <w:t>resource requi</w:t>
        </w:r>
      </w:ins>
      <w:ins w:id="100" w:author="Tim Doherty" w:date="2025-10-27T07:26:00Z" w16du:dateUtc="2025-10-26T23:26:00Z">
        <w:r w:rsidR="00020393">
          <w:t>rements</w:t>
        </w:r>
      </w:ins>
      <w:r w:rsidR="009D59A8">
        <w:t xml:space="preserve">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1397C46E" w:rsidR="009F31D5" w:rsidRDefault="009F31D5" w:rsidP="00294A0A">
      <w:r>
        <w:t xml:space="preserve">We aimed to capture literature investigating four categories of </w:t>
      </w:r>
      <w:del w:id="101" w:author="Tim Doherty" w:date="2025-10-28T06:29:00Z" w16du:dateUtc="2025-10-27T22:29:00Z">
        <w:r w:rsidDel="00005425">
          <w:delText xml:space="preserve">quantitative </w:delText>
        </w:r>
      </w:del>
      <w:ins w:id="102" w:author="Tim Doherty" w:date="2025-10-28T06:29:00Z" w16du:dateUtc="2025-10-27T22:29:00Z">
        <w:r w:rsidR="00005425">
          <w:t xml:space="preserve">animal </w:t>
        </w:r>
      </w:ins>
      <w:r>
        <w:t>movement</w:t>
      </w:r>
      <w:del w:id="103" w:author="Tim Doherty" w:date="2025-10-28T06:29:00Z" w16du:dateUtc="2025-10-27T22:29:00Z">
        <w:r w:rsidDel="00005425">
          <w:delText xml:space="preserve"> responses</w:delText>
        </w:r>
      </w:del>
      <w:r>
        <w:t>,</w:t>
      </w:r>
      <w:ins w:id="104" w:author="Tim Doherty" w:date="2025-10-27T07:26:00Z" w16du:dateUtc="2025-10-26T23:26:00Z">
        <w:r w:rsidR="007C2D39">
          <w:t xml:space="preserve"> namely</w:t>
        </w:r>
      </w:ins>
      <w:r>
        <w:t xml:space="preserve"> home range</w:t>
      </w:r>
      <w:ins w:id="105" w:author="Tim Doherty" w:date="2025-10-27T07:26:00Z" w16du:dateUtc="2025-10-26T23:26:00Z">
        <w:r w:rsidR="007C2D39">
          <w:t xml:space="preserve"> size</w:t>
        </w:r>
      </w:ins>
      <w:r>
        <w:t>, linear distance</w:t>
      </w:r>
      <w:ins w:id="106" w:author="Tim Doherty" w:date="2025-10-27T07:26:00Z" w16du:dateUtc="2025-10-26T23:26:00Z">
        <w:r w:rsidR="007C2D39">
          <w:t xml:space="preserve"> moved</w:t>
        </w:r>
      </w:ins>
      <w:r>
        <w:t xml:space="preserv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w:t>
      </w:r>
      <w:del w:id="107" w:author="Tim Doherty" w:date="2025-10-28T06:32:00Z" w16du:dateUtc="2025-10-27T22:32:00Z">
        <w:r w:rsidDel="003679F0">
          <w:delText xml:space="preserve">mean </w:delText>
        </w:r>
      </w:del>
      <w:r>
        <w:t>area-based measurements</w:t>
      </w:r>
      <w:ins w:id="108" w:author="Tim Doherty" w:date="2025-10-28T06:32:00Z" w16du:dateUtc="2025-10-27T22:32:00Z">
        <w:r w:rsidR="003679F0">
          <w:t xml:space="preserve"> of space </w:t>
        </w:r>
        <w:r w:rsidR="00B37602">
          <w:t>use</w:t>
        </w:r>
      </w:ins>
      <w:r>
        <w:t xml:space="preserve">, such as home range size and nest area size. Linear distance </w:t>
      </w:r>
      <w:del w:id="109" w:author="Tim Doherty" w:date="2025-10-27T07:26:00Z" w16du:dateUtc="2025-10-26T23:26:00Z">
        <w:r w:rsidDel="007C2D39">
          <w:delText xml:space="preserve">responses included </w:delText>
        </w:r>
      </w:del>
      <w:r>
        <w:t xml:space="preserve">metrics </w:t>
      </w:r>
      <w:ins w:id="110" w:author="Tim Doherty" w:date="2025-10-27T07:26:00Z" w16du:dateUtc="2025-10-26T23:26:00Z">
        <w:r w:rsidR="007C2D39">
          <w:t xml:space="preserve">were those </w:t>
        </w:r>
      </w:ins>
      <w:r>
        <w:t xml:space="preserve">that measured </w:t>
      </w:r>
      <w:del w:id="111" w:author="Tim Doherty" w:date="2025-10-28T06:32:00Z" w16du:dateUtc="2025-10-27T22:32:00Z">
        <w:r w:rsidDel="00B37602">
          <w:delText xml:space="preserve">mean </w:delText>
        </w:r>
      </w:del>
      <w:r>
        <w:t xml:space="preserve">straight-line distances between relocations, such as daily distance travelled, as well as </w:t>
      </w:r>
      <w:del w:id="112" w:author="Tim Doherty" w:date="2025-10-28T06:33:00Z" w16du:dateUtc="2025-10-27T22:33:00Z">
        <w:r w:rsidDel="00B37602">
          <w:delText xml:space="preserve">movement rates measured as </w:delText>
        </w:r>
      </w:del>
      <w:r>
        <w:t xml:space="preserve">distance travelled </w:t>
      </w:r>
      <w:del w:id="113" w:author="Tim Doherty" w:date="2025-10-28T06:33:00Z" w16du:dateUtc="2025-10-27T22:33:00Z">
        <w:r w:rsidDel="00B37602">
          <w:delText>within a given</w:delText>
        </w:r>
      </w:del>
      <w:ins w:id="114" w:author="Tim Doherty" w:date="2025-10-28T06:33:00Z" w16du:dateUtc="2025-10-27T22:33:00Z">
        <w:r w:rsidR="00B37602">
          <w:t>per</w:t>
        </w:r>
      </w:ins>
      <w:r>
        <w:t xml:space="preserve"> unit of time. Tortuosity provides a measure of how a movement path deviates from a straight-line and was captured by straightness indices and turning angles. Other space use </w:t>
      </w:r>
      <w:ins w:id="115" w:author="Tim Doherty" w:date="2025-10-28T06:34:00Z" w16du:dateUtc="2025-10-27T22:34:00Z">
        <w:r w:rsidR="00B37602">
          <w:t xml:space="preserve">metrics </w:t>
        </w:r>
      </w:ins>
      <w:r>
        <w:t xml:space="preserve">included </w:t>
      </w:r>
      <w:del w:id="116" w:author="Tim Doherty" w:date="2025-10-28T06:34:00Z" w16du:dateUtc="2025-10-27T22:34:00Z">
        <w:r w:rsidDel="00B37602">
          <w:delText xml:space="preserve">metrics </w:delText>
        </w:r>
      </w:del>
      <w:ins w:id="117" w:author="Tim Doherty" w:date="2025-10-28T06:34:00Z" w16du:dateUtc="2025-10-27T22:34:00Z">
        <w:r w:rsidR="00B37602">
          <w:t xml:space="preserve">those </w:t>
        </w:r>
      </w:ins>
      <w:r>
        <w:t xml:space="preserve">that quantified other aspects of animal movement decisions and behaviours not captured by the </w:t>
      </w:r>
      <w:del w:id="118" w:author="Tim Doherty" w:date="2025-10-28T06:34:00Z" w16du:dateUtc="2025-10-27T22:34:00Z">
        <w:r w:rsidDel="00B37602">
          <w:delText xml:space="preserve">other </w:delText>
        </w:r>
      </w:del>
      <w:ins w:id="119" w:author="Tim Doherty" w:date="2025-10-28T06:34:00Z" w16du:dateUtc="2025-10-27T22:34:00Z">
        <w:r w:rsidR="00B37602">
          <w:t xml:space="preserve">previous </w:t>
        </w:r>
      </w:ins>
      <w:r>
        <w:t xml:space="preserve">categories, such as mean residency time, time to return, and proportion of fixes within burnt and unburnt habitats. </w:t>
      </w:r>
    </w:p>
    <w:p w14:paraId="06785FA7" w14:textId="6B8BBDA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120"/>
      <w:commentRangeStart w:id="121"/>
      <w:commentRangeStart w:id="122"/>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120"/>
      <w:r w:rsidR="00B520A0">
        <w:rPr>
          <w:rStyle w:val="CommentReference"/>
        </w:rPr>
        <w:commentReference w:id="120"/>
      </w:r>
      <w:commentRangeEnd w:id="121"/>
      <w:r w:rsidR="00C44FCA">
        <w:rPr>
          <w:rStyle w:val="CommentReference"/>
        </w:rPr>
        <w:commentReference w:id="121"/>
      </w:r>
      <w:commentRangeEnd w:id="122"/>
      <w:r w:rsidR="00F86038">
        <w:rPr>
          <w:rStyle w:val="CommentReference"/>
        </w:rPr>
        <w:commentReference w:id="122"/>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ins w:id="123" w:author="Tim Doherty" w:date="2025-10-27T07:30:00Z" w16du:dateUtc="2025-10-26T23:30:00Z">
        <w:r w:rsidR="000B6B62">
          <w:t>–</w:t>
        </w:r>
      </w:ins>
      <w:del w:id="124" w:author="Tim Doherty" w:date="2025-10-27T07:30:00Z" w16du:dateUtc="2025-10-26T23:30:00Z">
        <w:r w:rsidR="00C5735E" w:rsidDel="000B6B62">
          <w:delText>-</w:delText>
        </w:r>
      </w:del>
      <w:r w:rsidR="00931CA9">
        <w:t>after</w:t>
      </w:r>
      <w:ins w:id="125" w:author="Tim Doherty" w:date="2025-10-27T07:27:00Z" w16du:dateUtc="2025-10-26T23:27:00Z">
        <w:r w:rsidR="00DC536B">
          <w:t xml:space="preserve"> fire</w:t>
        </w:r>
      </w:ins>
      <w:r w:rsidR="00931CA9">
        <w:t xml:space="preserve">, </w:t>
      </w:r>
      <w:r w:rsidR="00BF30DC">
        <w:t>burnt</w:t>
      </w:r>
      <w:ins w:id="126" w:author="Tim Doherty" w:date="2025-10-27T07:30:00Z" w16du:dateUtc="2025-10-26T23:30:00Z">
        <w:r w:rsidR="000B6B62">
          <w:t>–</w:t>
        </w:r>
      </w:ins>
      <w:del w:id="127" w:author="Tim Doherty" w:date="2025-10-27T07:30:00Z" w16du:dateUtc="2025-10-26T23:30:00Z">
        <w:r w:rsidR="00BF30DC" w:rsidDel="000B6B62">
          <w:delText>-</w:delText>
        </w:r>
      </w:del>
      <w:r w:rsidR="00BF30DC">
        <w:t>unburnt,</w:t>
      </w:r>
      <w:r w:rsidR="00931CA9">
        <w:t xml:space="preserve"> or before</w:t>
      </w:r>
      <w:ins w:id="128" w:author="Tim Doherty" w:date="2025-10-27T07:30:00Z" w16du:dateUtc="2025-10-26T23:30:00Z">
        <w:r w:rsidR="000B6B62">
          <w:t>–</w:t>
        </w:r>
      </w:ins>
      <w:del w:id="129" w:author="Tim Doherty" w:date="2025-10-27T07:30:00Z" w16du:dateUtc="2025-10-26T23:30:00Z">
        <w:r w:rsidR="00931CA9" w:rsidDel="000B6B62">
          <w:delText>-</w:delText>
        </w:r>
      </w:del>
      <w:r w:rsidR="00931CA9">
        <w:t>after</w:t>
      </w:r>
      <w:ins w:id="130" w:author="Tim Doherty" w:date="2025-10-27T07:30:00Z" w16du:dateUtc="2025-10-26T23:30:00Z">
        <w:r w:rsidR="000B6B62">
          <w:t xml:space="preserve"> </w:t>
        </w:r>
      </w:ins>
      <w:del w:id="131" w:author="Tim Doherty" w:date="2025-10-27T07:30:00Z" w16du:dateUtc="2025-10-26T23:30:00Z">
        <w:r w:rsidR="00931CA9" w:rsidDel="000B6B62">
          <w:delText>-</w:delText>
        </w:r>
      </w:del>
      <w:r w:rsidR="00931CA9">
        <w:t>control</w:t>
      </w:r>
      <w:ins w:id="132" w:author="Tim Doherty" w:date="2025-10-27T07:30:00Z" w16du:dateUtc="2025-10-26T23:30:00Z">
        <w:r w:rsidR="000B6B62">
          <w:t>–</w:t>
        </w:r>
      </w:ins>
      <w:del w:id="133" w:author="Tim Doherty" w:date="2025-10-27T07:30:00Z" w16du:dateUtc="2025-10-26T23:30:00Z">
        <w:r w:rsidR="00C5735E" w:rsidDel="000B6B62">
          <w:delText>-</w:delText>
        </w:r>
      </w:del>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ins w:id="134" w:author="Tim Doherty" w:date="2025-10-27T07:28:00Z" w16du:dateUtc="2025-10-26T23:28:00Z">
        <w:r w:rsidR="00A41558">
          <w:t>-</w:t>
        </w:r>
      </w:ins>
      <w:del w:id="135" w:author="Tim Doherty" w:date="2025-10-27T07:28:00Z" w16du:dateUtc="2025-10-26T23:28:00Z">
        <w:r w:rsidR="00C5735E" w:rsidDel="00A41558">
          <w:delText xml:space="preserve"> </w:delText>
        </w:r>
      </w:del>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136"/>
      <w:r w:rsidR="007D78B1">
        <w:t xml:space="preserve">Additional studies were identified by snowball searches of reference lists from </w:t>
      </w:r>
      <w:ins w:id="137" w:author="Tim Doherty" w:date="2025-10-27T07:28:00Z" w16du:dateUtc="2025-10-26T23:28:00Z">
        <w:r w:rsidR="00EA1CBD">
          <w:t>two</w:t>
        </w:r>
      </w:ins>
      <w:del w:id="138" w:author="Tim Doherty" w:date="2025-10-27T07:28:00Z" w16du:dateUtc="2025-10-26T23:28:00Z">
        <w:r w:rsidR="005001DE" w:rsidDel="00EA1CBD">
          <w:delText>2</w:delText>
        </w:r>
      </w:del>
      <w:r w:rsidR="005001DE">
        <w:t xml:space="preserve">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ins w:id="139" w:author="Tim Doherty" w:date="2025-10-27T07:28:00Z" w16du:dateUtc="2025-10-26T23:28:00Z">
        <w:r w:rsidR="00EA1CBD">
          <w:t>one</w:t>
        </w:r>
      </w:ins>
      <w:del w:id="140" w:author="Tim Doherty" w:date="2025-10-27T07:28:00Z" w16du:dateUtc="2025-10-26T23:28:00Z">
        <w:r w:rsidR="005001DE" w:rsidDel="00EA1CBD">
          <w:delText>1</w:delText>
        </w:r>
      </w:del>
      <w:r w:rsidR="005001DE">
        <w:t xml:space="preserve"> </w:t>
      </w:r>
      <w:r w:rsidR="007D78B1">
        <w:t>review paper known to the authors</w:t>
      </w:r>
      <w:r w:rsidR="00CE1C43">
        <w:t xml:space="preserve"> </w:t>
      </w:r>
      <w:r w:rsidR="0060349D">
        <w:lastRenderedPageBreak/>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136"/>
      <w:r w:rsidR="007D78B1">
        <w:rPr>
          <w:rStyle w:val="CommentReference"/>
        </w:rPr>
        <w:commentReference w:id="136"/>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141"/>
      <w:r w:rsidR="00FA2B9B">
        <w:t>E</w:t>
      </w:r>
      <w:r w:rsidR="006C31BA">
        <w:t>.I.F.</w:t>
      </w:r>
      <w:r w:rsidR="00FA2B9B">
        <w:t>W</w:t>
      </w:r>
      <w:r w:rsidR="00957993">
        <w:t xml:space="preserve"> </w:t>
      </w:r>
      <w:commentRangeEnd w:id="141"/>
      <w:r w:rsidR="006C31BA">
        <w:rPr>
          <w:rStyle w:val="CommentReference"/>
        </w:rPr>
        <w:commentReference w:id="141"/>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142"/>
      <w:commentRangeStart w:id="143"/>
      <w:commentRangeStart w:id="144"/>
      <w:r w:rsidRPr="00220911">
        <w:t>Data</w:t>
      </w:r>
      <w:commentRangeEnd w:id="142"/>
      <w:r w:rsidR="00FD3775">
        <w:rPr>
          <w:rStyle w:val="CommentReference"/>
          <w:rFonts w:eastAsiaTheme="minorHAnsi" w:cstheme="minorBidi"/>
          <w:b w:val="0"/>
          <w:color w:val="auto"/>
        </w:rPr>
        <w:commentReference w:id="142"/>
      </w:r>
      <w:commentRangeEnd w:id="143"/>
      <w:r w:rsidR="003C0C77">
        <w:rPr>
          <w:rStyle w:val="CommentReference"/>
          <w:rFonts w:eastAsiaTheme="minorHAnsi" w:cstheme="minorBidi"/>
          <w:b w:val="0"/>
          <w:color w:val="auto"/>
        </w:rPr>
        <w:commentReference w:id="143"/>
      </w:r>
      <w:commentRangeEnd w:id="144"/>
      <w:r w:rsidR="00162EF1">
        <w:rPr>
          <w:rStyle w:val="CommentReference"/>
          <w:rFonts w:eastAsiaTheme="minorHAnsi" w:cstheme="minorBidi"/>
          <w:b w:val="0"/>
          <w:color w:val="auto"/>
        </w:rPr>
        <w:commentReference w:id="144"/>
      </w:r>
      <w:r w:rsidRPr="00220911">
        <w:t xml:space="preserve"> extraction</w:t>
      </w:r>
    </w:p>
    <w:p w14:paraId="0CE56516" w14:textId="11F4166B"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ins w:id="145" w:author="Tim Doherty" w:date="2025-10-27T07:29:00Z" w16du:dateUtc="2025-10-26T23:29:00Z">
        <w:r w:rsidR="00F9715E">
          <w:rPr>
            <w:rFonts w:eastAsia="Times New Roman" w:cs="Times New Roman"/>
            <w:kern w:val="0"/>
            <w:szCs w:val="24"/>
            <w:lang w:eastAsia="en-AU"/>
            <w14:ligatures w14:val="none"/>
          </w:rPr>
          <w:t>ectares</w:t>
        </w:r>
      </w:ins>
      <w:del w:id="146" w:author="Tim Doherty" w:date="2025-10-27T07:29:00Z" w16du:dateUtc="2025-10-26T23:29:00Z">
        <w:r w:rsidR="00B07E93" w:rsidDel="00F9715E">
          <w:rPr>
            <w:rFonts w:eastAsia="Times New Roman" w:cs="Times New Roman"/>
            <w:kern w:val="0"/>
            <w:szCs w:val="24"/>
            <w:lang w:eastAsia="en-AU"/>
            <w14:ligatures w14:val="none"/>
          </w:rPr>
          <w:delText>a</w:delText>
        </w:r>
      </w:del>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147"/>
      <w:r w:rsidR="00B07E93">
        <w:rPr>
          <w:rFonts w:eastAsia="Times New Roman" w:cs="Times New Roman"/>
          <w:kern w:val="0"/>
          <w:szCs w:val="24"/>
          <w:lang w:eastAsia="en-AU"/>
          <w14:ligatures w14:val="none"/>
        </w:rPr>
        <w:t xml:space="preserve">maximum burn age </w:t>
      </w:r>
      <w:commentRangeEnd w:id="147"/>
      <w:r w:rsidR="008D21DC">
        <w:rPr>
          <w:rStyle w:val="CommentReference"/>
        </w:rPr>
        <w:commentReference w:id="147"/>
      </w:r>
      <w:r w:rsidR="00B07E93">
        <w:rPr>
          <w:rFonts w:eastAsia="Times New Roman" w:cs="Times New Roman"/>
          <w:kern w:val="0"/>
          <w:szCs w:val="24"/>
          <w:lang w:eastAsia="en-AU"/>
          <w14:ligatures w14:val="none"/>
        </w:rPr>
        <w:t>(</w:t>
      </w:r>
      <w:commentRangeStart w:id="148"/>
      <w:r w:rsidR="00B07E93">
        <w:rPr>
          <w:rFonts w:eastAsia="Times New Roman" w:cs="Times New Roman"/>
          <w:kern w:val="0"/>
          <w:szCs w:val="24"/>
          <w:lang w:eastAsia="en-AU"/>
          <w14:ligatures w14:val="none"/>
        </w:rPr>
        <w:t>months</w:t>
      </w:r>
      <w:commentRangeEnd w:id="148"/>
      <w:r w:rsidR="00EB2CEE">
        <w:rPr>
          <w:rStyle w:val="CommentReference"/>
        </w:rPr>
        <w:commentReference w:id="148"/>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ins w:id="149" w:author="Tim Doherty" w:date="2025-10-27T07:30:00Z" w16du:dateUtc="2025-10-26T23:30:00Z">
        <w:r w:rsidR="00EB2CEE">
          <w:rPr>
            <w:rFonts w:eastAsia="Times New Roman" w:cs="Times New Roman"/>
            <w:kern w:val="0"/>
            <w:szCs w:val="24"/>
            <w:lang w:eastAsia="en-AU"/>
            <w14:ligatures w14:val="none"/>
          </w:rPr>
          <w:t xml:space="preserve"> </w:t>
        </w:r>
      </w:ins>
      <w:del w:id="150" w:author="Tim Doherty" w:date="2025-10-27T07:30:00Z" w16du:dateUtc="2025-10-26T23:30:00Z">
        <w:r w:rsidRPr="00FD3775" w:rsidDel="00EB2CEE">
          <w:rPr>
            <w:rFonts w:eastAsia="Times New Roman" w:cs="Times New Roman"/>
            <w:kern w:val="0"/>
            <w:szCs w:val="24"/>
            <w:lang w:eastAsia="en-AU"/>
            <w14:ligatures w14:val="none"/>
          </w:rPr>
          <w:delText>-</w:delText>
        </w:r>
      </w:del>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B07E93">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and </w:t>
      </w:r>
      <w:r w:rsidR="00CF65A3" w:rsidRPr="00DE46D9">
        <w:rPr>
          <w:rFonts w:eastAsia="Times New Roman" w:cs="Times New Roman"/>
          <w:kern w:val="0"/>
          <w:szCs w:val="24"/>
          <w:lang w:eastAsia="en-AU"/>
          <w14:ligatures w14:val="none"/>
        </w:rPr>
        <w:t>maximum burn age</w:t>
      </w:r>
      <w:r w:rsidR="00CF65A3" w:rsidRPr="00FD3775">
        <w:rPr>
          <w:rFonts w:eastAsia="Times New Roman" w:cs="Times New Roman"/>
          <w:kern w:val="0"/>
          <w:szCs w:val="24"/>
          <w:lang w:eastAsia="en-AU"/>
          <w14:ligatures w14:val="none"/>
        </w:rPr>
        <w:t xml:space="preserve"> (time since fire, years) were obtained directly from source studies where available.</w:t>
      </w:r>
      <w:r w:rsidR="00CF65A3">
        <w:rPr>
          <w:rFonts w:eastAsia="Times New Roman" w:cs="Times New Roman"/>
          <w:kern w:val="0"/>
          <w:szCs w:val="24"/>
          <w:lang w:eastAsia="en-AU"/>
          <w14:ligatures w14:val="none"/>
        </w:rPr>
        <w:t xml:space="preserve"> </w:t>
      </w:r>
    </w:p>
    <w:p w14:paraId="75314D2A" w14:textId="0B8E4AAB"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ins w:id="151" w:author="Tim Doherty" w:date="2025-10-27T07:32:00Z" w16du:dateUtc="2025-10-26T23:32:00Z">
        <w:r w:rsidR="007D7885">
          <w:rPr>
            <w:rFonts w:eastAsia="Times New Roman" w:cs="Times New Roman"/>
            <w:kern w:val="0"/>
            <w:szCs w:val="24"/>
            <w:lang w:eastAsia="en-AU"/>
            <w14:ligatures w14:val="none"/>
          </w:rPr>
          <w:t xml:space="preserve">. </w:t>
        </w:r>
      </w:ins>
      <w:ins w:id="152" w:author="Tim Doherty" w:date="2025-10-28T06:37:00Z" w16du:dateUtc="2025-10-27T22:37:00Z">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ins>
      <w:ins w:id="153" w:author="Tim Doherty" w:date="2025-10-27T07:32:00Z" w16du:dateUtc="2025-10-26T23:32:00Z">
        <w:r w:rsidR="007D7885">
          <w:rPr>
            <w:rFonts w:eastAsia="Times New Roman" w:cs="Times New Roman"/>
            <w:kern w:val="0"/>
            <w:szCs w:val="24"/>
            <w:lang w:eastAsia="en-AU"/>
            <w14:ligatures w14:val="none"/>
          </w:rPr>
          <w:t>ata in figures were digitised</w:t>
        </w:r>
      </w:ins>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del w:id="154" w:author="Tim Doherty" w:date="2025-10-28T06:37:00Z" w16du:dateUtc="2025-10-27T22:37:00Z">
        <w:r w:rsidR="00453D2F" w:rsidDel="00162EF1">
          <w:rPr>
            <w:rFonts w:eastAsia="Times New Roman" w:cs="Times New Roman"/>
            <w:kern w:val="0"/>
            <w:szCs w:val="24"/>
            <w:lang w:eastAsia="en-AU"/>
            <w14:ligatures w14:val="none"/>
          </w:rPr>
          <w:delText xml:space="preserve"> </w:delText>
        </w:r>
        <w:r w:rsidRPr="00FD3775" w:rsidDel="00162EF1">
          <w:rPr>
            <w:rFonts w:eastAsia="Times New Roman" w:cs="Times New Roman"/>
            <w:kern w:val="0"/>
            <w:szCs w:val="24"/>
            <w:lang w:eastAsia="en-AU"/>
            <w14:ligatures w14:val="none"/>
          </w:rPr>
          <w:delText>where necessary</w:delText>
        </w:r>
      </w:del>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24F06C34"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When studies reported multiple time periods or treatment contrasts, we extracted data for the comparison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D7198E0" w14:textId="4193ADF1"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lastRenderedPageBreak/>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155"/>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 </w:t>
      </w:r>
      <w:commentRangeEnd w:id="155"/>
      <w:r w:rsidR="00A206BE">
        <w:rPr>
          <w:rStyle w:val="CommentReference"/>
        </w:rPr>
        <w:commentReference w:id="155"/>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supplemented with literature values where necessary.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 xml:space="preserve">pecies </w:t>
      </w:r>
      <w:proofErr w:type="gramStart"/>
      <w:r w:rsidRPr="00792BA3">
        <w:rPr>
          <w:rFonts w:eastAsia="Times New Roman" w:cs="Times New Roman"/>
          <w:kern w:val="0"/>
          <w:szCs w:val="24"/>
          <w:lang w:eastAsia="en-AU"/>
          <w14:ligatures w14:val="none"/>
        </w:rPr>
        <w:t>identity</w:t>
      </w:r>
      <w:proofErr w:type="gramEnd"/>
      <w:r w:rsidRPr="00FD3775">
        <w:rPr>
          <w:rFonts w:eastAsia="Times New Roman" w:cs="Times New Roman"/>
          <w:kern w:val="0"/>
          <w:szCs w:val="24"/>
          <w:lang w:eastAsia="en-AU"/>
          <w14:ligatures w14:val="none"/>
        </w:rPr>
        <w:t xml:space="preserve"> were recorded for all effect sizes based on the original publications.</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156"/>
      <w:r w:rsidRPr="00FD3775">
        <w:rPr>
          <w:rFonts w:eastAsia="Times New Roman" w:cs="Times New Roman"/>
          <w:kern w:val="0"/>
          <w:szCs w:val="24"/>
          <w:lang w:eastAsia="en-AU"/>
          <w14:ligatures w14:val="none"/>
        </w:rPr>
        <w:t xml:space="preserve">To qualify </w:t>
      </w:r>
      <w:commentRangeEnd w:id="156"/>
      <w:r w:rsidR="00453D2F">
        <w:rPr>
          <w:rStyle w:val="CommentReference"/>
        </w:rPr>
        <w:commentReference w:id="156"/>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234ADEE0"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157"/>
      <w:r w:rsidR="003A587F">
        <w:t>efore</w:t>
      </w:r>
      <w:commentRangeEnd w:id="157"/>
      <w:r w:rsidR="003C0BF5">
        <w:rPr>
          <w:rStyle w:val="CommentReference"/>
        </w:rPr>
        <w:commentReference w:id="157"/>
      </w:r>
      <w:ins w:id="158" w:author="Tim Doherty" w:date="2025-10-27T07:49:00Z" w16du:dateUtc="2025-10-26T23:49:00Z">
        <w:r w:rsidR="009D5487">
          <w:t>–</w:t>
        </w:r>
      </w:ins>
      <w:del w:id="159" w:author="Tim Doherty" w:date="2025-10-27T07:49:00Z" w16du:dateUtc="2025-10-26T23:49:00Z">
        <w:r w:rsidR="003A587F" w:rsidDel="009D5487">
          <w:delText>-</w:delText>
        </w:r>
      </w:del>
      <w:r w:rsidR="003A587F">
        <w:t>after</w:t>
      </w:r>
      <w:ins w:id="160" w:author="Tim Doherty" w:date="2025-10-27T07:49:00Z" w16du:dateUtc="2025-10-26T23:49:00Z">
        <w:r w:rsidR="009D5487">
          <w:t xml:space="preserve"> </w:t>
        </w:r>
      </w:ins>
      <w:del w:id="161" w:author="Tim Doherty" w:date="2025-10-27T07:49:00Z" w16du:dateUtc="2025-10-26T23:49:00Z">
        <w:r w:rsidR="003A587F" w:rsidDel="009D5487">
          <w:delText>-</w:delText>
        </w:r>
      </w:del>
      <w:r w:rsidR="003A587F">
        <w:t>control</w:t>
      </w:r>
      <w:ins w:id="162" w:author="Tim Doherty" w:date="2025-10-27T07:49:00Z" w16du:dateUtc="2025-10-26T23:49:00Z">
        <w:r w:rsidR="009D5487">
          <w:t>–</w:t>
        </w:r>
      </w:ins>
      <w:del w:id="163" w:author="Tim Doherty" w:date="2025-10-27T07:49:00Z" w16du:dateUtc="2025-10-26T23:49:00Z">
        <w:r w:rsidR="003A587F" w:rsidDel="009D5487">
          <w:delText>-</w:delText>
        </w:r>
      </w:del>
      <w:r w:rsidR="003A587F">
        <w:t>impact studies to control</w:t>
      </w:r>
      <w:ins w:id="164" w:author="Tim Doherty" w:date="2025-10-27T07:49:00Z" w16du:dateUtc="2025-10-26T23:49:00Z">
        <w:r w:rsidR="00887920">
          <w:t>–</w:t>
        </w:r>
      </w:ins>
      <w:del w:id="165" w:author="Tim Doherty" w:date="2025-10-27T07:49:00Z" w16du:dateUtc="2025-10-26T23:49:00Z">
        <w:r w:rsidR="003A587F" w:rsidDel="00887920">
          <w:delText>-</w:delText>
        </w:r>
      </w:del>
      <w:r w:rsidR="003A587F">
        <w:t>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247B2131" w:rsidR="00E9257C" w:rsidRPr="00AA2F6F" w:rsidRDefault="00546EE3" w:rsidP="00294A0A">
      <w:pPr>
        <w:rPr>
          <w:highlight w:val="cyan"/>
        </w:rPr>
      </w:pPr>
      <w:r>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w:t>
      </w:r>
      <w:r w:rsidR="00C239EE">
        <w:lastRenderedPageBreak/>
        <w:t xml:space="preserve">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ins w:id="166" w:author="Tim Doherty" w:date="2025-10-27T07:50:00Z" w16du:dateUtc="2025-10-26T23:50:00Z">
        <w:r w:rsidR="00887920">
          <w:t xml:space="preserve"> and</w:t>
        </w:r>
      </w:ins>
      <w:del w:id="167" w:author="Tim Doherty" w:date="2025-10-27T07:50:00Z" w16du:dateUtc="2025-10-26T23:50:00Z">
        <w:r w:rsidR="00E777DF" w:rsidDel="00887920">
          <w:delText>,</w:delText>
        </w:r>
      </w:del>
      <w:r w:rsidR="00E777DF">
        <w:t xml:space="preserve"> </w:t>
      </w:r>
      <w:r w:rsidR="00C507FF">
        <w:t>E.I.</w:t>
      </w:r>
      <w:proofErr w:type="gramStart"/>
      <w:r w:rsidR="00C507FF">
        <w:t>F.W</w:t>
      </w:r>
      <w:proofErr w:type="gramEnd"/>
      <w:del w:id="168" w:author="Tim Doherty" w:date="2025-10-27T07:50:00Z" w16du:dateUtc="2025-10-26T23:50:00Z">
        <w:r w:rsidR="00E777DF" w:rsidDel="00887920">
          <w:delText xml:space="preserve"> and T.</w:delText>
        </w:r>
        <w:r w:rsidR="001729D4" w:rsidDel="00887920">
          <w:delText>S.</w:delText>
        </w:r>
        <w:r w:rsidR="00E777DF" w:rsidDel="00887920">
          <w:delText>D</w:delText>
        </w:r>
      </w:del>
      <w:r w:rsidR="00C507FF">
        <w:t>.</w:t>
      </w:r>
    </w:p>
    <w:p w14:paraId="120EBE67" w14:textId="736CA2AB"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 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 xml:space="preserve">These models weigh each effect size by the inverse of the sampling variance, allowing the models to account for </w:t>
      </w:r>
      <w:del w:id="169" w:author="Tim Doherty" w:date="2025-10-27T07:51:00Z" w16du:dateUtc="2025-10-26T23:51:00Z">
        <w:r w:rsidR="002E5922" w:rsidDel="00887920">
          <w:delText>data quality</w:delText>
        </w:r>
      </w:del>
      <w:ins w:id="170" w:author="Tim Doherty" w:date="2025-10-27T07:51:00Z" w16du:dateUtc="2025-10-26T23:51:00Z">
        <w:r w:rsidR="00887920">
          <w:t>uncertainty in effect sizes</w:t>
        </w:r>
      </w:ins>
      <w:r w:rsidR="002E5922">
        <w:t xml:space="preserve">. This results in </w:t>
      </w:r>
      <w:commentRangeStart w:id="171"/>
      <w:r w:rsidR="002E5922">
        <w:t>larger sample sizes</w:t>
      </w:r>
      <w:commentRangeEnd w:id="171"/>
      <w:r w:rsidR="008F190C">
        <w:rPr>
          <w:rStyle w:val="CommentReference"/>
        </w:rPr>
        <w:commentReference w:id="171"/>
      </w:r>
      <w:r w:rsidR="002E5922">
        <w:t xml:space="preserve"> having higher weight in the models.</w:t>
      </w:r>
      <w:r w:rsidR="006221C7">
        <w:t xml:space="preserve"> </w:t>
      </w:r>
      <w:r w:rsidR="00E82962">
        <w:t xml:space="preserve">To account </w:t>
      </w:r>
      <w:r w:rsidR="008D0042">
        <w:t xml:space="preserve">for non-independence </w:t>
      </w:r>
      <w:del w:id="172" w:author="Tim Doherty" w:date="2025-10-27T07:54:00Z" w16du:dateUtc="2025-10-26T23:54:00Z">
        <w:r w:rsidR="008D0042" w:rsidDel="00722E57">
          <w:delText xml:space="preserve">within </w:delText>
        </w:r>
      </w:del>
      <w:ins w:id="173" w:author="Tim Doherty" w:date="2025-10-27T07:54:00Z" w16du:dateUtc="2025-10-26T23:54:00Z">
        <w:r w:rsidR="00722E57">
          <w:t xml:space="preserve">amongst </w:t>
        </w:r>
      </w:ins>
      <w:del w:id="174" w:author="Tim Doherty" w:date="2025-10-27T07:54:00Z" w16du:dateUtc="2025-10-26T23:54:00Z">
        <w:r w:rsidR="008D0042" w:rsidDel="00722E57">
          <w:delText xml:space="preserve">our </w:delText>
        </w:r>
      </w:del>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175"/>
      <w:r w:rsidR="00A30ECB">
        <w:t>observation ID</w:t>
      </w:r>
      <w:r w:rsidR="00440956">
        <w:t xml:space="preserve"> (a unique identifie</w:t>
      </w:r>
      <w:r w:rsidR="00013DB7">
        <w:t>r</w:t>
      </w:r>
      <w:r w:rsidR="00440956">
        <w:t xml:space="preserve"> assigned to </w:t>
      </w:r>
      <w:r w:rsidR="00B45E8B">
        <w:t>each effect size)</w:t>
      </w:r>
      <w:commentRangeEnd w:id="175"/>
      <w:r w:rsidR="00EB57E3">
        <w:rPr>
          <w:rStyle w:val="CommentReference"/>
        </w:rPr>
        <w:commentReference w:id="175"/>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176"/>
      <w:r w:rsidR="00013DB7">
        <w:t>studies</w:t>
      </w:r>
      <w:commentRangeEnd w:id="176"/>
      <w:r w:rsidR="00B633E9">
        <w:rPr>
          <w:rStyle w:val="CommentReference"/>
        </w:rPr>
        <w:commentReference w:id="176"/>
      </w:r>
      <w:r w:rsidR="00013DB7">
        <w:t xml:space="preserve">. </w:t>
      </w:r>
      <w:r w:rsidR="00DE6330">
        <w:t xml:space="preserve"> </w:t>
      </w:r>
    </w:p>
    <w:p w14:paraId="3B3BD5DA" w14:textId="21B06BEF" w:rsidR="005B5C26" w:rsidRPr="00B45D96" w:rsidRDefault="002A32B2" w:rsidP="00294A0A">
      <w:del w:id="177" w:author="Tim Doherty" w:date="2025-10-27T07:58:00Z" w16du:dateUtc="2025-10-26T23:58:00Z">
        <w:r w:rsidDel="00B633E9">
          <w:delText>F</w:delText>
        </w:r>
        <w:r w:rsidR="00EC19F6" w:rsidDel="00B633E9">
          <w:delText>irst</w:delText>
        </w:r>
        <w:r w:rsidDel="00B633E9">
          <w:delText>, we</w:delText>
        </w:r>
        <w:r w:rsidR="00EC19F6" w:rsidDel="00B633E9">
          <w:delText xml:space="preserve"> </w:delText>
        </w:r>
      </w:del>
      <w:ins w:id="178" w:author="Tim Doherty" w:date="2025-10-27T07:58:00Z" w16du:dateUtc="2025-10-26T23:58:00Z">
        <w:r w:rsidR="00B633E9">
          <w:t xml:space="preserve">We first </w:t>
        </w:r>
      </w:ins>
      <w:r w:rsidR="00EC19F6">
        <w:t>model</w:t>
      </w:r>
      <w:r>
        <w:t>led</w:t>
      </w:r>
      <w:r w:rsidR="00EC19F6">
        <w:t xml:space="preserve"> the </w:t>
      </w:r>
      <w:r w:rsidR="003C0BF5">
        <w:t>overall effect of fire on animal movement</w:t>
      </w:r>
      <w:ins w:id="179" w:author="Tim Doherty" w:date="2025-10-27T07:59:00Z" w16du:dateUtc="2025-10-26T23:59:00Z">
        <w:r w:rsidR="00641470">
          <w:t xml:space="preserve"> by fitting ‘fire’ as the only fixed effect in the </w:t>
        </w:r>
        <w:commentRangeStart w:id="180"/>
        <w:r w:rsidR="00641470">
          <w:t>model</w:t>
        </w:r>
        <w:commentRangeEnd w:id="180"/>
        <w:r w:rsidR="00641470">
          <w:rPr>
            <w:rStyle w:val="CommentReference"/>
          </w:rPr>
          <w:commentReference w:id="180"/>
        </w:r>
      </w:ins>
      <w:r w:rsidR="00CC42FF">
        <w:t xml:space="preserve">. </w:t>
      </w:r>
      <w:r w:rsidR="00EC19F6">
        <w:rPr>
          <w:iCs/>
          <w:color w:val="000000"/>
        </w:rPr>
        <w:t>We then asked in subsequent models</w:t>
      </w:r>
      <w:ins w:id="181" w:author="Tim Doherty" w:date="2025-10-27T07:59:00Z" w16du:dateUtc="2025-10-26T23:59:00Z">
        <w:r w:rsidR="00676987">
          <w:rPr>
            <w:iCs/>
            <w:color w:val="000000"/>
          </w:rPr>
          <w:t xml:space="preserve"> whether</w:t>
        </w:r>
      </w:ins>
      <w:r w:rsidR="00EC19F6">
        <w:rPr>
          <w:iCs/>
          <w:color w:val="000000"/>
        </w:rPr>
        <w:t xml:space="preserve"> </w:t>
      </w:r>
      <w:ins w:id="182" w:author="Tim Doherty" w:date="2025-10-27T07:59:00Z" w16du:dateUtc="2025-10-26T23:59:00Z">
        <w:r w:rsidR="00676987">
          <w:t>movement responses</w:t>
        </w:r>
        <w:r w:rsidR="00676987">
          <w:rPr>
            <w:iCs/>
            <w:color w:val="000000"/>
          </w:rPr>
          <w:t xml:space="preserve"> </w:t>
        </w:r>
      </w:ins>
      <w:del w:id="183" w:author="Tim Doherty" w:date="2025-10-27T07:59:00Z" w16du:dateUtc="2025-10-26T23:59:00Z">
        <w:r w:rsidR="00EC19F6" w:rsidDel="00676987">
          <w:rPr>
            <w:iCs/>
            <w:color w:val="000000"/>
          </w:rPr>
          <w:delText xml:space="preserve">how </w:delText>
        </w:r>
      </w:del>
      <w:ins w:id="184" w:author="Tim Doherty" w:date="2025-10-27T07:59:00Z" w16du:dateUtc="2025-10-26T23:59:00Z">
        <w:r w:rsidR="00676987">
          <w:rPr>
            <w:iCs/>
            <w:color w:val="000000"/>
          </w:rPr>
          <w:t xml:space="preserve">varied </w:t>
        </w:r>
      </w:ins>
      <w:ins w:id="185" w:author="Tim Doherty" w:date="2025-10-27T08:00:00Z" w16du:dateUtc="2025-10-27T00:00:00Z">
        <w:r w:rsidR="00FD3BE1">
          <w:rPr>
            <w:iCs/>
            <w:color w:val="000000"/>
          </w:rPr>
          <w:t>according to</w:t>
        </w:r>
      </w:ins>
      <w:ins w:id="186" w:author="Tim Doherty" w:date="2025-10-27T07:59:00Z" w16du:dateUtc="2025-10-26T23:59:00Z">
        <w:r w:rsidR="00676987">
          <w:rPr>
            <w:iCs/>
            <w:color w:val="000000"/>
          </w:rPr>
          <w:t xml:space="preserve"> </w:t>
        </w:r>
      </w:ins>
      <w:r w:rsidR="00EC19F6">
        <w:rPr>
          <w:iCs/>
          <w:color w:val="000000"/>
        </w:rPr>
        <w:t xml:space="preserve">movement </w:t>
      </w:r>
      <w:del w:id="187" w:author="Tim Doherty" w:date="2025-10-27T08:00:00Z" w16du:dateUtc="2025-10-27T00:00:00Z">
        <w:r w:rsidR="00EC19F6" w:rsidDel="00FD3BE1">
          <w:rPr>
            <w:iCs/>
            <w:color w:val="000000"/>
          </w:rPr>
          <w:delText xml:space="preserve">response </w:delText>
        </w:r>
      </w:del>
      <w:r w:rsidR="00EC19F6">
        <w:rPr>
          <w:iCs/>
          <w:color w:val="000000"/>
        </w:rPr>
        <w:t xml:space="preserve">category, </w:t>
      </w:r>
      <w:r w:rsidR="00EC19F6">
        <w:t>fire type, fire size, maximum burn age, biome, body mass, taxonomic class</w:t>
      </w:r>
      <w:r w:rsidR="00A452E1">
        <w:t xml:space="preserve"> </w:t>
      </w:r>
      <w:commentRangeStart w:id="188"/>
      <w:r w:rsidR="00A452E1">
        <w:t>and</w:t>
      </w:r>
      <w:r w:rsidR="00EC19F6">
        <w:t xml:space="preserve"> specie</w:t>
      </w:r>
      <w:r w:rsidR="00A452E1">
        <w:t>s</w:t>
      </w:r>
      <w:commentRangeEnd w:id="188"/>
      <w:r w:rsidR="008530F6">
        <w:rPr>
          <w:rStyle w:val="CommentReference"/>
        </w:rPr>
        <w:commentReference w:id="188"/>
      </w:r>
      <w:ins w:id="189" w:author="Tim Doherty" w:date="2025-10-27T08:00:00Z" w16du:dateUtc="2025-10-27T00:00:00Z">
        <w:r w:rsidR="00FD3BE1">
          <w:t>.</w:t>
        </w:r>
      </w:ins>
      <w:r w:rsidR="00D34803">
        <w:t xml:space="preserve"> </w:t>
      </w:r>
      <w:del w:id="190" w:author="Tim Doherty" w:date="2025-10-27T08:00:00Z" w16du:dateUtc="2025-10-27T00:00:00Z">
        <w:r w:rsidR="00D34803" w:rsidDel="00FD3BE1">
          <w:delText>influenced</w:delText>
        </w:r>
      </w:del>
      <w:del w:id="191" w:author="Tim Doherty" w:date="2025-10-27T07:59:00Z" w16du:dateUtc="2025-10-26T23:59:00Z">
        <w:r w:rsidR="00D34803" w:rsidDel="00676987">
          <w:delText xml:space="preserve"> movement responses</w:delText>
        </w:r>
      </w:del>
      <w:r w:rsidR="00792BA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192"/>
      <w:commentRangeStart w:id="193"/>
      <w:r w:rsidR="00C34230">
        <w:t>C.</w:t>
      </w:r>
      <w:r w:rsidR="003E34CC">
        <w:t>L.</w:t>
      </w:r>
      <w:r w:rsidR="00C34230">
        <w:t>M</w:t>
      </w:r>
      <w:r w:rsidR="00756D2A">
        <w:t xml:space="preserve"> and</w:t>
      </w:r>
      <w:r w:rsidR="00C34230">
        <w:t xml:space="preserve"> E.I.F.W</w:t>
      </w:r>
      <w:r w:rsidR="006C31BA">
        <w:t>.</w:t>
      </w:r>
      <w:commentRangeEnd w:id="192"/>
      <w:r w:rsidR="001729D4">
        <w:rPr>
          <w:rStyle w:val="CommentReference"/>
        </w:rPr>
        <w:commentReference w:id="192"/>
      </w:r>
      <w:commentRangeEnd w:id="193"/>
      <w:r w:rsidR="000349DC">
        <w:rPr>
          <w:rStyle w:val="CommentReference"/>
        </w:rPr>
        <w:commentReference w:id="193"/>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 xml:space="preserve">version </w:t>
      </w:r>
      <w:r w:rsidR="008D1332">
        <w:lastRenderedPageBreak/>
        <w:t>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194"/>
      <w:commentRangeStart w:id="195"/>
      <w:r w:rsidRPr="00F26A6D">
        <w:t>review</w:t>
      </w:r>
      <w:commentRangeEnd w:id="194"/>
      <w:r w:rsidR="00DA4C46">
        <w:rPr>
          <w:rStyle w:val="CommentReference"/>
          <w:rFonts w:eastAsiaTheme="minorHAnsi" w:cstheme="minorBidi"/>
          <w:b w:val="0"/>
          <w:color w:val="auto"/>
        </w:rPr>
        <w:commentReference w:id="194"/>
      </w:r>
      <w:commentRangeEnd w:id="195"/>
      <w:r w:rsidR="00E76AF8">
        <w:rPr>
          <w:rStyle w:val="CommentReference"/>
          <w:rFonts w:eastAsiaTheme="minorHAnsi" w:cstheme="minorBidi"/>
          <w:b w:val="0"/>
          <w:color w:val="auto"/>
        </w:rPr>
        <w:commentReference w:id="195"/>
      </w:r>
    </w:p>
    <w:p w14:paraId="62A6A2A4" w14:textId="635081B5"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del w:id="196" w:author="Tim Doherty" w:date="2025-10-27T08:05:00Z" w16du:dateUtc="2025-10-27T00:05:00Z">
        <w:r w:rsidRPr="000349DC" w:rsidDel="000A06C1">
          <w:rPr>
            <w:rFonts w:eastAsia="Times New Roman" w:cs="Times New Roman"/>
            <w:kern w:val="0"/>
            <w:szCs w:val="24"/>
            <w:lang w:eastAsia="en-AU"/>
            <w14:ligatures w14:val="none"/>
          </w:rPr>
          <w:delText>systematic review</w:delText>
        </w:r>
      </w:del>
      <w:ins w:id="197" w:author="Tim Doherty" w:date="2025-10-27T08:05:00Z" w16du:dateUtc="2025-10-27T00:05:00Z">
        <w:r w:rsidR="000A06C1">
          <w:rPr>
            <w:rFonts w:eastAsia="Times New Roman" w:cs="Times New Roman"/>
            <w:kern w:val="0"/>
            <w:szCs w:val="24"/>
            <w:lang w:eastAsia="en-AU"/>
            <w14:ligatures w14:val="none"/>
          </w:rPr>
          <w:t>database searches</w:t>
        </w:r>
      </w:ins>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Within North America, </w:t>
      </w:r>
      <w:r w:rsidRPr="00FB1493">
        <w:rPr>
          <w:rFonts w:eastAsia="Times New Roman" w:cs="Times New Roman"/>
          <w:kern w:val="0"/>
          <w:szCs w:val="24"/>
          <w:lang w:eastAsia="en-AU"/>
          <w14:ligatures w14:val="none"/>
        </w:rPr>
        <w:t>90.2%</w:t>
      </w:r>
      <w:r w:rsidRPr="000349DC">
        <w:rPr>
          <w:rFonts w:eastAsia="Times New Roman" w:cs="Times New Roman"/>
          <w:kern w:val="0"/>
          <w:szCs w:val="24"/>
          <w:lang w:eastAsia="en-AU"/>
          <w14:ligatures w14:val="none"/>
        </w:rPr>
        <w:t xml:space="preserve"> of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198"/>
      <w:r w:rsidRPr="000349DC">
        <w:rPr>
          <w:rFonts w:eastAsia="Times New Roman" w:cs="Times New Roman"/>
          <w:kern w:val="0"/>
          <w:szCs w:val="24"/>
          <w:lang w:eastAsia="en-AU"/>
          <w14:ligatures w14:val="none"/>
        </w:rPr>
        <w:t>.</w:t>
      </w:r>
      <w:commentRangeEnd w:id="198"/>
      <w:r w:rsidR="00105AAA">
        <w:rPr>
          <w:rStyle w:val="CommentReference"/>
        </w:rPr>
        <w:commentReference w:id="198"/>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199"/>
      <w:commentRangeStart w:id="200"/>
      <w:commentRangeEnd w:id="199"/>
      <w:r>
        <w:rPr>
          <w:rStyle w:val="CommentReference"/>
        </w:rPr>
        <w:commentReference w:id="199"/>
      </w:r>
      <w:commentRangeEnd w:id="200"/>
      <w:r w:rsidR="00DD4C66">
        <w:rPr>
          <w:rStyle w:val="CommentReference"/>
        </w:rPr>
        <w:commentReference w:id="200"/>
      </w:r>
      <w:r w:rsidR="00CE1C58" w:rsidRPr="00CE1C58">
        <w:rPr>
          <w:noProof/>
          <w:lang w:val="en-US"/>
        </w:rPr>
        <w:drawing>
          <wp:inline distT="0" distB="0" distL="0" distR="0" wp14:anchorId="533DBDE8" wp14:editId="64C05F47">
            <wp:extent cx="5579110" cy="2789555"/>
            <wp:effectExtent l="0" t="0" r="2540" b="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110" cy="2789555"/>
                    </a:xfrm>
                    <a:prstGeom prst="rect">
                      <a:avLst/>
                    </a:prstGeom>
                  </pic:spPr>
                </pic:pic>
              </a:graphicData>
            </a:graphic>
          </wp:inline>
        </w:drawing>
      </w:r>
    </w:p>
    <w:p w14:paraId="10C08EAB" w14:textId="23562A23" w:rsidR="00F42D1F" w:rsidRPr="00F42D1F" w:rsidRDefault="00F42D1F" w:rsidP="008C3E70">
      <w:pPr>
        <w:pStyle w:val="MSCaption"/>
        <w:rPr>
          <w:lang w:val="en-US"/>
        </w:rPr>
      </w:pPr>
      <w:commentRangeStart w:id="201"/>
      <w:r w:rsidRPr="008C3E70">
        <w:rPr>
          <w:b/>
          <w:bCs w:val="0"/>
          <w:lang w:val="en-US"/>
        </w:rPr>
        <w:t xml:space="preserve">Figure </w:t>
      </w:r>
      <w:commentRangeEnd w:id="201"/>
      <w:r w:rsidR="00543EA8">
        <w:rPr>
          <w:rStyle w:val="CommentReference"/>
          <w:bCs w:val="0"/>
        </w:rPr>
        <w:commentReference w:id="201"/>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 xml:space="preserve">number of studies per country, with darker colours indicating </w:t>
      </w:r>
      <w:r w:rsidR="00AD1958">
        <w:rPr>
          <w:lang w:val="en-US"/>
        </w:rPr>
        <w:lastRenderedPageBreak/>
        <w:t>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341BCDE9"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202"/>
      <w:r>
        <w:rPr>
          <w:lang w:val="en-US"/>
        </w:rPr>
        <w:t xml:space="preserve">185 </w:t>
      </w:r>
      <w:commentRangeEnd w:id="202"/>
      <w:r w:rsidR="0043008D">
        <w:rPr>
          <w:rStyle w:val="CommentReference"/>
        </w:rPr>
        <w:commentReference w:id="202"/>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w:t>
      </w:r>
      <w:ins w:id="203" w:author="Tim Doherty" w:date="2025-10-27T08:09:00Z" w16du:dateUtc="2025-10-27T00:09:00Z">
        <w:r w:rsidR="00D033D8">
          <w:rPr>
            <w:lang w:val="en-US"/>
          </w:rPr>
          <w:t>d</w:t>
        </w:r>
      </w:ins>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55.1</w:t>
      </w:r>
      <w:del w:id="204" w:author="Tim Doherty" w:date="2025-10-27T08:09:00Z" w16du:dateUtc="2025-10-27T00:09:00Z">
        <w:r w:rsidR="0049223B" w:rsidDel="0063685C">
          <w:rPr>
            <w:lang w:val="en-US"/>
          </w:rPr>
          <w:delText xml:space="preserve"> </w:delText>
        </w:r>
      </w:del>
      <w:r w:rsidR="0049223B">
        <w:rPr>
          <w:lang w:val="en-US"/>
        </w:rPr>
        <w:t xml:space="preserve">%)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ins w:id="205" w:author="Tim Doherty" w:date="2025-10-27T08:09:00Z" w16du:dateUtc="2025-10-27T00:09:00Z">
        <w:r w:rsidR="0063685C">
          <w:rPr>
            <w:lang w:val="en-US"/>
          </w:rPr>
          <w:t>–</w:t>
        </w:r>
      </w:ins>
      <w:del w:id="206" w:author="Tim Doherty" w:date="2025-10-27T08:09:00Z" w16du:dateUtc="2025-10-27T00:09:00Z">
        <w:r w:rsidR="003041D8" w:rsidDel="0063685C">
          <w:rPr>
            <w:lang w:val="en-US"/>
          </w:rPr>
          <w:delText>-</w:delText>
        </w:r>
      </w:del>
      <w:r w:rsidR="003041D8">
        <w:rPr>
          <w:lang w:val="en-US"/>
        </w:rPr>
        <w:t xml:space="preserve">unburnt </w:t>
      </w:r>
      <w:r w:rsidR="00AB2036">
        <w:rPr>
          <w:lang w:val="en-US"/>
        </w:rPr>
        <w:t>study design</w:t>
      </w:r>
      <w:r w:rsidR="0049223B">
        <w:rPr>
          <w:lang w:val="en-US"/>
        </w:rPr>
        <w:t xml:space="preserve">. </w:t>
      </w:r>
      <w:r w:rsidR="00E626CB">
        <w:rPr>
          <w:lang w:val="en-US"/>
        </w:rPr>
        <w:t>A before</w:t>
      </w:r>
      <w:ins w:id="207" w:author="Tim Doherty" w:date="2025-10-27T08:09:00Z" w16du:dateUtc="2025-10-27T00:09:00Z">
        <w:r w:rsidR="0063685C">
          <w:rPr>
            <w:lang w:val="en-US"/>
          </w:rPr>
          <w:t>–</w:t>
        </w:r>
      </w:ins>
      <w:del w:id="208" w:author="Tim Doherty" w:date="2025-10-27T08:09:00Z" w16du:dateUtc="2025-10-27T00:09:00Z">
        <w:r w:rsidR="003041D8" w:rsidDel="0063685C">
          <w:rPr>
            <w:lang w:val="en-US"/>
          </w:rPr>
          <w:delText>-</w:delText>
        </w:r>
      </w:del>
      <w:r w:rsidR="00E626CB">
        <w:rPr>
          <w:lang w:val="en-US"/>
        </w:rPr>
        <w:t xml:space="preserve">after study design was used in 34.6% of </w:t>
      </w:r>
      <w:r w:rsidR="00AD6572">
        <w:rPr>
          <w:lang w:val="en-US"/>
        </w:rPr>
        <w:t>cases</w:t>
      </w:r>
      <w:r w:rsidR="00E626CB">
        <w:rPr>
          <w:lang w:val="en-US"/>
        </w:rPr>
        <w:t xml:space="preserve"> and </w:t>
      </w:r>
      <w:commentRangeStart w:id="209"/>
      <w:r w:rsidR="00E626CB">
        <w:rPr>
          <w:lang w:val="en-US"/>
        </w:rPr>
        <w:t>before</w:t>
      </w:r>
      <w:ins w:id="210" w:author="Tim Doherty" w:date="2025-10-27T08:09:00Z" w16du:dateUtc="2025-10-27T00:09:00Z">
        <w:r w:rsidR="0063685C">
          <w:rPr>
            <w:lang w:val="en-US"/>
          </w:rPr>
          <w:t>–</w:t>
        </w:r>
      </w:ins>
      <w:del w:id="211" w:author="Tim Doherty" w:date="2025-10-27T08:09:00Z" w16du:dateUtc="2025-10-27T00:09:00Z">
        <w:r w:rsidR="003041D8" w:rsidDel="0063685C">
          <w:rPr>
            <w:lang w:val="en-US"/>
          </w:rPr>
          <w:delText>-</w:delText>
        </w:r>
      </w:del>
      <w:r w:rsidR="00E626CB">
        <w:rPr>
          <w:lang w:val="en-US"/>
        </w:rPr>
        <w:t>after control</w:t>
      </w:r>
      <w:ins w:id="212" w:author="Tim Doherty" w:date="2025-10-27T08:09:00Z" w16du:dateUtc="2025-10-27T00:09:00Z">
        <w:r w:rsidR="0063685C">
          <w:rPr>
            <w:lang w:val="en-US"/>
          </w:rPr>
          <w:t>–</w:t>
        </w:r>
      </w:ins>
      <w:del w:id="213" w:author="Tim Doherty" w:date="2025-10-27T08:09:00Z" w16du:dateUtc="2025-10-27T00:09:00Z">
        <w:r w:rsidR="003041D8" w:rsidDel="0063685C">
          <w:rPr>
            <w:lang w:val="en-US"/>
          </w:rPr>
          <w:delText>-</w:delText>
        </w:r>
      </w:del>
      <w:r w:rsidR="00E626CB">
        <w:rPr>
          <w:lang w:val="en-US"/>
        </w:rPr>
        <w:t xml:space="preserve">impact </w:t>
      </w:r>
      <w:commentRangeEnd w:id="209"/>
      <w:r w:rsidR="00F921ED">
        <w:rPr>
          <w:rStyle w:val="CommentReference"/>
        </w:rPr>
        <w:commentReference w:id="209"/>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271CEEC5"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The </w:t>
      </w:r>
      <w:r w:rsidRPr="00FB1493">
        <w:rPr>
          <w:rStyle w:val="Strong"/>
          <w:b w:val="0"/>
          <w:bCs w:val="0"/>
        </w:rPr>
        <w:t>fire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fires, whereas in </w:t>
      </w:r>
      <w:r w:rsidRPr="000349DC">
        <w:rPr>
          <w:rStyle w:val="Emphasis"/>
        </w:rPr>
        <w:t>Mediterranean forests, woodlands and scrub</w:t>
      </w:r>
      <w:r w:rsidRPr="000349DC">
        <w:t xml:space="preserve"> (or sclerophyll forests), most studies focused on wildfire effects</w:t>
      </w:r>
      <w:commentRangeStart w:id="214"/>
      <w:r w:rsidRPr="000349DC">
        <w:t>.</w:t>
      </w:r>
      <w:commentRangeEnd w:id="214"/>
      <w:r w:rsidR="00766B62">
        <w:rPr>
          <w:rStyle w:val="CommentReference"/>
        </w:rPr>
        <w:commentReference w:id="214"/>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215"/>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commentRangeEnd w:id="215"/>
      <w:r w:rsidR="000E01CD">
        <w:rPr>
          <w:rStyle w:val="CommentReference"/>
        </w:rPr>
        <w:commentReference w:id="215"/>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216"/>
      <w:r w:rsidRPr="000349DC">
        <w:t xml:space="preserv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w:t>
      </w:r>
      <w:proofErr w:type="gramStart"/>
      <w:r w:rsidRPr="000349DC">
        <w:t>most commonly studied</w:t>
      </w:r>
      <w:proofErr w:type="gramEnd"/>
      <w:r w:rsidRPr="000349DC">
        <w:t xml:space="preserve">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216"/>
      <w:r w:rsidR="006A052F">
        <w:rPr>
          <w:rStyle w:val="CommentReference"/>
        </w:rPr>
        <w:commentReference w:id="216"/>
      </w:r>
    </w:p>
    <w:p w14:paraId="5759D2BD" w14:textId="30DFECE1" w:rsidR="0034536B" w:rsidRDefault="002B2E22" w:rsidP="003E34CC">
      <w:pPr>
        <w:pStyle w:val="Heading2"/>
      </w:pPr>
      <w:r>
        <w:lastRenderedPageBreak/>
        <w:t>M</w:t>
      </w:r>
      <w:r w:rsidR="0034536B">
        <w:t>e</w:t>
      </w:r>
      <w:r>
        <w:t>ta-</w:t>
      </w:r>
      <w:r w:rsidR="0034536B">
        <w:t>analysis</w:t>
      </w:r>
    </w:p>
    <w:p w14:paraId="4A4329D4" w14:textId="385A32FA" w:rsidR="00FF0E51" w:rsidRDefault="00D10A7E" w:rsidP="00294A0A">
      <w:pPr>
        <w:rPr>
          <w:ins w:id="217" w:author="McAuley, Chloe" w:date="2025-10-29T09:37:00Z" w16du:dateUtc="2025-10-29T01:37:00Z"/>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did not</w:t>
      </w:r>
      <w:r w:rsidR="00FF7010">
        <w:t xml:space="preserve"> </w:t>
      </w:r>
      <w:r w:rsidR="0007168E">
        <w:t>meet</w:t>
      </w:r>
      <w:r w:rsidR="00FF7010">
        <w:t xml:space="preserve"> the criteria for inclusion in </w:t>
      </w:r>
      <w:commentRangeStart w:id="218"/>
      <w:r w:rsidR="00FF7010">
        <w:t>the meta-analysis.</w:t>
      </w:r>
      <w:r>
        <w:t xml:space="preserve"> </w:t>
      </w:r>
      <w:commentRangeEnd w:id="218"/>
      <w:r w:rsidR="003108BE">
        <w:rPr>
          <w:rStyle w:val="CommentReference"/>
        </w:rPr>
        <w:commentReference w:id="218"/>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ins w:id="219" w:author="Tim Doherty" w:date="2025-10-27T08:27:00Z" w16du:dateUtc="2025-10-27T00:27:00Z">
        <w:r w:rsidR="00256B33">
          <w:rPr>
            <w:i/>
            <w:iCs/>
          </w:rPr>
          <w:t xml:space="preserve"> </w:t>
        </w:r>
      </w:ins>
      <w:ins w:id="220" w:author="Tim Doherty" w:date="2025-10-27T08:28:00Z" w16du:dateUtc="2025-10-27T00:28:00Z">
        <w:r w:rsidR="00256B33">
          <w:t>[95% CI]</w:t>
        </w:r>
      </w:ins>
      <w:r w:rsidR="000349DC" w:rsidRPr="00FB1493">
        <w:t xml:space="preserve"> = 0.21</w:t>
      </w:r>
      <w:ins w:id="221" w:author="Tim Doherty" w:date="2025-10-27T08:28:00Z" w16du:dateUtc="2025-10-27T00:28:00Z">
        <w:r w:rsidR="00256B33">
          <w:t xml:space="preserve"> [0.02–0.41]</w:t>
        </w:r>
      </w:ins>
      <w:r w:rsidR="000349DC" w:rsidRPr="000349DC">
        <w:t>,</w:t>
      </w:r>
      <w:del w:id="222" w:author="Tim Doherty" w:date="2025-10-27T08:28:00Z" w16du:dateUtc="2025-10-27T00:28:00Z">
        <w:r w:rsidR="000349DC" w:rsidRPr="000349DC" w:rsidDel="008745E9">
          <w:delText xml:space="preserve"> 95% CI = 0.02–0.41,</w:delText>
        </w:r>
      </w:del>
      <w:r w:rsidR="000349DC" w:rsidRPr="000349DC">
        <w:t xml:space="preserve">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drawing>
          <wp:inline distT="0" distB="0" distL="0" distR="0" wp14:anchorId="052DC398" wp14:editId="5A75F92C">
            <wp:extent cx="5721209" cy="4255455"/>
            <wp:effectExtent l="0" t="0" r="0" b="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a:blip r:embed="rId13" cstate="print">
                      <a:extLst>
                        <a:ext uri="{28A0092B-C50C-407E-A947-70E740481C1C}">
                          <a14:useLocalDpi xmlns:a14="http://schemas.microsoft.com/office/drawing/2010/main" val="0"/>
                        </a:ext>
                      </a:extLst>
                    </a:blip>
                    <a:srcRect l="5185" r="5185"/>
                    <a:stretch>
                      <a:fillRect/>
                    </a:stretch>
                  </pic:blipFill>
                  <pic:spPr bwMode="auto">
                    <a:xfrm>
                      <a:off x="0" y="0"/>
                      <a:ext cx="5721209" cy="4255455"/>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63889562" w:rsidR="00A960B8" w:rsidRPr="00591A10" w:rsidRDefault="00A960B8" w:rsidP="008C3E70">
      <w:pPr>
        <w:pStyle w:val="MSCaption"/>
      </w:pPr>
      <w:commentRangeStart w:id="223"/>
      <w:commentRangeStart w:id="224"/>
      <w:commentRangeStart w:id="225"/>
      <w:r w:rsidRPr="008C3E70">
        <w:rPr>
          <w:b/>
          <w:highlight w:val="yellow"/>
        </w:rPr>
        <w:t xml:space="preserve">Figure </w:t>
      </w:r>
      <w:commentRangeEnd w:id="223"/>
      <w:r w:rsidR="007A7C14">
        <w:rPr>
          <w:rStyle w:val="CommentReference"/>
          <w:bCs w:val="0"/>
        </w:rPr>
        <w:commentReference w:id="223"/>
      </w:r>
      <w:commentRangeEnd w:id="224"/>
      <w:r w:rsidR="007A7C14">
        <w:rPr>
          <w:rStyle w:val="CommentReference"/>
          <w:bCs w:val="0"/>
        </w:rPr>
        <w:commentReference w:id="224"/>
      </w:r>
      <w:commentRangeEnd w:id="225"/>
      <w:r w:rsidR="009259F6">
        <w:rPr>
          <w:rStyle w:val="CommentReference"/>
          <w:bCs w:val="0"/>
        </w:rPr>
        <w:commentReference w:id="225"/>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ins w:id="226" w:author="Tim Doherty" w:date="2025-10-27T08:20:00Z" w16du:dateUtc="2025-10-27T00:20:00Z">
        <w:r w:rsidR="00C74FDF">
          <w:rPr>
            <w:rStyle w:val="MSCaptionChar"/>
          </w:rPr>
          <w:t>The outlined point is t</w:t>
        </w:r>
      </w:ins>
      <w:del w:id="227" w:author="Tim Doherty" w:date="2025-10-27T08:20:00Z" w16du:dateUtc="2025-10-27T00:20:00Z">
        <w:r w:rsidR="00591A10" w:rsidRPr="008C3E70" w:rsidDel="00C74FDF">
          <w:rPr>
            <w:rStyle w:val="MSCaptionChar"/>
          </w:rPr>
          <w:delText>T</w:delText>
        </w:r>
      </w:del>
      <w:r w:rsidR="00591A10" w:rsidRPr="008C3E70">
        <w:rPr>
          <w:rStyle w:val="MSCaptionChar"/>
        </w:rPr>
        <w:t>he meta-analytic mean</w:t>
      </w:r>
      <w:del w:id="228" w:author="Tim Doherty" w:date="2025-10-27T08:20:00Z" w16du:dateUtc="2025-10-27T00:20:00Z">
        <w:r w:rsidR="00591A10" w:rsidRPr="008C3E70" w:rsidDel="00881588">
          <w:rPr>
            <w:rStyle w:val="MSCaptionChar"/>
          </w:rPr>
          <w:delText xml:space="preserve"> of the random effects model is represented by the outlined point</w:delText>
        </w:r>
      </w:del>
      <w:r w:rsidR="00591A10" w:rsidRPr="008C3E70">
        <w:rPr>
          <w:rStyle w:val="MSCaptionChar"/>
        </w:rPr>
        <w:t xml:space="preserve">, </w:t>
      </w:r>
      <w:del w:id="229" w:author="Tim Doherty" w:date="2025-10-27T08:20:00Z" w16du:dateUtc="2025-10-27T00:20:00Z">
        <w:r w:rsidR="00591A10" w:rsidRPr="008C3E70" w:rsidDel="00881588">
          <w:rPr>
            <w:rStyle w:val="MSCaptionChar"/>
          </w:rPr>
          <w:delText xml:space="preserve">with </w:delText>
        </w:r>
      </w:del>
      <w:r w:rsidR="00591A10" w:rsidRPr="008C3E70">
        <w:rPr>
          <w:rStyle w:val="MSCaptionChar"/>
        </w:rPr>
        <w:t xml:space="preserve">the thick horizontal bars </w:t>
      </w:r>
      <w:del w:id="230" w:author="Tim Doherty" w:date="2025-10-27T08:20:00Z" w16du:dateUtc="2025-10-27T00:20:00Z">
        <w:r w:rsidR="00591A10" w:rsidRPr="008C3E70" w:rsidDel="00881588">
          <w:rPr>
            <w:rStyle w:val="MSCaptionChar"/>
          </w:rPr>
          <w:delText xml:space="preserve">showing </w:delText>
        </w:r>
      </w:del>
      <w:ins w:id="231" w:author="Tim Doherty" w:date="2025-10-27T08:20:00Z" w16du:dateUtc="2025-10-27T00:20:00Z">
        <w:r w:rsidR="00881588">
          <w:rPr>
            <w:rStyle w:val="MSCaptionChar"/>
          </w:rPr>
          <w:t xml:space="preserve">are </w:t>
        </w:r>
      </w:ins>
      <w:r w:rsidR="00591A10" w:rsidRPr="008C3E70">
        <w:rPr>
          <w:rStyle w:val="MSCaptionChar"/>
        </w:rPr>
        <w:t>95% confidence interval</w:t>
      </w:r>
      <w:ins w:id="232" w:author="Tim Doherty" w:date="2025-10-27T08:20:00Z" w16du:dateUtc="2025-10-27T00:20:00Z">
        <w:r w:rsidR="00881588">
          <w:rPr>
            <w:rStyle w:val="MSCaptionChar"/>
          </w:rPr>
          <w:t>s</w:t>
        </w:r>
      </w:ins>
      <w:r w:rsidR="00591A10" w:rsidRPr="008C3E70">
        <w:rPr>
          <w:rStyle w:val="MSCaptionChar"/>
        </w:rPr>
        <w:t xml:space="preserve"> and the whiskers </w:t>
      </w:r>
      <w:del w:id="233" w:author="Tim Doherty" w:date="2025-10-27T08:21:00Z" w16du:dateUtc="2025-10-27T00:21:00Z">
        <w:r w:rsidR="00591A10" w:rsidRPr="008C3E70" w:rsidDel="00881588">
          <w:rPr>
            <w:rStyle w:val="MSCaptionChar"/>
          </w:rPr>
          <w:delText xml:space="preserve">the </w:delText>
        </w:r>
      </w:del>
      <w:ins w:id="234" w:author="Tim Doherty" w:date="2025-10-27T08:21:00Z" w16du:dateUtc="2025-10-27T00:21:00Z">
        <w:r w:rsidR="00881588">
          <w:rPr>
            <w:rStyle w:val="MSCaptionChar"/>
          </w:rPr>
          <w:t>are</w:t>
        </w:r>
        <w:r w:rsidR="00881588" w:rsidRPr="008C3E70">
          <w:rPr>
            <w:rStyle w:val="MSCaptionChar"/>
          </w:rPr>
          <w:t xml:space="preserve"> </w:t>
        </w:r>
      </w:ins>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del w:id="235" w:author="Tim Doherty" w:date="2025-10-27T08:21:00Z" w16du:dateUtc="2025-10-27T00:21:00Z">
        <w:r w:rsidR="00632508" w:rsidRPr="008C3E70" w:rsidDel="00881588">
          <w:rPr>
            <w:rStyle w:val="MSCaptionChar"/>
          </w:rPr>
          <w:delText xml:space="preserve">Each </w:delText>
        </w:r>
        <w:r w:rsidR="00294C00" w:rsidRPr="008C3E70" w:rsidDel="00881588">
          <w:rPr>
            <w:rStyle w:val="MSCaptionChar"/>
          </w:rPr>
          <w:delText>s</w:delText>
        </w:r>
      </w:del>
      <w:ins w:id="236" w:author="Tim Doherty" w:date="2025-10-27T08:21:00Z" w16du:dateUtc="2025-10-27T00:21:00Z">
        <w:r w:rsidR="00881588">
          <w:rPr>
            <w:rStyle w:val="MSCaptionChar"/>
          </w:rPr>
          <w:t>S</w:t>
        </w:r>
      </w:ins>
      <w:r w:rsidR="00294C00" w:rsidRPr="008C3E70">
        <w:rPr>
          <w:rStyle w:val="MSCaptionChar"/>
        </w:rPr>
        <w:t>haded point</w:t>
      </w:r>
      <w:ins w:id="237" w:author="Tim Doherty" w:date="2025-10-27T08:21:00Z" w16du:dateUtc="2025-10-27T00:21:00Z">
        <w:r w:rsidR="00881588">
          <w:rPr>
            <w:rStyle w:val="MSCaptionChar"/>
          </w:rPr>
          <w:t>s</w:t>
        </w:r>
      </w:ins>
      <w:r w:rsidR="00294C00" w:rsidRPr="008C3E70">
        <w:rPr>
          <w:rStyle w:val="MSCaptionChar"/>
        </w:rPr>
        <w:t xml:space="preserve"> </w:t>
      </w:r>
      <w:del w:id="238" w:author="Tim Doherty" w:date="2025-10-27T08:21:00Z" w16du:dateUtc="2025-10-27T00:21:00Z">
        <w:r w:rsidR="00294C00" w:rsidRPr="008C3E70" w:rsidDel="00881588">
          <w:rPr>
            <w:rStyle w:val="MSCaptionChar"/>
          </w:rPr>
          <w:delText>represents</w:delText>
        </w:r>
        <w:r w:rsidR="00DA4FC0" w:rsidRPr="008C3E70" w:rsidDel="00881588">
          <w:rPr>
            <w:rStyle w:val="MSCaptionChar"/>
          </w:rPr>
          <w:delText xml:space="preserve"> </w:delText>
        </w:r>
      </w:del>
      <w:r w:rsidR="00DA4FC0" w:rsidRPr="008C3E70">
        <w:rPr>
          <w:rStyle w:val="MSCaptionChar"/>
        </w:rPr>
        <w:t>a</w:t>
      </w:r>
      <w:ins w:id="239" w:author="Tim Doherty" w:date="2025-10-27T08:21:00Z" w16du:dateUtc="2025-10-27T00:21:00Z">
        <w:r w:rsidR="00881588">
          <w:rPr>
            <w:rStyle w:val="MSCaptionChar"/>
          </w:rPr>
          <w:t>re</w:t>
        </w:r>
      </w:ins>
      <w:del w:id="240" w:author="Tim Doherty" w:date="2025-10-27T08:21:00Z" w16du:dateUtc="2025-10-27T00:21:00Z">
        <w:r w:rsidR="00DA4FC0" w:rsidRPr="008C3E70" w:rsidDel="00881588">
          <w:rPr>
            <w:rStyle w:val="MSCaptionChar"/>
          </w:rPr>
          <w:delText>n</w:delText>
        </w:r>
      </w:del>
      <w:r w:rsidR="00DA4FC0" w:rsidRPr="008C3E70">
        <w:rPr>
          <w:rStyle w:val="MSCaptionChar"/>
        </w:rPr>
        <w:t xml:space="preserve"> </w:t>
      </w:r>
      <w:r w:rsidR="00294C00" w:rsidRPr="008C3E70">
        <w:rPr>
          <w:rStyle w:val="MSCaptionChar"/>
        </w:rPr>
        <w:t>effect size</w:t>
      </w:r>
      <w:ins w:id="241" w:author="Tim Doherty" w:date="2025-10-27T08:21:00Z" w16du:dateUtc="2025-10-27T00:21:00Z">
        <w:r w:rsidR="00881588">
          <w:rPr>
            <w:rStyle w:val="MSCaptionChar"/>
          </w:rPr>
          <w:t>s</w:t>
        </w:r>
      </w:ins>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commentRangeStart w:id="242"/>
      <w:r w:rsidR="00D3763B">
        <w:rPr>
          <w:rStyle w:val="MSCaptionChar"/>
        </w:rPr>
        <w:t xml:space="preserve">, </w:t>
      </w:r>
      <w:r w:rsidR="00294C00" w:rsidRPr="00D3763B">
        <w:rPr>
          <w:rStyle w:val="MSCaptionChar"/>
        </w:rPr>
        <w:t>n</w:t>
      </w:r>
      <w:r w:rsidR="00294C00" w:rsidRPr="008C3E70">
        <w:rPr>
          <w:rStyle w:val="MSCaptionChar"/>
        </w:rPr>
        <w:t xml:space="preserve"> = 113</w:t>
      </w:r>
      <w:commentRangeEnd w:id="242"/>
      <w:r w:rsidR="00730D9A">
        <w:rPr>
          <w:rStyle w:val="CommentReference"/>
          <w:bCs w:val="0"/>
        </w:rPr>
        <w:commentReference w:id="242"/>
      </w:r>
      <w:r w:rsidR="00294C00" w:rsidRPr="008C3E70">
        <w:rPr>
          <w:rStyle w:val="MSCaptionChar"/>
        </w:rPr>
        <w:t>)</w:t>
      </w:r>
      <w:r w:rsidR="00371816" w:rsidRPr="008C3E70">
        <w:rPr>
          <w:rStyle w:val="MSCaptionChar"/>
        </w:rPr>
        <w:t xml:space="preserve">, </w:t>
      </w:r>
      <w:r w:rsidR="007533D7" w:rsidRPr="008C3E70">
        <w:rPr>
          <w:rStyle w:val="MSCaptionChar"/>
        </w:rPr>
        <w:t xml:space="preserve">with </w:t>
      </w:r>
      <w:del w:id="243" w:author="Tim Doherty" w:date="2025-10-27T08:21:00Z" w16du:dateUtc="2025-10-27T00:21:00Z">
        <w:r w:rsidR="007533D7" w:rsidRPr="008C3E70" w:rsidDel="00881588">
          <w:rPr>
            <w:rStyle w:val="MSCaptionChar"/>
          </w:rPr>
          <w:delText xml:space="preserve">the </w:delText>
        </w:r>
      </w:del>
      <w:ins w:id="244" w:author="Tim Doherty" w:date="2025-10-27T08:21:00Z" w16du:dateUtc="2025-10-27T00:21:00Z">
        <w:r w:rsidR="00881588">
          <w:rPr>
            <w:rStyle w:val="MSCaptionChar"/>
          </w:rPr>
          <w:t>point</w:t>
        </w:r>
        <w:r w:rsidR="00881588" w:rsidRPr="008C3E70">
          <w:rPr>
            <w:rStyle w:val="MSCaptionChar"/>
          </w:rPr>
          <w:t xml:space="preserve"> </w:t>
        </w:r>
      </w:ins>
      <w:r w:rsidR="007533D7" w:rsidRPr="008C3E70">
        <w:rPr>
          <w:rStyle w:val="MSCaptionChar"/>
        </w:rPr>
        <w:t xml:space="preserve">size </w:t>
      </w:r>
      <w:del w:id="245" w:author="Tim Doherty" w:date="2025-10-27T08:21:00Z" w16du:dateUtc="2025-10-27T00:21:00Z">
        <w:r w:rsidR="007533D7" w:rsidRPr="008C3E70" w:rsidDel="00881588">
          <w:rPr>
            <w:rStyle w:val="MSCaptionChar"/>
          </w:rPr>
          <w:delText xml:space="preserve">of the point </w:delText>
        </w:r>
      </w:del>
      <w:r w:rsidR="007533D7" w:rsidRPr="008C3E70">
        <w:rPr>
          <w:rStyle w:val="MSCaptionChar"/>
        </w:rPr>
        <w:t>scaled to show precision</w:t>
      </w:r>
      <w:r w:rsidR="003B350C" w:rsidRPr="008C3E70">
        <w:rPr>
          <w:rStyle w:val="MSCaptionChar"/>
        </w:rPr>
        <w:t xml:space="preserve"> </w:t>
      </w:r>
      <w:del w:id="246" w:author="Tim Doherty" w:date="2025-10-27T08:22:00Z" w16du:dateUtc="2025-10-27T00:22:00Z">
        <w:r w:rsidR="00805D79" w:rsidRPr="008C3E70" w:rsidDel="00E90069">
          <w:rPr>
            <w:rStyle w:val="MSCaptionChar"/>
          </w:rPr>
          <w:delText xml:space="preserve">within the model </w:delText>
        </w:r>
      </w:del>
      <w:r w:rsidR="00805D79" w:rsidRPr="008C3E70">
        <w:rPr>
          <w:rStyle w:val="MSCaptionChar"/>
        </w:rPr>
        <w:t>(</w:t>
      </w:r>
      <w:r w:rsidR="003B350C" w:rsidRPr="008C3E70">
        <w:rPr>
          <w:rStyle w:val="MSCaptionChar"/>
        </w:rPr>
        <w:t>1/SE</w:t>
      </w:r>
      <w:ins w:id="247" w:author="Tim Doherty" w:date="2025-10-27T08:22:00Z" w16du:dateUtc="2025-10-27T00:22:00Z">
        <w:r w:rsidR="0002536A">
          <w:rPr>
            <w:rStyle w:val="MSCaptionChar"/>
          </w:rPr>
          <w:t xml:space="preserve">; </w:t>
        </w:r>
      </w:ins>
      <w:del w:id="248" w:author="Tim Doherty" w:date="2025-10-27T08:22:00Z" w16du:dateUtc="2025-10-27T00:22:00Z">
        <w:r w:rsidR="00805D79" w:rsidRPr="008C3E70" w:rsidDel="0002536A">
          <w:rPr>
            <w:rStyle w:val="MSCaptionChar"/>
          </w:rPr>
          <w:delText>)</w:delText>
        </w:r>
        <w:r w:rsidR="00A41177" w:rsidRPr="008C3E70" w:rsidDel="0002536A">
          <w:rPr>
            <w:rStyle w:val="MSCaptionChar"/>
          </w:rPr>
          <w:delText xml:space="preserve"> and</w:delText>
        </w:r>
      </w:del>
      <w:ins w:id="249" w:author="Tim Doherty" w:date="2025-10-27T08:22:00Z" w16du:dateUtc="2025-10-27T00:22:00Z">
        <w:r w:rsidR="0002536A">
          <w:rPr>
            <w:rStyle w:val="MSCaptionChar"/>
          </w:rPr>
          <w:t>i.e.,</w:t>
        </w:r>
      </w:ins>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ins w:id="250" w:author="Tim Doherty" w:date="2025-10-27T08:22:00Z" w16du:dateUtc="2025-10-27T00:22:00Z">
        <w:r w:rsidR="0002536A">
          <w:rPr>
            <w:rStyle w:val="MSCaptionChar"/>
          </w:rPr>
          <w:t xml:space="preserve">had </w:t>
        </w:r>
      </w:ins>
      <w:del w:id="251" w:author="Tim Doherty" w:date="2025-10-27T08:22:00Z" w16du:dateUtc="2025-10-27T00:22:00Z">
        <w:r w:rsidR="00C909FA" w:rsidRPr="008C3E70" w:rsidDel="0002536A">
          <w:rPr>
            <w:rStyle w:val="MSCaptionChar"/>
          </w:rPr>
          <w:delText xml:space="preserve">having a </w:delText>
        </w:r>
      </w:del>
      <w:r w:rsidR="00C909FA" w:rsidRPr="008C3E70">
        <w:rPr>
          <w:rStyle w:val="MSCaptionChar"/>
        </w:rPr>
        <w:t>greater influence</w:t>
      </w:r>
      <w:ins w:id="252" w:author="Tim Doherty" w:date="2025-10-27T08:22:00Z" w16du:dateUtc="2025-10-27T00:22:00Z">
        <w:r w:rsidR="0002536A">
          <w:rPr>
            <w:rStyle w:val="MSCaptionChar"/>
          </w:rPr>
          <w:t>).</w:t>
        </w:r>
      </w:ins>
      <w:del w:id="253" w:author="Tim Doherty" w:date="2025-10-27T08:22:00Z" w16du:dateUtc="2025-10-27T00:22:00Z">
        <w:r w:rsidR="00F434E1" w:rsidRPr="008C3E70" w:rsidDel="0002536A">
          <w:rPr>
            <w:rStyle w:val="MSCaptionChar"/>
          </w:rPr>
          <w:delText xml:space="preserve"> </w:delText>
        </w:r>
        <w:r w:rsidR="00C909FA" w:rsidRPr="008C3E70" w:rsidDel="0002536A">
          <w:rPr>
            <w:rStyle w:val="MSCaptionChar"/>
          </w:rPr>
          <w:delText>on</w:delText>
        </w:r>
        <w:r w:rsidR="00F434E1" w:rsidRPr="008C3E70" w:rsidDel="0002536A">
          <w:rPr>
            <w:rStyle w:val="MSCaptionChar"/>
          </w:rPr>
          <w:delText xml:space="preserve"> the model</w:delText>
        </w:r>
      </w:del>
      <w:r w:rsidR="00F434E1" w:rsidRPr="008C3E70">
        <w:rPr>
          <w:rStyle w:val="MSCaptionChar"/>
        </w:rPr>
        <w:t>.</w:t>
      </w:r>
      <w:r w:rsidR="007A0ABA" w:rsidRPr="008C3E70">
        <w:rPr>
          <w:rStyle w:val="MSCaptionChar"/>
        </w:rPr>
        <w:t xml:space="preserve"> </w:t>
      </w:r>
      <w:del w:id="254" w:author="Tim Doherty" w:date="2025-10-27T08:23:00Z" w16du:dateUtc="2025-10-27T00:23:00Z">
        <w:r w:rsidR="007A0ABA" w:rsidRPr="008C3E70" w:rsidDel="0002536A">
          <w:rPr>
            <w:rStyle w:val="MSCaptionChar"/>
          </w:rPr>
          <w:delText>Effect size is shown on the x axis, and p</w:delText>
        </w:r>
      </w:del>
      <w:ins w:id="255" w:author="Tim Doherty" w:date="2025-10-27T08:23:00Z" w16du:dateUtc="2025-10-27T00:23:00Z">
        <w:r w:rsidR="0002536A">
          <w:rPr>
            <w:rStyle w:val="MSCaptionChar"/>
          </w:rPr>
          <w:t>P</w:t>
        </w:r>
      </w:ins>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lastRenderedPageBreak/>
        <w:t xml:space="preserve">Movement </w:t>
      </w:r>
      <w:r w:rsidR="0089245E" w:rsidRPr="000349DC">
        <w:t>Category</w:t>
      </w:r>
    </w:p>
    <w:p w14:paraId="3227682A" w14:textId="47AE094E"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ins w:id="256" w:author="Tim Doherty" w:date="2025-10-27T08:28:00Z" w16du:dateUtc="2025-10-27T00:28:00Z">
        <w:r w:rsidR="008745E9">
          <w:t xml:space="preserve"> (0.30 [0.04–0.56]</w:t>
        </w:r>
        <w:commentRangeStart w:id="257"/>
        <w:r w:rsidR="008745E9">
          <w:t>,</w:t>
        </w:r>
      </w:ins>
      <w:ins w:id="258" w:author="Tim Doherty" w:date="2025-10-27T08:29:00Z" w16du:dateUtc="2025-10-27T00:29:00Z">
        <w:r w:rsidR="009E2BE2">
          <w:t xml:space="preserve"> 0.023</w:t>
        </w:r>
      </w:ins>
      <w:commentRangeEnd w:id="257"/>
      <w:ins w:id="259" w:author="Tim Doherty" w:date="2025-10-27T08:30:00Z" w16du:dateUtc="2025-10-27T00:30:00Z">
        <w:r w:rsidR="00450C83">
          <w:rPr>
            <w:rStyle w:val="CommentReference"/>
          </w:rPr>
          <w:commentReference w:id="257"/>
        </w:r>
      </w:ins>
      <w:ins w:id="260" w:author="Tim Doherty" w:date="2025-10-27T08:29:00Z" w16du:dateUtc="2025-10-27T00:29:00Z">
        <w:r w:rsidR="009E2BE2">
          <w:t>; Figure 3).</w:t>
        </w:r>
      </w:ins>
      <w:r w:rsidRPr="000349DC">
        <w:t xml:space="preserve"> (Hedge’s </w:t>
      </w:r>
      <w:r w:rsidRPr="000349DC">
        <w:rPr>
          <w:i/>
          <w:iCs/>
        </w:rPr>
        <w:t>g</w:t>
      </w:r>
      <w:r w:rsidRPr="000349DC">
        <w:t xml:space="preserve"> = 0.30, 95% CI = 0.04–0.56, </w:t>
      </w:r>
      <w:r w:rsidRPr="000349DC">
        <w:rPr>
          <w:i/>
          <w:iCs/>
        </w:rPr>
        <w:t>p</w:t>
      </w:r>
      <w:r w:rsidRPr="000349DC">
        <w:t xml:space="preserve"> = 0.023; Figure </w:t>
      </w:r>
      <w:r w:rsidR="00D3763B">
        <w:t>3</w:t>
      </w:r>
      <w:r w:rsidRPr="000349DC">
        <w:t xml:space="preserve">). The effect of fire on </w:t>
      </w:r>
      <w:r>
        <w:t>‘</w:t>
      </w:r>
      <w:r w:rsidRPr="00FB1493">
        <w:t>other</w:t>
      </w:r>
      <w:r>
        <w:t>’</w:t>
      </w:r>
      <w:r w:rsidRPr="00FB1493">
        <w:t xml:space="preserve"> space-use </w:t>
      </w:r>
      <w:r w:rsidRPr="000349DC">
        <w:t xml:space="preserve">was also positive but </w:t>
      </w:r>
      <w:r w:rsidRPr="00FB1493">
        <w:t>non-significant</w:t>
      </w:r>
      <w:r w:rsidRPr="000349DC">
        <w:t xml:space="preserve"> (Hedge’s </w:t>
      </w:r>
      <w:r w:rsidRPr="000349DC">
        <w:rPr>
          <w:i/>
          <w:iCs/>
        </w:rPr>
        <w:t>g</w:t>
      </w:r>
      <w:r w:rsidRPr="000349DC">
        <w:t xml:space="preserve"> = 0.32, 95% CI = –0.08–0.72, </w:t>
      </w:r>
      <w:r w:rsidRPr="000349DC">
        <w:rPr>
          <w:i/>
          <w:iCs/>
        </w:rPr>
        <w:t>p</w:t>
      </w:r>
      <w:r w:rsidRPr="000349DC">
        <w:t xml:space="preserve"> = 0.11). Effects on </w:t>
      </w:r>
      <w:r w:rsidRPr="00FB1493">
        <w:t>home-range size</w:t>
      </w:r>
      <w:r w:rsidRPr="000349DC">
        <w:t xml:space="preserve"> (Hedge’s </w:t>
      </w:r>
      <w:r w:rsidRPr="000349DC">
        <w:rPr>
          <w:i/>
          <w:iCs/>
        </w:rPr>
        <w:t>g</w:t>
      </w:r>
      <w:r w:rsidRPr="000349DC">
        <w:t xml:space="preserve"> = 0.15, 95% CI = –0.07–0.38, </w:t>
      </w:r>
      <w:r w:rsidRPr="000349DC">
        <w:rPr>
          <w:i/>
          <w:iCs/>
        </w:rPr>
        <w:t>p</w:t>
      </w:r>
      <w:r w:rsidRPr="000349DC">
        <w:t xml:space="preserve"> = 0.18) and </w:t>
      </w:r>
      <w:r w:rsidRPr="00FB1493">
        <w:t>tortuosity</w:t>
      </w:r>
      <w:r w:rsidRPr="000349DC">
        <w:t xml:space="preserve"> (Hedge’s </w:t>
      </w:r>
      <w:r w:rsidRPr="000349DC">
        <w:rPr>
          <w:i/>
          <w:iCs/>
        </w:rPr>
        <w:t>g</w:t>
      </w:r>
      <w:r w:rsidRPr="000349DC">
        <w:t xml:space="preserve"> = 0.14, 95% CI = –0.56–0.85, </w:t>
      </w:r>
      <w:r w:rsidRPr="000349DC">
        <w:rPr>
          <w:i/>
          <w:iCs/>
        </w:rPr>
        <w:t>p</w:t>
      </w:r>
      <w:r w:rsidRPr="000349DC">
        <w:t xml:space="preserve"> = 0.69) were also non-significant.</w:t>
      </w:r>
    </w:p>
    <w:p w14:paraId="5FE83D3F" w14:textId="390C911A" w:rsidR="001E2E0B" w:rsidRDefault="001E2E0B" w:rsidP="00294A0A">
      <w:r w:rsidRPr="001E2E0B">
        <w:rPr>
          <w:noProof/>
        </w:rPr>
        <w:drawing>
          <wp:inline distT="0" distB="0" distL="0" distR="0" wp14:anchorId="13366EAA" wp14:editId="3196F0E0">
            <wp:extent cx="5694997" cy="3796665"/>
            <wp:effectExtent l="0" t="0" r="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5694997" cy="3796665"/>
                    </a:xfrm>
                    <a:prstGeom prst="rect">
                      <a:avLst/>
                    </a:prstGeom>
                  </pic:spPr>
                </pic:pic>
              </a:graphicData>
            </a:graphic>
          </wp:inline>
        </w:drawing>
      </w:r>
    </w:p>
    <w:p w14:paraId="5F354F98" w14:textId="7F512FE0" w:rsidR="00554978" w:rsidRPr="00591A10" w:rsidRDefault="009E3DAB" w:rsidP="008C3E70">
      <w:pPr>
        <w:pStyle w:val="MSCaption"/>
      </w:pPr>
      <w:commentRangeStart w:id="261"/>
      <w:r w:rsidRPr="008C3E70">
        <w:rPr>
          <w:b/>
          <w:highlight w:val="yellow"/>
        </w:rPr>
        <w:t xml:space="preserve">Figure </w:t>
      </w:r>
      <w:commentRangeEnd w:id="261"/>
      <w:r w:rsidR="007A7C14">
        <w:rPr>
          <w:rStyle w:val="CommentReference"/>
          <w:bCs w:val="0"/>
        </w:rPr>
        <w:commentReference w:id="261"/>
      </w:r>
      <w:r w:rsidR="00D3763B">
        <w:rPr>
          <w:b/>
          <w:highlight w:val="yellow"/>
        </w:rPr>
        <w:t>3</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74E3756" w14:textId="2D30E6F4"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262"/>
      <w:r w:rsidRPr="00FB1493">
        <w:t>mammals</w:t>
      </w:r>
      <w:commentRangeEnd w:id="262"/>
      <w:r w:rsidR="004E3AD1">
        <w:rPr>
          <w:rStyle w:val="CommentReference"/>
        </w:rPr>
        <w:commentReference w:id="262"/>
      </w:r>
      <w:r w:rsidRPr="000349DC">
        <w:t xml:space="preserve"> (</w:t>
      </w:r>
      <w:r w:rsidRPr="00821948">
        <w:t xml:space="preserve">Hedge’s </w:t>
      </w:r>
      <w:r w:rsidRPr="000349DC">
        <w:rPr>
          <w:i/>
          <w:iCs/>
        </w:rPr>
        <w:t>g</w:t>
      </w:r>
      <w:r w:rsidRPr="000349DC">
        <w:t xml:space="preserve"> = 0.27, 95% CI = 0.02–0.52, </w:t>
      </w:r>
      <w:r w:rsidRPr="000349DC">
        <w:rPr>
          <w:i/>
          <w:iCs/>
        </w:rPr>
        <w:t>p</w:t>
      </w:r>
      <w:r w:rsidRPr="000349DC">
        <w:t xml:space="preserve"> = 0.036; Figure </w:t>
      </w:r>
      <w:r w:rsidR="00D3763B">
        <w:t>4</w:t>
      </w:r>
      <w:r w:rsidRPr="000349DC">
        <w:t xml:space="preserve">). A </w:t>
      </w:r>
      <w:r w:rsidRPr="00FB1493">
        <w:t>small, positive effect</w:t>
      </w:r>
      <w:r w:rsidRPr="000349DC">
        <w:t xml:space="preserve"> was also observed in </w:t>
      </w:r>
      <w:r w:rsidRPr="00FB1493">
        <w:t>birds</w:t>
      </w:r>
      <w:r w:rsidRPr="000349DC">
        <w:t xml:space="preserve"> (</w:t>
      </w:r>
      <w:r w:rsidRPr="00821948">
        <w:t>Hedge’s</w:t>
      </w:r>
      <w:r w:rsidRPr="000349DC">
        <w:rPr>
          <w:i/>
          <w:iCs/>
        </w:rPr>
        <w:t xml:space="preserve"> g</w:t>
      </w:r>
      <w:r w:rsidRPr="000349DC">
        <w:t xml:space="preserve"> = 0.35, 95% CI = –0.04–0.74, </w:t>
      </w:r>
      <w:r w:rsidRPr="000349DC">
        <w:rPr>
          <w:i/>
          <w:iCs/>
        </w:rPr>
        <w:t>p</w:t>
      </w:r>
      <w:r w:rsidRPr="000349DC">
        <w:t xml:space="preserve"> = 0.077). </w:t>
      </w:r>
      <w:r w:rsidR="007473CB">
        <w:t>By</w:t>
      </w:r>
      <w:r w:rsidRPr="000349DC">
        <w:t xml:space="preserve"> contrast, </w:t>
      </w:r>
      <w:r w:rsidRPr="00FB1493">
        <w:t>no effect</w:t>
      </w:r>
      <w:r w:rsidRPr="000349DC">
        <w:t xml:space="preserve"> of fire on movement was detected in </w:t>
      </w:r>
      <w:r w:rsidRPr="00FB1493">
        <w:t>reptiles</w:t>
      </w:r>
      <w:r w:rsidRPr="000349DC">
        <w:t xml:space="preserve"> (</w:t>
      </w:r>
      <w:r w:rsidRPr="00821948">
        <w:t xml:space="preserve">Hedge’s </w:t>
      </w:r>
      <w:r w:rsidRPr="000349DC">
        <w:rPr>
          <w:i/>
          <w:iCs/>
        </w:rPr>
        <w:lastRenderedPageBreak/>
        <w:t>g</w:t>
      </w:r>
      <w:r w:rsidRPr="000349DC">
        <w:t xml:space="preserve"> </w:t>
      </w:r>
      <w:r w:rsidR="00D3763B">
        <w:t>=</w:t>
      </w:r>
      <w:r w:rsidRPr="000349DC">
        <w:t xml:space="preserve"> 0.00, 95% CI = –0.42–0.42, </w:t>
      </w:r>
      <w:r w:rsidRPr="000349DC">
        <w:rPr>
          <w:i/>
          <w:iCs/>
        </w:rPr>
        <w:t>p</w:t>
      </w:r>
      <w:r w:rsidRPr="000349DC">
        <w:t xml:space="preserve"> = 0.999).</w:t>
      </w:r>
      <w:r w:rsidR="001B0BCB" w:rsidRPr="000349DC">
        <w:rPr>
          <w:noProof/>
        </w:rPr>
        <w:drawing>
          <wp:inline distT="0" distB="0" distL="0" distR="0" wp14:anchorId="6D75FB9A" wp14:editId="6099D10B">
            <wp:extent cx="5715000" cy="3810000"/>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570" cy="3810380"/>
                    </a:xfrm>
                    <a:prstGeom prst="rect">
                      <a:avLst/>
                    </a:prstGeom>
                  </pic:spPr>
                </pic:pic>
              </a:graphicData>
            </a:graphic>
          </wp:inline>
        </w:drawing>
      </w:r>
    </w:p>
    <w:p w14:paraId="152542A8" w14:textId="03E1C3BA" w:rsidR="00D45967" w:rsidRDefault="00974596" w:rsidP="00D45967">
      <w:pPr>
        <w:pStyle w:val="MSCaption"/>
        <w:rPr>
          <w:bCs w:val="0"/>
        </w:rPr>
      </w:pPr>
      <w:commentRangeStart w:id="263"/>
      <w:r w:rsidRPr="0042488F">
        <w:rPr>
          <w:b/>
          <w:highlight w:val="yellow"/>
        </w:rPr>
        <w:t xml:space="preserve">Figure </w:t>
      </w:r>
      <w:commentRangeEnd w:id="263"/>
      <w:r w:rsidR="00D07B71" w:rsidRPr="00FB1493">
        <w:rPr>
          <w:rStyle w:val="CommentReference"/>
          <w:b/>
        </w:rPr>
        <w:commentReference w:id="263"/>
      </w:r>
      <w:r w:rsidR="00D3763B">
        <w:rPr>
          <w:b/>
          <w:highlight w:val="yellow"/>
        </w:rPr>
        <w:t>4</w:t>
      </w:r>
      <w:r w:rsidRPr="0042488F">
        <w:rPr>
          <w:b/>
          <w:highlight w:val="yellow"/>
        </w:rPr>
        <w:t>:</w:t>
      </w:r>
      <w:r w:rsidRPr="00FB1493">
        <w:rPr>
          <w:bCs w:val="0"/>
        </w:rPr>
        <w:t xml:space="preserve"> </w:t>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FB1493">
        <w:rPr>
          <w:bCs w:val="0"/>
          <w:i/>
          <w:iCs/>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p>
    <w:p w14:paraId="78CB5088" w14:textId="77777777" w:rsidR="00D3763B" w:rsidRPr="00FB1493" w:rsidRDefault="00D3763B" w:rsidP="00D45967">
      <w:pPr>
        <w:pStyle w:val="MSCaption"/>
        <w:rPr>
          <w:bCs w:val="0"/>
        </w:rPr>
      </w:pPr>
    </w:p>
    <w:p w14:paraId="3150C4C9" w14:textId="77777777" w:rsidR="00D3763B" w:rsidRDefault="00D3763B" w:rsidP="00D3763B">
      <w:pPr>
        <w:pStyle w:val="Heading3"/>
      </w:pPr>
      <w:commentRangeStart w:id="264"/>
      <w:r w:rsidRPr="00F12E64">
        <w:t xml:space="preserve">Fire </w:t>
      </w:r>
      <w:commentRangeEnd w:id="264"/>
      <w:r>
        <w:rPr>
          <w:rStyle w:val="CommentReference"/>
          <w:rFonts w:eastAsiaTheme="minorHAnsi" w:cstheme="minorBidi"/>
          <w:i w:val="0"/>
        </w:rPr>
        <w:commentReference w:id="264"/>
      </w:r>
      <w:r w:rsidRPr="00F12E64">
        <w:t xml:space="preserve">Type, </w:t>
      </w:r>
      <w:commentRangeStart w:id="265"/>
      <w:commentRangeStart w:id="266"/>
      <w:commentRangeStart w:id="267"/>
      <w:r w:rsidRPr="00F12E64">
        <w:t xml:space="preserve">Fire Size </w:t>
      </w:r>
      <w:commentRangeEnd w:id="265"/>
      <w:r>
        <w:rPr>
          <w:rStyle w:val="CommentReference"/>
          <w:rFonts w:eastAsiaTheme="minorHAnsi" w:cstheme="minorBidi"/>
          <w:i w:val="0"/>
        </w:rPr>
        <w:commentReference w:id="265"/>
      </w:r>
      <w:commentRangeEnd w:id="266"/>
      <w:r w:rsidR="00D10A7E">
        <w:rPr>
          <w:rStyle w:val="CommentReference"/>
          <w:rFonts w:eastAsiaTheme="minorHAnsi" w:cstheme="minorBidi"/>
          <w:i w:val="0"/>
        </w:rPr>
        <w:commentReference w:id="266"/>
      </w:r>
      <w:commentRangeEnd w:id="267"/>
      <w:r w:rsidR="008D3191">
        <w:rPr>
          <w:rStyle w:val="CommentReference"/>
          <w:rFonts w:eastAsiaTheme="minorHAnsi" w:cstheme="minorBidi"/>
          <w:i w:val="0"/>
        </w:rPr>
        <w:commentReference w:id="267"/>
      </w:r>
      <w:r w:rsidRPr="00F12E64">
        <w:t>&amp; Maximum Burn Age</w:t>
      </w:r>
    </w:p>
    <w:p w14:paraId="029A14E3" w14:textId="10476508" w:rsidR="00D3763B" w:rsidRDefault="00D3763B" w:rsidP="00D3763B">
      <w:r>
        <w:t>When comparing the effect of fire type, either planned or wildfire, on animal movement, we found that planned burns had a significant small, positive effect on movement (</w:t>
      </w:r>
      <w:r w:rsidRPr="00821948">
        <w:t xml:space="preserve">Hedge’s </w:t>
      </w:r>
      <w:r w:rsidRPr="005B2DE1">
        <w:rPr>
          <w:i/>
          <w:iCs/>
        </w:rPr>
        <w:t>g</w:t>
      </w:r>
      <w:r>
        <w:t xml:space="preserve"> = </w:t>
      </w:r>
      <w:r w:rsidRPr="00D1510E">
        <w:t>0.313</w:t>
      </w:r>
      <w:r>
        <w:t xml:space="preserve">, 95% CI = </w:t>
      </w:r>
      <w:r w:rsidRPr="00D1510E">
        <w:t>0.00</w:t>
      </w:r>
      <w:r w:rsidR="0058071E">
        <w:t>5</w:t>
      </w:r>
      <w:r>
        <w:t>,</w:t>
      </w:r>
      <w:r w:rsidRPr="00D1510E">
        <w:t xml:space="preserve"> 0.62</w:t>
      </w:r>
      <w:r w:rsidR="0058071E">
        <w:t>2</w:t>
      </w:r>
      <w:r>
        <w:t xml:space="preserve">, p = </w:t>
      </w:r>
      <w:r w:rsidRPr="00D1510E">
        <w:t>0.0466</w:t>
      </w:r>
      <w:r>
        <w:t xml:space="preserve">; </w:t>
      </w:r>
      <w:r w:rsidRPr="008C3E70">
        <w:rPr>
          <w:highlight w:val="yellow"/>
        </w:rPr>
        <w:t xml:space="preserve">Figure </w:t>
      </w:r>
      <w:r>
        <w:rPr>
          <w:highlight w:val="yellow"/>
        </w:rPr>
        <w:t>5</w:t>
      </w:r>
      <w:r>
        <w:t>). When modelling the effect of maximum burn age on movement responses we found no correlation between maximum burn age and movement responses (</w:t>
      </w:r>
      <w:r w:rsidRPr="00570391">
        <w:t>β = –0.047</w:t>
      </w:r>
      <w:r>
        <w:t xml:space="preserve"> [95% CI = </w:t>
      </w:r>
      <w:r w:rsidRPr="00570391">
        <w:t>–0.163</w:t>
      </w:r>
      <w:r>
        <w:t>,</w:t>
      </w:r>
      <w:r w:rsidRPr="00570391">
        <w:t xml:space="preserve"> 0.070</w:t>
      </w:r>
      <w:r>
        <w:t xml:space="preserve">], </w:t>
      </w:r>
      <w:r w:rsidRPr="00570391">
        <w:t>p = 0.43</w:t>
      </w:r>
      <w:r>
        <w:t>; Supplementary Information 4, Table S4.1). Similarly, we found no relationship between fire size and movement responses (</w:t>
      </w:r>
      <w:r w:rsidRPr="00570391">
        <w:t xml:space="preserve">β = </w:t>
      </w:r>
      <w:r>
        <w:t>0.002 [95% CI = -0.11</w:t>
      </w:r>
      <w:r w:rsidR="0058071E">
        <w:t>3</w:t>
      </w:r>
      <w:r>
        <w:t>, 0.11</w:t>
      </w:r>
      <w:r w:rsidR="0058071E">
        <w:t>7</w:t>
      </w:r>
      <w:r>
        <w:t xml:space="preserve">], </w:t>
      </w:r>
      <w:r w:rsidRPr="00570391">
        <w:t>p = 0.</w:t>
      </w:r>
      <w:r>
        <w:t>97;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B986650">
            <wp:extent cx="5709285" cy="3806190"/>
            <wp:effectExtent l="0" t="0" r="5715" b="381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5"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268"/>
      <w:r w:rsidRPr="005F502D">
        <w:t>Orchard</w:t>
      </w:r>
      <w:commentRangeEnd w:id="268"/>
      <w:r>
        <w:rPr>
          <w:rStyle w:val="CommentReference"/>
          <w:bCs w:val="0"/>
        </w:rPr>
        <w:commentReference w:id="268"/>
      </w:r>
      <w:r w:rsidRPr="005F502D">
        <w:t xml:space="preserve">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r w:rsidRPr="00F12E64">
        <w:t>Biome</w:t>
      </w:r>
    </w:p>
    <w:p w14:paraId="39EB0BFC" w14:textId="52375CB6"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w:t>
      </w:r>
      <w:r w:rsidRPr="000349DC">
        <w:rPr>
          <w:i/>
          <w:iCs/>
        </w:rPr>
        <w:t>Hedge’s g</w:t>
      </w:r>
      <w:r w:rsidRPr="000349DC">
        <w:t xml:space="preserve"> = 0.83, 95% CI = 0.22–1.43, </w:t>
      </w:r>
      <w:r w:rsidRPr="000349DC">
        <w:rPr>
          <w:i/>
          <w:iCs/>
        </w:rPr>
        <w:t>p</w:t>
      </w:r>
      <w:r w:rsidRPr="000349DC">
        <w:t xml:space="preserve"> = 0.008). </w:t>
      </w:r>
      <w:r w:rsidRPr="00FB1493">
        <w:t>Moderate, marginally positive effects</w:t>
      </w:r>
      <w:r w:rsidRPr="000349DC">
        <w:t xml:space="preserve"> were observed in </w:t>
      </w:r>
      <w:r w:rsidRPr="00821948">
        <w:rPr>
          <w:i/>
          <w:iCs/>
        </w:rPr>
        <w:t xml:space="preserve">flooded grasslands and savannas </w:t>
      </w:r>
      <w:r w:rsidRPr="000349DC">
        <w:t>(</w:t>
      </w:r>
      <w:r w:rsidRPr="00821948">
        <w:t>Hedge’s</w:t>
      </w:r>
      <w:r w:rsidRPr="000349DC">
        <w:rPr>
          <w:i/>
          <w:iCs/>
        </w:rPr>
        <w:t xml:space="preserve"> g</w:t>
      </w:r>
      <w:r w:rsidRPr="000349DC">
        <w:t xml:space="preserve"> = 0.78, 95% CI = –0.08–1.64, </w:t>
      </w:r>
      <w:r w:rsidRPr="000349DC">
        <w:rPr>
          <w:i/>
          <w:iCs/>
        </w:rPr>
        <w:t>p</w:t>
      </w:r>
      <w:r w:rsidRPr="000349DC">
        <w:t xml:space="preserve"> = 0.074) and </w:t>
      </w:r>
      <w:r w:rsidRPr="00821948">
        <w:rPr>
          <w:i/>
          <w:iCs/>
        </w:rPr>
        <w:t xml:space="preserve">temperate grasslands, savannas and shrublands </w:t>
      </w:r>
      <w:r w:rsidRPr="000349DC">
        <w:t>(</w:t>
      </w:r>
      <w:r w:rsidRPr="000349DC">
        <w:rPr>
          <w:i/>
          <w:iCs/>
        </w:rPr>
        <w:t>Hedge’s g</w:t>
      </w:r>
      <w:r w:rsidRPr="000349DC">
        <w:t xml:space="preserve"> = 0.59, 95% CI = –0.01–1.19, </w:t>
      </w:r>
      <w:r w:rsidRPr="000349DC">
        <w:rPr>
          <w:i/>
          <w:iCs/>
        </w:rPr>
        <w:t>p</w:t>
      </w:r>
      <w:r w:rsidRPr="000349DC">
        <w:t xml:space="preserve"> = 0.053).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showed no significant responses (Supplementary Information 4, Table </w:t>
      </w:r>
      <w:r w:rsidRPr="000349DC">
        <w:lastRenderedPageBreak/>
        <w:t>S4.1).</w:t>
      </w:r>
      <w:r w:rsidR="00DB07C1" w:rsidRPr="00DB07C1">
        <w:rPr>
          <w:noProof/>
        </w:rPr>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8"/>
                    <a:stretch>
                      <a:fillRect/>
                    </a:stretch>
                  </pic:blipFill>
                  <pic:spPr>
                    <a:xfrm>
                      <a:off x="0" y="0"/>
                      <a:ext cx="5731510" cy="4237990"/>
                    </a:xfrm>
                    <a:prstGeom prst="rect">
                      <a:avLst/>
                    </a:prstGeom>
                  </pic:spPr>
                </pic:pic>
              </a:graphicData>
            </a:graphic>
          </wp:inline>
        </w:drawing>
      </w:r>
    </w:p>
    <w:p w14:paraId="47F7C6D8" w14:textId="09EF7A77"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269"/>
      <w:r w:rsidRPr="005F502D">
        <w:t xml:space="preserve">Orchard </w:t>
      </w:r>
      <w:commentRangeEnd w:id="269"/>
      <w:r w:rsidR="00EC5DCA">
        <w:rPr>
          <w:rStyle w:val="CommentReference"/>
          <w:bCs w:val="0"/>
        </w:rPr>
        <w:commentReference w:id="269"/>
      </w:r>
      <w:r w:rsidRPr="005F502D">
        <w:t xml:space="preserve">plot showing </w:t>
      </w:r>
      <w:commentRangeStart w:id="270"/>
      <w:commentRangeStart w:id="271"/>
      <w:r w:rsidRPr="005F502D">
        <w:t>the</w:t>
      </w:r>
      <w:commentRangeEnd w:id="270"/>
      <w:r w:rsidR="003B45AF">
        <w:rPr>
          <w:rStyle w:val="CommentReference"/>
          <w:bCs w:val="0"/>
        </w:rPr>
        <w:commentReference w:id="270"/>
      </w:r>
      <w:commentRangeEnd w:id="271"/>
      <w:r w:rsidR="00432A4D">
        <w:rPr>
          <w:rStyle w:val="CommentReference"/>
          <w:bCs w:val="0"/>
        </w:rPr>
        <w:commentReference w:id="271"/>
      </w:r>
      <w:r w:rsidRPr="005F502D">
        <w:t xml:space="preserve"> estimated effect </w:t>
      </w:r>
      <w:commentRangeStart w:id="272"/>
      <w:commentRangeStart w:id="273"/>
      <w:r w:rsidRPr="005F502D">
        <w:t>of</w:t>
      </w:r>
      <w:commentRangeEnd w:id="272"/>
      <w:r w:rsidR="00DA4C46">
        <w:rPr>
          <w:rStyle w:val="CommentReference"/>
          <w:bCs w:val="0"/>
        </w:rPr>
        <w:commentReference w:id="272"/>
      </w:r>
      <w:commentRangeEnd w:id="273"/>
      <w:r w:rsidR="00D800E8">
        <w:rPr>
          <w:rStyle w:val="CommentReference"/>
          <w:bCs w:val="0"/>
        </w:rPr>
        <w:commentReference w:id="273"/>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3BC76139" w14:textId="45AECC8A" w:rsidR="004E3AD1" w:rsidRDefault="004E3AD1" w:rsidP="004E3AD1">
      <w:commentRangeStart w:id="274"/>
      <w:r w:rsidRPr="004E3AD1">
        <w:t>Across</w:t>
      </w:r>
      <w:commentRangeEnd w:id="274"/>
      <w:r>
        <w:rPr>
          <w:rStyle w:val="CommentReference"/>
        </w:rPr>
        <w:commentReference w:id="274"/>
      </w:r>
      <w:r w:rsidRPr="004E3AD1">
        <w:t xml:space="preserve"> the full dataset, </w:t>
      </w:r>
      <w:r w:rsidRPr="004E3AD1">
        <w:rPr>
          <w:bCs/>
        </w:rPr>
        <w:t>body mass was not correlated</w:t>
      </w:r>
      <w:r w:rsidRPr="004E3AD1">
        <w:t xml:space="preserve"> with animal movement responses to fire (</w:t>
      </w:r>
      <w:r w:rsidRPr="004E3AD1">
        <w:rPr>
          <w:i/>
          <w:iCs/>
        </w:rPr>
        <w:t>β</w:t>
      </w:r>
      <w:r w:rsidRPr="004E3AD1">
        <w:t xml:space="preserve"> = 0.02, 95% CI = –0.04–0.08, </w:t>
      </w:r>
      <w:r w:rsidRPr="004E3AD1">
        <w:rPr>
          <w:i/>
          <w:iCs/>
        </w:rPr>
        <w:t>p</w:t>
      </w:r>
      <w:r w:rsidRPr="004E3AD1">
        <w:t xml:space="preserve"> = 0.52;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275"/>
      <w:r w:rsidRPr="004E3AD1">
        <w:t xml:space="preserve">group </w:t>
      </w:r>
      <w:commentRangeEnd w:id="275"/>
      <w:r w:rsidR="00090C87">
        <w:rPr>
          <w:rStyle w:val="CommentReference"/>
        </w:rPr>
        <w:commentReference w:id="275"/>
      </w:r>
      <w:r w:rsidRPr="004E3AD1">
        <w:t>(Supplementary Information 4, Table S4.1).</w:t>
      </w:r>
    </w:p>
    <w:p w14:paraId="716A60E3" w14:textId="4CAC6389" w:rsidR="00DB5966" w:rsidRDefault="00DB5966" w:rsidP="00DB5966">
      <w:pPr>
        <w:pStyle w:val="Heading3"/>
      </w:pPr>
      <w:r>
        <w:t>Study heterogeneity, publication bias and sensitivity</w:t>
      </w:r>
    </w:p>
    <w:p w14:paraId="1A82F1C2" w14:textId="53150D0E"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 xml:space="preserve">=61.59), with </w:t>
      </w:r>
      <w:commentRangeStart w:id="276"/>
      <w:r>
        <w:rPr>
          <w:iCs/>
          <w:color w:val="000000"/>
        </w:rPr>
        <w:t xml:space="preserve">33.26% of variation remaining unexplained </w:t>
      </w:r>
      <w:commentRangeEnd w:id="276"/>
      <w:r w:rsidR="0088245E">
        <w:rPr>
          <w:rStyle w:val="CommentReference"/>
        </w:rPr>
        <w:commentReference w:id="276"/>
      </w:r>
      <w:r>
        <w:rPr>
          <w:iCs/>
          <w:color w:val="000000"/>
        </w:rPr>
        <w:t>I</w:t>
      </w:r>
      <w:r w:rsidRPr="00CE6133">
        <w:rPr>
          <w:iCs/>
          <w:color w:val="000000"/>
          <w:vertAlign w:val="superscript"/>
        </w:rPr>
        <w:t>2</w:t>
      </w:r>
      <w:r>
        <w:rPr>
          <w:iCs/>
          <w:color w:val="000000"/>
          <w:vertAlign w:val="subscript"/>
        </w:rPr>
        <w:t>[residuals]</w:t>
      </w:r>
      <w:r>
        <w:rPr>
          <w:iCs/>
          <w:color w:val="000000"/>
        </w:rPr>
        <w:t xml:space="preserve">=33.26), indicating </w:t>
      </w:r>
      <w:r>
        <w:rPr>
          <w:iCs/>
          <w:color w:val="000000"/>
        </w:rPr>
        <w:lastRenderedPageBreak/>
        <w:t xml:space="preserve">a moderate to high level of true heterogeneity in the full dataset. </w:t>
      </w:r>
      <w:r w:rsidRPr="00A02C71">
        <w:rPr>
          <w:iCs/>
          <w:color w:val="000000"/>
        </w:rPr>
        <w:t>Across 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Pr="00A02C71">
        <w:rPr>
          <w:iCs/>
          <w:color w:val="000000"/>
        </w:rPr>
        <w:t xml:space="preserve">Neither phylogenetic relatedness or species identity accounted for any additional heterogeneity in the random effects only model, suggesting </w:t>
      </w:r>
      <w:r>
        <w:rPr>
          <w:iCs/>
          <w:color w:val="000000"/>
        </w:rPr>
        <w:t xml:space="preserve">both </w:t>
      </w:r>
      <w:r>
        <w:t>residual variation unexplained by the random effects, and</w:t>
      </w:r>
      <w:r w:rsidRPr="00A02C71">
        <w:rPr>
          <w:iCs/>
          <w:color w:val="000000"/>
        </w:rPr>
        <w:t xml:space="preserve"> limited evolutionary or intraspecific structuring in effect sizes.</w:t>
      </w:r>
    </w:p>
    <w:p w14:paraId="7E0401C4" w14:textId="584778CB"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p =</w:t>
      </w:r>
      <w:r w:rsidRPr="000222CC">
        <w:t xml:space="preserve"> 0.282</w:t>
      </w:r>
      <w:r>
        <w:t>). We found a significant decline effect in the dataset (</w:t>
      </w:r>
      <w:r w:rsidRPr="00570391">
        <w:t xml:space="preserve">β </w:t>
      </w:r>
      <w:r>
        <w:t>= -0.</w:t>
      </w:r>
      <w:r w:rsidR="00EA19AD">
        <w:t>023</w:t>
      </w:r>
      <w:r>
        <w:t xml:space="preserve">, [-0.043, -0.002], p = </w:t>
      </w:r>
      <w:r w:rsidRPr="00D51D30">
        <w:t>0.</w:t>
      </w:r>
      <w:r w:rsidR="00EA19AD" w:rsidRPr="00D51D30">
        <w:t>03</w:t>
      </w:r>
      <w:r w:rsidR="00EA19AD">
        <w:t>2</w:t>
      </w:r>
      <w:r>
        <w:t xml:space="preserve">), with the magnitude of effect sizes </w:t>
      </w:r>
      <w:commentRangeStart w:id="277"/>
      <w:r>
        <w:t xml:space="preserve">declining over time </w:t>
      </w:r>
      <w:commentRangeEnd w:id="277"/>
      <w:r w:rsidR="00084207">
        <w:rPr>
          <w:rStyle w:val="CommentReference"/>
        </w:rPr>
        <w:commentReference w:id="277"/>
      </w:r>
      <w:r w:rsidRPr="00996C69">
        <w:rPr>
          <w:highlight w:val="yellow"/>
        </w:rPr>
        <w:t>(</w:t>
      </w:r>
      <w:commentRangeStart w:id="278"/>
      <w:commentRangeStart w:id="279"/>
      <w:r>
        <w:rPr>
          <w:highlight w:val="yellow"/>
        </w:rPr>
        <w:t xml:space="preserve">Figure </w:t>
      </w:r>
      <w:commentRangeEnd w:id="278"/>
      <w:r>
        <w:rPr>
          <w:rStyle w:val="CommentReference"/>
        </w:rPr>
        <w:commentReference w:id="278"/>
      </w:r>
      <w:commentRangeEnd w:id="279"/>
      <w:r>
        <w:rPr>
          <w:rStyle w:val="CommentReference"/>
        </w:rPr>
        <w:commentReference w:id="279"/>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6A094BF1">
            <wp:extent cx="5638800" cy="2819400"/>
            <wp:effectExtent l="0" t="0" r="0"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9">
                      <a:extLst>
                        <a:ext uri="{96DAC541-7B7A-43D3-8B79-37D633B846F1}">
                          <asvg:svgBlip xmlns:asvg="http://schemas.microsoft.com/office/drawing/2016/SVG/main" r:embed="rId20"/>
                        </a:ext>
                      </a:extLst>
                    </a:blip>
                    <a:stretch>
                      <a:fillRect/>
                    </a:stretch>
                  </pic:blipFill>
                  <pic:spPr>
                    <a:xfrm>
                      <a:off x="0" y="0"/>
                      <a:ext cx="5638800" cy="2819400"/>
                    </a:xfrm>
                    <a:prstGeom prst="rect">
                      <a:avLst/>
                    </a:prstGeom>
                  </pic:spPr>
                </pic:pic>
              </a:graphicData>
            </a:graphic>
          </wp:inline>
        </w:drawing>
      </w:r>
    </w:p>
    <w:p w14:paraId="3B1B5187" w14:textId="18D0744D" w:rsidR="00FB1493" w:rsidRPr="008E2E91" w:rsidRDefault="00FB1493" w:rsidP="00FB1493">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Each point represents an ind</w:t>
      </w:r>
      <w:ins w:id="280" w:author="McAuley, Chloe" w:date="2025-10-29T09:39:00Z" w16du:dateUtc="2025-10-29T01:39:00Z">
        <w:r w:rsidR="00434E98">
          <w:t xml:space="preserve">ividual </w:t>
        </w:r>
      </w:ins>
      <w:del w:id="281" w:author="McAuley, Chloe" w:date="2025-10-29T09:39:00Z" w16du:dateUtc="2025-10-29T01:39:00Z">
        <w:r w:rsidRPr="008E2E91" w:rsidDel="00434E98">
          <w:delText xml:space="preserve">uvial </w:delText>
        </w:r>
      </w:del>
      <w:r w:rsidRPr="008E2E91">
        <w:t>effect size (</w:t>
      </w:r>
      <w:ins w:id="282" w:author="McAuley, Chloe" w:date="2025-10-29T09:39:00Z" w16du:dateUtc="2025-10-29T01:39:00Z">
        <w:r w:rsidR="00434E98">
          <w:t>Hedge’s</w:t>
        </w:r>
      </w:ins>
      <w:ins w:id="283" w:author="McAuley, Chloe" w:date="2025-10-29T09:40:00Z" w16du:dateUtc="2025-10-29T01:40:00Z">
        <w:r w:rsidR="00434E98">
          <w:t xml:space="preserve"> </w:t>
        </w:r>
        <w:r w:rsidR="00434E98" w:rsidRPr="00434E98">
          <w:rPr>
            <w:i/>
            <w:iCs/>
            <w:rPrChange w:id="284" w:author="McAuley, Chloe" w:date="2025-10-29T09:40:00Z" w16du:dateUtc="2025-10-29T01:40:00Z">
              <w:rPr/>
            </w:rPrChange>
          </w:rPr>
          <w:t>g</w:t>
        </w:r>
        <w:r w:rsidR="00434E98" w:rsidRPr="00434E98">
          <w:rPr>
            <w:rPrChange w:id="285" w:author="McAuley, Chloe" w:date="2025-10-29T09:40:00Z" w16du:dateUtc="2025-10-29T01:40:00Z">
              <w:rPr>
                <w:i/>
                <w:iCs/>
              </w:rPr>
            </w:rPrChange>
          </w:rPr>
          <w:t>,</w:t>
        </w:r>
        <w:r w:rsidR="00434E98">
          <w:rPr>
            <w:i/>
            <w:iCs/>
          </w:rPr>
          <w:t xml:space="preserve"> </w:t>
        </w:r>
      </w:ins>
      <w:ins w:id="286" w:author="McAuley, Chloe" w:date="2025-10-29T09:39:00Z" w16du:dateUtc="2025-10-29T01:39:00Z">
        <w:r w:rsidR="00434E98">
          <w:t>n</w:t>
        </w:r>
      </w:ins>
      <w:del w:id="287" w:author="McAuley, Chloe" w:date="2025-10-29T09:39:00Z" w16du:dateUtc="2025-10-29T01:39:00Z">
        <w:r w:rsidRPr="008E2E91" w:rsidDel="00434E98">
          <w:delText>k</w:delText>
        </w:r>
      </w:del>
      <w:r w:rsidRPr="008E2E91">
        <w:t xml:space="preserve">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5EF5E7B6" w14:textId="77777777" w:rsidR="00FB1493" w:rsidRPr="00DB5966" w:rsidRDefault="00FB1493" w:rsidP="00DB5966"/>
    <w:p w14:paraId="6D0405A4" w14:textId="77777777" w:rsidR="00F26A6D" w:rsidRDefault="00F26A6D" w:rsidP="00294A0A">
      <w:pPr>
        <w:pStyle w:val="Heading1"/>
      </w:pPr>
      <w:commentRangeStart w:id="288"/>
      <w:commentRangeStart w:id="289"/>
      <w:r w:rsidRPr="00F26A6D">
        <w:lastRenderedPageBreak/>
        <w:t>Discussion</w:t>
      </w:r>
      <w:commentRangeEnd w:id="288"/>
      <w:commentRangeEnd w:id="289"/>
      <w:r w:rsidR="007473CB">
        <w:rPr>
          <w:rStyle w:val="CommentReference"/>
          <w:rFonts w:eastAsiaTheme="minorHAnsi" w:cstheme="minorBidi"/>
          <w:b w:val="0"/>
        </w:rPr>
        <w:commentReference w:id="288"/>
      </w:r>
      <w:r w:rsidR="00DA4C46">
        <w:rPr>
          <w:rStyle w:val="CommentReference"/>
          <w:rFonts w:eastAsiaTheme="minorHAnsi" w:cstheme="minorBidi"/>
          <w:b w:val="0"/>
        </w:rPr>
        <w:commentReference w:id="289"/>
      </w:r>
    </w:p>
    <w:p w14:paraId="3BEC5082" w14:textId="57A7DD40" w:rsidR="000A5EC5" w:rsidRDefault="00BA42C7" w:rsidP="00294A0A">
      <w:pPr>
        <w:rPr>
          <w:ins w:id="290" w:author="McAuley, Chloe" w:date="2025-10-29T09:47:00Z" w16du:dateUtc="2025-10-29T01:47:00Z"/>
          <w:strike/>
        </w:rPr>
      </w:pPr>
      <w:commentRangeStart w:id="291"/>
      <w:r w:rsidRPr="004D2D7E">
        <w:rPr>
          <w:strike/>
        </w:rPr>
        <w:t>p</w:t>
      </w:r>
      <w:commentRangeEnd w:id="291"/>
      <w:r w:rsidR="00DA4C46" w:rsidRPr="004D2D7E">
        <w:rPr>
          <w:rStyle w:val="CommentReference"/>
          <w:strike/>
        </w:rPr>
        <w:commentReference w:id="291"/>
      </w:r>
      <w:r w:rsidRPr="004D2D7E">
        <w:rPr>
          <w:strike/>
        </w:rPr>
        <w:t xml:space="preserve"> </w:t>
      </w:r>
      <w:commentRangeStart w:id="292"/>
      <w:commentRangeStart w:id="293"/>
      <w:r w:rsidR="005B7300" w:rsidRPr="004D2D7E">
        <w:rPr>
          <w:strike/>
        </w:rPr>
        <w:t>C</w:t>
      </w:r>
      <w:commentRangeEnd w:id="292"/>
      <w:r w:rsidR="00DA4C46" w:rsidRPr="004D2D7E">
        <w:rPr>
          <w:rStyle w:val="CommentReference"/>
          <w:strike/>
        </w:rPr>
        <w:commentReference w:id="292"/>
      </w:r>
      <w:commentRangeEnd w:id="293"/>
      <w:r w:rsidR="0018197A">
        <w:rPr>
          <w:rStyle w:val="CommentReference"/>
        </w:rPr>
        <w:commentReference w:id="293"/>
      </w:r>
      <w:r w:rsidR="005B7300" w:rsidRPr="004D2D7E">
        <w:rPr>
          <w:strike/>
        </w:rPr>
        <w:t xml:space="preserve"> </w:t>
      </w:r>
    </w:p>
    <w:p w14:paraId="094CA565" w14:textId="1EE5557F" w:rsidR="00FB0B8B" w:rsidRPr="00FB0B8B" w:rsidRDefault="00FB0B8B" w:rsidP="00FB0B8B">
      <w:pPr>
        <w:rPr>
          <w:ins w:id="294" w:author="McAuley, Chloe" w:date="2025-10-29T09:51:00Z" w16du:dateUtc="2025-10-29T01:51:00Z"/>
          <w:i/>
          <w:iCs/>
          <w:rPrChange w:id="295" w:author="McAuley, Chloe" w:date="2025-10-29T09:51:00Z" w16du:dateUtc="2025-10-29T01:51:00Z">
            <w:rPr>
              <w:ins w:id="296" w:author="McAuley, Chloe" w:date="2025-10-29T09:51:00Z" w16du:dateUtc="2025-10-29T01:51:00Z"/>
            </w:rPr>
          </w:rPrChange>
        </w:rPr>
      </w:pPr>
      <w:ins w:id="297" w:author="McAuley, Chloe" w:date="2025-10-29T09:51:00Z" w16du:dateUtc="2025-10-29T01:51:00Z">
        <w:r w:rsidRPr="00FB0B8B">
          <w:rPr>
            <w:i/>
            <w:iCs/>
            <w:rPrChange w:id="298" w:author="McAuley, Chloe" w:date="2025-10-29T09:51:00Z" w16du:dateUtc="2025-10-29T01:51:00Z">
              <w:rPr/>
            </w:rPrChange>
          </w:rPr>
          <w:t>Para 1:</w:t>
        </w:r>
        <w:r w:rsidRPr="00FB0B8B">
          <w:rPr>
            <w:rFonts w:ascii="Segoe UI" w:hAnsi="Segoe UI" w:cs="Segoe UI"/>
            <w:i/>
            <w:iCs/>
            <w:sz w:val="18"/>
            <w:szCs w:val="18"/>
            <w:rPrChange w:id="299" w:author="McAuley, Chloe" w:date="2025-10-29T09:51:00Z" w16du:dateUtc="2025-10-29T01:51:00Z">
              <w:rPr>
                <w:rFonts w:ascii="Segoe UI" w:hAnsi="Segoe UI" w:cs="Segoe UI"/>
                <w:sz w:val="18"/>
                <w:szCs w:val="18"/>
              </w:rPr>
            </w:rPrChange>
          </w:rPr>
          <w:t xml:space="preserve"> </w:t>
        </w:r>
      </w:ins>
      <w:ins w:id="300" w:author="McAuley, Chloe" w:date="2025-10-29T09:51:00Z">
        <w:r w:rsidRPr="00FB0B8B">
          <w:rPr>
            <w:i/>
            <w:iCs/>
            <w:rPrChange w:id="301" w:author="McAuley, Chloe" w:date="2025-10-29T09:51:00Z" w16du:dateUtc="2025-10-29T01:51:00Z">
              <w:rPr/>
            </w:rPrChange>
          </w:rPr>
          <w:t xml:space="preserve">Main finding, remind the reader what the study is and why </w:t>
        </w:r>
        <w:proofErr w:type="spellStart"/>
        <w:r w:rsidRPr="00FB0B8B">
          <w:rPr>
            <w:i/>
            <w:iCs/>
            <w:rPrChange w:id="302" w:author="McAuley, Chloe" w:date="2025-10-29T09:51:00Z" w16du:dateUtc="2025-10-29T01:51:00Z">
              <w:rPr/>
            </w:rPrChange>
          </w:rPr>
          <w:t>its</w:t>
        </w:r>
        <w:proofErr w:type="spellEnd"/>
        <w:r w:rsidRPr="00FB0B8B">
          <w:rPr>
            <w:i/>
            <w:iCs/>
            <w:rPrChange w:id="303" w:author="McAuley, Chloe" w:date="2025-10-29T09:51:00Z" w16du:dateUtc="2025-10-29T01:51:00Z">
              <w:rPr/>
            </w:rPrChange>
          </w:rPr>
          <w:t xml:space="preserve"> cool, remind the reader why it’s important (150 words)</w:t>
        </w:r>
      </w:ins>
    </w:p>
    <w:p w14:paraId="623EA09B" w14:textId="7F44B124" w:rsidR="00FB0B8B" w:rsidRDefault="00FB0B8B" w:rsidP="00FB0B8B">
      <w:pPr>
        <w:rPr>
          <w:ins w:id="304" w:author="McAuley, Chloe" w:date="2025-10-29T09:51:00Z" w16du:dateUtc="2025-10-29T01:51:00Z"/>
        </w:rPr>
      </w:pPr>
      <w:ins w:id="305" w:author="McAuley, Chloe" w:date="2025-10-29T09:48:00Z" w16du:dateUtc="2025-10-29T01:48:00Z">
        <w:r>
          <w:t xml:space="preserve">Animal movement responses to fire are highly heterogeneous and often context dependent </w:t>
        </w:r>
        <w:r>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YWwgb2YgQW5pbWFsIEVjb2xvZ3k8L3NlY29uZGFyeS10aXRsZT48L3RpdGxlcz48cGFnZXM+MjI3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</w:fldData>
          </w:fldChar>
        </w:r>
        <w:r>
          <w:instrText xml:space="preserve"> ADDIN EN.CITE </w:instrText>
        </w:r>
        <w:r>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YWwgb2YgQW5pbWFsIEVjb2xvZ3k8L3NlY29uZGFyeS10aXRsZT48L3RpdGxlcz48cGFnZXM+MjI3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</w:fldData>
          </w:fldChar>
        </w:r>
        <w:r>
          <w:instrText xml:space="preserve"> ADDIN EN.CITE.DATA </w:instrText>
        </w:r>
        <w:r>
          <w:fldChar w:fldCharType="end"/>
        </w:r>
        <w:r>
          <w:fldChar w:fldCharType="separate"/>
        </w:r>
        <w:r>
          <w:rPr>
            <w:noProof/>
          </w:rPr>
          <w:t>(Doherty et al., 2022; Doherty et al., 2023; Ganz et al., 2022; Geary et al., 2020)</w:t>
        </w:r>
        <w:r>
          <w:fldChar w:fldCharType="end"/>
        </w:r>
        <w:r>
          <w:t xml:space="preserve">, and this is reflected in the results of our meta-analysis. </w:t>
        </w:r>
        <w:r w:rsidRPr="00F70883">
          <w:t xml:space="preserve">The results of our overall model reveal a small, yet positive effect of fire on animal movement, indicating that animal movements </w:t>
        </w:r>
        <w:r>
          <w:t xml:space="preserve">generally </w:t>
        </w:r>
        <w:r w:rsidRPr="00F70883">
          <w:t>increase following fire.</w:t>
        </w:r>
        <w:r>
          <w:t xml:space="preserve"> </w:t>
        </w:r>
      </w:ins>
    </w:p>
    <w:p w14:paraId="522ADA24" w14:textId="41145522" w:rsidR="00FB0B8B" w:rsidRPr="00FB0B8B" w:rsidRDefault="00FB0B8B" w:rsidP="00FB0B8B">
      <w:pPr>
        <w:rPr>
          <w:ins w:id="306" w:author="McAuley, Chloe" w:date="2025-10-29T09:50:00Z" w16du:dateUtc="2025-10-29T01:50:00Z"/>
          <w:i/>
          <w:iCs/>
          <w:rPrChange w:id="307" w:author="McAuley, Chloe" w:date="2025-10-29T09:51:00Z" w16du:dateUtc="2025-10-29T01:51:00Z">
            <w:rPr>
              <w:ins w:id="308" w:author="McAuley, Chloe" w:date="2025-10-29T09:50:00Z" w16du:dateUtc="2025-10-29T01:50:00Z"/>
            </w:rPr>
          </w:rPrChange>
        </w:rPr>
      </w:pPr>
      <w:ins w:id="309" w:author="McAuley, Chloe" w:date="2025-10-29T09:51:00Z" w16du:dateUtc="2025-10-29T01:51:00Z">
        <w:r>
          <w:rPr>
            <w:i/>
            <w:iCs/>
          </w:rPr>
          <w:t xml:space="preserve">Para 2: </w:t>
        </w:r>
      </w:ins>
      <w:ins w:id="310" w:author="McAuley, Chloe" w:date="2025-10-29T09:51:00Z">
        <w:r w:rsidRPr="00FB0B8B">
          <w:rPr>
            <w:i/>
            <w:iCs/>
          </w:rPr>
          <w:t xml:space="preserve">Explain the main finding. Explore potential </w:t>
        </w:r>
        <w:proofErr w:type="spellStart"/>
        <w:r w:rsidRPr="00FB0B8B">
          <w:rPr>
            <w:i/>
            <w:iCs/>
          </w:rPr>
          <w:t>mechanmisms</w:t>
        </w:r>
        <w:proofErr w:type="spellEnd"/>
        <w:r w:rsidRPr="00FB0B8B">
          <w:rPr>
            <w:i/>
            <w:iCs/>
          </w:rPr>
          <w:t xml:space="preserve"> for the overall result, avoid going into specifics about taxa or biomes. Focus on the main metric that drove the response (linear distance). Use the case studies and their </w:t>
        </w:r>
        <w:proofErr w:type="spellStart"/>
        <w:r w:rsidRPr="00FB0B8B">
          <w:rPr>
            <w:i/>
            <w:iCs/>
          </w:rPr>
          <w:t>intepretations</w:t>
        </w:r>
        <w:proofErr w:type="spellEnd"/>
        <w:r w:rsidRPr="00FB0B8B">
          <w:rPr>
            <w:i/>
            <w:iCs/>
          </w:rPr>
          <w:t xml:space="preserve"> to help explain them, as well as general theory and findings about how disturbance affects movement (recognising fire is not like urbanisation or land clearing, but that previous meta </w:t>
        </w:r>
        <w:proofErr w:type="spellStart"/>
        <w:r w:rsidRPr="00FB0B8B">
          <w:rPr>
            <w:i/>
            <w:iCs/>
          </w:rPr>
          <w:t>analsysis</w:t>
        </w:r>
        <w:proofErr w:type="spellEnd"/>
        <w:r w:rsidRPr="00FB0B8B">
          <w:rPr>
            <w:i/>
            <w:iCs/>
          </w:rPr>
          <w:t xml:space="preserve"> on those topics might provide some insights) (150-200 words)</w:t>
        </w:r>
      </w:ins>
    </w:p>
    <w:p w14:paraId="41BBEFE7" w14:textId="77777777" w:rsidR="00FB0B8B" w:rsidRDefault="00FB0B8B" w:rsidP="00FB0B8B">
      <w:pPr>
        <w:rPr>
          <w:ins w:id="311" w:author="McAuley, Chloe" w:date="2025-10-29T09:52:00Z" w16du:dateUtc="2025-10-29T01:52:00Z"/>
        </w:rPr>
      </w:pPr>
      <w:ins w:id="312" w:author="McAuley, Chloe" w:date="2025-10-29T09:48:00Z" w16du:dateUtc="2025-10-29T01:48:00Z">
        <w:r>
          <w:t>When comparing the strength of this effect between the movement categories, the</w:t>
        </w:r>
        <w:r w:rsidRPr="009B3E3A">
          <w:t xml:space="preserve"> linear distance category demonstrated small, yet significant positive effect</w:t>
        </w:r>
        <w:r>
          <w:t xml:space="preserve">, although movement category was not a strong predictor </w:t>
        </w:r>
        <w:commentRangeStart w:id="313"/>
        <w:r>
          <w:t>of effect size</w:t>
        </w:r>
        <w:commentRangeEnd w:id="313"/>
        <w:r>
          <w:rPr>
            <w:rStyle w:val="CommentReference"/>
          </w:rPr>
          <w:commentReference w:id="313"/>
        </w:r>
        <w:r>
          <w:t>.</w:t>
        </w:r>
        <w:r w:rsidRPr="009B3E3A">
          <w:t xml:space="preserve"> </w:t>
        </w:r>
      </w:ins>
    </w:p>
    <w:p w14:paraId="3F6E05DC" w14:textId="275184C7" w:rsidR="00FB0B8B" w:rsidRDefault="00FB0B8B" w:rsidP="00FB0B8B">
      <w:pPr>
        <w:rPr>
          <w:ins w:id="314" w:author="McAuley, Chloe" w:date="2025-10-29T09:49:00Z" w16du:dateUtc="2025-10-29T01:49:00Z"/>
        </w:rPr>
      </w:pPr>
      <w:ins w:id="315" w:author="McAuley, Chloe" w:date="2025-10-29T09:52:00Z" w16du:dateUtc="2025-10-29T01:52:00Z">
        <w:r w:rsidRPr="00592449">
          <w:rPr>
            <w:highlight w:val="yellow"/>
          </w:rPr>
          <w:t>HOW AND WHY FIRE MAY AFFE</w:t>
        </w:r>
        <w:r>
          <w:rPr>
            <w:highlight w:val="yellow"/>
          </w:rPr>
          <w:t>C</w:t>
        </w:r>
        <w:r w:rsidRPr="00592449">
          <w:rPr>
            <w:highlight w:val="yellow"/>
          </w:rPr>
          <w:t>T LINEAR MOVEMENTS</w:t>
        </w:r>
        <w:r>
          <w:rPr>
            <w:highlight w:val="yellow"/>
          </w:rPr>
          <w:t xml:space="preserve"> AND OTHER MOVEMENTS</w:t>
        </w:r>
        <w:r w:rsidRPr="00CF5416">
          <w:rPr>
            <w:highlight w:val="yellow"/>
          </w:rPr>
          <w:t>?</w:t>
        </w:r>
        <w:r>
          <w:t xml:space="preserve"> </w:t>
        </w:r>
        <w:r>
          <w:rPr>
            <w:highlight w:val="yellow"/>
          </w:rPr>
          <w:t xml:space="preserve">what </w:t>
        </w:r>
        <w:r w:rsidRPr="00BA42C7">
          <w:rPr>
            <w:highlight w:val="yellow"/>
          </w:rPr>
          <w:t xml:space="preserve">species are showing increases? Are these </w:t>
        </w:r>
        <w:commentRangeStart w:id="316"/>
        <w:r w:rsidRPr="00BA42C7">
          <w:rPr>
            <w:highlight w:val="yellow"/>
          </w:rPr>
          <w:t>prey</w:t>
        </w:r>
        <w:commentRangeEnd w:id="316"/>
        <w:r>
          <w:rPr>
            <w:rStyle w:val="CommentReference"/>
          </w:rPr>
          <w:commentReference w:id="316"/>
        </w:r>
        <w:r w:rsidRPr="00BA42C7">
          <w:rPr>
            <w:highlight w:val="yellow"/>
          </w:rPr>
          <w:t xml:space="preserve"> species? Could this be attributed to predation risk or perceived risk</w:t>
        </w:r>
        <w:r>
          <w:rPr>
            <w:highlight w:val="yellow"/>
          </w:rPr>
          <w:t xml:space="preserve"> in open habitats</w:t>
        </w:r>
        <w:r w:rsidRPr="00BA42C7">
          <w:rPr>
            <w:highlight w:val="yellow"/>
          </w:rPr>
          <w:t xml:space="preserve">? </w:t>
        </w:r>
        <w:commentRangeStart w:id="317"/>
        <w:r>
          <w:rPr>
            <w:highlight w:val="yellow"/>
          </w:rPr>
          <w:t>Could</w:t>
        </w:r>
        <w:commentRangeEnd w:id="317"/>
        <w:r>
          <w:rPr>
            <w:rStyle w:val="CommentReference"/>
          </w:rPr>
          <w:commentReference w:id="317"/>
        </w:r>
        <w:r>
          <w:rPr>
            <w:highlight w:val="yellow"/>
          </w:rPr>
          <w:t xml:space="preserve"> this be attributed to changes in predator behaviour? </w:t>
        </w:r>
        <w:r w:rsidRPr="00BA42C7">
          <w:rPr>
            <w:highlight w:val="yellow"/>
          </w:rPr>
          <w:t>Altered perception?</w:t>
        </w:r>
        <w:r>
          <w:t xml:space="preserve"> </w:t>
        </w:r>
        <w:r w:rsidRPr="00DA6C0E">
          <w:rPr>
            <w:highlight w:val="yellow"/>
          </w:rPr>
          <w:fldChar w:fldCharType="begin"/>
        </w:r>
        <w:r>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Zoology&lt;/full-title&gt;&lt;abbr-1&gt;J. Zool.&lt;/abbr-1&gt;&lt;abbr-2&gt;J Zool&lt;/abbr-2&gt;&lt;/periodical&gt;&lt;pages&gt;199-212&lt;/pages&gt;&lt;volume&gt;315&lt;/volume&gt;&lt;number&gt;3&lt;/number&gt;&lt;keywords&gt;&lt;keyword&gt;Body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Pr="00DA6C0E">
          <w:rPr>
            <w:highlight w:val="yellow"/>
          </w:rPr>
          <w:fldChar w:fldCharType="separate"/>
        </w:r>
        <w:r w:rsidRPr="00DA6C0E">
          <w:rPr>
            <w:noProof/>
            <w:highlight w:val="yellow"/>
          </w:rPr>
          <w:t>Stobo‐Wilson et al. (2021)</w:t>
        </w:r>
        <w:r w:rsidRPr="00DA6C0E">
          <w:rPr>
            <w:highlight w:val="yellow"/>
          </w:rPr>
          <w:fldChar w:fldCharType="end"/>
        </w:r>
        <w:r w:rsidRPr="00DA6C0E">
          <w:rPr>
            <w:highlight w:val="yellow"/>
          </w:rPr>
          <w:t xml:space="preserve"> for discussion of expectation that home range increases as resource availability decreases</w:t>
        </w:r>
        <w:r>
          <w:rPr>
            <w:highlight w:val="yellow"/>
          </w:rPr>
          <w:t xml:space="preserve"> (also relevant for biome discussion)</w:t>
        </w:r>
        <w:r w:rsidRPr="00DA6C0E">
          <w:rPr>
            <w:highlight w:val="yellow"/>
          </w:rPr>
          <w:t>.</w:t>
        </w:r>
      </w:ins>
    </w:p>
    <w:p w14:paraId="2DD458D4" w14:textId="14609A24" w:rsidR="00FB0B8B" w:rsidRDefault="00FB0B8B" w:rsidP="00FB0B8B">
      <w:pPr>
        <w:rPr>
          <w:ins w:id="318" w:author="McAuley, Chloe" w:date="2025-10-29T09:55:00Z" w16du:dateUtc="2025-10-29T01:55:00Z"/>
          <w:i/>
          <w:iCs/>
        </w:rPr>
      </w:pPr>
      <w:ins w:id="319" w:author="McAuley, Chloe" w:date="2025-10-29T09:52:00Z">
        <w:r w:rsidRPr="00FB0B8B">
          <w:rPr>
            <w:i/>
            <w:iCs/>
            <w:rPrChange w:id="320" w:author="McAuley, Chloe" w:date="2025-10-29T09:52:00Z" w16du:dateUtc="2025-10-29T01:52:00Z">
              <w:rPr/>
            </w:rPrChange>
          </w:rPr>
          <w:t xml:space="preserve">Para 3. Explore taxonomic and biome </w:t>
        </w:r>
        <w:proofErr w:type="gramStart"/>
        <w:r w:rsidRPr="00FB0B8B">
          <w:rPr>
            <w:i/>
            <w:iCs/>
            <w:rPrChange w:id="321" w:author="McAuley, Chloe" w:date="2025-10-29T09:52:00Z" w16du:dateUtc="2025-10-29T01:52:00Z">
              <w:rPr/>
            </w:rPrChange>
          </w:rPr>
          <w:t>results, and</w:t>
        </w:r>
        <w:proofErr w:type="gramEnd"/>
        <w:r w:rsidRPr="00FB0B8B">
          <w:rPr>
            <w:i/>
            <w:iCs/>
            <w:rPrChange w:id="322" w:author="McAuley, Chloe" w:date="2025-10-29T09:52:00Z" w16du:dateUtc="2025-10-29T01:52:00Z">
              <w:rPr/>
            </w:rPrChange>
          </w:rPr>
          <w:t xml:space="preserve"> explain them. (200 words)</w:t>
        </w:r>
      </w:ins>
    </w:p>
    <w:p w14:paraId="4C36601B" w14:textId="77777777" w:rsidR="00FB0B8B" w:rsidRDefault="00FB0B8B" w:rsidP="00FB0B8B">
      <w:pPr>
        <w:rPr>
          <w:ins w:id="323" w:author="McAuley, Chloe" w:date="2025-10-29T09:55:00Z" w16du:dateUtc="2025-10-29T01:55:00Z"/>
        </w:rPr>
      </w:pPr>
      <w:ins w:id="324" w:author="McAuley, Chloe" w:date="2025-10-29T09:55:00Z" w16du:dateUtc="2025-10-29T01:55:00Z">
        <w:r>
          <w:t xml:space="preserve">Apart from biome, we found no clear relationship between our predictor variables and movement responses to fire. In contrast to site specific, localised factors, the resolution of the extrinsic predictor variables we investigated are much coarser, and do not incorporate spatial or temporal environmental heterogeneity. This may aid in explaining why variables we expected to be influential, such fire size and fire type, were not. Within the studies we reviewed, we extracted qualitative descriptors of burn severity and patchiness when provided </w:t>
        </w:r>
        <w:r>
          <w:lastRenderedPageBreak/>
          <w:t xml:space="preserve">or inferred severity from post-fire descriptions of vegetation condition. Generally, burn severity was variable, resulting in a mosaic of differing burn severities and unburnt patches within a single fire extent </w:t>
        </w:r>
        <w:r>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instrText xml:space="preserve"> ADDIN EN.CITE </w:instrText>
        </w:r>
        <w:r>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instrText xml:space="preserve"> ADDIN EN.CITE.DATA </w:instrText>
        </w:r>
        <w:r>
          <w:fldChar w:fldCharType="end"/>
        </w:r>
        <w:r>
          <w:fldChar w:fldCharType="separate"/>
        </w:r>
        <w:r>
          <w:rPr>
            <w:noProof/>
          </w:rPr>
          <w:t>(eg. Cherry et al., 2018; Crabb et al., 2022; Lacki et al., 2009)</w:t>
        </w:r>
        <w:r>
          <w:fldChar w:fldCharType="end"/>
        </w:r>
        <w:r>
          <w:t xml:space="preserve">. Burn heterogeneity, rather than total fire extent, is likely a stronger mediator of resource distribution and availability within the landscape, and therefore a stronger predictor of animal movement responses. We expected the strength of effect sizes to decrease with maximum treatment age, however found no relationship. </w:t>
        </w:r>
        <w:r w:rsidRPr="00CF5416">
          <w:rPr>
            <w:highlight w:val="yellow"/>
          </w:rPr>
          <w:t>Discuss temporal scaling of resources post fire/veg succession and seral stages. Discuss differences between biomes/veg types in the weather/climate drivers of productivity (eg. Unpredictability/boom and bust in arid or xeric habitats), as well as veg composition</w:t>
        </w:r>
        <w:r>
          <w:t>.</w:t>
        </w:r>
      </w:ins>
    </w:p>
    <w:p w14:paraId="5D11B9BC" w14:textId="77777777" w:rsidR="00FB0B8B" w:rsidRDefault="00FB0B8B" w:rsidP="00FB0B8B">
      <w:pPr>
        <w:rPr>
          <w:ins w:id="325" w:author="McAuley, Chloe" w:date="2025-10-29T09:55:00Z" w16du:dateUtc="2025-10-29T01:55:00Z"/>
        </w:rPr>
      </w:pPr>
      <w:ins w:id="326" w:author="McAuley, Chloe" w:date="2025-10-29T09:55:00Z" w16du:dateUtc="2025-10-29T01:55:00Z">
        <w:r>
          <w:t>Biome type was a significant predictor of effect size. (</w:t>
        </w:r>
        <w:r w:rsidRPr="00CE7AB1">
          <w:rPr>
            <w:highlight w:val="yellow"/>
          </w:rPr>
          <w:t>EXPAND - types of movement, is space use contributing to results (</w:t>
        </w:r>
        <w:proofErr w:type="spellStart"/>
        <w:r w:rsidRPr="00CE7AB1">
          <w:rPr>
            <w:highlight w:val="yellow"/>
          </w:rPr>
          <w:t>ie</w:t>
        </w:r>
        <w:proofErr w:type="spellEnd"/>
        <w:r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t>)</w:t>
        </w:r>
      </w:ins>
    </w:p>
    <w:p w14:paraId="74A76D08" w14:textId="77777777" w:rsidR="00FB0B8B" w:rsidRDefault="00FB0B8B" w:rsidP="00FB0B8B">
      <w:pPr>
        <w:rPr>
          <w:ins w:id="327" w:author="McAuley, Chloe" w:date="2025-10-29T09:52:00Z" w16du:dateUtc="2025-10-29T01:52:00Z"/>
          <w:i/>
          <w:iCs/>
        </w:rPr>
      </w:pPr>
    </w:p>
    <w:p w14:paraId="244681F7" w14:textId="77777777" w:rsidR="00FB0B8B" w:rsidRDefault="00FB0B8B" w:rsidP="00FB0B8B">
      <w:pPr>
        <w:rPr>
          <w:ins w:id="328" w:author="McAuley, Chloe" w:date="2025-10-29T09:54:00Z" w16du:dateUtc="2025-10-29T01:54:00Z"/>
        </w:rPr>
      </w:pPr>
      <w:ins w:id="329" w:author="McAuley, Chloe" w:date="2025-10-29T09:54:00Z" w16du:dateUtc="2025-10-29T01:54:00Z">
        <w:r>
          <w:t xml:space="preserve">In addition to site specific factors, variation in species traits, hunting behaviour, and foraging strategies may also be contributing to heterogeneity in movement responses between studies </w:t>
        </w:r>
        <w:r>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instrText xml:space="preserve"> ADDIN EN.CITE </w:instrText>
        </w:r>
        <w:r>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instrText xml:space="preserve"> ADDIN EN.CITE.DATA </w:instrText>
        </w:r>
        <w:r>
          <w:fldChar w:fldCharType="end"/>
        </w:r>
        <w:r>
          <w:fldChar w:fldCharType="separate"/>
        </w:r>
        <w:r>
          <w:rPr>
            <w:noProof/>
          </w:rPr>
          <w:t>(Ganz et al., 2022; Geary et al., 2020; Pocknee et al., 2023)</w:t>
        </w:r>
        <w:r>
          <w:fldChar w:fldCharType="end"/>
        </w:r>
        <w:r>
          <w:t xml:space="preserve">. Our meta-analysis dataset included effect sizes from 13 orders across three classes, representing a broad range of life history strategies, hunting behaviours and foraging strategies. Our results found phylogenetic relatedness did not explain heterogeneity in effect sizes. Therefore, any variability in traits, life histories and behaviours that do contribute to movement responses occur likely at lower taxonomic ranks and are not consistent across higher levels </w:t>
        </w:r>
        <w:commentRangeStart w:id="330"/>
        <w:r>
          <w:t>such as order</w:t>
        </w:r>
        <w:commentRangeEnd w:id="330"/>
        <w:r>
          <w:rPr>
            <w:rStyle w:val="CommentReference"/>
          </w:rPr>
          <w:commentReference w:id="330"/>
        </w:r>
        <w:r>
          <w:t xml:space="preserve">. </w:t>
        </w:r>
        <w:r w:rsidRPr="00032A18">
          <w:rPr>
            <w:highlight w:val="yellow"/>
          </w:rPr>
          <w:t>EXPAND.</w:t>
        </w:r>
        <w:r>
          <w:t xml:space="preserve"> Hunting behaviours vary across predators, as to does preferred habitat to hunt in </w:t>
        </w:r>
        <w:r>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instrText xml:space="preserve"> ADDIN EN.CITE </w:instrText>
        </w:r>
        <w:r>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instrText xml:space="preserve"> ADDIN EN.CITE.DATA </w:instrText>
        </w:r>
        <w:r>
          <w:fldChar w:fldCharType="end"/>
        </w:r>
        <w:r>
          <w:fldChar w:fldCharType="separate"/>
        </w:r>
        <w:r>
          <w:rPr>
            <w:noProof/>
          </w:rPr>
          <w:t>(Doherty et al., 2022; Kauffman et al., 2007)</w:t>
        </w:r>
        <w:r>
          <w:fldChar w:fldCharType="end"/>
        </w:r>
        <w:r>
          <w:t xml:space="preserve">. </w:t>
        </w:r>
        <w:r w:rsidRPr="00E30F6A">
          <w:rPr>
            <w:highlight w:val="yellow"/>
          </w:rPr>
          <w:t xml:space="preserve">SEE ALSO </w:t>
        </w:r>
        <w:r w:rsidRPr="00E30F6A">
          <w:rPr>
            <w:highlight w:val="yellow"/>
          </w:rPr>
          <w:fldChar w:fldCharType="begin"/>
        </w:r>
        <w:r>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Pr="00E30F6A">
          <w:rPr>
            <w:highlight w:val="yellow"/>
          </w:rPr>
          <w:fldChar w:fldCharType="separate"/>
        </w:r>
        <w:r w:rsidRPr="00E30F6A">
          <w:rPr>
            <w:noProof/>
            <w:highlight w:val="yellow"/>
          </w:rPr>
          <w:t>(Moran et al., 2021)</w:t>
        </w:r>
        <w:r w:rsidRPr="00E30F6A">
          <w:rPr>
            <w:highlight w:val="yellow"/>
          </w:rPr>
          <w:fldChar w:fldCharType="end"/>
        </w:r>
        <w:r w:rsidRPr="00E30F6A">
          <w:rPr>
            <w:highlight w:val="yellow"/>
          </w:rPr>
          <w:t xml:space="preserve"> for discussion RE condition and risky behaviour.</w:t>
        </w:r>
      </w:ins>
    </w:p>
    <w:p w14:paraId="796DAD47" w14:textId="77777777" w:rsidR="00FB0B8B" w:rsidRDefault="00FB0B8B" w:rsidP="00FB0B8B">
      <w:pPr>
        <w:rPr>
          <w:ins w:id="331" w:author="McAuley, Chloe" w:date="2025-10-29T09:52:00Z" w16du:dateUtc="2025-10-29T01:52:00Z"/>
          <w:i/>
          <w:iCs/>
        </w:rPr>
      </w:pPr>
    </w:p>
    <w:p w14:paraId="3C009401" w14:textId="744EFE28" w:rsidR="00FB0B8B" w:rsidRDefault="00FB0B8B" w:rsidP="00FB0B8B">
      <w:pPr>
        <w:rPr>
          <w:ins w:id="332" w:author="McAuley, Chloe" w:date="2025-10-29T09:55:00Z" w16du:dateUtc="2025-10-29T01:55:00Z"/>
          <w:i/>
          <w:iCs/>
        </w:rPr>
      </w:pPr>
      <w:ins w:id="333" w:author="McAuley, Chloe" w:date="2025-10-29T09:52:00Z">
        <w:r w:rsidRPr="00FB0B8B">
          <w:rPr>
            <w:i/>
            <w:iCs/>
          </w:rPr>
          <w:t>Para 4. Explore fire attributes; why did planned fire influence movement more than wildfire? Unexpected result. (150-200 words)</w:t>
        </w:r>
      </w:ins>
    </w:p>
    <w:p w14:paraId="4565B507" w14:textId="77777777" w:rsidR="00FB0B8B" w:rsidRDefault="00FB0B8B" w:rsidP="00FB0B8B">
      <w:pPr>
        <w:rPr>
          <w:ins w:id="334" w:author="McAuley, Chloe" w:date="2025-10-29T09:55:00Z" w16du:dateUtc="2025-10-29T01:55:00Z"/>
        </w:rPr>
      </w:pPr>
      <w:ins w:id="335" w:author="McAuley, Chloe" w:date="2025-10-29T09:55:00Z" w16du:dateUtc="2025-10-29T01:55:00Z">
        <w:r w:rsidRPr="009B7BF7">
          <w:rPr>
            <w:highlight w:val="yellow"/>
          </w:rPr>
          <w:lastRenderedPageBreak/>
          <w:t>WILDFIRE TYPE NOT SIGNIFICANT PREDICTOR – But planned burns demonstrated</w:t>
        </w:r>
        <w:commentRangeStart w:id="336"/>
        <w:r w:rsidRPr="009B7BF7">
          <w:rPr>
            <w:highlight w:val="yellow"/>
          </w:rPr>
          <w:t xml:space="preserve"> significant positive effect</w:t>
        </w:r>
        <w:commentRangeEnd w:id="336"/>
        <w:r>
          <w:rPr>
            <w:rStyle w:val="CommentReference"/>
          </w:rPr>
          <w:commentReference w:id="336"/>
        </w:r>
        <w:r w:rsidRPr="009B7BF7">
          <w:rPr>
            <w:highlight w:val="yellow"/>
          </w:rPr>
          <w:t>. Why? What could explain this? Attributes of planned burns? Management approaches (</w:t>
        </w:r>
        <w:proofErr w:type="spellStart"/>
        <w:r w:rsidRPr="009B7BF7">
          <w:rPr>
            <w:highlight w:val="yellow"/>
          </w:rPr>
          <w:t>ie</w:t>
        </w:r>
        <w:proofErr w:type="spellEnd"/>
        <w:r>
          <w:rPr>
            <w:highlight w:val="yellow"/>
          </w:rPr>
          <w:t xml:space="preserve"> are planned burns similar/different to burns of historic regimes</w:t>
        </w:r>
        <w:r w:rsidRPr="009B7BF7">
          <w:rPr>
            <w:highlight w:val="yellow"/>
          </w:rPr>
          <w:t>)? Again, look at species here – are grazers that are attracted to burned areas post fire contributing to this (</w:t>
        </w:r>
        <w:proofErr w:type="spellStart"/>
        <w:r w:rsidRPr="009B7BF7">
          <w:rPr>
            <w:highlight w:val="yellow"/>
          </w:rPr>
          <w:t>eg</w:t>
        </w:r>
        <w:proofErr w:type="spellEnd"/>
        <w:r w:rsidRPr="009B7BF7">
          <w:rPr>
            <w:highlight w:val="yellow"/>
          </w:rPr>
          <w:t xml:space="preserve"> space use</w:t>
        </w:r>
        <w:r>
          <w:rPr>
            <w:highlight w:val="yellow"/>
          </w:rPr>
          <w:t xml:space="preserve"> metric</w:t>
        </w:r>
        <w:r w:rsidRPr="009B7BF7">
          <w:rPr>
            <w:highlight w:val="yellow"/>
          </w:rPr>
          <w:t>)? Less precision in Wildfire results?</w:t>
        </w:r>
      </w:ins>
    </w:p>
    <w:p w14:paraId="02069A15" w14:textId="77777777" w:rsidR="00FB0B8B" w:rsidRDefault="00FB0B8B" w:rsidP="00FB0B8B">
      <w:pPr>
        <w:rPr>
          <w:ins w:id="337" w:author="McAuley, Chloe" w:date="2025-10-29T09:53:00Z" w16du:dateUtc="2025-10-29T01:53:00Z"/>
          <w:i/>
          <w:iCs/>
        </w:rPr>
      </w:pPr>
    </w:p>
    <w:p w14:paraId="0E38B97B" w14:textId="77777777" w:rsidR="00FB0B8B" w:rsidRDefault="00FB0B8B" w:rsidP="00FB0B8B">
      <w:pPr>
        <w:rPr>
          <w:ins w:id="338" w:author="McAuley, Chloe" w:date="2025-10-29T09:53:00Z" w16du:dateUtc="2025-10-29T01:53:00Z"/>
          <w:i/>
          <w:iCs/>
        </w:rPr>
      </w:pPr>
    </w:p>
    <w:p w14:paraId="3677E389" w14:textId="77777777" w:rsidR="00FB0B8B" w:rsidRPr="00FB0B8B" w:rsidRDefault="00FB0B8B" w:rsidP="00FB0B8B">
      <w:pPr>
        <w:rPr>
          <w:ins w:id="339" w:author="McAuley, Chloe" w:date="2025-10-29T09:49:00Z" w16du:dateUtc="2025-10-29T01:49:00Z"/>
          <w:i/>
          <w:iCs/>
          <w:rPrChange w:id="340" w:author="McAuley, Chloe" w:date="2025-10-29T09:52:00Z" w16du:dateUtc="2025-10-29T01:52:00Z">
            <w:rPr>
              <w:ins w:id="341" w:author="McAuley, Chloe" w:date="2025-10-29T09:49:00Z" w16du:dateUtc="2025-10-29T01:49:00Z"/>
            </w:rPr>
          </w:rPrChange>
        </w:rPr>
      </w:pPr>
    </w:p>
    <w:p w14:paraId="7AD7B7C4" w14:textId="77777777" w:rsidR="00FB0B8B" w:rsidRDefault="00FB0B8B" w:rsidP="00FB0B8B">
      <w:pPr>
        <w:rPr>
          <w:ins w:id="342" w:author="McAuley, Chloe" w:date="2025-10-29T09:53:00Z" w16du:dateUtc="2025-10-29T01:53:00Z"/>
        </w:rPr>
      </w:pPr>
      <w:ins w:id="343" w:author="McAuley, Chloe" w:date="2025-10-29T09:48:00Z" w16du:dateUtc="2025-10-29T01:48:00Z">
        <w:r w:rsidRPr="00D54204">
          <w:rPr>
            <w:highlight w:val="yellow"/>
          </w:rPr>
          <w:t>TOPIC SENTENCE RE VARIANCE MODERATORS</w:t>
        </w:r>
        <w:r>
          <w:t xml:space="preserve">. The detection of moderate levels of within-individual variation suggests individual movement responses are not necessarily consistent across the movement categories. For example, an increase in home range size may not correlate with an increase in daily distance travelled and vice versa. </w:t>
        </w:r>
        <w:r w:rsidRPr="00CF5416">
          <w:rPr>
            <w:highlight w:val="yellow"/>
          </w:rPr>
          <w:t>EXPAND,</w:t>
        </w:r>
        <w:r>
          <w:rPr>
            <w:highlight w:val="yellow"/>
          </w:rPr>
          <w:t xml:space="preserve"> EXPLAINATION FOR THIS</w:t>
        </w:r>
        <w:r w:rsidRPr="00CF5416">
          <w:rPr>
            <w:highlight w:val="yellow"/>
          </w:rPr>
          <w:t>?</w:t>
        </w:r>
        <w:r>
          <w:t xml:space="preserve"> Notably, phylogenetic relatedness and non-phylogenetic species identity accounted for negligible variance in any of the model. </w:t>
        </w:r>
        <w:r w:rsidRPr="00CF5416">
          <w:rPr>
            <w:highlight w:val="yellow"/>
          </w:rPr>
          <w:t>EXPAND,</w:t>
        </w:r>
        <w:r>
          <w:rPr>
            <w:highlight w:val="yellow"/>
          </w:rPr>
          <w:t xml:space="preserve"> EXPLAINATION FOR THIS</w:t>
        </w:r>
        <w:r w:rsidRPr="00CF5416">
          <w:rPr>
            <w:highlight w:val="yellow"/>
          </w:rPr>
          <w:t>?</w:t>
        </w:r>
      </w:ins>
    </w:p>
    <w:p w14:paraId="430F03D3" w14:textId="63798085" w:rsidR="00FB0B8B" w:rsidRPr="00FB0B8B" w:rsidRDefault="00FB0B8B" w:rsidP="00FB0B8B">
      <w:pPr>
        <w:rPr>
          <w:ins w:id="344" w:author="McAuley, Chloe" w:date="2025-10-29T09:48:00Z" w16du:dateUtc="2025-10-29T01:48:00Z"/>
          <w:i/>
          <w:iCs/>
          <w:rPrChange w:id="345" w:author="McAuley, Chloe" w:date="2025-10-29T09:53:00Z" w16du:dateUtc="2025-10-29T01:53:00Z">
            <w:rPr>
              <w:ins w:id="346" w:author="McAuley, Chloe" w:date="2025-10-29T09:48:00Z" w16du:dateUtc="2025-10-29T01:48:00Z"/>
            </w:rPr>
          </w:rPrChange>
        </w:rPr>
      </w:pPr>
      <w:ins w:id="347" w:author="McAuley, Chloe" w:date="2025-10-29T09:53:00Z">
        <w:r w:rsidRPr="00FB0B8B">
          <w:rPr>
            <w:i/>
            <w:iCs/>
            <w:rPrChange w:id="348" w:author="McAuley, Chloe" w:date="2025-10-29T09:53:00Z" w16du:dateUtc="2025-10-29T01:53:00Z">
              <w:rPr/>
            </w:rPrChange>
          </w:rPr>
          <w:t xml:space="preserve">Para 5. Intraspecific </w:t>
        </w:r>
        <w:proofErr w:type="spellStart"/>
        <w:r w:rsidRPr="00FB0B8B">
          <w:rPr>
            <w:i/>
            <w:iCs/>
            <w:rPrChange w:id="349" w:author="McAuley, Chloe" w:date="2025-10-29T09:53:00Z" w16du:dateUtc="2025-10-29T01:53:00Z">
              <w:rPr/>
            </w:rPrChange>
          </w:rPr>
          <w:t>variaiton</w:t>
        </w:r>
        <w:proofErr w:type="spellEnd"/>
        <w:r w:rsidRPr="00FB0B8B">
          <w:rPr>
            <w:i/>
            <w:iCs/>
            <w:rPrChange w:id="350" w:author="McAuley, Chloe" w:date="2025-10-29T09:53:00Z" w16du:dateUtc="2025-10-29T01:53:00Z">
              <w:rPr/>
            </w:rPrChange>
          </w:rPr>
          <w:t xml:space="preserve">. Good to discuss. Reflects </w:t>
        </w:r>
        <w:proofErr w:type="spellStart"/>
        <w:r w:rsidRPr="00FB0B8B">
          <w:rPr>
            <w:i/>
            <w:iCs/>
            <w:rPrChange w:id="351" w:author="McAuley, Chloe" w:date="2025-10-29T09:53:00Z" w16du:dateUtc="2025-10-29T01:53:00Z">
              <w:rPr/>
            </w:rPrChange>
          </w:rPr>
          <w:t>intrapsecific</w:t>
        </w:r>
        <w:proofErr w:type="spellEnd"/>
        <w:r w:rsidRPr="00FB0B8B">
          <w:rPr>
            <w:i/>
            <w:iCs/>
            <w:rPrChange w:id="352" w:author="McAuley, Chloe" w:date="2025-10-29T09:53:00Z" w16du:dateUtc="2025-10-29T01:53:00Z">
              <w:rPr/>
            </w:rPrChange>
          </w:rPr>
          <w:t xml:space="preserve"> differences in traits, including resource requirements, behaviour strategies available to the species (e.g., torpor), and mobility. (150 words)</w:t>
        </w:r>
      </w:ins>
    </w:p>
    <w:p w14:paraId="40B1CEDE" w14:textId="77777777" w:rsidR="00FB0B8B" w:rsidRDefault="00FB0B8B" w:rsidP="00FB0B8B">
      <w:pPr>
        <w:rPr>
          <w:ins w:id="353" w:author="McAuley, Chloe" w:date="2025-10-29T09:48:00Z" w16du:dateUtc="2025-10-29T01:48:00Z"/>
        </w:rPr>
      </w:pPr>
      <w:ins w:id="354" w:author="McAuley, Chloe" w:date="2025-10-29T09:48:00Z" w16du:dateUtc="2025-10-29T01:48:00Z">
        <w:r w:rsidRPr="00F70883">
          <w:t>Significant</w:t>
        </w:r>
        <w:r>
          <w:t xml:space="preserve"> residual heterogeneity remained among effect sizes for most models, with between-study and within-individual heterogeneity generally accounting for some variance in most models. Between-study</w:t>
        </w:r>
        <w:r w:rsidRPr="001206AA">
          <w:t xml:space="preserve"> </w:t>
        </w:r>
        <w:r>
          <w:t>heterogeneity suggests either (</w:t>
        </w:r>
        <w:proofErr w:type="spellStart"/>
        <w:r>
          <w:t>i</w:t>
        </w:r>
        <w:proofErr w:type="spellEnd"/>
        <w:r>
          <w:t>) the presence of meaningful differences in animal movement responses between studies, or (ii) diff</w:t>
        </w:r>
        <w:commentRangeStart w:id="355"/>
        <w:r>
          <w:t>erences in the capability of the studies to capture and quantify movement responses</w:t>
        </w:r>
        <w:commentRangeEnd w:id="355"/>
        <w:r>
          <w:rPr>
            <w:rStyle w:val="CommentReference"/>
          </w:rPr>
          <w:commentReference w:id="355"/>
        </w:r>
        <w:r>
          <w:t xml:space="preserve">. In the first instance, site specific factors such as fire patchiness </w:t>
        </w:r>
        <w:r>
          <w:fldChar w:fldCharType="begin"/>
        </w:r>
        <w:r>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fldChar w:fldCharType="separate"/>
        </w:r>
        <w:r>
          <w:rPr>
            <w:noProof/>
          </w:rPr>
          <w:t>(Shaw et al., 2021)</w:t>
        </w:r>
        <w:r>
          <w:fldChar w:fldCharType="end"/>
        </w:r>
        <w:r>
          <w:t xml:space="preserve"> and fire severity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may be driving animal movement responses. Fire is a spatiotemporally dynamic process; within a single fire extent, burn severity may range from complete canopy combustion through to incomplete combustion of the ground layer, leaving mid layers intact </w: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 </w:instrTex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EN.CITE.DATA </w:instrText>
        </w:r>
        <w:r>
          <w:fldChar w:fldCharType="end"/>
        </w:r>
        <w:r>
          <w:fldChar w:fldCharType="separate"/>
        </w:r>
        <w:r>
          <w:rPr>
            <w:noProof/>
          </w:rPr>
          <w:t>(Cherry et al., 2018; Yarnell et al., 2008)</w:t>
        </w:r>
        <w:r>
          <w:fldChar w:fldCharType="end"/>
        </w:r>
        <w:r>
          <w:t xml:space="preserve">. Similarly, a single fire extent may encompass a mosaic of burnt and unburnt vegetation, with or without heterogeneity in severity </w:t>
        </w:r>
        <w:r>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instrText xml:space="preserve"> ADDIN EN.CITE </w:instrText>
        </w:r>
        <w:r>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instrText xml:space="preserve"> ADDIN EN.CITE.DATA </w:instrText>
        </w:r>
        <w:r>
          <w:fldChar w:fldCharType="end"/>
        </w:r>
        <w:r>
          <w:fldChar w:fldCharType="separate"/>
        </w:r>
        <w:r>
          <w:rPr>
            <w:noProof/>
          </w:rPr>
          <w:t>(Berry et al., 2016; Crabb et al., 2022; Lacki et al., 2009)</w:t>
        </w:r>
        <w:r>
          <w:fldChar w:fldCharType="end"/>
        </w:r>
        <w:r>
          <w:t>.</w:t>
        </w:r>
        <w:r w:rsidRPr="00260068">
          <w:t xml:space="preserve"> </w:t>
        </w:r>
        <w:commentRangeStart w:id="356"/>
        <w:commentRangeStart w:id="357"/>
        <w:commentRangeStart w:id="358"/>
        <w:r>
          <w:t xml:space="preserve">The scale at which these fire characteristics and environmental conditions vary in relation to individual movement capacity is also an </w:t>
        </w:r>
        <w:r>
          <w:lastRenderedPageBreak/>
          <w:t xml:space="preserve">important consideration </w:t>
        </w:r>
        <w:r>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instrText xml:space="preserve"> ADDIN EN.CITE </w:instrText>
        </w:r>
        <w:r>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instrText xml:space="preserve"> ADDIN EN.CITE.DATA </w:instrText>
        </w:r>
        <w:r>
          <w:fldChar w:fldCharType="end"/>
        </w:r>
        <w:r>
          <w:fldChar w:fldCharType="separate"/>
        </w:r>
        <w:r>
          <w:rPr>
            <w:noProof/>
          </w:rPr>
          <w:t>(Berry et al., 2016; Nathan et al., 2008; Nimmo et al., 2019)</w:t>
        </w:r>
        <w:r>
          <w:fldChar w:fldCharType="end"/>
        </w:r>
        <w:commentRangeEnd w:id="356"/>
        <w:r>
          <w:rPr>
            <w:rStyle w:val="CommentReference"/>
          </w:rPr>
          <w:commentReference w:id="356"/>
        </w:r>
        <w:commentRangeEnd w:id="357"/>
        <w:r>
          <w:rPr>
            <w:rStyle w:val="CommentReference"/>
          </w:rPr>
          <w:commentReference w:id="357"/>
        </w:r>
        <w:commentRangeEnd w:id="358"/>
        <w:r>
          <w:rPr>
            <w:rStyle w:val="CommentReference"/>
          </w:rPr>
          <w:commentReference w:id="358"/>
        </w:r>
        <w:r>
          <w:t xml:space="preserve"> If post-fire conditions are unfavoured, highly mobile animals may shift the home range to adjacent, preferred habitats, as demonstrated by quokkas </w:t>
        </w:r>
        <w:proofErr w:type="spellStart"/>
        <w:r>
          <w:rPr>
            <w:i/>
            <w:iCs/>
          </w:rPr>
          <w:t>Setonix</w:t>
        </w:r>
        <w:proofErr w:type="spellEnd"/>
        <w:r>
          <w:rPr>
            <w:i/>
            <w:iCs/>
          </w:rPr>
          <w:t xml:space="preserve"> brachyurus</w:t>
        </w:r>
        <w:r>
          <w:t xml:space="preserve"> following prescribed burns </w:t>
        </w:r>
        <w:r>
          <w:fldChar w:fldCharType="begin"/>
        </w:r>
        <w:r>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fldChar w:fldCharType="separate"/>
        </w:r>
        <w:r>
          <w:rPr>
            <w:noProof/>
          </w:rPr>
          <w:t>(Povh et al., 2023)</w:t>
        </w:r>
        <w:r>
          <w:fldChar w:fldCharType="end"/>
        </w:r>
        <w:r>
          <w:t xml:space="preserve">. In other cases, variation in burn severities across the fire extent may mediate habitat selection, yet have minimal effect on home range size, as seen in American black bears </w:t>
        </w:r>
        <w:r>
          <w:rPr>
            <w:i/>
            <w:iCs/>
          </w:rPr>
          <w:t xml:space="preserve">Ursus americanus </w:t>
        </w:r>
        <w:r>
          <w:t xml:space="preserve">following the extensive 2011 Wallow Wildfire in Arizona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The authors propose heterogeneity in burn severity retained adequate foraging cover from established vegetation, and may have increased the productivity and foraging quality of grasses and herbs growing in areas affected by low severity fire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With adequate resources available within the home range, there was no need to increase movement post fire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w:t>
        </w:r>
        <w:r w:rsidRPr="00E86F80">
          <w:rPr>
            <w:highlight w:val="yellow"/>
          </w:rPr>
          <w:t xml:space="preserve">SEE ALSO </w:t>
        </w:r>
        <w:r w:rsidRPr="00E86F80">
          <w:rPr>
            <w:highlight w:val="yellow"/>
          </w:rPr>
          <w:fldChar w:fldCharType="begin"/>
        </w:r>
        <w:r>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Pr="00E86F80">
          <w:rPr>
            <w:highlight w:val="yellow"/>
          </w:rPr>
          <w:fldChar w:fldCharType="separate"/>
        </w:r>
        <w:r w:rsidRPr="00E86F80">
          <w:rPr>
            <w:noProof/>
            <w:highlight w:val="yellow"/>
          </w:rPr>
          <w:t>(Cohen et al., 2019)</w:t>
        </w:r>
        <w:r w:rsidRPr="00E86F80">
          <w:rPr>
            <w:highlight w:val="yellow"/>
          </w:rPr>
          <w:fldChar w:fldCharType="end"/>
        </w:r>
      </w:ins>
    </w:p>
    <w:p w14:paraId="14F6FD3E" w14:textId="77777777" w:rsidR="00FB0B8B" w:rsidRDefault="00FB0B8B" w:rsidP="00FB0B8B">
      <w:pPr>
        <w:rPr>
          <w:ins w:id="359" w:author="McAuley, Chloe" w:date="2025-10-29T09:48:00Z" w16du:dateUtc="2025-10-29T01:48:00Z"/>
        </w:rPr>
      </w:pPr>
      <w:ins w:id="360" w:author="McAuley, Chloe" w:date="2025-10-29T09:48:00Z" w16du:dateUtc="2025-10-29T01:48:00Z">
        <w:r w:rsidRPr="00E86F80">
          <w:rPr>
            <w:highlight w:val="yellow"/>
          </w:rPr>
          <w:t xml:space="preserve">SEE ALSO </w:t>
        </w:r>
        <w:r w:rsidRPr="00E86F80">
          <w:rPr>
            <w:highlight w:val="yellow"/>
          </w:rPr>
          <w:fldChar w:fldCharType="begin"/>
        </w:r>
        <w:r>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t xml:space="preserve">. </w:t>
        </w:r>
        <w:r w:rsidRPr="002E3C7E">
          <w:rPr>
            <w:highlight w:val="yellow"/>
          </w:rPr>
          <w:t>EXAPND – Other processes that may interact with fire to influence movement.</w:t>
        </w:r>
        <w:r>
          <w:t xml:space="preserve"> Unfortunately, our sample size precluded a robust evaluation of interactive effects. </w:t>
        </w:r>
      </w:ins>
    </w:p>
    <w:p w14:paraId="625DEA4C" w14:textId="77777777" w:rsidR="00FB0B8B" w:rsidRDefault="00FB0B8B" w:rsidP="00FB0B8B">
      <w:pPr>
        <w:rPr>
          <w:ins w:id="361" w:author="McAuley, Chloe" w:date="2025-10-29T09:48:00Z" w16du:dateUtc="2025-10-29T01:48:00Z"/>
        </w:rPr>
      </w:pPr>
      <w:ins w:id="362" w:author="McAuley, Chloe" w:date="2025-10-29T09:48:00Z" w16du:dateUtc="2025-10-29T01:48:00Z">
        <w:r w:rsidRPr="00CF6FA1">
          <w:rPr>
            <w:highlight w:val="yellow"/>
          </w:rPr>
          <w:t xml:space="preserve">SECOND CASE - differences in the capability of the studies to capture and quantify movement responses </w:t>
        </w:r>
        <w:r w:rsidRPr="00294A0A">
          <w:rPr>
            <w:highlight w:val="yellow"/>
          </w:rPr>
          <w:t>“(</w:t>
        </w:r>
        <w:proofErr w:type="spellStart"/>
        <w:r w:rsidRPr="00294A0A">
          <w:rPr>
            <w:highlight w:val="yellow"/>
          </w:rPr>
          <w:t>i</w:t>
        </w:r>
        <w:proofErr w:type="spellEnd"/>
        <w:r w:rsidRPr="00294A0A">
          <w:rPr>
            <w:highlight w:val="yellow"/>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Pr="00294A0A">
          <w:rPr>
            <w:highlight w:val="yellow"/>
          </w:rPr>
          <w:fldChar w:fldCharType="begin"/>
        </w:r>
        <w:r>
          <w:rPr>
            <w:highlight w:val="yellow"/>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Pr="00294A0A">
          <w:rPr>
            <w:highlight w:val="yellow"/>
          </w:rPr>
          <w:fldChar w:fldCharType="separate"/>
        </w:r>
        <w:r w:rsidRPr="00294A0A">
          <w:rPr>
            <w:noProof/>
            <w:highlight w:val="yellow"/>
          </w:rPr>
          <w:t>Doherty et al. (2023)</w:t>
        </w:r>
        <w:r w:rsidRPr="00294A0A">
          <w:rPr>
            <w:highlight w:val="yellow"/>
          </w:rPr>
          <w:fldChar w:fldCharType="end"/>
        </w:r>
        <w:r>
          <w:rPr>
            <w:highlight w:val="yellow"/>
          </w:rPr>
          <w:t xml:space="preserve">. </w:t>
        </w:r>
        <w:r w:rsidRPr="00CF6FA1">
          <w:rPr>
            <w:highlight w:val="yellow"/>
          </w:rPr>
          <w:t xml:space="preserve">Furthermore, previous research indicates that interactive and synergistic effects are also likely to exert strong influence on animal responses to fire, and this may also be contributing to the high level of between study heterogeneity we found </w:t>
        </w:r>
        <w:r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Pr>
            <w:highlight w:val="yellow"/>
          </w:rPr>
          <w:instrText xml:space="preserve"> ADDIN EN.CITE </w:instrText>
        </w:r>
        <w:r>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Pr>
            <w:highlight w:val="yellow"/>
          </w:rPr>
          <w:instrText xml:space="preserve"> ADDIN EN.CITE.DATA </w:instrText>
        </w:r>
        <w:r>
          <w:rPr>
            <w:highlight w:val="yellow"/>
          </w:rPr>
        </w:r>
        <w:r>
          <w:rPr>
            <w:highlight w:val="yellow"/>
          </w:rPr>
          <w:fldChar w:fldCharType="end"/>
        </w:r>
        <w:r w:rsidRPr="00CF6FA1">
          <w:rPr>
            <w:highlight w:val="yellow"/>
          </w:rPr>
        </w:r>
        <w:r w:rsidRPr="00CF6FA1">
          <w:rPr>
            <w:highlight w:val="yellow"/>
          </w:rPr>
          <w:fldChar w:fldCharType="separate"/>
        </w:r>
        <w:r w:rsidRPr="00CF6FA1">
          <w:rPr>
            <w:noProof/>
            <w:highlight w:val="yellow"/>
          </w:rPr>
          <w:t>(Culhane et al., 2022; Doherty et al., 2022; Ganz et al., 2022)</w:t>
        </w:r>
        <w:r w:rsidRPr="00CF6FA1">
          <w:rPr>
            <w:highlight w:val="yellow"/>
          </w:rPr>
          <w:fldChar w:fldCharType="end"/>
        </w:r>
      </w:ins>
    </w:p>
    <w:p w14:paraId="2E8E974A" w14:textId="77777777" w:rsidR="00FB0B8B" w:rsidRDefault="00FB0B8B" w:rsidP="00FB0B8B">
      <w:pPr>
        <w:rPr>
          <w:ins w:id="363" w:author="McAuley, Chloe" w:date="2025-10-29T09:48:00Z" w16du:dateUtc="2025-10-29T01:48:00Z"/>
        </w:rPr>
      </w:pPr>
      <w:ins w:id="364" w:author="McAuley, Chloe" w:date="2025-10-29T09:48:00Z" w16du:dateUtc="2025-10-29T01:48:00Z">
        <w:r>
          <w:t xml:space="preserve">BODY MASS NOT SIGNIFICANT PREDICTOR. Despite correlation between body mass and movement/allometric scaling SEE </w:t>
        </w:r>
        <w:r>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instrText xml:space="preserve"> ADDIN EN.CITE </w:instrText>
        </w:r>
        <w:r>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instrText xml:space="preserve"> ADDIN EN.CITE.DATA </w:instrText>
        </w:r>
        <w:r>
          <w:fldChar w:fldCharType="end"/>
        </w:r>
        <w:r>
          <w:fldChar w:fldCharType="separate"/>
        </w:r>
        <w:r>
          <w:rPr>
            <w:noProof/>
          </w:rPr>
          <w:t>(Doherty et al., 2019; Jetz et al., 2004; Tamburello et al., 2015)</w:t>
        </w:r>
        <w:r>
          <w:fldChar w:fldCharType="end"/>
        </w:r>
        <w:r>
          <w:t>.</w:t>
        </w:r>
      </w:ins>
    </w:p>
    <w:p w14:paraId="2F4EB4F2" w14:textId="77777777" w:rsidR="00FB0B8B" w:rsidRDefault="00FB0B8B" w:rsidP="00FB0B8B">
      <w:pPr>
        <w:rPr>
          <w:ins w:id="365" w:author="McAuley, Chloe" w:date="2025-10-29T09:48:00Z" w16du:dateUtc="2025-10-29T01:48:00Z"/>
        </w:rPr>
      </w:pPr>
      <w:ins w:id="366" w:author="McAuley, Chloe" w:date="2025-10-29T09:48:00Z" w16du:dateUtc="2025-10-29T01:48:00Z">
        <w:r>
          <w:t>LIMITATIONS – Cases not included due to small sizes/inadequate data to calculate effect sizes, quantitative fire attributes, no interactive effects modelled</w:t>
        </w:r>
      </w:ins>
    </w:p>
    <w:p w14:paraId="79807131" w14:textId="77777777" w:rsidR="00FB0B8B" w:rsidRPr="00EF0A8A" w:rsidRDefault="00FB0B8B" w:rsidP="00FB0B8B">
      <w:pPr>
        <w:rPr>
          <w:ins w:id="367" w:author="McAuley, Chloe" w:date="2025-10-29T09:48:00Z" w16du:dateUtc="2025-10-29T01:48:00Z"/>
        </w:rPr>
      </w:pPr>
      <w:ins w:id="368" w:author="McAuley, Chloe" w:date="2025-10-29T09:48:00Z" w16du:dateUtc="2025-10-29T01:48:00Z">
        <w:r>
          <w:t>IMPLICATIONS – Importance of results, future directions, please report more about fire treatments = disentangle effect of fire attributes from other site variables. Context dependency – importance of considering interactive effects, fine scale environmental variables and species traits</w:t>
        </w:r>
      </w:ins>
    </w:p>
    <w:p w14:paraId="58A39979" w14:textId="77777777" w:rsidR="00FB0B8B" w:rsidRPr="004D2D7E" w:rsidRDefault="00FB0B8B" w:rsidP="00294A0A">
      <w:pPr>
        <w:rPr>
          <w:strike/>
        </w:rPr>
      </w:pP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33C43DD5" w14:textId="0949B066" w:rsidR="00FB0B8B" w:rsidRPr="00FB0B8B" w:rsidRDefault="00777CA1" w:rsidP="00FB0B8B">
      <w:pPr>
        <w:pStyle w:val="EndNoteBibliography"/>
        <w:spacing w:after="0"/>
        <w:ind w:left="720" w:hanging="720"/>
      </w:pPr>
      <w:r>
        <w:fldChar w:fldCharType="begin"/>
      </w:r>
      <w:r>
        <w:instrText xml:space="preserve"> ADDIN EN.REFLIST </w:instrText>
      </w:r>
      <w:r>
        <w:fldChar w:fldCharType="separate"/>
      </w:r>
      <w:r w:rsidR="00FB0B8B" w:rsidRPr="00FB0B8B">
        <w:t xml:space="preserve">Abatzoglou, J. T., Kolden, C. A., Cullen, A. C., Sadegh, M., Williams, E. L., Turco, M., &amp; Jones, M. W. (2025). Climate change has increased the odds of extreme regional forest fire years globally. </w:t>
      </w:r>
      <w:r w:rsidR="00FB0B8B" w:rsidRPr="00FB0B8B">
        <w:rPr>
          <w:i/>
        </w:rPr>
        <w:t>Nature Communications, 16</w:t>
      </w:r>
      <w:r w:rsidR="00FB0B8B" w:rsidRPr="00FB0B8B">
        <w:t xml:space="preserve">(1), 6390.  </w:t>
      </w:r>
      <w:hyperlink r:id="rId21" w:history="1">
        <w:r w:rsidR="00FB0B8B" w:rsidRPr="00FB0B8B">
          <w:rPr>
            <w:rStyle w:val="Hyperlink"/>
          </w:rPr>
          <w:t>https://doi.org/10.1038/s41467-025-61608-1</w:t>
        </w:r>
      </w:hyperlink>
      <w:r w:rsidR="00FB0B8B" w:rsidRPr="00FB0B8B">
        <w:t xml:space="preserve"> </w:t>
      </w:r>
    </w:p>
    <w:p w14:paraId="24C59948" w14:textId="5A9CCCE8" w:rsidR="00FB0B8B" w:rsidRPr="00FB0B8B" w:rsidRDefault="00FB0B8B" w:rsidP="00FB0B8B">
      <w:pPr>
        <w:pStyle w:val="EndNoteBibliography"/>
        <w:spacing w:after="0"/>
        <w:ind w:left="720" w:hanging="720"/>
      </w:pPr>
      <w:r w:rsidRPr="00FB0B8B">
        <w:t xml:space="preserve">Ankit, R. (2025). </w:t>
      </w:r>
      <w:r w:rsidRPr="00FB0B8B">
        <w:rPr>
          <w:i/>
        </w:rPr>
        <w:t>WebPlotDigitizer Version 5.2</w:t>
      </w:r>
      <w:r w:rsidRPr="00FB0B8B">
        <w:t xml:space="preserve">. </w:t>
      </w:r>
      <w:hyperlink r:id="rId22" w:history="1">
        <w:r w:rsidRPr="00FB0B8B">
          <w:rPr>
            <w:rStyle w:val="Hyperlink"/>
          </w:rPr>
          <w:t>https://automeris.io</w:t>
        </w:r>
      </w:hyperlink>
    </w:p>
    <w:p w14:paraId="45CCDF45" w14:textId="77777777" w:rsidR="00FB0B8B" w:rsidRPr="00FB0B8B" w:rsidRDefault="00FB0B8B" w:rsidP="00FB0B8B">
      <w:pPr>
        <w:pStyle w:val="EndNoteBibliography"/>
        <w:spacing w:after="0"/>
        <w:ind w:left="720" w:hanging="720"/>
      </w:pPr>
      <w:r w:rsidRPr="00FB0B8B">
        <w:t>Berry, L. E., Lindenmayer, D. B., Dennis, T. E., Driscoll, D. A., &amp; Banks, S. C. (2016). Fire severity alters spatio–temporal movements and habitat utilisation by an arboreal marsupial, the mountain brushtail possum (</w:t>
      </w:r>
      <w:r w:rsidRPr="00FB0B8B">
        <w:rPr>
          <w:i/>
        </w:rPr>
        <w:t>Trichosurus cunninghami</w:t>
      </w:r>
      <w:r w:rsidRPr="00FB0B8B">
        <w:t xml:space="preserve">). </w:t>
      </w:r>
      <w:r w:rsidRPr="00FB0B8B">
        <w:rPr>
          <w:i/>
        </w:rPr>
        <w:t>International Journal of Wildland Fire, 25</w:t>
      </w:r>
      <w:r w:rsidRPr="00FB0B8B">
        <w:t xml:space="preserve">(12), 1291-1302.  </w:t>
      </w:r>
    </w:p>
    <w:p w14:paraId="30EC94EA" w14:textId="3B138EE0" w:rsidR="00FB0B8B" w:rsidRPr="00FB0B8B" w:rsidRDefault="00FB0B8B" w:rsidP="00FB0B8B">
      <w:pPr>
        <w:pStyle w:val="EndNoteBibliography"/>
        <w:spacing w:after="0"/>
        <w:ind w:left="720" w:hanging="720"/>
      </w:pPr>
      <w:r w:rsidRPr="00FB0B8B">
        <w:t xml:space="preserve">Blakey, R. V., Sikich, J. A., Blumstein, D. T., &amp; Riley, S. P. D. (2022). Mountain lions avoid burned areas and increase risky behavior after wildfire in a fragmented urban landscape. </w:t>
      </w:r>
      <w:r w:rsidRPr="00FB0B8B">
        <w:rPr>
          <w:i/>
        </w:rPr>
        <w:t>Current Biology, 32</w:t>
      </w:r>
      <w:r w:rsidRPr="00FB0B8B">
        <w:t xml:space="preserve">(21), 4762-4768.e4765.  </w:t>
      </w:r>
      <w:hyperlink r:id="rId23" w:history="1">
        <w:r w:rsidRPr="00FB0B8B">
          <w:rPr>
            <w:rStyle w:val="Hyperlink"/>
          </w:rPr>
          <w:t>https://doi.org/10.1016/j.cub.2022.08.082</w:t>
        </w:r>
      </w:hyperlink>
      <w:r w:rsidRPr="00FB0B8B">
        <w:t xml:space="preserve"> </w:t>
      </w:r>
    </w:p>
    <w:p w14:paraId="0F7F3C67" w14:textId="7D47F127" w:rsidR="00FB0B8B" w:rsidRPr="00FB0B8B" w:rsidRDefault="00FB0B8B" w:rsidP="00FB0B8B">
      <w:pPr>
        <w:pStyle w:val="EndNoteBibliography"/>
        <w:spacing w:after="0"/>
        <w:ind w:left="720" w:hanging="720"/>
      </w:pPr>
      <w:r w:rsidRPr="00FB0B8B">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FB0B8B">
        <w:rPr>
          <w:i/>
        </w:rPr>
        <w:t>Science, 324</w:t>
      </w:r>
      <w:r w:rsidRPr="00FB0B8B">
        <w:t xml:space="preserve">(5926), 481-484.  </w:t>
      </w:r>
      <w:hyperlink r:id="rId24" w:history="1">
        <w:r w:rsidRPr="00FB0B8B">
          <w:rPr>
            <w:rStyle w:val="Hyperlink"/>
          </w:rPr>
          <w:t>https://doi.org/10.1126/science.1163886</w:t>
        </w:r>
      </w:hyperlink>
      <w:r w:rsidRPr="00FB0B8B">
        <w:t xml:space="preserve"> </w:t>
      </w:r>
    </w:p>
    <w:p w14:paraId="5D29DE27" w14:textId="7D31D4B6" w:rsidR="00FB0B8B" w:rsidRPr="00FB0B8B" w:rsidRDefault="00FB0B8B" w:rsidP="00FB0B8B">
      <w:pPr>
        <w:pStyle w:val="EndNoteBibliography"/>
        <w:spacing w:after="0"/>
        <w:ind w:left="720" w:hanging="720"/>
      </w:pPr>
      <w:r w:rsidRPr="00FB0B8B">
        <w:t xml:space="preserve">Bowman, D. M. J. S., Kolden, C. A., Abatzoglou, J. T., Johnston, F. H., van der Werf, G. R., &amp; Flannigan, M. (2020). Vegetation fires in the Anthropocene. </w:t>
      </w:r>
      <w:r w:rsidRPr="00FB0B8B">
        <w:rPr>
          <w:i/>
        </w:rPr>
        <w:t>Nature Reviews Earth &amp; Environment, 1</w:t>
      </w:r>
      <w:r w:rsidRPr="00FB0B8B">
        <w:t xml:space="preserve">(10), 500-515.  </w:t>
      </w:r>
      <w:hyperlink r:id="rId25" w:history="1">
        <w:r w:rsidRPr="00FB0B8B">
          <w:rPr>
            <w:rStyle w:val="Hyperlink"/>
          </w:rPr>
          <w:t>https://doi.org/10.1038/s43017-020-0085-3</w:t>
        </w:r>
      </w:hyperlink>
      <w:r w:rsidRPr="00FB0B8B">
        <w:t xml:space="preserve"> </w:t>
      </w:r>
    </w:p>
    <w:p w14:paraId="6C28540B" w14:textId="15250BDC" w:rsidR="00FB0B8B" w:rsidRPr="00FB0B8B" w:rsidRDefault="00FB0B8B" w:rsidP="00FB0B8B">
      <w:pPr>
        <w:pStyle w:val="EndNoteBibliography"/>
        <w:spacing w:after="0"/>
        <w:ind w:left="720" w:hanging="720"/>
      </w:pPr>
      <w:r w:rsidRPr="00FB0B8B">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FB0B8B">
        <w:rPr>
          <w:i/>
        </w:rPr>
        <w:t>Nature Climate Change, 14</w:t>
      </w:r>
      <w:r w:rsidRPr="00FB0B8B">
        <w:t xml:space="preserve">(11), 1186-1192.  </w:t>
      </w:r>
      <w:hyperlink r:id="rId26" w:history="1">
        <w:r w:rsidRPr="00FB0B8B">
          <w:rPr>
            <w:rStyle w:val="Hyperlink"/>
          </w:rPr>
          <w:t>https://doi.org/10.1038/s41558-024-02140-w</w:t>
        </w:r>
      </w:hyperlink>
      <w:r w:rsidRPr="00FB0B8B">
        <w:t xml:space="preserve"> </w:t>
      </w:r>
    </w:p>
    <w:p w14:paraId="6A6D9DE1" w14:textId="48B73E99" w:rsidR="00FB0B8B" w:rsidRPr="00FB0B8B" w:rsidRDefault="00FB0B8B" w:rsidP="00FB0B8B">
      <w:pPr>
        <w:pStyle w:val="EndNoteBibliography"/>
        <w:spacing w:after="0"/>
        <w:ind w:left="720" w:hanging="720"/>
      </w:pPr>
      <w:r w:rsidRPr="00FB0B8B">
        <w:t xml:space="preserve">Chamberlain, S., &amp; Szöcs, E. (2013). Taxize: taxonomic search and retrieval in R [version 2; peer review: 3 approved]. </w:t>
      </w:r>
      <w:r w:rsidRPr="00FB0B8B">
        <w:rPr>
          <w:i/>
        </w:rPr>
        <w:t>F1000Research, 2</w:t>
      </w:r>
      <w:r w:rsidRPr="00FB0B8B">
        <w:t xml:space="preserve">(191).  </w:t>
      </w:r>
      <w:hyperlink r:id="rId27" w:history="1">
        <w:r w:rsidRPr="00FB0B8B">
          <w:rPr>
            <w:rStyle w:val="Hyperlink"/>
          </w:rPr>
          <w:t>https://doi.org/10.12688/f1000research.2-191.v2</w:t>
        </w:r>
      </w:hyperlink>
      <w:r w:rsidRPr="00FB0B8B">
        <w:t xml:space="preserve"> </w:t>
      </w:r>
    </w:p>
    <w:p w14:paraId="729A2F05" w14:textId="3051C68A" w:rsidR="00FB0B8B" w:rsidRPr="00FB0B8B" w:rsidRDefault="00FB0B8B" w:rsidP="00FB0B8B">
      <w:pPr>
        <w:pStyle w:val="EndNoteBibliography"/>
        <w:spacing w:after="0"/>
        <w:ind w:left="720" w:hanging="720"/>
      </w:pPr>
      <w:r w:rsidRPr="00FB0B8B">
        <w:t xml:space="preserve">Cherry, M. J., Chandler, R. B., Garrison, E. P., Crawford, D. A., Kelly, B. D., Shindle, D. B., Godsea, K. G., Miller, K. V., &amp; Conner, L. M. (2018). Wildfire affects space use and movement of white-tailed deer in a tropical pyric landscape. </w:t>
      </w:r>
      <w:r w:rsidRPr="00FB0B8B">
        <w:rPr>
          <w:i/>
        </w:rPr>
        <w:t>Forest Ecology and Management, 409</w:t>
      </w:r>
      <w:r w:rsidRPr="00FB0B8B">
        <w:t xml:space="preserve">, 161-169.  </w:t>
      </w:r>
      <w:hyperlink r:id="rId28" w:history="1">
        <w:r w:rsidRPr="00FB0B8B">
          <w:rPr>
            <w:rStyle w:val="Hyperlink"/>
          </w:rPr>
          <w:t>https://doi.org/10.1016/j.foreco.2017.11.007</w:t>
        </w:r>
      </w:hyperlink>
      <w:r w:rsidRPr="00FB0B8B">
        <w:t xml:space="preserve"> </w:t>
      </w:r>
    </w:p>
    <w:p w14:paraId="7E1F3F6F" w14:textId="6E23FBFD" w:rsidR="00FB0B8B" w:rsidRPr="00FB0B8B" w:rsidRDefault="00FB0B8B" w:rsidP="00FB0B8B">
      <w:pPr>
        <w:pStyle w:val="EndNoteBibliography"/>
        <w:spacing w:after="0"/>
        <w:ind w:left="720" w:hanging="720"/>
      </w:pPr>
      <w:r w:rsidRPr="00FB0B8B">
        <w:t xml:space="preserve">Clapp, J. G., &amp; Beck, J. L. (2016). Short-term impacts of fire-mediated habitat alterations on an isolated bighorn sheep population. </w:t>
      </w:r>
      <w:r w:rsidRPr="00FB0B8B">
        <w:rPr>
          <w:i/>
        </w:rPr>
        <w:t>Fire Ecology, 12</w:t>
      </w:r>
      <w:r w:rsidRPr="00FB0B8B">
        <w:t xml:space="preserve">(3), 80-98.  </w:t>
      </w:r>
      <w:hyperlink r:id="rId29" w:history="1">
        <w:r w:rsidRPr="00FB0B8B">
          <w:rPr>
            <w:rStyle w:val="Hyperlink"/>
          </w:rPr>
          <w:t>https://doi.org/10.4996/fireecology.1203080</w:t>
        </w:r>
      </w:hyperlink>
      <w:r w:rsidRPr="00FB0B8B">
        <w:t xml:space="preserve"> </w:t>
      </w:r>
    </w:p>
    <w:p w14:paraId="553336E5" w14:textId="69EF215B" w:rsidR="00FB0B8B" w:rsidRPr="00FB0B8B" w:rsidRDefault="00FB0B8B" w:rsidP="00FB0B8B">
      <w:pPr>
        <w:pStyle w:val="EndNoteBibliography"/>
        <w:spacing w:after="0"/>
        <w:ind w:left="720" w:hanging="720"/>
      </w:pPr>
      <w:r w:rsidRPr="00FB0B8B">
        <w:t xml:space="preserve">Cohen, B. S., Prebyl, T. J., Collier, B. A., &amp; Chamberlain, M. J. (2019). Spatiotemporal variability of fire characteristics affect animal responses in pyric landscapes. </w:t>
      </w:r>
      <w:r w:rsidRPr="00FB0B8B">
        <w:rPr>
          <w:i/>
        </w:rPr>
        <w:t>Fire Ecology, 15</w:t>
      </w:r>
      <w:r w:rsidRPr="00FB0B8B">
        <w:t xml:space="preserve">(1), 41.  </w:t>
      </w:r>
      <w:hyperlink r:id="rId30" w:history="1">
        <w:r w:rsidRPr="00FB0B8B">
          <w:rPr>
            <w:rStyle w:val="Hyperlink"/>
          </w:rPr>
          <w:t>https://doi.org/10.1186/s42408-019-0058-4</w:t>
        </w:r>
      </w:hyperlink>
      <w:r w:rsidRPr="00FB0B8B">
        <w:t xml:space="preserve"> </w:t>
      </w:r>
    </w:p>
    <w:p w14:paraId="30989FE9" w14:textId="3DCDD41A" w:rsidR="00FB0B8B" w:rsidRPr="00FB0B8B" w:rsidRDefault="00FB0B8B" w:rsidP="00FB0B8B">
      <w:pPr>
        <w:pStyle w:val="EndNoteBibliography"/>
        <w:spacing w:after="0"/>
        <w:ind w:left="720" w:hanging="720"/>
      </w:pPr>
      <w:r w:rsidRPr="00FB0B8B">
        <w:t xml:space="preserve">Cosgrove, A. J., McWhorter, T. J., &amp; Maron, M. (2018). Consequences of impediments to animal movements at different scales: A conceptual framework and review. </w:t>
      </w:r>
      <w:r w:rsidRPr="00FB0B8B">
        <w:rPr>
          <w:i/>
        </w:rPr>
        <w:t>Diversity and Distributions, 24</w:t>
      </w:r>
      <w:r w:rsidRPr="00FB0B8B">
        <w:t xml:space="preserve">(4), 448-459.  </w:t>
      </w:r>
      <w:hyperlink r:id="rId31" w:history="1">
        <w:r w:rsidRPr="00FB0B8B">
          <w:rPr>
            <w:rStyle w:val="Hyperlink"/>
          </w:rPr>
          <w:t>https://doi.org/10.1111/ddi.12699</w:t>
        </w:r>
      </w:hyperlink>
      <w:r w:rsidRPr="00FB0B8B">
        <w:t xml:space="preserve"> </w:t>
      </w:r>
    </w:p>
    <w:p w14:paraId="09F4A0D4" w14:textId="241C1A86" w:rsidR="00FB0B8B" w:rsidRPr="00FB0B8B" w:rsidRDefault="00FB0B8B" w:rsidP="00FB0B8B">
      <w:pPr>
        <w:pStyle w:val="EndNoteBibliography"/>
        <w:spacing w:after="0"/>
        <w:ind w:left="720" w:hanging="720"/>
      </w:pPr>
      <w:r w:rsidRPr="00FB0B8B">
        <w:t xml:space="preserve">Crabb, M. L., Clement, M. J., Jones, A. S., Bristow, K. D., &amp; Harding, L. E. (2022). Black bear spatial responses to the Wallow Wildfire in Arizona. </w:t>
      </w:r>
      <w:r w:rsidRPr="00FB0B8B">
        <w:rPr>
          <w:i/>
        </w:rPr>
        <w:t>The Journal of Wildlife Management, 86</w:t>
      </w:r>
      <w:r w:rsidRPr="00FB0B8B">
        <w:t xml:space="preserve">(3), 1-20.  </w:t>
      </w:r>
      <w:hyperlink r:id="rId32" w:history="1">
        <w:r w:rsidRPr="00FB0B8B">
          <w:rPr>
            <w:rStyle w:val="Hyperlink"/>
          </w:rPr>
          <w:t>https://doi.org/10.1002/jwmg.22182</w:t>
        </w:r>
      </w:hyperlink>
      <w:r w:rsidRPr="00FB0B8B">
        <w:t xml:space="preserve"> </w:t>
      </w:r>
    </w:p>
    <w:p w14:paraId="05E7BEB9" w14:textId="5E4FBD17" w:rsidR="00FB0B8B" w:rsidRPr="00FB0B8B" w:rsidRDefault="00FB0B8B" w:rsidP="00FB0B8B">
      <w:pPr>
        <w:pStyle w:val="EndNoteBibliography"/>
        <w:spacing w:after="0"/>
        <w:ind w:left="720" w:hanging="720"/>
      </w:pPr>
      <w:r w:rsidRPr="00FB0B8B">
        <w:t xml:space="preserve">Culhane, K., Sollmann, R., White, A. M., Tarbill, G. L., Cooper, S. D., &amp; Young, H. S. (2022). Small mammal responses to fire severity mediated by vegetation characteristics and species traits. </w:t>
      </w:r>
      <w:r w:rsidRPr="00FB0B8B">
        <w:rPr>
          <w:i/>
        </w:rPr>
        <w:t>Ecology and Evolution, 12</w:t>
      </w:r>
      <w:r w:rsidRPr="00FB0B8B">
        <w:t xml:space="preserve">(5), e8918.  </w:t>
      </w:r>
      <w:hyperlink r:id="rId33" w:history="1">
        <w:r w:rsidRPr="00FB0B8B">
          <w:rPr>
            <w:rStyle w:val="Hyperlink"/>
          </w:rPr>
          <w:t>https://doi.org/10.1002/ece3.8918</w:t>
        </w:r>
      </w:hyperlink>
      <w:r w:rsidRPr="00FB0B8B">
        <w:t xml:space="preserve"> </w:t>
      </w:r>
    </w:p>
    <w:p w14:paraId="7F7072D6" w14:textId="0A45D896" w:rsidR="00FB0B8B" w:rsidRPr="00FB0B8B" w:rsidRDefault="00FB0B8B" w:rsidP="00FB0B8B">
      <w:pPr>
        <w:pStyle w:val="EndNoteBibliography"/>
        <w:spacing w:after="0"/>
        <w:ind w:left="720" w:hanging="720"/>
      </w:pPr>
      <w:r w:rsidRPr="00FB0B8B">
        <w:t xml:space="preserve">Cunningham, C. X., Williamson, G. J., &amp; Bowman, D. M. J. S. (2024). Increasing frequency and intensity of the most extreme wildfires on Earth. </w:t>
      </w:r>
      <w:r w:rsidRPr="00FB0B8B">
        <w:rPr>
          <w:i/>
        </w:rPr>
        <w:t>Nature Ecology &amp; Evolution, 8</w:t>
      </w:r>
      <w:r w:rsidRPr="00FB0B8B">
        <w:t xml:space="preserve">(8), 1420-1425.  </w:t>
      </w:r>
      <w:hyperlink r:id="rId34" w:history="1">
        <w:r w:rsidRPr="00FB0B8B">
          <w:rPr>
            <w:rStyle w:val="Hyperlink"/>
          </w:rPr>
          <w:t>https://doi.org/s41559-024-02452-2</w:t>
        </w:r>
      </w:hyperlink>
      <w:r w:rsidRPr="00FB0B8B">
        <w:t xml:space="preserve"> </w:t>
      </w:r>
    </w:p>
    <w:p w14:paraId="236EFA68" w14:textId="6D5ACAFD" w:rsidR="00FB0B8B" w:rsidRPr="00FB0B8B" w:rsidRDefault="00FB0B8B" w:rsidP="00FB0B8B">
      <w:pPr>
        <w:pStyle w:val="EndNoteBibliography"/>
        <w:spacing w:after="0"/>
        <w:ind w:left="720" w:hanging="720"/>
      </w:pPr>
      <w:r w:rsidRPr="00FB0B8B">
        <w:t xml:space="preserve">Doherty, T. S., Fist, C. N., &amp; Driscoll, D. A. (2019). Animal movement varies with resource availability, landscape configuration and body size: a conceptual model and empirical example. </w:t>
      </w:r>
      <w:r w:rsidRPr="00FB0B8B">
        <w:rPr>
          <w:i/>
        </w:rPr>
        <w:t>Landscape Ecology, 34</w:t>
      </w:r>
      <w:r w:rsidRPr="00FB0B8B">
        <w:t xml:space="preserve">(3), 603-614.  </w:t>
      </w:r>
      <w:hyperlink r:id="rId35" w:history="1">
        <w:r w:rsidRPr="00FB0B8B">
          <w:rPr>
            <w:rStyle w:val="Hyperlink"/>
          </w:rPr>
          <w:t>https://doi.org/10.1007/s10980-019-00795-x</w:t>
        </w:r>
      </w:hyperlink>
      <w:r w:rsidRPr="00FB0B8B">
        <w:t xml:space="preserve"> </w:t>
      </w:r>
    </w:p>
    <w:p w14:paraId="6D743E19" w14:textId="4D4E6A3E" w:rsidR="00FB0B8B" w:rsidRPr="00FB0B8B" w:rsidRDefault="00FB0B8B" w:rsidP="00FB0B8B">
      <w:pPr>
        <w:pStyle w:val="EndNoteBibliography"/>
        <w:spacing w:after="0"/>
        <w:ind w:left="720" w:hanging="720"/>
      </w:pPr>
      <w:r w:rsidRPr="00FB0B8B">
        <w:lastRenderedPageBreak/>
        <w:t xml:space="preserve">Doherty, T. S., Hays, G. C., &amp; Driscoll, D. A. (2021). Human disturbance causes widespread disruption of animal movement. </w:t>
      </w:r>
      <w:r w:rsidRPr="00FB0B8B">
        <w:rPr>
          <w:i/>
        </w:rPr>
        <w:t>Nature Ecology &amp; Evolution, 5</w:t>
      </w:r>
      <w:r w:rsidRPr="00FB0B8B">
        <w:t xml:space="preserve">(4), 513-519.  </w:t>
      </w:r>
      <w:hyperlink r:id="rId36" w:history="1">
        <w:r w:rsidRPr="00FB0B8B">
          <w:rPr>
            <w:rStyle w:val="Hyperlink"/>
          </w:rPr>
          <w:t>https://doi.org/10.1038/s41559-020-01380-1</w:t>
        </w:r>
      </w:hyperlink>
      <w:r w:rsidRPr="00FB0B8B">
        <w:t xml:space="preserve"> </w:t>
      </w:r>
    </w:p>
    <w:p w14:paraId="7A9235CC" w14:textId="5C4FFBD2" w:rsidR="00FB0B8B" w:rsidRPr="00FB0B8B" w:rsidRDefault="00FB0B8B" w:rsidP="00FB0B8B">
      <w:pPr>
        <w:pStyle w:val="EndNoteBibliography"/>
        <w:spacing w:after="0"/>
        <w:ind w:left="720" w:hanging="720"/>
      </w:pPr>
      <w:r w:rsidRPr="00FB0B8B">
        <w:t xml:space="preserve">Doherty, T. S., Geary, W. L., Jolly, C. J., Macdonald, K. J., Miritis, V., Watchorn, D. J., Cherry, M. J., Conner, L. M., González, T. M., Legge, S. M., Ritchie, E. G., Stawski, C., &amp; Dickman, C. R. (2022). Fire as a driver and mediator of predator–prey interactions. </w:t>
      </w:r>
      <w:r w:rsidRPr="00FB0B8B">
        <w:rPr>
          <w:i/>
        </w:rPr>
        <w:t>Biological Reviews, 97</w:t>
      </w:r>
      <w:r w:rsidRPr="00FB0B8B">
        <w:t xml:space="preserve">(4), 1539-1558.  </w:t>
      </w:r>
      <w:hyperlink r:id="rId37" w:history="1">
        <w:r w:rsidRPr="00FB0B8B">
          <w:rPr>
            <w:rStyle w:val="Hyperlink"/>
          </w:rPr>
          <w:t>https://doi.org/10.1111/brv.12853</w:t>
        </w:r>
      </w:hyperlink>
      <w:r w:rsidRPr="00FB0B8B">
        <w:t xml:space="preserve"> </w:t>
      </w:r>
    </w:p>
    <w:p w14:paraId="14382A0F" w14:textId="668BC666" w:rsidR="00FB0B8B" w:rsidRPr="00FB0B8B" w:rsidRDefault="00FB0B8B" w:rsidP="00FB0B8B">
      <w:pPr>
        <w:pStyle w:val="EndNoteBibliography"/>
        <w:spacing w:after="0"/>
        <w:ind w:left="720" w:hanging="720"/>
      </w:pPr>
      <w:r w:rsidRPr="00FB0B8B">
        <w:t xml:space="preserve">Doherty, T. S., Watchorn, D. J., Miritis, V., Pestell, A. J. L., &amp; Geary, W. L. (2023). Cats, foxes and fire: Quantitative review reveals that invasive predator activity is most likely to increase shortly after fire. </w:t>
      </w:r>
      <w:r w:rsidRPr="00FB0B8B">
        <w:rPr>
          <w:i/>
        </w:rPr>
        <w:t>Fire Ecology, 19</w:t>
      </w:r>
      <w:r w:rsidRPr="00FB0B8B">
        <w:t xml:space="preserve">(1), 22.  </w:t>
      </w:r>
      <w:hyperlink r:id="rId38" w:history="1">
        <w:r w:rsidRPr="00FB0B8B">
          <w:rPr>
            <w:rStyle w:val="Hyperlink"/>
          </w:rPr>
          <w:t>https://doi.org/10.1186/s42408-023-00183-6</w:t>
        </w:r>
      </w:hyperlink>
      <w:r w:rsidRPr="00FB0B8B">
        <w:t xml:space="preserve"> </w:t>
      </w:r>
    </w:p>
    <w:p w14:paraId="0FACE906" w14:textId="4845B30A" w:rsidR="00FB0B8B" w:rsidRPr="00FB0B8B" w:rsidRDefault="00FB0B8B" w:rsidP="00FB0B8B">
      <w:pPr>
        <w:pStyle w:val="EndNoteBibliography"/>
        <w:spacing w:after="0"/>
        <w:ind w:left="720" w:hanging="720"/>
      </w:pPr>
      <w:r w:rsidRPr="00FB0B8B">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FB0B8B">
        <w:rPr>
          <w:i/>
        </w:rPr>
        <w:t>Biological Reviews, 96</w:t>
      </w:r>
      <w:r w:rsidRPr="00FB0B8B">
        <w:t xml:space="preserve">(3), 976-998.  </w:t>
      </w:r>
      <w:hyperlink r:id="rId39" w:history="1">
        <w:r w:rsidRPr="00FB0B8B">
          <w:rPr>
            <w:rStyle w:val="Hyperlink"/>
          </w:rPr>
          <w:t>https://doi.org/10.1111/brv.12687</w:t>
        </w:r>
      </w:hyperlink>
      <w:r w:rsidRPr="00FB0B8B">
        <w:t xml:space="preserve"> </w:t>
      </w:r>
    </w:p>
    <w:p w14:paraId="49DE5953" w14:textId="0B5CEDD9" w:rsidR="00FB0B8B" w:rsidRPr="00FB0B8B" w:rsidRDefault="00FB0B8B" w:rsidP="00FB0B8B">
      <w:pPr>
        <w:pStyle w:val="EndNoteBibliography"/>
        <w:spacing w:after="0"/>
        <w:ind w:left="720" w:hanging="720"/>
      </w:pPr>
      <w:r w:rsidRPr="00FB0B8B">
        <w:t xml:space="preserve">Ezzy, L. (2022). Breaking the wildfire cycle: Progressive fire management can shift fire regimes and improve ecosystem condition. A case study from a large conservation reserve in northern Australia. </w:t>
      </w:r>
      <w:r w:rsidRPr="00FB0B8B">
        <w:rPr>
          <w:i/>
        </w:rPr>
        <w:t>The Rangeland Journal, 44</w:t>
      </w:r>
      <w:r w:rsidRPr="00FB0B8B">
        <w:t xml:space="preserve">(6), 279-288.  </w:t>
      </w:r>
      <w:hyperlink r:id="rId40" w:history="1">
        <w:r w:rsidRPr="00FB0B8B">
          <w:rPr>
            <w:rStyle w:val="Hyperlink"/>
          </w:rPr>
          <w:t>https://doi.org/10.1071/RJ22021</w:t>
        </w:r>
      </w:hyperlink>
      <w:r w:rsidRPr="00FB0B8B">
        <w:t xml:space="preserve"> </w:t>
      </w:r>
    </w:p>
    <w:p w14:paraId="1A694FFC" w14:textId="0A5B95B8" w:rsidR="00FB0B8B" w:rsidRPr="00FB0B8B" w:rsidRDefault="00FB0B8B" w:rsidP="00FB0B8B">
      <w:pPr>
        <w:pStyle w:val="EndNoteBibliography"/>
        <w:spacing w:after="0"/>
        <w:ind w:left="720" w:hanging="720"/>
      </w:pPr>
      <w:r w:rsidRPr="00FB0B8B">
        <w:t xml:space="preserve">Fahrig, L. (2007). Non-optimal animal movement in human-altered landscapes. </w:t>
      </w:r>
      <w:r w:rsidRPr="00FB0B8B">
        <w:rPr>
          <w:i/>
        </w:rPr>
        <w:t>Functional Ecology, 21</w:t>
      </w:r>
      <w:r w:rsidRPr="00FB0B8B">
        <w:t xml:space="preserve">(6), 1003-1015.  </w:t>
      </w:r>
      <w:hyperlink r:id="rId41" w:history="1">
        <w:r w:rsidRPr="00FB0B8B">
          <w:rPr>
            <w:rStyle w:val="Hyperlink"/>
          </w:rPr>
          <w:t>https://doi.org/10.1111/j.1365-2435.2007.01326.x</w:t>
        </w:r>
      </w:hyperlink>
      <w:r w:rsidRPr="00FB0B8B">
        <w:t xml:space="preserve"> </w:t>
      </w:r>
    </w:p>
    <w:p w14:paraId="65C2EA6B" w14:textId="2539AC6A" w:rsidR="00FB0B8B" w:rsidRPr="00FB0B8B" w:rsidRDefault="00FB0B8B" w:rsidP="00FB0B8B">
      <w:pPr>
        <w:pStyle w:val="EndNoteBibliography"/>
        <w:spacing w:after="0"/>
        <w:ind w:left="720" w:hanging="720"/>
      </w:pPr>
      <w:r w:rsidRPr="00FB0B8B">
        <w:t xml:space="preserve">Faurby, S., Davis, M., Pedersen, R. Ø., Schowanek, S. D., Antonelli, A., &amp; Svenning, J.-C. (2018). PHYLACINE 1.2: The phylogenetic atlas of mammal macroecology. </w:t>
      </w:r>
      <w:r w:rsidRPr="00FB0B8B">
        <w:rPr>
          <w:i/>
        </w:rPr>
        <w:t>Ecology, 99</w:t>
      </w:r>
      <w:r w:rsidRPr="00FB0B8B">
        <w:t xml:space="preserve">(11), 2626-2626.  </w:t>
      </w:r>
      <w:hyperlink r:id="rId42" w:history="1">
        <w:r w:rsidRPr="00FB0B8B">
          <w:rPr>
            <w:rStyle w:val="Hyperlink"/>
          </w:rPr>
          <w:t>https://doi.org/10.1002/ecy.2443</w:t>
        </w:r>
      </w:hyperlink>
      <w:r w:rsidRPr="00FB0B8B">
        <w:t xml:space="preserve"> </w:t>
      </w:r>
    </w:p>
    <w:p w14:paraId="1CC04CE0" w14:textId="4D2D032E" w:rsidR="00FB0B8B" w:rsidRPr="00FB0B8B" w:rsidRDefault="00FB0B8B" w:rsidP="00FB0B8B">
      <w:pPr>
        <w:pStyle w:val="EndNoteBibliography"/>
        <w:spacing w:after="0"/>
        <w:ind w:left="720" w:hanging="720"/>
      </w:pPr>
      <w:r w:rsidRPr="00FB0B8B">
        <w:t xml:space="preserve">Ganz, T. R., DeVivo, M. T., Kertson, B. N., Roussin, T., Satterfield, L., Wirsing, A. J., &amp; Prugh, L. R. (2022). Interactive effects of wildfires, season and predator activity shape mule deer movements. </w:t>
      </w:r>
      <w:r w:rsidRPr="00FB0B8B">
        <w:rPr>
          <w:i/>
        </w:rPr>
        <w:t>Journal of Animal Ecology, 91</w:t>
      </w:r>
      <w:r w:rsidRPr="00FB0B8B">
        <w:t xml:space="preserve">(11), 2273-2288.  </w:t>
      </w:r>
      <w:hyperlink r:id="rId43" w:history="1">
        <w:r w:rsidRPr="00FB0B8B">
          <w:rPr>
            <w:rStyle w:val="Hyperlink"/>
          </w:rPr>
          <w:t>https://doi.org/10.1111/1365-2656.13810</w:t>
        </w:r>
      </w:hyperlink>
      <w:r w:rsidRPr="00FB0B8B">
        <w:t xml:space="preserve"> </w:t>
      </w:r>
    </w:p>
    <w:p w14:paraId="59CFAEAC" w14:textId="30400A46" w:rsidR="00FB0B8B" w:rsidRPr="00FB0B8B" w:rsidRDefault="00FB0B8B" w:rsidP="00FB0B8B">
      <w:pPr>
        <w:pStyle w:val="EndNoteBibliography"/>
        <w:spacing w:after="0"/>
        <w:ind w:left="720" w:hanging="720"/>
      </w:pPr>
      <w:r w:rsidRPr="00FB0B8B">
        <w:t xml:space="preserve">Gasaway, W. C., Dubois, S. D., Boertje, R. D., Reed, D. J., &amp; Simpson, D. T. (1989). Response of radio-collared moose to a large burn in central Alaska. </w:t>
      </w:r>
      <w:r w:rsidRPr="00FB0B8B">
        <w:rPr>
          <w:i/>
        </w:rPr>
        <w:t>Canadian Journal of Zoology, 67</w:t>
      </w:r>
      <w:r w:rsidRPr="00FB0B8B">
        <w:t xml:space="preserve">(2), 325-329.  </w:t>
      </w:r>
      <w:hyperlink r:id="rId44" w:history="1">
        <w:r w:rsidRPr="00FB0B8B">
          <w:rPr>
            <w:rStyle w:val="Hyperlink"/>
          </w:rPr>
          <w:t>https://doi.org/10.1139/z89-047</w:t>
        </w:r>
      </w:hyperlink>
      <w:r w:rsidRPr="00FB0B8B">
        <w:t xml:space="preserve"> </w:t>
      </w:r>
    </w:p>
    <w:p w14:paraId="5305A51A" w14:textId="7779D916" w:rsidR="00FB0B8B" w:rsidRPr="00FB0B8B" w:rsidRDefault="00FB0B8B" w:rsidP="00FB0B8B">
      <w:pPr>
        <w:pStyle w:val="EndNoteBibliography"/>
        <w:spacing w:after="0"/>
        <w:ind w:left="720" w:hanging="720"/>
      </w:pPr>
      <w:r w:rsidRPr="00FB0B8B">
        <w:t xml:space="preserve">Geary, W. L., Doherty, T. S., Nimmo, D. G., Tulloch, A. I. T., &amp; Ritchie, E. G. (2020). Predator responses to fire: A global systematic review and meta-analysis. </w:t>
      </w:r>
      <w:r w:rsidRPr="00FB0B8B">
        <w:rPr>
          <w:i/>
        </w:rPr>
        <w:t>Journal of Animal Ecology, 89</w:t>
      </w:r>
      <w:r w:rsidRPr="00FB0B8B">
        <w:t xml:space="preserve">(4), 955-971.  </w:t>
      </w:r>
      <w:hyperlink r:id="rId45" w:history="1">
        <w:r w:rsidRPr="00FB0B8B">
          <w:rPr>
            <w:rStyle w:val="Hyperlink"/>
          </w:rPr>
          <w:t>https://doi.org/10.1111/1365-2656.13153</w:t>
        </w:r>
      </w:hyperlink>
      <w:r w:rsidRPr="00FB0B8B">
        <w:t xml:space="preserve"> </w:t>
      </w:r>
    </w:p>
    <w:p w14:paraId="1DDA4AF2" w14:textId="29A34869" w:rsidR="00FB0B8B" w:rsidRPr="00FB0B8B" w:rsidRDefault="00FB0B8B" w:rsidP="00FB0B8B">
      <w:pPr>
        <w:pStyle w:val="EndNoteBibliography"/>
        <w:spacing w:after="0"/>
        <w:ind w:left="720" w:hanging="720"/>
      </w:pPr>
      <w:r w:rsidRPr="00FB0B8B">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FB0B8B">
        <w:rPr>
          <w:i/>
        </w:rPr>
        <w:t>Journal of Animal Ecology, 94</w:t>
      </w:r>
      <w:r w:rsidRPr="00FB0B8B">
        <w:t xml:space="preserve">(6), 1146-1164.  </w:t>
      </w:r>
      <w:hyperlink r:id="rId46" w:history="1">
        <w:r w:rsidRPr="00FB0B8B">
          <w:rPr>
            <w:rStyle w:val="Hyperlink"/>
          </w:rPr>
          <w:t>https://doi.org/10.1111/1365-2656.70040</w:t>
        </w:r>
      </w:hyperlink>
      <w:r w:rsidRPr="00FB0B8B">
        <w:t xml:space="preserve"> </w:t>
      </w:r>
    </w:p>
    <w:p w14:paraId="1244A418" w14:textId="1F8B2FD4" w:rsidR="00FB0B8B" w:rsidRPr="00FB0B8B" w:rsidRDefault="00FB0B8B" w:rsidP="00FB0B8B">
      <w:pPr>
        <w:pStyle w:val="EndNoteBibliography"/>
        <w:spacing w:after="0"/>
        <w:ind w:left="720" w:hanging="720"/>
      </w:pPr>
      <w:r w:rsidRPr="00FB0B8B">
        <w:t xml:space="preserve">Greenwood, L., Bliege Bird, R., &amp; Nimmo, D. (2022). Indigenous burning shapes the structure of visible and invisible fire mosaics. </w:t>
      </w:r>
      <w:r w:rsidRPr="00FB0B8B">
        <w:rPr>
          <w:i/>
        </w:rPr>
        <w:t>Landscape Ecology, 37</w:t>
      </w:r>
      <w:r w:rsidRPr="00FB0B8B">
        <w:t xml:space="preserve">(3), 811-827.  </w:t>
      </w:r>
      <w:hyperlink r:id="rId47" w:history="1">
        <w:r w:rsidRPr="00FB0B8B">
          <w:rPr>
            <w:rStyle w:val="Hyperlink"/>
          </w:rPr>
          <w:t>https://doi.org/10.1007/s10980-021-01373-w</w:t>
        </w:r>
      </w:hyperlink>
      <w:r w:rsidRPr="00FB0B8B">
        <w:t xml:space="preserve"> </w:t>
      </w:r>
    </w:p>
    <w:p w14:paraId="72EF169A" w14:textId="34567A17" w:rsidR="00FB0B8B" w:rsidRPr="00FB0B8B" w:rsidRDefault="00FB0B8B" w:rsidP="00FB0B8B">
      <w:pPr>
        <w:pStyle w:val="EndNoteBibliography"/>
        <w:spacing w:after="0"/>
        <w:ind w:left="720" w:hanging="720"/>
      </w:pPr>
      <w:r w:rsidRPr="00FB0B8B">
        <w:t xml:space="preserve">He, T., Lamont, B. B., &amp; Pausas, J. G. (2019). Fire as a key driver of Earth's biodiversity. </w:t>
      </w:r>
      <w:r w:rsidRPr="00FB0B8B">
        <w:rPr>
          <w:i/>
        </w:rPr>
        <w:t>Biological Reviews, 94</w:t>
      </w:r>
      <w:r w:rsidRPr="00FB0B8B">
        <w:t xml:space="preserve">(6), 1983-2010.  </w:t>
      </w:r>
      <w:hyperlink r:id="rId48" w:history="1">
        <w:r w:rsidRPr="00FB0B8B">
          <w:rPr>
            <w:rStyle w:val="Hyperlink"/>
          </w:rPr>
          <w:t>https://doi.org/10.1111/brv.12544</w:t>
        </w:r>
      </w:hyperlink>
      <w:r w:rsidRPr="00FB0B8B">
        <w:t xml:space="preserve"> </w:t>
      </w:r>
    </w:p>
    <w:p w14:paraId="79F451F7" w14:textId="7B67E32D" w:rsidR="00FB0B8B" w:rsidRPr="00FB0B8B" w:rsidRDefault="00FB0B8B" w:rsidP="00FB0B8B">
      <w:pPr>
        <w:pStyle w:val="EndNoteBibliography"/>
        <w:spacing w:after="0"/>
        <w:ind w:left="720" w:hanging="720"/>
      </w:pPr>
      <w:r w:rsidRPr="00FB0B8B">
        <w:t xml:space="preserve">Hijmans, R. J., Barbosa, M., Ghos, A., &amp; Mandel, A. (2025). </w:t>
      </w:r>
      <w:r w:rsidRPr="00FB0B8B">
        <w:rPr>
          <w:i/>
        </w:rPr>
        <w:t xml:space="preserve">geodata. </w:t>
      </w:r>
      <w:r w:rsidRPr="00FB0B8B">
        <w:t xml:space="preserve">In (Version 0.6-2) </w:t>
      </w:r>
      <w:hyperlink r:id="rId49" w:history="1">
        <w:r w:rsidRPr="00FB0B8B">
          <w:rPr>
            <w:rStyle w:val="Hyperlink"/>
          </w:rPr>
          <w:t>https://github.com/rspatial/geodata</w:t>
        </w:r>
      </w:hyperlink>
    </w:p>
    <w:p w14:paraId="2F2ABC25" w14:textId="69F98B5C" w:rsidR="00FB0B8B" w:rsidRPr="00FB0B8B" w:rsidRDefault="00FB0B8B" w:rsidP="00FB0B8B">
      <w:pPr>
        <w:pStyle w:val="EndNoteBibliography"/>
        <w:spacing w:after="0"/>
        <w:ind w:left="720" w:hanging="720"/>
      </w:pPr>
      <w:r w:rsidRPr="00FB0B8B">
        <w:t xml:space="preserve">Hinam, H., &amp; St. Clair, C. (2008). High levels of habitat loss and fragmentation limit reproductive success by reducing home range size and provisioning rates of northern saw-whet owls. </w:t>
      </w:r>
      <w:r w:rsidRPr="00FB0B8B">
        <w:rPr>
          <w:i/>
        </w:rPr>
        <w:t>Biological Conservation, 141</w:t>
      </w:r>
      <w:r w:rsidRPr="00FB0B8B">
        <w:t xml:space="preserve">, 524-535.  </w:t>
      </w:r>
      <w:hyperlink r:id="rId50" w:history="1">
        <w:r w:rsidRPr="00FB0B8B">
          <w:rPr>
            <w:rStyle w:val="Hyperlink"/>
          </w:rPr>
          <w:t>https://doi.org/10.1016/j.biocon.2007.11.011</w:t>
        </w:r>
      </w:hyperlink>
      <w:r w:rsidRPr="00FB0B8B">
        <w:t xml:space="preserve"> </w:t>
      </w:r>
    </w:p>
    <w:p w14:paraId="03CD97F7" w14:textId="703C38B6" w:rsidR="00FB0B8B" w:rsidRPr="00FB0B8B" w:rsidRDefault="00FB0B8B" w:rsidP="00FB0B8B">
      <w:pPr>
        <w:pStyle w:val="EndNoteBibliography"/>
        <w:spacing w:after="0"/>
        <w:ind w:left="720" w:hanging="720"/>
      </w:pPr>
      <w:r w:rsidRPr="00FB0B8B">
        <w:t xml:space="preserve">Hovick, T. J., McGranahan, D. A., Elmore, R. D., Weir, J. R., &amp; Fuhlendorf, S. D. (2017). Pyric-carnivory: Raptor use of prescribed fires. </w:t>
      </w:r>
      <w:r w:rsidRPr="00FB0B8B">
        <w:rPr>
          <w:i/>
        </w:rPr>
        <w:t>Ecology and Evolution, 7</w:t>
      </w:r>
      <w:r w:rsidRPr="00FB0B8B">
        <w:t xml:space="preserve">(21), 9144-9150.  </w:t>
      </w:r>
      <w:hyperlink r:id="rId51" w:history="1">
        <w:r w:rsidRPr="00FB0B8B">
          <w:rPr>
            <w:rStyle w:val="Hyperlink"/>
          </w:rPr>
          <w:t>https://doi.org/10.1002/ece3.3401</w:t>
        </w:r>
      </w:hyperlink>
      <w:r w:rsidRPr="00FB0B8B">
        <w:t xml:space="preserve"> </w:t>
      </w:r>
    </w:p>
    <w:p w14:paraId="7B36944E" w14:textId="12D68105" w:rsidR="00FB0B8B" w:rsidRPr="00FB0B8B" w:rsidRDefault="00FB0B8B" w:rsidP="00FB0B8B">
      <w:pPr>
        <w:pStyle w:val="EndNoteBibliography"/>
        <w:spacing w:after="0"/>
        <w:ind w:left="720" w:hanging="720"/>
      </w:pPr>
      <w:r w:rsidRPr="00FB0B8B">
        <w:t xml:space="preserve">Jetz, W., Carbone, C., Fulford, J., &amp; Brown, J. H. (2004). The scaling of animal space use. </w:t>
      </w:r>
      <w:r w:rsidRPr="00FB0B8B">
        <w:rPr>
          <w:i/>
        </w:rPr>
        <w:t>Science, 306</w:t>
      </w:r>
      <w:r w:rsidRPr="00FB0B8B">
        <w:t xml:space="preserve">(5694), 266-268.  </w:t>
      </w:r>
      <w:hyperlink r:id="rId52" w:history="1">
        <w:r w:rsidRPr="00FB0B8B">
          <w:rPr>
            <w:rStyle w:val="Hyperlink"/>
          </w:rPr>
          <w:t>https://doi.org/10.1126/science.1102138</w:t>
        </w:r>
      </w:hyperlink>
      <w:r w:rsidRPr="00FB0B8B">
        <w:t xml:space="preserve"> </w:t>
      </w:r>
    </w:p>
    <w:p w14:paraId="1A24F166" w14:textId="33432568" w:rsidR="00FB0B8B" w:rsidRPr="00FB0B8B" w:rsidRDefault="00FB0B8B" w:rsidP="00FB0B8B">
      <w:pPr>
        <w:pStyle w:val="EndNoteBibliography"/>
        <w:spacing w:after="0"/>
        <w:ind w:left="720" w:hanging="720"/>
      </w:pPr>
      <w:r w:rsidRPr="00FB0B8B">
        <w:lastRenderedPageBreak/>
        <w:t xml:space="preserve">Kauffman, M. J., Varley, N., Smith, D. W., Stahler, D. R., MacNulty, D. R., &amp; Boyce, M. S. (2007). Landscape heterogeneity shapes predation in a newly restored predator–prey system. </w:t>
      </w:r>
      <w:r w:rsidRPr="00FB0B8B">
        <w:rPr>
          <w:i/>
        </w:rPr>
        <w:t>Ecology Letters, 10</w:t>
      </w:r>
      <w:r w:rsidRPr="00FB0B8B">
        <w:t xml:space="preserve">(8), 690-700.  </w:t>
      </w:r>
      <w:hyperlink r:id="rId53" w:history="1">
        <w:r w:rsidRPr="00FB0B8B">
          <w:rPr>
            <w:rStyle w:val="Hyperlink"/>
          </w:rPr>
          <w:t>https://doi.org/10.1111/j.1461-0248.2007.01059.x</w:t>
        </w:r>
      </w:hyperlink>
      <w:r w:rsidRPr="00FB0B8B">
        <w:t xml:space="preserve"> </w:t>
      </w:r>
    </w:p>
    <w:p w14:paraId="7CA7A746" w14:textId="77D4F6DE" w:rsidR="00FB0B8B" w:rsidRPr="00FB0B8B" w:rsidRDefault="00FB0B8B" w:rsidP="00FB0B8B">
      <w:pPr>
        <w:pStyle w:val="EndNoteBibliography"/>
        <w:spacing w:after="0"/>
        <w:ind w:left="720" w:hanging="720"/>
      </w:pPr>
      <w:r w:rsidRPr="00FB0B8B">
        <w:t xml:space="preserve">Kreider, M. R., Higuera, P. E., Parks, S. A., Rice, W. L., White, N., &amp; Larson, A. J. (2024). Fire suppression makes wildfires more severe and accentuates impacts of climate change and fuel accumulation. </w:t>
      </w:r>
      <w:r w:rsidRPr="00FB0B8B">
        <w:rPr>
          <w:i/>
        </w:rPr>
        <w:t>Nature Communications, 15</w:t>
      </w:r>
      <w:r w:rsidRPr="00FB0B8B">
        <w:t xml:space="preserve">(1), 2412.  </w:t>
      </w:r>
      <w:hyperlink r:id="rId54" w:history="1">
        <w:r w:rsidRPr="00FB0B8B">
          <w:rPr>
            <w:rStyle w:val="Hyperlink"/>
          </w:rPr>
          <w:t>https://doi.org/10.1038/s41467-024-46702-0</w:t>
        </w:r>
      </w:hyperlink>
      <w:r w:rsidRPr="00FB0B8B">
        <w:t xml:space="preserve"> </w:t>
      </w:r>
    </w:p>
    <w:p w14:paraId="213C09EF" w14:textId="295BE499" w:rsidR="00FB0B8B" w:rsidRPr="00FB0B8B" w:rsidRDefault="00FB0B8B" w:rsidP="00FB0B8B">
      <w:pPr>
        <w:pStyle w:val="EndNoteBibliography"/>
        <w:spacing w:after="0"/>
        <w:ind w:left="720" w:hanging="720"/>
      </w:pPr>
      <w:r w:rsidRPr="00FB0B8B">
        <w:t>Lacki, M. J., Cox, D. R., Dodd, L. E., &amp; Dickinson, M. B. (2009). Response of northern bats (</w:t>
      </w:r>
      <w:r w:rsidRPr="00FB0B8B">
        <w:rPr>
          <w:i/>
        </w:rPr>
        <w:t>Myotis septentrionalis</w:t>
      </w:r>
      <w:r w:rsidRPr="00FB0B8B">
        <w:t xml:space="preserve">) to prescribed fires in eastern Kentucky forests. </w:t>
      </w:r>
      <w:r w:rsidRPr="00FB0B8B">
        <w:rPr>
          <w:i/>
        </w:rPr>
        <w:t>Journal of Mammalogy, 90</w:t>
      </w:r>
      <w:r w:rsidRPr="00FB0B8B">
        <w:t xml:space="preserve">(5), 1165-1175.  </w:t>
      </w:r>
      <w:hyperlink r:id="rId55" w:history="1">
        <w:r w:rsidRPr="00FB0B8B">
          <w:rPr>
            <w:rStyle w:val="Hyperlink"/>
          </w:rPr>
          <w:t>https://doi.org/10.1644/08-MAMM-A-349.1</w:t>
        </w:r>
      </w:hyperlink>
      <w:r w:rsidRPr="00FB0B8B">
        <w:t xml:space="preserve"> </w:t>
      </w:r>
    </w:p>
    <w:p w14:paraId="7FE77A4C" w14:textId="679B5894" w:rsidR="00FB0B8B" w:rsidRPr="00FB0B8B" w:rsidRDefault="00FB0B8B" w:rsidP="00FB0B8B">
      <w:pPr>
        <w:pStyle w:val="EndNoteBibliography"/>
        <w:spacing w:after="0"/>
        <w:ind w:left="720" w:hanging="720"/>
      </w:pPr>
      <w:r w:rsidRPr="00FB0B8B">
        <w:t xml:space="preserve">McGregor, H., Cliff, H., B. , &amp; Kanowski, J. (2016a). Habitat preference for fire scars by feral cats in Cape York Peninsula, Australia. </w:t>
      </w:r>
      <w:r w:rsidRPr="00FB0B8B">
        <w:rPr>
          <w:i/>
        </w:rPr>
        <w:t>Wildlife Research, 43</w:t>
      </w:r>
      <w:r w:rsidRPr="00FB0B8B">
        <w:t xml:space="preserve">(8), 623-633.  </w:t>
      </w:r>
      <w:hyperlink r:id="rId56" w:history="1">
        <w:r w:rsidRPr="00FB0B8B">
          <w:rPr>
            <w:rStyle w:val="Hyperlink"/>
          </w:rPr>
          <w:t>https://doi.org/10.1071/WR16058</w:t>
        </w:r>
      </w:hyperlink>
      <w:r w:rsidRPr="00FB0B8B">
        <w:t xml:space="preserve"> </w:t>
      </w:r>
    </w:p>
    <w:p w14:paraId="5957A2CD" w14:textId="22DD1CAE" w:rsidR="00FB0B8B" w:rsidRPr="00FB0B8B" w:rsidRDefault="00FB0B8B" w:rsidP="00FB0B8B">
      <w:pPr>
        <w:pStyle w:val="EndNoteBibliography"/>
        <w:spacing w:after="0"/>
        <w:ind w:left="720" w:hanging="720"/>
      </w:pPr>
      <w:r w:rsidRPr="00FB0B8B">
        <w:t xml:space="preserve">McGregor, H. W., Legge, S., Jones, M. E., &amp; Johnson, C. N. (2016b). Extraterritorial hunting expeditions to intense fire scars by feral cats. </w:t>
      </w:r>
      <w:r w:rsidRPr="00FB0B8B">
        <w:rPr>
          <w:i/>
        </w:rPr>
        <w:t>Scientific Reports, 6</w:t>
      </w:r>
      <w:r w:rsidRPr="00FB0B8B">
        <w:t xml:space="preserve">(1), 22559.  </w:t>
      </w:r>
      <w:hyperlink r:id="rId57" w:history="1">
        <w:r w:rsidRPr="00FB0B8B">
          <w:rPr>
            <w:rStyle w:val="Hyperlink"/>
          </w:rPr>
          <w:t>https://doi.org/10.1038/srep22559</w:t>
        </w:r>
      </w:hyperlink>
      <w:r w:rsidRPr="00FB0B8B">
        <w:t xml:space="preserve"> </w:t>
      </w:r>
    </w:p>
    <w:p w14:paraId="3CDB9F7E" w14:textId="19034E7B" w:rsidR="00FB0B8B" w:rsidRPr="00FB0B8B" w:rsidRDefault="00FB0B8B" w:rsidP="00FB0B8B">
      <w:pPr>
        <w:pStyle w:val="EndNoteBibliography"/>
        <w:spacing w:after="0"/>
        <w:ind w:left="720" w:hanging="720"/>
      </w:pPr>
      <w:r w:rsidRPr="00FB0B8B">
        <w:t xml:space="preserve">Michonneau, F., Brown, J. W., &amp; Winter, D. J. (2016). rotl: An R package to interact with the Open Tree of Life data. </w:t>
      </w:r>
      <w:r w:rsidRPr="00FB0B8B">
        <w:rPr>
          <w:i/>
        </w:rPr>
        <w:t>Methods in Ecology and Evolution, 7</w:t>
      </w:r>
      <w:r w:rsidRPr="00FB0B8B">
        <w:t xml:space="preserve">(12), 1476-1481.  </w:t>
      </w:r>
      <w:hyperlink r:id="rId58" w:history="1">
        <w:r w:rsidRPr="00FB0B8B">
          <w:rPr>
            <w:rStyle w:val="Hyperlink"/>
          </w:rPr>
          <w:t>https://doi.org/10.1111/2041-210X.12593</w:t>
        </w:r>
      </w:hyperlink>
      <w:r w:rsidRPr="00FB0B8B">
        <w:t xml:space="preserve"> </w:t>
      </w:r>
    </w:p>
    <w:p w14:paraId="46CB0913" w14:textId="1EBAEC92" w:rsidR="00FB0B8B" w:rsidRPr="00FB0B8B" w:rsidRDefault="00FB0B8B" w:rsidP="00FB0B8B">
      <w:pPr>
        <w:pStyle w:val="EndNoteBibliography"/>
        <w:spacing w:after="0"/>
        <w:ind w:left="720" w:hanging="720"/>
      </w:pPr>
      <w:r w:rsidRPr="00FB0B8B">
        <w:t xml:space="preserve">Moran, N. P., Sánchez-Tójar, A., Schielzeth, H., &amp; Reinhold, K. (2021). Poor nutritional condition promotes high-risk behaviours: A systematic review and meta-analysis. </w:t>
      </w:r>
      <w:r w:rsidRPr="00FB0B8B">
        <w:rPr>
          <w:i/>
        </w:rPr>
        <w:t>Biological Reviews, 96</w:t>
      </w:r>
      <w:r w:rsidRPr="00FB0B8B">
        <w:t xml:space="preserve">(1), 269-288.  </w:t>
      </w:r>
      <w:hyperlink r:id="rId59" w:history="1">
        <w:r w:rsidRPr="00FB0B8B">
          <w:rPr>
            <w:rStyle w:val="Hyperlink"/>
          </w:rPr>
          <w:t>https://doi.org/10.1111/brv.12655</w:t>
        </w:r>
      </w:hyperlink>
      <w:r w:rsidRPr="00FB0B8B">
        <w:t xml:space="preserve"> </w:t>
      </w:r>
    </w:p>
    <w:p w14:paraId="76E4DF5B" w14:textId="70D56AEA" w:rsidR="00FB0B8B" w:rsidRPr="00FB0B8B" w:rsidRDefault="00FB0B8B" w:rsidP="00FB0B8B">
      <w:pPr>
        <w:pStyle w:val="EndNoteBibliography"/>
        <w:spacing w:after="0"/>
        <w:ind w:left="720" w:hanging="720"/>
      </w:pPr>
      <w:r w:rsidRPr="00FB0B8B">
        <w:t xml:space="preserve">Morris, S. B. (2008). Estimating Effect Sizes From Pretest-Posttest-Control Group Designs. </w:t>
      </w:r>
      <w:r w:rsidRPr="00FB0B8B">
        <w:rPr>
          <w:i/>
        </w:rPr>
        <w:t>Organizational Research Methods, 11</w:t>
      </w:r>
      <w:r w:rsidRPr="00FB0B8B">
        <w:t xml:space="preserve">(2), 364-386.  </w:t>
      </w:r>
      <w:hyperlink r:id="rId60" w:history="1">
        <w:r w:rsidRPr="00FB0B8B">
          <w:rPr>
            <w:rStyle w:val="Hyperlink"/>
          </w:rPr>
          <w:t>https://doi.org/10.1177/1094428106291059</w:t>
        </w:r>
      </w:hyperlink>
      <w:r w:rsidRPr="00FB0B8B">
        <w:t xml:space="preserve"> </w:t>
      </w:r>
    </w:p>
    <w:p w14:paraId="057585A9" w14:textId="75162BC3" w:rsidR="00FB0B8B" w:rsidRPr="00FB0B8B" w:rsidRDefault="00FB0B8B" w:rsidP="00FB0B8B">
      <w:pPr>
        <w:pStyle w:val="EndNoteBibliography"/>
        <w:spacing w:after="0"/>
        <w:ind w:left="720" w:hanging="720"/>
      </w:pPr>
      <w:r w:rsidRPr="00FB0B8B">
        <w:t xml:space="preserve">Nakagawa, S., &amp; Cuthill, I. C. (2007). Effect size, confidence interval and statistical significance: A practical guide for biologists. </w:t>
      </w:r>
      <w:r w:rsidRPr="00FB0B8B">
        <w:rPr>
          <w:i/>
        </w:rPr>
        <w:t>Biological Reviews, 82</w:t>
      </w:r>
      <w:r w:rsidRPr="00FB0B8B">
        <w:t xml:space="preserve">(4), 591-605.  </w:t>
      </w:r>
      <w:hyperlink r:id="rId61" w:history="1">
        <w:r w:rsidRPr="00FB0B8B">
          <w:rPr>
            <w:rStyle w:val="Hyperlink"/>
          </w:rPr>
          <w:t>https://doi.org/10.1111/j.1469-185X.2007.00027.x</w:t>
        </w:r>
      </w:hyperlink>
      <w:r w:rsidRPr="00FB0B8B">
        <w:t xml:space="preserve"> </w:t>
      </w:r>
    </w:p>
    <w:p w14:paraId="5AB2557F" w14:textId="7EB671CF" w:rsidR="00FB0B8B" w:rsidRPr="00FB0B8B" w:rsidRDefault="00FB0B8B" w:rsidP="00FB0B8B">
      <w:pPr>
        <w:pStyle w:val="EndNoteBibliography"/>
        <w:spacing w:after="0"/>
        <w:ind w:left="720" w:hanging="720"/>
      </w:pPr>
      <w:r w:rsidRPr="00FB0B8B">
        <w:t xml:space="preserve">Nakagawa, S., &amp; Santos, E. S. A. (2012). Methodological issues and advances in biological meta-analysis. </w:t>
      </w:r>
      <w:r w:rsidRPr="00FB0B8B">
        <w:rPr>
          <w:i/>
        </w:rPr>
        <w:t>Evolutionary Ecology, 26</w:t>
      </w:r>
      <w:r w:rsidRPr="00FB0B8B">
        <w:t xml:space="preserve">(5), 1253-1274.  </w:t>
      </w:r>
      <w:hyperlink r:id="rId62" w:history="1">
        <w:r w:rsidRPr="00FB0B8B">
          <w:rPr>
            <w:rStyle w:val="Hyperlink"/>
          </w:rPr>
          <w:t>https://doi.org/10.1007/s10682-012-9555-5</w:t>
        </w:r>
      </w:hyperlink>
      <w:r w:rsidRPr="00FB0B8B">
        <w:t xml:space="preserve"> </w:t>
      </w:r>
    </w:p>
    <w:p w14:paraId="1241DDCB" w14:textId="3A36BC8C" w:rsidR="00FB0B8B" w:rsidRPr="00FB0B8B" w:rsidRDefault="00FB0B8B" w:rsidP="00FB0B8B">
      <w:pPr>
        <w:pStyle w:val="EndNoteBibliography"/>
        <w:spacing w:after="0"/>
        <w:ind w:left="720" w:hanging="720"/>
      </w:pPr>
      <w:r w:rsidRPr="00FB0B8B">
        <w:t xml:space="preserve">Nakagawa, S., Lagisz, M., Jennions, M. D., Koricheva, J., Noble, D. W. A., Parker, T. H., Sánchez-Tójar, A., Yang, Y., &amp; O'Dea, R. E. (2022). Methods for testing publication bias in ecological and evolutionary meta-analyses. </w:t>
      </w:r>
      <w:r w:rsidRPr="00FB0B8B">
        <w:rPr>
          <w:i/>
        </w:rPr>
        <w:t>Methods in Ecology and Evolution, 13</w:t>
      </w:r>
      <w:r w:rsidRPr="00FB0B8B">
        <w:t xml:space="preserve">(1), 4-21.  </w:t>
      </w:r>
      <w:hyperlink r:id="rId63" w:history="1">
        <w:r w:rsidRPr="00FB0B8B">
          <w:rPr>
            <w:rStyle w:val="Hyperlink"/>
          </w:rPr>
          <w:t>https://doi.org/https://doi.org/10.1111/2041-210X.13724</w:t>
        </w:r>
      </w:hyperlink>
      <w:r w:rsidRPr="00FB0B8B">
        <w:t xml:space="preserve"> </w:t>
      </w:r>
    </w:p>
    <w:p w14:paraId="3D0084A0" w14:textId="59B96ACF" w:rsidR="00FB0B8B" w:rsidRPr="00FB0B8B" w:rsidRDefault="00FB0B8B" w:rsidP="00FB0B8B">
      <w:pPr>
        <w:pStyle w:val="EndNoteBibliography"/>
        <w:spacing w:after="0"/>
        <w:ind w:left="720" w:hanging="720"/>
      </w:pPr>
      <w:r w:rsidRPr="00FB0B8B">
        <w:t xml:space="preserve">Nakagawa, S., Lagisz, M., O'Dea, R. E., Pottier, P., Rutkowska, J., Senior, A. M., Yang, Y., &amp; Noble, D. W. A. (2023). orchaRd 2.0: An R package for visualising meta-analyses with orchard plots. </w:t>
      </w:r>
      <w:r w:rsidRPr="00FB0B8B">
        <w:rPr>
          <w:i/>
        </w:rPr>
        <w:t>Methods in Ecology and Evolution, 14</w:t>
      </w:r>
      <w:r w:rsidRPr="00FB0B8B">
        <w:t xml:space="preserve">(8), 2003-2010.  </w:t>
      </w:r>
      <w:hyperlink r:id="rId64" w:history="1">
        <w:r w:rsidRPr="00FB0B8B">
          <w:rPr>
            <w:rStyle w:val="Hyperlink"/>
          </w:rPr>
          <w:t>https://doi.org/10.1111/2041-210X.14152</w:t>
        </w:r>
      </w:hyperlink>
      <w:r w:rsidRPr="00FB0B8B">
        <w:t xml:space="preserve"> </w:t>
      </w:r>
    </w:p>
    <w:p w14:paraId="4AD0D9C0" w14:textId="50DBB84C" w:rsidR="00FB0B8B" w:rsidRPr="00FB0B8B" w:rsidRDefault="00FB0B8B" w:rsidP="00FB0B8B">
      <w:pPr>
        <w:pStyle w:val="EndNoteBibliography"/>
        <w:spacing w:after="0"/>
        <w:ind w:left="720" w:hanging="720"/>
      </w:pPr>
      <w:r w:rsidRPr="00FB0B8B">
        <w:t xml:space="preserve">Nathan, R., Getz, W. M., Revilla, E., Holyoak, M., Kadmon, R., Saltz, D., &amp; Smouse, P. E. (2008). A movement ecology paradigm for unifying organismal movement research. </w:t>
      </w:r>
      <w:r w:rsidRPr="00FB0B8B">
        <w:rPr>
          <w:i/>
        </w:rPr>
        <w:t>Proceedings of the National Academy of Sciences, 105</w:t>
      </w:r>
      <w:r w:rsidRPr="00FB0B8B">
        <w:t xml:space="preserve">(49), 19052-19059.  </w:t>
      </w:r>
      <w:hyperlink r:id="rId65" w:history="1">
        <w:r w:rsidRPr="00FB0B8B">
          <w:rPr>
            <w:rStyle w:val="Hyperlink"/>
          </w:rPr>
          <w:t>https://doi.org/10.1073/pnas.0800375105</w:t>
        </w:r>
      </w:hyperlink>
      <w:r w:rsidRPr="00FB0B8B">
        <w:t xml:space="preserve"> </w:t>
      </w:r>
    </w:p>
    <w:p w14:paraId="4BCDD3BB" w14:textId="61466E08" w:rsidR="00FB0B8B" w:rsidRPr="00FB0B8B" w:rsidRDefault="00FB0B8B" w:rsidP="00FB0B8B">
      <w:pPr>
        <w:pStyle w:val="EndNoteBibliography"/>
        <w:spacing w:after="0"/>
        <w:ind w:left="720" w:hanging="720"/>
      </w:pPr>
      <w:r w:rsidRPr="00FB0B8B">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FB0B8B">
        <w:rPr>
          <w:i/>
        </w:rPr>
        <w:t>Science, 375</w:t>
      </w:r>
      <w:r w:rsidRPr="00FB0B8B">
        <w:t xml:space="preserve">(6582), eabg1780.  </w:t>
      </w:r>
      <w:hyperlink r:id="rId66" w:history="1">
        <w:r w:rsidRPr="00FB0B8B">
          <w:rPr>
            <w:rStyle w:val="Hyperlink"/>
          </w:rPr>
          <w:t>https://doi.org/10.1126/science.abg1780</w:t>
        </w:r>
      </w:hyperlink>
      <w:r w:rsidRPr="00FB0B8B">
        <w:t xml:space="preserve"> </w:t>
      </w:r>
    </w:p>
    <w:p w14:paraId="2B1636C7" w14:textId="04AA3822" w:rsidR="00FB0B8B" w:rsidRPr="00FB0B8B" w:rsidRDefault="00FB0B8B" w:rsidP="00FB0B8B">
      <w:pPr>
        <w:pStyle w:val="EndNoteBibliography"/>
        <w:spacing w:after="0"/>
        <w:ind w:left="720" w:hanging="720"/>
      </w:pPr>
      <w:r w:rsidRPr="00FB0B8B">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FB0B8B">
        <w:rPr>
          <w:i/>
        </w:rPr>
        <w:t>Biological Reviews of the Cambridge Philosophical Society, 94</w:t>
      </w:r>
      <w:r w:rsidRPr="00FB0B8B">
        <w:t xml:space="preserve">(3), 981-998.  </w:t>
      </w:r>
      <w:hyperlink r:id="rId67" w:history="1">
        <w:r w:rsidRPr="00FB0B8B">
          <w:rPr>
            <w:rStyle w:val="Hyperlink"/>
          </w:rPr>
          <w:t>https://doi.org/10.1111/brv.12486</w:t>
        </w:r>
      </w:hyperlink>
      <w:r w:rsidRPr="00FB0B8B">
        <w:t xml:space="preserve"> </w:t>
      </w:r>
    </w:p>
    <w:p w14:paraId="70D24C7B" w14:textId="79E52DCD" w:rsidR="00FB0B8B" w:rsidRPr="00FB0B8B" w:rsidRDefault="00FB0B8B" w:rsidP="00FB0B8B">
      <w:pPr>
        <w:pStyle w:val="EndNoteBibliography"/>
        <w:spacing w:after="0"/>
        <w:ind w:left="720" w:hanging="720"/>
      </w:pPr>
      <w:r w:rsidRPr="00FB0B8B">
        <w:lastRenderedPageBreak/>
        <w:t xml:space="preserve">Nimmo, D. G., Carthey, A. J. R., Jolly, C. J., &amp; Blumstein, D. T. (2021). Welcome to the Pyrocene: Animal survival in the age of megafire. </w:t>
      </w:r>
      <w:r w:rsidRPr="00FB0B8B">
        <w:rPr>
          <w:i/>
        </w:rPr>
        <w:t>Global Change Biology, 27</w:t>
      </w:r>
      <w:r w:rsidRPr="00FB0B8B">
        <w:t xml:space="preserve">(22), 5684-5693.  </w:t>
      </w:r>
      <w:hyperlink r:id="rId68" w:history="1">
        <w:r w:rsidRPr="00FB0B8B">
          <w:rPr>
            <w:rStyle w:val="Hyperlink"/>
          </w:rPr>
          <w:t>https://doi.org/10.1111/gcb.15834</w:t>
        </w:r>
      </w:hyperlink>
      <w:r w:rsidRPr="00FB0B8B">
        <w:t xml:space="preserve"> </w:t>
      </w:r>
    </w:p>
    <w:p w14:paraId="5D553789" w14:textId="07E6A367" w:rsidR="00FB0B8B" w:rsidRPr="00FB0B8B" w:rsidRDefault="00FB0B8B" w:rsidP="00FB0B8B">
      <w:pPr>
        <w:pStyle w:val="EndNoteBibliography"/>
        <w:spacing w:after="0"/>
        <w:ind w:left="720" w:hanging="720"/>
      </w:pPr>
      <w:r w:rsidRPr="00FB0B8B">
        <w:t xml:space="preserve">Nowack, J., Cooper, C. E., &amp; Geiser, F. (2016). Cool echidnas survive the fire. </w:t>
      </w:r>
      <w:r w:rsidRPr="00FB0B8B">
        <w:rPr>
          <w:i/>
        </w:rPr>
        <w:t>Proceedings of The Royal Society B-Biological Sciences, 283</w:t>
      </w:r>
      <w:r w:rsidRPr="00FB0B8B">
        <w:t xml:space="preserve">(1828).  </w:t>
      </w:r>
      <w:hyperlink r:id="rId69" w:history="1">
        <w:r w:rsidRPr="00FB0B8B">
          <w:rPr>
            <w:rStyle w:val="Hyperlink"/>
          </w:rPr>
          <w:t>https://doi.org/10.1098/rspb.2016.0382</w:t>
        </w:r>
      </w:hyperlink>
      <w:r w:rsidRPr="00FB0B8B">
        <w:t xml:space="preserve"> </w:t>
      </w:r>
    </w:p>
    <w:p w14:paraId="28CB34B4" w14:textId="77777777" w:rsidR="00FB0B8B" w:rsidRPr="00FB0B8B" w:rsidRDefault="00FB0B8B" w:rsidP="00FB0B8B">
      <w:pPr>
        <w:pStyle w:val="EndNoteBibliography"/>
        <w:spacing w:after="0"/>
        <w:ind w:left="720" w:hanging="720"/>
      </w:pPr>
      <w:r w:rsidRPr="00FB0B8B">
        <w:t xml:space="preserve">Oskyrko, O. M., Chunrong; Meiri, Shai; Du, Weiguo. (2024). </w:t>
      </w:r>
      <w:r w:rsidRPr="00FB0B8B">
        <w:rPr>
          <w:i/>
        </w:rPr>
        <w:t>ReptTraits: A comprehensive dataset of ecological traits in reptiles</w:t>
      </w:r>
      <w:r w:rsidRPr="00FB0B8B">
        <w:t xml:space="preserve">. </w:t>
      </w:r>
    </w:p>
    <w:p w14:paraId="0AF192E1" w14:textId="048335FD" w:rsidR="00FB0B8B" w:rsidRPr="00FB0B8B" w:rsidRDefault="00FB0B8B" w:rsidP="00FB0B8B">
      <w:pPr>
        <w:pStyle w:val="EndNoteBibliography"/>
        <w:spacing w:after="0"/>
        <w:ind w:left="720" w:hanging="720"/>
      </w:pPr>
      <w:r w:rsidRPr="00FB0B8B">
        <w:t xml:space="preserve">Pausas, J. G., &amp; Parr, C. L. (2018). Towards an understanding of the evolutionary role of fire in animals. </w:t>
      </w:r>
      <w:r w:rsidRPr="00FB0B8B">
        <w:rPr>
          <w:i/>
        </w:rPr>
        <w:t>Evolutionary Ecology, 32</w:t>
      </w:r>
      <w:r w:rsidRPr="00FB0B8B">
        <w:t xml:space="preserve">(2), 113-125.  </w:t>
      </w:r>
      <w:hyperlink r:id="rId70" w:history="1">
        <w:r w:rsidRPr="00FB0B8B">
          <w:rPr>
            <w:rStyle w:val="Hyperlink"/>
          </w:rPr>
          <w:t>https://doi.org/10.1007/s10682-018-9927-6</w:t>
        </w:r>
      </w:hyperlink>
      <w:r w:rsidRPr="00FB0B8B">
        <w:t xml:space="preserve"> </w:t>
      </w:r>
    </w:p>
    <w:p w14:paraId="4C836B84" w14:textId="4E88CB7D" w:rsidR="00FB0B8B" w:rsidRPr="00FB0B8B" w:rsidRDefault="00FB0B8B" w:rsidP="00FB0B8B">
      <w:pPr>
        <w:pStyle w:val="EndNoteBibliography"/>
        <w:spacing w:after="0"/>
        <w:ind w:left="720" w:hanging="720"/>
      </w:pPr>
      <w:r w:rsidRPr="00FB0B8B">
        <w:t xml:space="preserve">Pettett, C. E., Johnson, P. J., Moorhouse, T. P., Hambly, C., Speakman, J. R., &amp; Macdonald, D. W. (2017). Daily energy expenditure in the face of predation: Hedgehog energetics in rural landscapes. </w:t>
      </w:r>
      <w:r w:rsidRPr="00FB0B8B">
        <w:rPr>
          <w:i/>
        </w:rPr>
        <w:t>Journal of Experimental Biology, 220</w:t>
      </w:r>
      <w:r w:rsidRPr="00FB0B8B">
        <w:t xml:space="preserve">(3), 460-468.  </w:t>
      </w:r>
      <w:hyperlink r:id="rId71" w:history="1">
        <w:r w:rsidRPr="00FB0B8B">
          <w:rPr>
            <w:rStyle w:val="Hyperlink"/>
          </w:rPr>
          <w:t>https://doi.org/10.1242/jeb.150359</w:t>
        </w:r>
      </w:hyperlink>
      <w:r w:rsidRPr="00FB0B8B">
        <w:t xml:space="preserve"> </w:t>
      </w:r>
    </w:p>
    <w:p w14:paraId="32739F01" w14:textId="69ACF0A3" w:rsidR="00FB0B8B" w:rsidRPr="00FB0B8B" w:rsidRDefault="00FB0B8B" w:rsidP="00FB0B8B">
      <w:pPr>
        <w:pStyle w:val="EndNoteBibliography"/>
        <w:spacing w:after="0"/>
        <w:ind w:left="720" w:hanging="720"/>
      </w:pPr>
      <w:r w:rsidRPr="00FB0B8B">
        <w:t xml:space="preserve">Pocknee, C. A., Legge, S. M., McDonald, J., &amp; Fisher, D. O. (2023). Modeling mammal response to fire based on species’ traits. </w:t>
      </w:r>
      <w:r w:rsidRPr="00FB0B8B">
        <w:rPr>
          <w:i/>
        </w:rPr>
        <w:t>Conservation Biology, 37</w:t>
      </w:r>
      <w:r w:rsidRPr="00FB0B8B">
        <w:t xml:space="preserve">(4), e14062.  </w:t>
      </w:r>
      <w:hyperlink r:id="rId72" w:history="1">
        <w:r w:rsidRPr="00FB0B8B">
          <w:rPr>
            <w:rStyle w:val="Hyperlink"/>
          </w:rPr>
          <w:t>https://doi.org/10.1111/cobi.14062</w:t>
        </w:r>
      </w:hyperlink>
      <w:r w:rsidRPr="00FB0B8B">
        <w:t xml:space="preserve"> </w:t>
      </w:r>
    </w:p>
    <w:p w14:paraId="731BA00C" w14:textId="6C29B390" w:rsidR="00FB0B8B" w:rsidRPr="00FB0B8B" w:rsidRDefault="00FB0B8B" w:rsidP="00FB0B8B">
      <w:pPr>
        <w:pStyle w:val="EndNoteBibliography"/>
        <w:spacing w:after="0"/>
        <w:ind w:left="720" w:hanging="720"/>
      </w:pPr>
      <w:r w:rsidRPr="00FB0B8B">
        <w:t xml:space="preserve">Posit team. (2025). </w:t>
      </w:r>
      <w:r w:rsidRPr="00FB0B8B">
        <w:rPr>
          <w:i/>
        </w:rPr>
        <w:t xml:space="preserve">RStudio: Integrated Development Environment for R. </w:t>
      </w:r>
      <w:r w:rsidRPr="00FB0B8B">
        <w:t xml:space="preserve">In (Version 2025.5.0.496) Posit Software, PBC. </w:t>
      </w:r>
      <w:hyperlink r:id="rId73" w:history="1">
        <w:r w:rsidRPr="00FB0B8B">
          <w:rPr>
            <w:rStyle w:val="Hyperlink"/>
          </w:rPr>
          <w:t>http://www.posit.co/</w:t>
        </w:r>
      </w:hyperlink>
    </w:p>
    <w:p w14:paraId="39361116" w14:textId="19BFA9E9" w:rsidR="00FB0B8B" w:rsidRPr="00FB0B8B" w:rsidRDefault="00FB0B8B" w:rsidP="00FB0B8B">
      <w:pPr>
        <w:pStyle w:val="EndNoteBibliography"/>
        <w:spacing w:after="0"/>
        <w:ind w:left="720" w:hanging="720"/>
      </w:pPr>
      <w:r w:rsidRPr="00FB0B8B">
        <w:t xml:space="preserve">Povh, L. F., Willers, N., Shephard, J. M., &amp; Fleming, P. A. (2023). A conservation-significant threatened mammal uses fire exclusions and shifts ranges in the presence of prescribed burning. </w:t>
      </w:r>
      <w:r w:rsidRPr="00FB0B8B">
        <w:rPr>
          <w:i/>
        </w:rPr>
        <w:t>International Journal of Wildland Fire, 32</w:t>
      </w:r>
      <w:r w:rsidRPr="00FB0B8B">
        <w:t xml:space="preserve">(9), 1291-1303.  </w:t>
      </w:r>
      <w:hyperlink r:id="rId74" w:history="1">
        <w:r w:rsidRPr="00FB0B8B">
          <w:rPr>
            <w:rStyle w:val="Hyperlink"/>
          </w:rPr>
          <w:t>https://doi.org/10.1071/WF22196</w:t>
        </w:r>
      </w:hyperlink>
      <w:r w:rsidRPr="00FB0B8B">
        <w:t xml:space="preserve"> </w:t>
      </w:r>
    </w:p>
    <w:p w14:paraId="3C80B67E" w14:textId="3983745E" w:rsidR="00FB0B8B" w:rsidRPr="00FB0B8B" w:rsidRDefault="00FB0B8B" w:rsidP="00FB0B8B">
      <w:pPr>
        <w:pStyle w:val="EndNoteBibliography"/>
        <w:spacing w:after="0"/>
        <w:ind w:left="720" w:hanging="720"/>
      </w:pPr>
      <w:r w:rsidRPr="00FB0B8B">
        <w:t xml:space="preserve">R Core Team. (2024). </w:t>
      </w:r>
      <w:r w:rsidRPr="00FB0B8B">
        <w:rPr>
          <w:i/>
        </w:rPr>
        <w:t xml:space="preserve">R: A Language and Environment for Statistical Computing. </w:t>
      </w:r>
      <w:r w:rsidRPr="00FB0B8B">
        <w:t xml:space="preserve">In R Foundation for Statistical Computing. </w:t>
      </w:r>
      <w:hyperlink r:id="rId75" w:history="1">
        <w:r w:rsidRPr="00FB0B8B">
          <w:rPr>
            <w:rStyle w:val="Hyperlink"/>
          </w:rPr>
          <w:t>https://www.R-project.org/</w:t>
        </w:r>
      </w:hyperlink>
    </w:p>
    <w:p w14:paraId="68ACC9F9" w14:textId="1711EA25" w:rsidR="00FB0B8B" w:rsidRPr="00FB0B8B" w:rsidRDefault="00FB0B8B" w:rsidP="00FB0B8B">
      <w:pPr>
        <w:pStyle w:val="EndNoteBibliography"/>
        <w:spacing w:after="0"/>
        <w:ind w:left="720" w:hanging="720"/>
      </w:pPr>
      <w:r w:rsidRPr="00FB0B8B">
        <w:t xml:space="preserve">Shaw, R. E., James, A. I., Tuft, K., Legge, S., Cary, G. J., Peakall, R., &amp; Banks, S. C. (2021). Unburnt habitat patches are critical for survival and in situ population recovery in a small mammal after fire. </w:t>
      </w:r>
      <w:r w:rsidRPr="00FB0B8B">
        <w:rPr>
          <w:i/>
        </w:rPr>
        <w:t>Journal of Applied Ecology, 58</w:t>
      </w:r>
      <w:r w:rsidRPr="00FB0B8B">
        <w:t xml:space="preserve">(6), 1325-1335.  </w:t>
      </w:r>
      <w:hyperlink r:id="rId76" w:history="1">
        <w:r w:rsidRPr="00FB0B8B">
          <w:rPr>
            <w:rStyle w:val="Hyperlink"/>
          </w:rPr>
          <w:t>https://doi.org/10.1111/1365-2664.13846</w:t>
        </w:r>
      </w:hyperlink>
      <w:r w:rsidRPr="00FB0B8B">
        <w:t xml:space="preserve"> </w:t>
      </w:r>
    </w:p>
    <w:p w14:paraId="5D5ED96E" w14:textId="486253B8" w:rsidR="00FB0B8B" w:rsidRPr="00FB0B8B" w:rsidRDefault="00FB0B8B" w:rsidP="00FB0B8B">
      <w:pPr>
        <w:pStyle w:val="EndNoteBibliography"/>
        <w:spacing w:after="0"/>
        <w:ind w:left="720" w:hanging="720"/>
      </w:pPr>
      <w:r w:rsidRPr="00FB0B8B">
        <w:t xml:space="preserve">Stobo‐Wilson, A. M., Cremona, T., Murphy, B. P., &amp; Carthew, S. M. (2021). Resource availability drives variation in a marsupial glider’s home‐range size. </w:t>
      </w:r>
      <w:r w:rsidRPr="00FB0B8B">
        <w:rPr>
          <w:i/>
        </w:rPr>
        <w:t>Journal of Zoology, 315</w:t>
      </w:r>
      <w:r w:rsidRPr="00FB0B8B">
        <w:t xml:space="preserve">(3), 199-212.  </w:t>
      </w:r>
      <w:hyperlink r:id="rId77" w:history="1">
        <w:r w:rsidRPr="00FB0B8B">
          <w:rPr>
            <w:rStyle w:val="Hyperlink"/>
          </w:rPr>
          <w:t>https://doi.org/10.1111/jzo.12906</w:t>
        </w:r>
      </w:hyperlink>
      <w:r w:rsidRPr="00FB0B8B">
        <w:t xml:space="preserve"> </w:t>
      </w:r>
    </w:p>
    <w:p w14:paraId="3356192D" w14:textId="06AAB5D4" w:rsidR="00FB0B8B" w:rsidRPr="00FB0B8B" w:rsidRDefault="00FB0B8B" w:rsidP="00FB0B8B">
      <w:pPr>
        <w:pStyle w:val="EndNoteBibliography"/>
        <w:spacing w:after="0"/>
        <w:ind w:left="720" w:hanging="720"/>
      </w:pPr>
      <w:r w:rsidRPr="00FB0B8B">
        <w:t xml:space="preserve">Straus, S., Forbes, C., Little, C. J., Germain, R. M., Main, D. A., O'Connor, M. I., Thompson, P. L., Ford, A. T., Gravel, D., &amp; Guzman, L. M. (2024). Macroecological constraints on species' ‘movement profiles’: Body mass does not explain it all. </w:t>
      </w:r>
      <w:r w:rsidRPr="00FB0B8B">
        <w:rPr>
          <w:i/>
        </w:rPr>
        <w:t>Global Ecology and Biogeography, 33</w:t>
      </w:r>
      <w:r w:rsidRPr="00FB0B8B">
        <w:t xml:space="preserve">(2), 227-243.  </w:t>
      </w:r>
      <w:hyperlink r:id="rId78" w:history="1">
        <w:r w:rsidRPr="00FB0B8B">
          <w:rPr>
            <w:rStyle w:val="Hyperlink"/>
          </w:rPr>
          <w:t>https://doi.org/10.1111/geb.13786</w:t>
        </w:r>
      </w:hyperlink>
      <w:r w:rsidRPr="00FB0B8B">
        <w:t xml:space="preserve"> </w:t>
      </w:r>
    </w:p>
    <w:p w14:paraId="0CA1B426" w14:textId="661F24E0" w:rsidR="00FB0B8B" w:rsidRPr="00FB0B8B" w:rsidRDefault="00FB0B8B" w:rsidP="00FB0B8B">
      <w:pPr>
        <w:pStyle w:val="EndNoteBibliography"/>
        <w:spacing w:after="0"/>
        <w:ind w:left="720" w:hanging="720"/>
      </w:pPr>
      <w:r w:rsidRPr="00FB0B8B">
        <w:t xml:space="preserve">Tamburello, N., Isabelle M. Côté, &amp; Dulvy, N. K. (2015). Energy and the scaling of animal space use. </w:t>
      </w:r>
      <w:r w:rsidRPr="00FB0B8B">
        <w:rPr>
          <w:i/>
        </w:rPr>
        <w:t>The American Naturalist, 186</w:t>
      </w:r>
      <w:r w:rsidRPr="00FB0B8B">
        <w:t xml:space="preserve">(2), 196-211.  </w:t>
      </w:r>
      <w:hyperlink r:id="rId79" w:history="1">
        <w:r w:rsidRPr="00FB0B8B">
          <w:rPr>
            <w:rStyle w:val="Hyperlink"/>
          </w:rPr>
          <w:t>https://doi.org/10.1086/682070</w:t>
        </w:r>
      </w:hyperlink>
      <w:r w:rsidRPr="00FB0B8B">
        <w:t xml:space="preserve"> </w:t>
      </w:r>
    </w:p>
    <w:p w14:paraId="2091A853" w14:textId="086D2D00" w:rsidR="00FB0B8B" w:rsidRPr="00FB0B8B" w:rsidRDefault="00FB0B8B" w:rsidP="00FB0B8B">
      <w:pPr>
        <w:pStyle w:val="EndNoteBibliography"/>
        <w:spacing w:after="0"/>
        <w:ind w:left="720" w:hanging="720"/>
      </w:pPr>
      <w:r w:rsidRPr="00FB0B8B">
        <w:t xml:space="preserve">Templeton, A. R., Neuwald, J. L., Brazeal, H., &amp; Robertson, R. J. (2007). Restoring demographic processes in translocated populations: The case of collared lizards in the Missouri Ozarks using prescribed forest fires. </w:t>
      </w:r>
      <w:r w:rsidRPr="00FB0B8B">
        <w:rPr>
          <w:i/>
        </w:rPr>
        <w:t>Israel Journal of Ecology &amp; Evolution, 53</w:t>
      </w:r>
      <w:r w:rsidRPr="00FB0B8B">
        <w:t xml:space="preserve">(2), 179-196.  </w:t>
      </w:r>
      <w:hyperlink r:id="rId80" w:history="1">
        <w:r w:rsidRPr="00FB0B8B">
          <w:rPr>
            <w:rStyle w:val="Hyperlink"/>
          </w:rPr>
          <w:t>https://doi.org/10.1560/IJEE.53.2.179</w:t>
        </w:r>
      </w:hyperlink>
      <w:r w:rsidRPr="00FB0B8B">
        <w:t xml:space="preserve"> </w:t>
      </w:r>
    </w:p>
    <w:p w14:paraId="5D34AFDB" w14:textId="0FB173E5" w:rsidR="00FB0B8B" w:rsidRPr="00FB0B8B" w:rsidRDefault="00FB0B8B" w:rsidP="00FB0B8B">
      <w:pPr>
        <w:pStyle w:val="EndNoteBibliography"/>
        <w:spacing w:after="0"/>
        <w:ind w:left="720" w:hanging="720"/>
      </w:pPr>
      <w:r w:rsidRPr="00FB0B8B">
        <w:t xml:space="preserve">Templeton, A. R., Brazeal, H., &amp; Neuwald, J. L. (2011). The transition from isolated patches to a metapopulation in the eastern collared lizard in response to prescribed fires. </w:t>
      </w:r>
      <w:r w:rsidRPr="00FB0B8B">
        <w:rPr>
          <w:i/>
        </w:rPr>
        <w:t>Ecology, 92</w:t>
      </w:r>
      <w:r w:rsidRPr="00FB0B8B">
        <w:t xml:space="preserve">(9), 1736-1747.  </w:t>
      </w:r>
      <w:hyperlink r:id="rId81" w:history="1">
        <w:r w:rsidRPr="00FB0B8B">
          <w:rPr>
            <w:rStyle w:val="Hyperlink"/>
          </w:rPr>
          <w:t>https://doi.org/10.1890/10-1994.1</w:t>
        </w:r>
      </w:hyperlink>
      <w:r w:rsidRPr="00FB0B8B">
        <w:t xml:space="preserve"> </w:t>
      </w:r>
    </w:p>
    <w:p w14:paraId="71ED4D29" w14:textId="13B66C30" w:rsidR="00FB0B8B" w:rsidRPr="00FB0B8B" w:rsidRDefault="00FB0B8B" w:rsidP="00FB0B8B">
      <w:pPr>
        <w:pStyle w:val="EndNoteBibliography"/>
        <w:spacing w:after="0"/>
        <w:ind w:left="720" w:hanging="720"/>
      </w:pPr>
      <w:r w:rsidRPr="00FB0B8B">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FB0B8B">
        <w:rPr>
          <w:i/>
        </w:rPr>
        <w:t>Ecology Letters, 25</w:t>
      </w:r>
      <w:r w:rsidRPr="00FB0B8B">
        <w:t xml:space="preserve">(3), 581-597.  </w:t>
      </w:r>
      <w:hyperlink r:id="rId82" w:history="1">
        <w:r w:rsidRPr="00FB0B8B">
          <w:rPr>
            <w:rStyle w:val="Hyperlink"/>
          </w:rPr>
          <w:t>https://doi.org/https://doi.org/10.1111/ele.13898</w:t>
        </w:r>
      </w:hyperlink>
      <w:r w:rsidRPr="00FB0B8B">
        <w:t xml:space="preserve"> </w:t>
      </w:r>
    </w:p>
    <w:p w14:paraId="6B3311B1" w14:textId="6DF5E189" w:rsidR="00FB0B8B" w:rsidRPr="00FB0B8B" w:rsidRDefault="00FB0B8B" w:rsidP="00FB0B8B">
      <w:pPr>
        <w:pStyle w:val="EndNoteBibliography"/>
        <w:spacing w:after="0"/>
        <w:ind w:left="720" w:hanging="720"/>
      </w:pPr>
      <w:r w:rsidRPr="00FB0B8B">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FB0B8B">
        <w:rPr>
          <w:i/>
        </w:rPr>
        <w:t>Science, 359</w:t>
      </w:r>
      <w:r w:rsidRPr="00FB0B8B">
        <w:t xml:space="preserve">(6374), 466-469.  </w:t>
      </w:r>
      <w:hyperlink r:id="rId83" w:history="1">
        <w:r w:rsidRPr="00FB0B8B">
          <w:rPr>
            <w:rStyle w:val="Hyperlink"/>
          </w:rPr>
          <w:t>https://doi.org/10.1126/science.aam9712</w:t>
        </w:r>
      </w:hyperlink>
      <w:r w:rsidRPr="00FB0B8B">
        <w:t xml:space="preserve"> </w:t>
      </w:r>
    </w:p>
    <w:p w14:paraId="3059654A" w14:textId="63821CF7" w:rsidR="00FB0B8B" w:rsidRPr="00FB0B8B" w:rsidRDefault="00FB0B8B" w:rsidP="00FB0B8B">
      <w:pPr>
        <w:pStyle w:val="EndNoteBibliography"/>
        <w:spacing w:after="0"/>
        <w:ind w:left="720" w:hanging="720"/>
      </w:pPr>
      <w:r w:rsidRPr="00FB0B8B">
        <w:lastRenderedPageBreak/>
        <w:t xml:space="preserve">van Wagtendonk, J. W., &amp; Lutz, J. A. (2007). Fire regime attributes of wildland fires in Yosemite National Park, USA. </w:t>
      </w:r>
      <w:r w:rsidRPr="00FB0B8B">
        <w:rPr>
          <w:i/>
        </w:rPr>
        <w:t>Fire Ecology, 3</w:t>
      </w:r>
      <w:r w:rsidRPr="00FB0B8B">
        <w:t xml:space="preserve">(2), 34-52.  </w:t>
      </w:r>
      <w:hyperlink r:id="rId84" w:history="1">
        <w:r w:rsidRPr="00FB0B8B">
          <w:rPr>
            <w:rStyle w:val="Hyperlink"/>
          </w:rPr>
          <w:t>https://doi.org/10.4996/fireecology.0302034</w:t>
        </w:r>
      </w:hyperlink>
      <w:r w:rsidRPr="00FB0B8B">
        <w:t xml:space="preserve"> </w:t>
      </w:r>
    </w:p>
    <w:p w14:paraId="4E2BAEC7" w14:textId="55FFFBB1" w:rsidR="00FB0B8B" w:rsidRPr="00FB0B8B" w:rsidRDefault="00FB0B8B" w:rsidP="00FB0B8B">
      <w:pPr>
        <w:pStyle w:val="EndNoteBibliography"/>
        <w:spacing w:after="0"/>
        <w:ind w:left="720" w:hanging="720"/>
      </w:pPr>
      <w:r w:rsidRPr="00FB0B8B">
        <w:t xml:space="preserve">Venter, J. A., Nabe-Nielsen, J., Prins, H. H. T., &amp; Slotow, R. (2014). Forage patch use by grazing herbivores in a South African grazing ecosystem. </w:t>
      </w:r>
      <w:r w:rsidRPr="00FB0B8B">
        <w:rPr>
          <w:i/>
        </w:rPr>
        <w:t>Acta Theriologica, 59</w:t>
      </w:r>
      <w:r w:rsidRPr="00FB0B8B">
        <w:t xml:space="preserve">(3), 457-466.  </w:t>
      </w:r>
      <w:hyperlink r:id="rId85" w:history="1">
        <w:r w:rsidRPr="00FB0B8B">
          <w:rPr>
            <w:rStyle w:val="Hyperlink"/>
          </w:rPr>
          <w:t>https://doi.org/10.1007/s13364-014-0184-y</w:t>
        </w:r>
      </w:hyperlink>
      <w:r w:rsidRPr="00FB0B8B">
        <w:t xml:space="preserve"> </w:t>
      </w:r>
    </w:p>
    <w:p w14:paraId="43180A4A" w14:textId="4182973E" w:rsidR="00FB0B8B" w:rsidRPr="00FB0B8B" w:rsidRDefault="00FB0B8B" w:rsidP="00FB0B8B">
      <w:pPr>
        <w:pStyle w:val="EndNoteBibliography"/>
        <w:spacing w:after="0"/>
        <w:ind w:left="720" w:hanging="720"/>
      </w:pPr>
      <w:r w:rsidRPr="00FB0B8B">
        <w:t xml:space="preserve">Viechtbauer, W., &amp; Cheung, M. W. L. (2010). Outlier and influence diagnostics for meta-analysis. </w:t>
      </w:r>
      <w:r w:rsidRPr="00FB0B8B">
        <w:rPr>
          <w:i/>
        </w:rPr>
        <w:t>Research Synthesis Methods, 1</w:t>
      </w:r>
      <w:r w:rsidRPr="00FB0B8B">
        <w:t xml:space="preserve">(2), 112-125.  </w:t>
      </w:r>
      <w:hyperlink r:id="rId86" w:history="1">
        <w:r w:rsidRPr="00FB0B8B">
          <w:rPr>
            <w:rStyle w:val="Hyperlink"/>
          </w:rPr>
          <w:t>https://doi.org/10.1002/jrsm.11</w:t>
        </w:r>
      </w:hyperlink>
      <w:r w:rsidRPr="00FB0B8B">
        <w:t xml:space="preserve"> </w:t>
      </w:r>
    </w:p>
    <w:p w14:paraId="0A326EC8" w14:textId="0DF1258E" w:rsidR="00FB0B8B" w:rsidRPr="00FB0B8B" w:rsidRDefault="00FB0B8B" w:rsidP="00FB0B8B">
      <w:pPr>
        <w:pStyle w:val="EndNoteBibliography"/>
        <w:spacing w:after="0"/>
        <w:ind w:left="720" w:hanging="720"/>
      </w:pPr>
      <w:r w:rsidRPr="00FB0B8B">
        <w:t xml:space="preserve">Viechtbauer, W. (2010). Conducting Meta-Analyses in R with the metafor Package. </w:t>
      </w:r>
      <w:r w:rsidRPr="00FB0B8B">
        <w:rPr>
          <w:i/>
        </w:rPr>
        <w:t>Journal of Statistical Software, 36</w:t>
      </w:r>
      <w:r w:rsidRPr="00FB0B8B">
        <w:t xml:space="preserve">(3), 1 - 48.  </w:t>
      </w:r>
      <w:hyperlink r:id="rId87" w:history="1">
        <w:r w:rsidRPr="00FB0B8B">
          <w:rPr>
            <w:rStyle w:val="Hyperlink"/>
          </w:rPr>
          <w:t>https://doi.org/10.18637/jss.v036.i03</w:t>
        </w:r>
      </w:hyperlink>
      <w:r w:rsidRPr="00FB0B8B">
        <w:t xml:space="preserve"> </w:t>
      </w:r>
    </w:p>
    <w:p w14:paraId="666CE6CC" w14:textId="6A8DB4C6" w:rsidR="00FB0B8B" w:rsidRPr="00FB0B8B" w:rsidRDefault="00FB0B8B" w:rsidP="00FB0B8B">
      <w:pPr>
        <w:pStyle w:val="EndNoteBibliography"/>
        <w:spacing w:after="0"/>
        <w:ind w:left="720" w:hanging="720"/>
      </w:pPr>
      <w:r w:rsidRPr="00FB0B8B">
        <w:t xml:space="preserve">Volkmann, L. A., Hutchen, J., &amp; Hodges, K. E. (2020). Trends in carnivore and ungulate fire ecology research in North American conifer forests. </w:t>
      </w:r>
      <w:r w:rsidRPr="00FB0B8B">
        <w:rPr>
          <w:i/>
        </w:rPr>
        <w:t>Forest Ecology and Management, 458</w:t>
      </w:r>
      <w:r w:rsidRPr="00FB0B8B">
        <w:t xml:space="preserve">, 117691.  </w:t>
      </w:r>
      <w:hyperlink r:id="rId88" w:history="1">
        <w:r w:rsidRPr="00FB0B8B">
          <w:rPr>
            <w:rStyle w:val="Hyperlink"/>
          </w:rPr>
          <w:t>https://doi.org/10.1016/j.foreco.2019.117691</w:t>
        </w:r>
      </w:hyperlink>
      <w:r w:rsidRPr="00FB0B8B">
        <w:t xml:space="preserve"> </w:t>
      </w:r>
    </w:p>
    <w:p w14:paraId="615966F3" w14:textId="6F119DE6" w:rsidR="00FB0B8B" w:rsidRPr="00FB0B8B" w:rsidRDefault="00FB0B8B" w:rsidP="00FB0B8B">
      <w:pPr>
        <w:pStyle w:val="EndNoteBibliography"/>
        <w:spacing w:after="0"/>
        <w:ind w:left="720" w:hanging="720"/>
      </w:pPr>
      <w:r w:rsidRPr="00FB0B8B">
        <w:t xml:space="preserve">Wooster, E. I. F., Gaynor, K. M., Carthey, A. J. R., Wallach, A. D., Stanton, L. A., Ramp, D., &amp; Lundgren, E. J. (2024). Animal cognition and culture mediate predator–prey interactions. </w:t>
      </w:r>
      <w:r w:rsidRPr="00FB0B8B">
        <w:rPr>
          <w:i/>
        </w:rPr>
        <w:t>Trends in Ecology &amp; Evolution, 39</w:t>
      </w:r>
      <w:r w:rsidRPr="00FB0B8B">
        <w:t xml:space="preserve">(1), 52-64.  </w:t>
      </w:r>
      <w:hyperlink r:id="rId89" w:history="1">
        <w:r w:rsidRPr="00FB0B8B">
          <w:rPr>
            <w:rStyle w:val="Hyperlink"/>
          </w:rPr>
          <w:t>https://doi.org/10.1016/j.tree.2023.09.012</w:t>
        </w:r>
      </w:hyperlink>
      <w:r w:rsidRPr="00FB0B8B">
        <w:t xml:space="preserve"> </w:t>
      </w:r>
    </w:p>
    <w:p w14:paraId="238F6EAD" w14:textId="63521F53" w:rsidR="00FB0B8B" w:rsidRPr="00FB0B8B" w:rsidRDefault="00FB0B8B" w:rsidP="00FB0B8B">
      <w:pPr>
        <w:pStyle w:val="EndNoteBibliography"/>
        <w:ind w:left="720" w:hanging="720"/>
      </w:pPr>
      <w:r w:rsidRPr="00FB0B8B">
        <w:t>Yarnell, R. W., Metcalfe, D. J., Dunstone, N., Burnside, N., &amp; Scott, D. M. (2008). The impact of fire on habitat use by the short-snouted elephant shrew (</w:t>
      </w:r>
      <w:r w:rsidRPr="00FB0B8B">
        <w:rPr>
          <w:i/>
        </w:rPr>
        <w:t>Elephantulus brachyrhynchu</w:t>
      </w:r>
      <w:r w:rsidRPr="00FB0B8B">
        <w:t xml:space="preserve">s) in North West Province, South Africa. </w:t>
      </w:r>
      <w:r w:rsidRPr="00FB0B8B">
        <w:rPr>
          <w:i/>
        </w:rPr>
        <w:t>African Zoology, 43</w:t>
      </w:r>
      <w:r w:rsidRPr="00FB0B8B">
        <w:t xml:space="preserve">(1), 45-52.  </w:t>
      </w:r>
      <w:hyperlink r:id="rId90" w:history="1">
        <w:r w:rsidRPr="00FB0B8B">
          <w:rPr>
            <w:rStyle w:val="Hyperlink"/>
          </w:rPr>
          <w:t>https://doi.org/10.1080/15627020.2008.11407405</w:t>
        </w:r>
      </w:hyperlink>
      <w:r w:rsidRPr="00FB0B8B">
        <w:t xml:space="preserve"> </w:t>
      </w:r>
    </w:p>
    <w:p w14:paraId="0DE41113" w14:textId="593A1048" w:rsidR="00EF45BC" w:rsidRDefault="00777CA1" w:rsidP="00294A0A">
      <w:r>
        <w:fldChar w:fldCharType="end"/>
      </w:r>
    </w:p>
    <w:sectPr w:rsidR="00EF45BC" w:rsidSect="00206427">
      <w:headerReference w:type="even" r:id="rId91"/>
      <w:headerReference w:type="default" r:id="rId92"/>
      <w:headerReference w:type="first" r:id="rId93"/>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1" w:author="Nimmo, Dale" w:date="2025-10-23T08:57:00Z" w:initials="DN">
    <w:p w14:paraId="4D28D862" w14:textId="77777777" w:rsidR="007F06AE" w:rsidRDefault="007F06AE" w:rsidP="007F06AE">
      <w:pPr>
        <w:pStyle w:val="CommentText"/>
      </w:pPr>
      <w:r>
        <w:rPr>
          <w:rStyle w:val="CommentReference"/>
        </w:rPr>
        <w:annotationRef/>
      </w:r>
      <w:r>
        <w:t xml:space="preserve">I think there’s more nuance to the result than that title implies. I’m not against a result-based title but a slightly significant result needs to be couched as such. </w:t>
      </w:r>
    </w:p>
  </w:comment>
  <w:comment w:id="2" w:author="Chloe McAuley" w:date="2025-10-23T13:13:00Z" w:initials="CM">
    <w:p w14:paraId="6F922F87" w14:textId="77777777" w:rsidR="0094164D" w:rsidRDefault="0094164D" w:rsidP="0094164D">
      <w:pPr>
        <w:pStyle w:val="CommentText"/>
      </w:pPr>
      <w:r>
        <w:rPr>
          <w:rStyle w:val="CommentReference"/>
        </w:rPr>
        <w:annotationRef/>
      </w:r>
      <w:r>
        <w:t>I think I agree with Dale here</w:t>
      </w:r>
    </w:p>
  </w:comment>
  <w:comment w:id="3"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4"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5"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6"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11" w:author="Tim Doherty" w:date="2025-10-27T07:10:00Z" w:initials="TD">
    <w:p w14:paraId="0A87984B" w14:textId="7761AB4B"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16"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23"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29"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32"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33"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34"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35"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39"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40"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41"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42"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43"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47" w:author="Tim Doherty" w:date="2025-10-27T09:16:00Z" w:initials="TD">
    <w:p w14:paraId="21E76A04" w14:textId="77777777" w:rsidR="005B155E" w:rsidRDefault="00F30D33" w:rsidP="005B155E">
      <w:pPr>
        <w:pStyle w:val="CommentText"/>
      </w:pPr>
      <w:r>
        <w:rPr>
          <w:rStyle w:val="CommentReference"/>
        </w:rPr>
        <w:annotationRef/>
      </w:r>
      <w:hyperlink r:id="rId8" w:history="1">
        <w:r w:rsidR="005B155E" w:rsidRPr="001F47B7">
          <w:rPr>
            <w:rStyle w:val="Hyperlink"/>
          </w:rPr>
          <w:t>https://esajournals.onlinelibrary.wiley.com/doi/full/10.1002/ecs2.4282</w:t>
        </w:r>
      </w:hyperlink>
    </w:p>
    <w:p w14:paraId="45DADC31" w14:textId="77777777" w:rsidR="005B155E" w:rsidRDefault="005B155E" w:rsidP="005B155E">
      <w:pPr>
        <w:pStyle w:val="CommentText"/>
      </w:pPr>
      <w:r>
        <w:t>And/or</w:t>
      </w:r>
    </w:p>
    <w:p w14:paraId="7C72C889" w14:textId="77777777" w:rsidR="005B155E" w:rsidRDefault="005B155E" w:rsidP="005B155E">
      <w:pPr>
        <w:pStyle w:val="CommentText"/>
      </w:pPr>
      <w:hyperlink r:id="rId9" w:history="1">
        <w:r w:rsidRPr="001F47B7">
          <w:rPr>
            <w:rStyle w:val="Hyperlink"/>
          </w:rPr>
          <w:t>https://besjournals.onlinelibrary.wiley.com/doi/full/10.1111/1365-2656.13456</w:t>
        </w:r>
      </w:hyperlink>
    </w:p>
  </w:comment>
  <w:comment w:id="50"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51" w:author="Tim Doherty" w:date="2025-10-27T07:15:00Z" w:initials="TD">
    <w:p w14:paraId="3D0C4F47" w14:textId="77777777" w:rsidR="0090545E" w:rsidRDefault="00A86AE1" w:rsidP="0090545E">
      <w:pPr>
        <w:pStyle w:val="CommentText"/>
      </w:pPr>
      <w:r>
        <w:rPr>
          <w:rStyle w:val="CommentReference"/>
        </w:rPr>
        <w:annotationRef/>
      </w:r>
      <w:r w:rsidR="0090545E">
        <w:t>I would consider deleting this bit since it is the fourth time similar terms have been used already. Repeated references to spatial and temporal scales may set the reader up to think you will do a deep dive into the spatio-temporal dynamics of fire</w:t>
      </w:r>
    </w:p>
  </w:comment>
  <w:comment w:id="52"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53"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55"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61" w:author="Nimmo, Dale" w:date="2025-10-22T16:10:00Z" w:initials="DN">
    <w:p w14:paraId="51A55388" w14:textId="637B47B6"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71" w:author="Tim Doherty" w:date="2025-10-27T07:20:00Z" w:initials="TD">
    <w:p w14:paraId="4249D540" w14:textId="77777777" w:rsidR="001A30E8" w:rsidRDefault="000C597E" w:rsidP="001A30E8">
      <w:pPr>
        <w:pStyle w:val="CommentText"/>
      </w:pPr>
      <w:r>
        <w:rPr>
          <w:rStyle w:val="CommentReference"/>
        </w:rPr>
        <w:annotationRef/>
      </w:r>
      <w:r w:rsidR="001A30E8">
        <w:t xml:space="preserve">This phrasing isn’t particularly distinct from earlier sentences about new opportunities, meeting ecological requirements etc. Perhaps here you could say that animals alter their movements in response to changing habitat suitability of burnt areas due to vegetation recovery, altered community composition, resource availability, etc. </w:t>
      </w:r>
    </w:p>
    <w:p w14:paraId="4711587B" w14:textId="77777777" w:rsidR="001A30E8" w:rsidRDefault="001A30E8" w:rsidP="001A30E8">
      <w:pPr>
        <w:pStyle w:val="CommentText"/>
      </w:pPr>
      <w:r>
        <w:t>You could talk about niches, although given that a species’ response to a single fire variable (e.g. time since fire) can differ between locations and environmental conditions, it may be better to not lock into that concept</w:t>
      </w:r>
    </w:p>
  </w:comment>
  <w:comment w:id="74" w:author="Nimmo, Dale" w:date="2025-10-22T16:12:00Z" w:initials="DN">
    <w:p w14:paraId="256AE7CE" w14:textId="3DEF0848" w:rsidR="0017246B" w:rsidRDefault="0017246B" w:rsidP="0017246B">
      <w:pPr>
        <w:pStyle w:val="CommentText"/>
      </w:pPr>
      <w:r>
        <w:rPr>
          <w:rStyle w:val="CommentReference"/>
        </w:rPr>
        <w:annotationRef/>
      </w:r>
      <w:r>
        <w:t>Nice work</w:t>
      </w:r>
    </w:p>
  </w:comment>
  <w:comment w:id="75"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10" w:history="1">
        <w:r w:rsidRPr="00F10DAC">
          <w:rPr>
            <w:rStyle w:val="Hyperlink"/>
          </w:rPr>
          <w:t>https://www.nature.com/articles/s41559-024-02452-2</w:t>
        </w:r>
      </w:hyperlink>
      <w:r>
        <w:t xml:space="preserve">  </w:t>
      </w:r>
      <w:hyperlink r:id="rId11" w:history="1">
        <w:r w:rsidRPr="00F10DAC">
          <w:rPr>
            <w:rStyle w:val="Hyperlink"/>
          </w:rPr>
          <w:t>https://agupubs.onlinelibrary.wiley.com/doi/full/10.1029/2020RG000726</w:t>
        </w:r>
      </w:hyperlink>
      <w:r>
        <w:t xml:space="preserve"> </w:t>
      </w:r>
      <w:hyperlink r:id="rId12" w:history="1">
        <w:r w:rsidRPr="00F10DAC">
          <w:rPr>
            <w:rStyle w:val="Hyperlink"/>
          </w:rPr>
          <w:t>https://www.nature.com/articles/s43017-020-0085-3</w:t>
        </w:r>
      </w:hyperlink>
    </w:p>
  </w:comment>
  <w:comment w:id="78"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82" w:author="Nimmo, Dale" w:date="2025-10-23T09:42:00Z" w:initials="DN">
    <w:p w14:paraId="01AABB49" w14:textId="77777777" w:rsidR="00DB1521" w:rsidRDefault="0000300C" w:rsidP="00DB1521">
      <w:pPr>
        <w:pStyle w:val="CommentText"/>
      </w:pPr>
      <w:r>
        <w:rPr>
          <w:rStyle w:val="CommentReference"/>
        </w:rPr>
        <w:annotationRef/>
      </w:r>
      <w:r w:rsidR="00DB1521">
        <w:t xml:space="preserve">I deleted the sentences after this because they reverted back to fire generally (paragraph 1 topic), rather than focussing specifically on the consequences of altered fire regimes for animal movement. </w:t>
      </w:r>
    </w:p>
  </w:comment>
  <w:comment w:id="84"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86"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3"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87"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96"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120"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121"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122"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136"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141"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142"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143"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144"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147"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4"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148" w:author="Tim Doherty" w:date="2025-10-27T07:31:00Z" w:initials="TD">
    <w:p w14:paraId="61FD3D96" w14:textId="1B836B0C" w:rsidR="00EB2CEE" w:rsidRDefault="00EB2CEE" w:rsidP="00EB2CEE">
      <w:pPr>
        <w:pStyle w:val="CommentText"/>
      </w:pPr>
      <w:r>
        <w:rPr>
          <w:rStyle w:val="CommentReference"/>
        </w:rPr>
        <w:annotationRef/>
      </w:r>
      <w:r>
        <w:t>End of paragraph says the unit is years</w:t>
      </w:r>
    </w:p>
  </w:comment>
  <w:comment w:id="155"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156"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157" w:author="Wooster, Eamonn" w:date="2025-08-14T09:27:00Z" w:initials="WE">
    <w:p w14:paraId="33C7A77C" w14:textId="5C479797" w:rsidR="003C0BF5" w:rsidRDefault="003C0BF5" w:rsidP="00294A0A">
      <w:r>
        <w:rPr>
          <w:rStyle w:val="CommentReference"/>
        </w:rPr>
        <w:annotationRef/>
      </w:r>
      <w:r>
        <w:t xml:space="preserve">Nice paragraph : ) </w:t>
      </w:r>
    </w:p>
  </w:comment>
  <w:comment w:id="171"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175"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176"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180"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188" w:author="Tim Doherty" w:date="2025-10-27T08:01:00Z" w:initials="TD">
    <w:p w14:paraId="5559A711" w14:textId="77777777"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192"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193"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194"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195"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198"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199"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200"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201"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202"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209"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214"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215" w:author="Tim Doherty" w:date="2025-10-27T08:15:00Z" w:initials="TD">
    <w:p w14:paraId="2211E142" w14:textId="77777777"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5" w:history="1">
        <w:r w:rsidRPr="00B77290">
          <w:rPr>
            <w:rStyle w:val="Hyperlink"/>
          </w:rPr>
          <w:t>https://link.springer.com/article/10.1186/s40462-022-00322-9</w:t>
        </w:r>
      </w:hyperlink>
    </w:p>
  </w:comment>
  <w:comment w:id="216"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218"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223"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224"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225"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242" w:author="Tim Doherty" w:date="2025-10-27T08:24:00Z" w:initials="TD">
    <w:p w14:paraId="1586A41B" w14:textId="77777777" w:rsidR="003F2029" w:rsidRDefault="00730D9A" w:rsidP="003F2029">
      <w:pPr>
        <w:pStyle w:val="CommentText"/>
      </w:pPr>
      <w:r>
        <w:rPr>
          <w:rStyle w:val="CommentReference"/>
        </w:rPr>
        <w:annotationRef/>
      </w:r>
      <w:r w:rsidR="003F2029">
        <w:t>Notation k used on plot.</w:t>
      </w:r>
    </w:p>
    <w:p w14:paraId="2A28B1F6" w14:textId="77777777" w:rsidR="003F2029" w:rsidRDefault="003F2029" w:rsidP="003F2029">
      <w:pPr>
        <w:pStyle w:val="CommentText"/>
      </w:pPr>
      <w:r>
        <w:t>Should I suggest altering to ‘(43 studies)’ on plot</w:t>
      </w:r>
    </w:p>
  </w:comment>
  <w:comment w:id="257" w:author="Tim Doherty" w:date="2025-10-27T08:30:00Z" w:initials="TD">
    <w:p w14:paraId="7A9E8B17" w14:textId="190989E6" w:rsidR="00450C83" w:rsidRDefault="00450C83" w:rsidP="00450C83">
      <w:pPr>
        <w:pStyle w:val="CommentText"/>
      </w:pPr>
      <w:r>
        <w:rPr>
          <w:rStyle w:val="CommentReference"/>
        </w:rPr>
        <w:annotationRef/>
      </w:r>
      <w:r>
        <w:t>Is it necessary to report the p values for any of the tests if also using CIs?</w:t>
      </w:r>
    </w:p>
    <w:p w14:paraId="7086C718" w14:textId="77777777" w:rsidR="00450C83" w:rsidRDefault="00450C83" w:rsidP="00450C83">
      <w:pPr>
        <w:pStyle w:val="CommentText"/>
      </w:pPr>
      <w:r>
        <w:t>The lean presentation I propose here for g [CI] will streamline these results</w:t>
      </w:r>
    </w:p>
  </w:comment>
  <w:comment w:id="261"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262" w:author="Nimmo, Dale" w:date="2025-10-23T10:29:00Z" w:initials="DN">
    <w:p w14:paraId="07D818F4" w14:textId="77777777" w:rsidR="004E3AD1" w:rsidRDefault="004E3AD1" w:rsidP="004E3AD1">
      <w:pPr>
        <w:pStyle w:val="CommentText"/>
      </w:pPr>
      <w:r>
        <w:rPr>
          <w:rStyle w:val="CommentReference"/>
        </w:rPr>
        <w:annotationRef/>
      </w:r>
      <w:r>
        <w:t xml:space="preserve">Cool, so mammals are driving the overall result. That’s interesting. </w:t>
      </w:r>
    </w:p>
  </w:comment>
  <w:comment w:id="263"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264" w:author="Wooster, Eamonn" w:date="2025-10-07T11:21:00Z" w:initials="WE">
    <w:p w14:paraId="6A3434F0" w14:textId="77777777"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265" w:author="Nimmo, Dale" w:date="2025-10-23T10:13:00Z" w:initials="DN">
    <w:p w14:paraId="6FDFC582" w14:textId="77777777" w:rsidR="00D3763B" w:rsidRDefault="00D3763B" w:rsidP="00D3763B">
      <w:pPr>
        <w:pStyle w:val="CommentText"/>
      </w:pPr>
      <w:r>
        <w:rPr>
          <w:rStyle w:val="CommentReference"/>
        </w:rPr>
        <w:annotationRef/>
      </w:r>
      <w:r>
        <w:t>How was fire size calculated? I can’t imagine that many papers would report on fire size?</w:t>
      </w:r>
    </w:p>
  </w:comment>
  <w:comment w:id="266" w:author="Chloe McAuley" w:date="2025-10-24T13:18:00Z" w:initials="CM">
    <w:p w14:paraId="0F364BBA" w14:textId="77777777" w:rsidR="00D10A7E" w:rsidRDefault="00D10A7E" w:rsidP="00D10A7E">
      <w:pPr>
        <w:pStyle w:val="CommentText"/>
      </w:pPr>
      <w:r>
        <w:rPr>
          <w:rStyle w:val="CommentReference"/>
        </w:rPr>
        <w:annotationRef/>
      </w:r>
      <w:r>
        <w:t>Extracted from articles where provided, ended up with 65 effect sizes with fire size</w:t>
      </w:r>
    </w:p>
  </w:comment>
  <w:comment w:id="267" w:author="Tim Doherty" w:date="2025-10-27T08:32:00Z" w:initials="TD">
    <w:p w14:paraId="77E361B6" w14:textId="77777777" w:rsidR="008D3191" w:rsidRDefault="008D3191" w:rsidP="008D3191">
      <w:pPr>
        <w:pStyle w:val="CommentText"/>
      </w:pPr>
      <w:r>
        <w:rPr>
          <w:rStyle w:val="CommentReference"/>
        </w:rPr>
        <w:annotationRef/>
      </w:r>
      <w:r>
        <w:t>Perhaps flag that in the results</w:t>
      </w:r>
    </w:p>
  </w:comment>
  <w:comment w:id="268" w:author="Nimmo, Dale" w:date="2025-10-23T10:32:00Z" w:initials="DN">
    <w:p w14:paraId="76A902C3" w14:textId="1F62EECC"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269" w:author="Tim Doherty" w:date="2025-10-27T08:43:00Z" w:initials="TD">
    <w:p w14:paraId="2A034E8F" w14:textId="77777777" w:rsidR="00EC5DCA" w:rsidRDefault="00EC5DCA" w:rsidP="00EC5DCA">
      <w:pPr>
        <w:pStyle w:val="CommentText"/>
      </w:pPr>
      <w:r>
        <w:rPr>
          <w:rStyle w:val="CommentReference"/>
        </w:rPr>
        <w:annotationRef/>
      </w:r>
      <w:r>
        <w:t>The desert result is interesting!</w:t>
      </w:r>
    </w:p>
  </w:comment>
  <w:comment w:id="270"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271"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272"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273"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274" w:author="Nimmo, Dale" w:date="2025-10-23T10:30:00Z" w:initials="DN">
    <w:p w14:paraId="15E67936" w14:textId="4381C955"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275"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276" w:author="Tim Doherty" w:date="2025-10-27T08:51:00Z" w:initials="TD">
    <w:p w14:paraId="2B5297B3" w14:textId="11DCCBDE"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277" w:author="Tim Doherty" w:date="2025-10-27T08:55:00Z" w:initials="TD">
    <w:p w14:paraId="789E863C" w14:textId="77777777"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278" w:author="Wooster, Eamonn" w:date="2025-10-07T10:15:00Z" w:initials="WE">
    <w:p w14:paraId="1D206059" w14:textId="31670D3C"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279"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288"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289" w:author="Nimmo, Dale" w:date="2025-10-23T10:34:00Z" w:initials="DN">
    <w:p w14:paraId="57A3B947" w14:textId="062A9285"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291"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292"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293" w:author="Chloe McAuley" w:date="2025-10-24T14:38:00Z" w:initials="CM">
    <w:p w14:paraId="21BDBCE7" w14:textId="77777777" w:rsidR="0018197A" w:rsidRDefault="0018197A" w:rsidP="0018197A">
      <w:pPr>
        <w:pStyle w:val="CommentText"/>
      </w:pPr>
      <w:r>
        <w:rPr>
          <w:rStyle w:val="CommentReference"/>
        </w:rPr>
        <w:annotationRef/>
      </w:r>
      <w:r>
        <w:t>Pred v prey model WIP</w:t>
      </w:r>
    </w:p>
  </w:comment>
  <w:comment w:id="313" w:author="McAuley, Chloe" w:date="2025-08-13T09:14:00Z" w:initials="CM">
    <w:p w14:paraId="4F83575E" w14:textId="77777777" w:rsidR="00FB0B8B" w:rsidRDefault="00FB0B8B" w:rsidP="00FB0B8B">
      <w:pPr>
        <w:pStyle w:val="CommentText"/>
      </w:pPr>
      <w:r>
        <w:rPr>
          <w:rStyle w:val="CommentReference"/>
        </w:rPr>
        <w:annotationRef/>
      </w:r>
      <w:r>
        <w:t>This could be framed using the movement ecology framework (Nathan 2008)</w:t>
      </w:r>
    </w:p>
  </w:comment>
  <w:comment w:id="316" w:author="Nimmo, Dale" w:date="2025-10-23T10:38:00Z" w:initials="DN">
    <w:p w14:paraId="4E4FF111" w14:textId="77777777" w:rsidR="00FB0B8B" w:rsidRDefault="00FB0B8B" w:rsidP="00FB0B8B">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317" w:author="Nimmo, Dale" w:date="2025-10-23T10:37:00Z" w:initials="DN">
    <w:p w14:paraId="6BDFF4E3" w14:textId="77777777" w:rsidR="00FB0B8B" w:rsidRDefault="00FB0B8B" w:rsidP="00FB0B8B">
      <w:pPr>
        <w:pStyle w:val="CommentText"/>
      </w:pPr>
      <w:r>
        <w:rPr>
          <w:rStyle w:val="CommentReference"/>
        </w:rPr>
        <w:annotationRef/>
      </w:r>
      <w:r>
        <w:t xml:space="preserve">I don’t suppose there’s scope for a predator v prey model? </w:t>
      </w:r>
    </w:p>
  </w:comment>
  <w:comment w:id="330" w:author="McAuley, Chloe" w:date="2025-08-08T12:15:00Z" w:initials="CM">
    <w:p w14:paraId="3FF49D7F" w14:textId="77777777" w:rsidR="00FB0B8B" w:rsidRDefault="00FB0B8B" w:rsidP="00FB0B8B">
      <w:pPr>
        <w:pStyle w:val="CommentText"/>
      </w:pPr>
      <w:r>
        <w:rPr>
          <w:rStyle w:val="CommentReference"/>
        </w:rPr>
        <w:annotationRef/>
      </w:r>
      <w:r>
        <w:t>Could also be functional ie Culhane 2022</w:t>
      </w:r>
    </w:p>
  </w:comment>
  <w:comment w:id="336" w:author="McAuley, Chloe" w:date="2025-08-08T11:36:00Z" w:initials="CM">
    <w:p w14:paraId="69DE971F" w14:textId="77777777" w:rsidR="00FB0B8B" w:rsidRDefault="00FB0B8B" w:rsidP="00FB0B8B">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 w:id="355" w:author="McAuley, Chloe" w:date="2025-08-06T20:28:00Z" w:initials="CM">
    <w:p w14:paraId="6C7F619B" w14:textId="77777777" w:rsidR="00FB0B8B" w:rsidRDefault="00FB0B8B" w:rsidP="00FB0B8B">
      <w:pPr>
        <w:pStyle w:val="CommentText"/>
      </w:pPr>
      <w:r>
        <w:rPr>
          <w:rStyle w:val="CommentReference"/>
        </w:rPr>
        <w:annotationRef/>
      </w:r>
      <w:r>
        <w:t>Eg Catford and as discussed in Doherty 2023</w:t>
      </w:r>
    </w:p>
  </w:comment>
  <w:comment w:id="356" w:author="McAuley, Chloe" w:date="2025-08-08T09:02:00Z" w:initials="CM">
    <w:p w14:paraId="6DD05E8F" w14:textId="77777777" w:rsidR="00FB0B8B" w:rsidRDefault="00FB0B8B" w:rsidP="00FB0B8B">
      <w:pPr>
        <w:pStyle w:val="CommentText"/>
      </w:pPr>
      <w:r>
        <w:rPr>
          <w:rStyle w:val="CommentReference"/>
        </w:rPr>
        <w:annotationRef/>
      </w:r>
      <w:r>
        <w:t>Discuss landscape complementation/supplementation Dunning 1992 and scaling of body size/space use</w:t>
      </w:r>
    </w:p>
  </w:comment>
  <w:comment w:id="357" w:author="McAuley, Chloe" w:date="2025-08-08T09:08:00Z" w:initials="CM">
    <w:p w14:paraId="6DC87979" w14:textId="77777777" w:rsidR="00FB0B8B" w:rsidRDefault="00FB0B8B" w:rsidP="00FB0B8B">
      <w:pPr>
        <w:pStyle w:val="CommentText"/>
      </w:pPr>
      <w:r>
        <w:rPr>
          <w:rStyle w:val="CommentReference"/>
        </w:rPr>
        <w:annotationRef/>
      </w:r>
      <w:r>
        <w:t>Also neutral effect seen in reptiles in class model - Is movement capacity/ body size limiting movement response? Ie changing movement doesn’t confer benefit to individual fitness? Or not possible?</w:t>
      </w:r>
    </w:p>
  </w:comment>
  <w:comment w:id="358" w:author="McAuley, Chloe" w:date="2025-08-08T09:42:00Z" w:initials="CM">
    <w:p w14:paraId="3EE91BF5" w14:textId="77777777" w:rsidR="00FB0B8B" w:rsidRDefault="00FB0B8B" w:rsidP="00FB0B8B">
      <w:pPr>
        <w:pStyle w:val="CommentText"/>
      </w:pPr>
      <w:r>
        <w:rPr>
          <w:rStyle w:val="CommentReference"/>
        </w:rPr>
        <w:annotationRef/>
      </w:r>
      <w:r>
        <w:t>Whilst body mass not sig predictor of effect size in reptiles, remaining het not sig in this model -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4D28D862" w15:paraIdParent="6663698E" w15:done="0"/>
  <w15:commentEx w15:paraId="6F922F87" w15:paraIdParent="6663698E" w15:done="0"/>
  <w15:commentEx w15:paraId="5F648135" w15:done="0"/>
  <w15:commentEx w15:paraId="174330EE" w15:paraIdParent="5F648135" w15:done="0"/>
  <w15:commentEx w15:paraId="4B476167" w15:paraIdParent="5F648135" w15:done="0"/>
  <w15:commentEx w15:paraId="0D5C7281" w15:paraIdParent="5F648135" w15:done="0"/>
  <w15:commentEx w15:paraId="0A87984B" w15:done="1"/>
  <w15:commentEx w15:paraId="5D18390B" w15:done="1"/>
  <w15:commentEx w15:paraId="13B9D1FF" w15:done="0"/>
  <w15:commentEx w15:paraId="54E512D2" w15:done="0"/>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7C72C889" w15:done="0"/>
  <w15:commentEx w15:paraId="60307440" w15:done="1"/>
  <w15:commentEx w15:paraId="3D0C4F47" w15:done="0"/>
  <w15:commentEx w15:paraId="26ABD1E5" w15:done="1"/>
  <w15:commentEx w15:paraId="767E308B" w15:paraIdParent="26ABD1E5" w15:done="1"/>
  <w15:commentEx w15:paraId="281FE261" w15:done="0"/>
  <w15:commentEx w15:paraId="51A55388" w15:done="1"/>
  <w15:commentEx w15:paraId="4711587B" w15:done="0"/>
  <w15:commentEx w15:paraId="256AE7CE" w15:done="1"/>
  <w15:commentEx w15:paraId="10CB71B7" w15:done="1"/>
  <w15:commentEx w15:paraId="7ABE8AB6" w15:done="1"/>
  <w15:commentEx w15:paraId="01AABB49"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ACC1C6B" w15:paraIdParent="47689B7F" w15:done="0"/>
  <w15:commentEx w15:paraId="07E6A879" w15:done="0"/>
  <w15:commentEx w15:paraId="61FD3D96" w15:done="0"/>
  <w15:commentEx w15:paraId="28F5147A" w15:done="0"/>
  <w15:commentEx w15:paraId="232650AC" w15:done="0"/>
  <w15:commentEx w15:paraId="33C7A77C" w15:done="1"/>
  <w15:commentEx w15:paraId="56A032EA" w15:done="0"/>
  <w15:commentEx w15:paraId="3F6C8D57" w15:done="0"/>
  <w15:commentEx w15:paraId="0B0ECE92" w15:done="0"/>
  <w15:commentEx w15:paraId="11E12A10" w15:done="0"/>
  <w15:commentEx w15:paraId="28B5FF77" w15:done="0"/>
  <w15:commentEx w15:paraId="7C7AE282" w15:done="0"/>
  <w15:commentEx w15:paraId="23FBAF2D" w15:paraIdParent="7C7AE282" w15:done="0"/>
  <w15:commentEx w15:paraId="7505B278" w15:done="0"/>
  <w15:commentEx w15:paraId="42B56218" w15:paraIdParent="7505B278" w15:done="0"/>
  <w15:commentEx w15:paraId="51C630FF" w15:done="0"/>
  <w15:commentEx w15:paraId="3E236700" w15:done="1"/>
  <w15:commentEx w15:paraId="20BD7654" w15:paraIdParent="3E236700" w15:done="1"/>
  <w15:commentEx w15:paraId="5EA70580" w15:done="1"/>
  <w15:commentEx w15:paraId="3AA224DA" w15:done="1"/>
  <w15:commentEx w15:paraId="280F175E" w15:done="0"/>
  <w15:commentEx w15:paraId="23ACE75E" w15:done="0"/>
  <w15:commentEx w15:paraId="443B9BC9" w15:done="0"/>
  <w15:commentEx w15:paraId="4419A5DD" w15:done="0"/>
  <w15:commentEx w15:paraId="298B794F" w15:done="0"/>
  <w15:commentEx w15:paraId="5B007BBA" w15:done="1"/>
  <w15:commentEx w15:paraId="59B3E3CD" w15:paraIdParent="5B007BBA" w15:done="1"/>
  <w15:commentEx w15:paraId="6E2CE82C" w15:paraIdParent="5B007BBA" w15:done="1"/>
  <w15:commentEx w15:paraId="2A28B1F6" w15:done="0"/>
  <w15:commentEx w15:paraId="7086C718" w15:done="0"/>
  <w15:commentEx w15:paraId="4B37C96A" w15:done="1"/>
  <w15:commentEx w15:paraId="07D818F4" w15:done="0"/>
  <w15:commentEx w15:paraId="7A10DED3" w15:done="0"/>
  <w15:commentEx w15:paraId="6A3434F0" w15:done="1"/>
  <w15:commentEx w15:paraId="6FDFC582" w15:done="0"/>
  <w15:commentEx w15:paraId="0F364BBA" w15:paraIdParent="6FDFC582" w15:done="0"/>
  <w15:commentEx w15:paraId="77E361B6" w15:paraIdParent="6FDFC582" w15:done="0"/>
  <w15:commentEx w15:paraId="76A902C3" w15:done="1"/>
  <w15:commentEx w15:paraId="2A034E8F" w15:done="0"/>
  <w15:commentEx w15:paraId="435C8DC7" w15:done="0"/>
  <w15:commentEx w15:paraId="57C0FD79" w15:paraIdParent="435C8DC7" w15:done="0"/>
  <w15:commentEx w15:paraId="47B21BF2" w15:done="0"/>
  <w15:commentEx w15:paraId="5FAFCB14" w15:paraIdParent="47B21BF2" w15:done="0"/>
  <w15:commentEx w15:paraId="15E67936" w15:done="1"/>
  <w15:commentEx w15:paraId="51658CCD" w15:done="0"/>
  <w15:commentEx w15:paraId="2B5297B3" w15:done="0"/>
  <w15:commentEx w15:paraId="789E863C" w15:done="0"/>
  <w15:commentEx w15:paraId="1D206059" w15:done="1"/>
  <w15:commentEx w15:paraId="7E1CEC6D" w15:paraIdParent="1D206059" w15:done="1"/>
  <w15:commentEx w15:paraId="763D38EA" w15:done="0"/>
  <w15:commentEx w15:paraId="782E812E" w15:done="0"/>
  <w15:commentEx w15:paraId="269695D4" w15:done="0"/>
  <w15:commentEx w15:paraId="3D64B2F5" w15:done="0"/>
  <w15:commentEx w15:paraId="21BDBCE7" w15:paraIdParent="3D64B2F5" w15:done="0"/>
  <w15:commentEx w15:paraId="4F83575E" w15:done="0"/>
  <w15:commentEx w15:paraId="4E4FF111" w15:done="0"/>
  <w15:commentEx w15:paraId="6BDFF4E3" w15:done="0"/>
  <w15:commentEx w15:paraId="3FF49D7F" w15:done="0"/>
  <w15:commentEx w15:paraId="69DE971F" w15:done="0"/>
  <w15:commentEx w15:paraId="6C7F619B" w15:done="0"/>
  <w15:commentEx w15:paraId="6DD05E8F" w15:done="0"/>
  <w15:commentEx w15:paraId="6DC87979" w15:paraIdParent="6DD05E8F" w15:done="0"/>
  <w15:commentEx w15:paraId="3EE91BF5" w15:paraIdParent="6DD05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7A31CEDC" w16cex:dateUtc="2025-10-22T21:57:00Z"/>
  <w16cex:commentExtensible w16cex:durableId="1738EF0B" w16cex:dateUtc="2025-10-23T05:13:00Z"/>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1EF96DE1" w16cex:dateUtc="2025-10-26T23:10:00Z"/>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73E6D70F" w16cex:dateUtc="2025-10-27T01:16:00Z"/>
  <w16cex:commentExtensible w16cex:durableId="1C88DF65" w16cex:dateUtc="2025-10-13T02:50:00Z"/>
  <w16cex:commentExtensible w16cex:durableId="21659796" w16cex:dateUtc="2025-10-26T23:15:00Z"/>
  <w16cex:commentExtensible w16cex:durableId="5105BE36" w16cex:dateUtc="2025-10-13T02:48:00Z"/>
  <w16cex:commentExtensible w16cex:durableId="1893B998" w16cex:dateUtc="2025-10-13T02:49:00Z"/>
  <w16cex:commentExtensible w16cex:durableId="25E4CF3D" w16cex:dateUtc="2025-10-27T22:28: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0E1A4CCC" w16cex:dateUtc="2025-10-26T23:20:00Z"/>
  <w16cex:commentExtensible w16cex:durableId="79758EAC" w16cex:dateUtc="2025-10-22T05:12:00Z"/>
  <w16cex:commentExtensible w16cex:durableId="06BEFBF1" w16cex:dateUtc="2025-08-29T04:19:00Z"/>
  <w16cex:commentExtensible w16cex:durableId="7DFF538B" w16cex:dateUtc="2025-08-29T04:22:00Z"/>
  <w16cex:commentExtensible w16cex:durableId="22B16CAA" w16cex:dateUtc="2025-10-22T22:4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61DABCC2" w16cex:dateUtc="2025-10-26T23:31: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360DB413" w16cex:dateUtc="2025-10-27T00:24:00Z"/>
  <w16cex:commentExtensible w16cex:durableId="3D800421" w16cex:dateUtc="2025-10-27T00:30: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42A86A98" w16cex:dateUtc="2025-10-22T23:13:00Z"/>
  <w16cex:commentExtensible w16cex:durableId="0E9DE8E3" w16cex:dateUtc="2025-10-24T05:18:00Z"/>
  <w16cex:commentExtensible w16cex:durableId="693679A7" w16cex:dateUtc="2025-10-27T00:32:00Z"/>
  <w16cex:commentExtensible w16cex:durableId="2BDEA0C0" w16cex:dateUtc="2025-10-22T23:32: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7B1AF8D3" w16cex:dateUtc="2025-10-22T23:30:00Z"/>
  <w16cex:commentExtensible w16cex:durableId="53D58E01" w16cex:dateUtc="2025-10-27T00:43:00Z"/>
  <w16cex:commentExtensible w16cex:durableId="76490DF7" w16cex:dateUtc="2025-10-27T00:51:00Z"/>
  <w16cex:commentExtensible w16cex:durableId="4D97E00E" w16cex:dateUtc="2025-10-27T00:55:00Z"/>
  <w16cex:commentExtensible w16cex:durableId="58FAF8C2" w16cex:dateUtc="2025-10-06T23:15:00Z"/>
  <w16cex:commentExtensible w16cex:durableId="5762D710" w16cex:dateUtc="2025-10-13T03:31:00Z"/>
  <w16cex:commentExtensible w16cex:durableId="5F3792DA" w16cex:dateUtc="2025-10-22T23:47:00Z"/>
  <w16cex:commentExtensible w16cex:durableId="3DD4C227" w16cex:dateUtc="2025-10-22T23:34:00Z"/>
  <w16cex:commentExtensible w16cex:durableId="34456BB7" w16cex:dateUtc="2025-10-22T23:38:00Z"/>
  <w16cex:commentExtensible w16cex:durableId="73F3F233" w16cex:dateUtc="2025-10-22T23:37:00Z"/>
  <w16cex:commentExtensible w16cex:durableId="13C4CC5B" w16cex:dateUtc="2025-10-24T06:38:00Z"/>
  <w16cex:commentExtensible w16cex:durableId="2B445809" w16cex:dateUtc="2025-08-13T01:14:00Z"/>
  <w16cex:commentExtensible w16cex:durableId="0C69DF11" w16cex:dateUtc="2025-10-22T23:38:00Z"/>
  <w16cex:commentExtensible w16cex:durableId="2C7A26F5" w16cex:dateUtc="2025-10-22T23:37:00Z"/>
  <w16cex:commentExtensible w16cex:durableId="173A0B40" w16cex:dateUtc="2025-08-08T04:15:00Z"/>
  <w16cex:commentExtensible w16cex:durableId="32AA0624" w16cex:dateUtc="2025-08-08T03:36: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4D28D862" w16cid:durableId="7A31CEDC"/>
  <w16cid:commentId w16cid:paraId="6F922F87" w16cid:durableId="1738EF0B"/>
  <w16cid:commentId w16cid:paraId="5F648135" w16cid:durableId="1A79DD84"/>
  <w16cid:commentId w16cid:paraId="174330EE" w16cid:durableId="2F2B8016"/>
  <w16cid:commentId w16cid:paraId="4B476167" w16cid:durableId="598AE2C5"/>
  <w16cid:commentId w16cid:paraId="0D5C7281" w16cid:durableId="3FD5783A"/>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7C72C889" w16cid:durableId="73E6D70F"/>
  <w16cid:commentId w16cid:paraId="60307440" w16cid:durableId="1C88DF65"/>
  <w16cid:commentId w16cid:paraId="3D0C4F47" w16cid:durableId="21659796"/>
  <w16cid:commentId w16cid:paraId="26ABD1E5" w16cid:durableId="5105BE36"/>
  <w16cid:commentId w16cid:paraId="767E308B" w16cid:durableId="1893B998"/>
  <w16cid:commentId w16cid:paraId="281FE261" w16cid:durableId="25E4CF3D"/>
  <w16cid:commentId w16cid:paraId="51A55388" w16cid:durableId="739360F1"/>
  <w16cid:commentId w16cid:paraId="4711587B" w16cid:durableId="0E1A4CCC"/>
  <w16cid:commentId w16cid:paraId="256AE7CE" w16cid:durableId="79758EAC"/>
  <w16cid:commentId w16cid:paraId="10CB71B7" w16cid:durableId="06BEFBF1"/>
  <w16cid:commentId w16cid:paraId="7ABE8AB6" w16cid:durableId="7DFF538B"/>
  <w16cid:commentId w16cid:paraId="01AABB49" w16cid:durableId="22B16CAA"/>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61FD3D96" w16cid:durableId="61DABCC2"/>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2A28B1F6" w16cid:durableId="360DB413"/>
  <w16cid:commentId w16cid:paraId="7086C718" w16cid:durableId="3D800421"/>
  <w16cid:commentId w16cid:paraId="4B37C96A" w16cid:durableId="42C15AC6"/>
  <w16cid:commentId w16cid:paraId="07D818F4" w16cid:durableId="0DB6A375"/>
  <w16cid:commentId w16cid:paraId="7A10DED3" w16cid:durableId="09B4DEDD"/>
  <w16cid:commentId w16cid:paraId="6A3434F0" w16cid:durableId="78F664F0"/>
  <w16cid:commentId w16cid:paraId="6FDFC582" w16cid:durableId="42A86A98"/>
  <w16cid:commentId w16cid:paraId="0F364BBA" w16cid:durableId="0E9DE8E3"/>
  <w16cid:commentId w16cid:paraId="77E361B6" w16cid:durableId="693679A7"/>
  <w16cid:commentId w16cid:paraId="76A902C3" w16cid:durableId="2BDEA0C0"/>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5E67936" w16cid:durableId="7B1AF8D3"/>
  <w16cid:commentId w16cid:paraId="51658CCD" w16cid:durableId="53D58E01"/>
  <w16cid:commentId w16cid:paraId="2B5297B3" w16cid:durableId="76490DF7"/>
  <w16cid:commentId w16cid:paraId="789E863C" w16cid:durableId="4D97E00E"/>
  <w16cid:commentId w16cid:paraId="1D206059" w16cid:durableId="58FAF8C2"/>
  <w16cid:commentId w16cid:paraId="7E1CEC6D" w16cid:durableId="5762D710"/>
  <w16cid:commentId w16cid:paraId="763D38EA" w16cid:durableId="5F3792DA"/>
  <w16cid:commentId w16cid:paraId="782E812E" w16cid:durableId="3DD4C227"/>
  <w16cid:commentId w16cid:paraId="269695D4" w16cid:durableId="34456BB7"/>
  <w16cid:commentId w16cid:paraId="3D64B2F5" w16cid:durableId="73F3F233"/>
  <w16cid:commentId w16cid:paraId="21BDBCE7" w16cid:durableId="13C4CC5B"/>
  <w16cid:commentId w16cid:paraId="4F83575E" w16cid:durableId="2B445809"/>
  <w16cid:commentId w16cid:paraId="4E4FF111" w16cid:durableId="0C69DF11"/>
  <w16cid:commentId w16cid:paraId="6BDFF4E3" w16cid:durableId="2C7A26F5"/>
  <w16cid:commentId w16cid:paraId="3FF49D7F" w16cid:durableId="173A0B40"/>
  <w16cid:commentId w16cid:paraId="69DE971F" w16cid:durableId="32AA0624"/>
  <w16cid:commentId w16cid:paraId="6C7F619B" w16cid:durableId="64760839"/>
  <w16cid:commentId w16cid:paraId="6DD05E8F" w16cid:durableId="412F4175"/>
  <w16cid:commentId w16cid:paraId="6DC87979" w16cid:durableId="1BC15089"/>
  <w16cid:commentId w16cid:paraId="3EE91BF5" w16cid:durableId="04D1A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24FB" w14:textId="77777777" w:rsidR="008D6A14" w:rsidRDefault="008D6A14" w:rsidP="00587563">
      <w:pPr>
        <w:spacing w:after="0" w:line="240" w:lineRule="auto"/>
      </w:pPr>
      <w:r>
        <w:separator/>
      </w:r>
    </w:p>
  </w:endnote>
  <w:endnote w:type="continuationSeparator" w:id="0">
    <w:p w14:paraId="039E38ED" w14:textId="77777777" w:rsidR="008D6A14" w:rsidRDefault="008D6A14"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6414" w14:textId="77777777" w:rsidR="008D6A14" w:rsidRDefault="008D6A14" w:rsidP="00587563">
      <w:pPr>
        <w:spacing w:after="0" w:line="240" w:lineRule="auto"/>
      </w:pPr>
      <w:r>
        <w:separator/>
      </w:r>
    </w:p>
  </w:footnote>
  <w:footnote w:type="continuationSeparator" w:id="0">
    <w:p w14:paraId="317E97F6" w14:textId="77777777" w:rsidR="008D6A14" w:rsidRDefault="008D6A14"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8AF5" w14:textId="27144125" w:rsidR="00587563" w:rsidRDefault="00587563">
    <w:pPr>
      <w:pStyle w:val="Header"/>
    </w:pPr>
    <w:r>
      <w:rPr>
        <w:noProof/>
      </w:rPr>
      <mc:AlternateContent>
        <mc:Choice Requires="wps">
          <w:drawing>
            <wp:anchor distT="0" distB="0" distL="0" distR="0" simplePos="0" relativeHeight="251660288" behindDoc="0" locked="0" layoutInCell="1" allowOverlap="1" wp14:anchorId="4F13E223" wp14:editId="1AE57ACB">
              <wp:simplePos x="635" y="635"/>
              <wp:positionH relativeFrom="page">
                <wp:align>center</wp:align>
              </wp:positionH>
              <wp:positionV relativeFrom="page">
                <wp:align>top</wp:align>
              </wp:positionV>
              <wp:extent cx="551815" cy="469265"/>
              <wp:effectExtent l="0" t="0" r="635" b="6985"/>
              <wp:wrapNone/>
              <wp:docPr id="66739026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13E223" id="_x0000_t202" coordsize="21600,21600" o:spt="202" path="m,l,21600r21600,l21600,xe">
              <v:stroke joinstyle="miter"/>
              <v:path gradientshapeok="t" o:connecttype="rect"/>
            </v:shapetype>
            <v:shape id="Text Box 3" o:spid="_x0000_s1027" type="#_x0000_t202" alt="OFFICIAL" style="position:absolute;margin-left:0;margin-top:0;width:43.45pt;height:36.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8"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Chloe McAuley">
    <w15:presenceInfo w15:providerId="Windows Live" w15:userId="45774eaa9cfd92b6"/>
  </w15:person>
  <w15:person w15:author="Tim Doherty">
    <w15:presenceInfo w15:providerId="AD" w15:userId="S::tim.doherty@dbca.wa.gov.au::3f6ba6b4-126b-4573-bedc-0b12e4000d78"/>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5&lt;/item&gt;&lt;item&gt;16&lt;/item&gt;&lt;item&gt;60&lt;/item&gt;&lt;item&gt;61&lt;/item&gt;&lt;item&gt;71&lt;/item&gt;&lt;item&gt;72&lt;/item&gt;&lt;item&gt;76&lt;/item&gt;&lt;item&gt;80&lt;/item&gt;&lt;item&gt;82&lt;/item&gt;&lt;item&gt;86&lt;/item&gt;&lt;item&gt;91&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70&lt;/item&gt;&lt;item&gt;174&lt;/item&gt;&lt;item&gt;175&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7&lt;/item&gt;&lt;item&gt;208&lt;/item&gt;&lt;item&gt;210&lt;/item&gt;&lt;item&gt;211&lt;/item&gt;&lt;item&gt;212&lt;/item&gt;&lt;item&gt;457&lt;/item&gt;&lt;item&gt;601&lt;/item&gt;&lt;item&gt;686&lt;/item&gt;&lt;item&gt;691&lt;/item&gt;&lt;item&gt;704&lt;/item&gt;&lt;item&gt;705&lt;/item&gt;&lt;item&gt;707&lt;/item&gt;&lt;item&gt;712&lt;/item&gt;&lt;item&gt;713&lt;/item&gt;&lt;item&gt;714&lt;/item&gt;&lt;item&gt;717&lt;/item&gt;&lt;item&gt;719&lt;/item&gt;&lt;item&gt;720&lt;/item&gt;&lt;/record-ids&gt;&lt;/item&gt;&lt;/Libraries&gt;"/>
  </w:docVars>
  <w:rsids>
    <w:rsidRoot w:val="006F3923"/>
    <w:rsid w:val="00000293"/>
    <w:rsid w:val="000028E0"/>
    <w:rsid w:val="000029FB"/>
    <w:rsid w:val="0000300C"/>
    <w:rsid w:val="00003C47"/>
    <w:rsid w:val="00003EA6"/>
    <w:rsid w:val="000043AF"/>
    <w:rsid w:val="000048FD"/>
    <w:rsid w:val="00005425"/>
    <w:rsid w:val="0000574F"/>
    <w:rsid w:val="0000632C"/>
    <w:rsid w:val="00011806"/>
    <w:rsid w:val="00011FFF"/>
    <w:rsid w:val="00013DB7"/>
    <w:rsid w:val="00014326"/>
    <w:rsid w:val="00015B3E"/>
    <w:rsid w:val="00015B6E"/>
    <w:rsid w:val="000162A4"/>
    <w:rsid w:val="00020393"/>
    <w:rsid w:val="00020F82"/>
    <w:rsid w:val="000222CC"/>
    <w:rsid w:val="00022D11"/>
    <w:rsid w:val="0002495D"/>
    <w:rsid w:val="00024EBA"/>
    <w:rsid w:val="00024F35"/>
    <w:rsid w:val="0002536A"/>
    <w:rsid w:val="00026A05"/>
    <w:rsid w:val="000303A2"/>
    <w:rsid w:val="0003049A"/>
    <w:rsid w:val="0003157E"/>
    <w:rsid w:val="00032A18"/>
    <w:rsid w:val="0003367E"/>
    <w:rsid w:val="00033A55"/>
    <w:rsid w:val="00034353"/>
    <w:rsid w:val="000349DC"/>
    <w:rsid w:val="00034CE9"/>
    <w:rsid w:val="00035400"/>
    <w:rsid w:val="00035966"/>
    <w:rsid w:val="00035C7C"/>
    <w:rsid w:val="0003664B"/>
    <w:rsid w:val="00037C7D"/>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A63"/>
    <w:rsid w:val="00070F43"/>
    <w:rsid w:val="0007102B"/>
    <w:rsid w:val="0007168E"/>
    <w:rsid w:val="00071CED"/>
    <w:rsid w:val="00071DDA"/>
    <w:rsid w:val="00071E1E"/>
    <w:rsid w:val="000740E6"/>
    <w:rsid w:val="000748AA"/>
    <w:rsid w:val="000757D4"/>
    <w:rsid w:val="00075EC6"/>
    <w:rsid w:val="000766C0"/>
    <w:rsid w:val="000778E5"/>
    <w:rsid w:val="00080802"/>
    <w:rsid w:val="00080F94"/>
    <w:rsid w:val="00081491"/>
    <w:rsid w:val="00081C44"/>
    <w:rsid w:val="000822C3"/>
    <w:rsid w:val="000824E7"/>
    <w:rsid w:val="00082566"/>
    <w:rsid w:val="00083A63"/>
    <w:rsid w:val="00084046"/>
    <w:rsid w:val="00084207"/>
    <w:rsid w:val="000842D6"/>
    <w:rsid w:val="0008491C"/>
    <w:rsid w:val="00084EF2"/>
    <w:rsid w:val="00085E6A"/>
    <w:rsid w:val="00086D63"/>
    <w:rsid w:val="00087904"/>
    <w:rsid w:val="00090938"/>
    <w:rsid w:val="00090C87"/>
    <w:rsid w:val="00090EBA"/>
    <w:rsid w:val="000914F1"/>
    <w:rsid w:val="00091692"/>
    <w:rsid w:val="000918BD"/>
    <w:rsid w:val="00092AE8"/>
    <w:rsid w:val="000937F8"/>
    <w:rsid w:val="00093EF7"/>
    <w:rsid w:val="00094856"/>
    <w:rsid w:val="00094BB1"/>
    <w:rsid w:val="00094CCF"/>
    <w:rsid w:val="00097244"/>
    <w:rsid w:val="000A01B0"/>
    <w:rsid w:val="000A06C1"/>
    <w:rsid w:val="000A112B"/>
    <w:rsid w:val="000A1973"/>
    <w:rsid w:val="000A2C51"/>
    <w:rsid w:val="000A5197"/>
    <w:rsid w:val="000A5EC5"/>
    <w:rsid w:val="000A5F62"/>
    <w:rsid w:val="000A7185"/>
    <w:rsid w:val="000A7558"/>
    <w:rsid w:val="000A7E0E"/>
    <w:rsid w:val="000B0793"/>
    <w:rsid w:val="000B1175"/>
    <w:rsid w:val="000B1931"/>
    <w:rsid w:val="000B2340"/>
    <w:rsid w:val="000B32F7"/>
    <w:rsid w:val="000B4240"/>
    <w:rsid w:val="000B4C3B"/>
    <w:rsid w:val="000B518E"/>
    <w:rsid w:val="000B6B62"/>
    <w:rsid w:val="000B6BEF"/>
    <w:rsid w:val="000B6FE0"/>
    <w:rsid w:val="000B712C"/>
    <w:rsid w:val="000B71FE"/>
    <w:rsid w:val="000B7510"/>
    <w:rsid w:val="000B78E8"/>
    <w:rsid w:val="000C06F2"/>
    <w:rsid w:val="000C1363"/>
    <w:rsid w:val="000C180E"/>
    <w:rsid w:val="000C36C7"/>
    <w:rsid w:val="000C412E"/>
    <w:rsid w:val="000C456B"/>
    <w:rsid w:val="000C5624"/>
    <w:rsid w:val="000C5916"/>
    <w:rsid w:val="000C597E"/>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1CD"/>
    <w:rsid w:val="000E0A16"/>
    <w:rsid w:val="000E1094"/>
    <w:rsid w:val="000E10F5"/>
    <w:rsid w:val="000E24A8"/>
    <w:rsid w:val="000E2CEC"/>
    <w:rsid w:val="000E4DC5"/>
    <w:rsid w:val="000E5BF5"/>
    <w:rsid w:val="000E6B5B"/>
    <w:rsid w:val="000E7131"/>
    <w:rsid w:val="000F03DE"/>
    <w:rsid w:val="000F1326"/>
    <w:rsid w:val="000F1DA5"/>
    <w:rsid w:val="000F325C"/>
    <w:rsid w:val="000F4106"/>
    <w:rsid w:val="000F5753"/>
    <w:rsid w:val="000F7959"/>
    <w:rsid w:val="00101A9F"/>
    <w:rsid w:val="001028BE"/>
    <w:rsid w:val="00103CD3"/>
    <w:rsid w:val="00104144"/>
    <w:rsid w:val="0010494B"/>
    <w:rsid w:val="00105AAA"/>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77F"/>
    <w:rsid w:val="00125941"/>
    <w:rsid w:val="00126AD1"/>
    <w:rsid w:val="00127893"/>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EF1"/>
    <w:rsid w:val="00162FBC"/>
    <w:rsid w:val="0016357F"/>
    <w:rsid w:val="0016639F"/>
    <w:rsid w:val="0017044C"/>
    <w:rsid w:val="00171AC3"/>
    <w:rsid w:val="00172049"/>
    <w:rsid w:val="0017246B"/>
    <w:rsid w:val="001729D4"/>
    <w:rsid w:val="00174AD3"/>
    <w:rsid w:val="00174D70"/>
    <w:rsid w:val="00175757"/>
    <w:rsid w:val="0017578A"/>
    <w:rsid w:val="0018061D"/>
    <w:rsid w:val="0018197A"/>
    <w:rsid w:val="001841E5"/>
    <w:rsid w:val="00185477"/>
    <w:rsid w:val="0018697E"/>
    <w:rsid w:val="00186E39"/>
    <w:rsid w:val="00191272"/>
    <w:rsid w:val="001919F5"/>
    <w:rsid w:val="001922E3"/>
    <w:rsid w:val="0019304F"/>
    <w:rsid w:val="00193981"/>
    <w:rsid w:val="00194737"/>
    <w:rsid w:val="00195518"/>
    <w:rsid w:val="00195DDF"/>
    <w:rsid w:val="0019695A"/>
    <w:rsid w:val="00197326"/>
    <w:rsid w:val="001A0075"/>
    <w:rsid w:val="001A10F2"/>
    <w:rsid w:val="001A30E8"/>
    <w:rsid w:val="001A4311"/>
    <w:rsid w:val="001A4487"/>
    <w:rsid w:val="001A5EC3"/>
    <w:rsid w:val="001A6365"/>
    <w:rsid w:val="001A6920"/>
    <w:rsid w:val="001A735E"/>
    <w:rsid w:val="001A77F7"/>
    <w:rsid w:val="001B06D1"/>
    <w:rsid w:val="001B0BCB"/>
    <w:rsid w:val="001B2909"/>
    <w:rsid w:val="001B2BC4"/>
    <w:rsid w:val="001B2E4E"/>
    <w:rsid w:val="001B311E"/>
    <w:rsid w:val="001B36D3"/>
    <w:rsid w:val="001B5100"/>
    <w:rsid w:val="001B593A"/>
    <w:rsid w:val="001B6830"/>
    <w:rsid w:val="001B68D5"/>
    <w:rsid w:val="001B7753"/>
    <w:rsid w:val="001B7CB2"/>
    <w:rsid w:val="001C0561"/>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D74ED"/>
    <w:rsid w:val="001E0191"/>
    <w:rsid w:val="001E0E03"/>
    <w:rsid w:val="001E11A0"/>
    <w:rsid w:val="001E211F"/>
    <w:rsid w:val="001E2E0B"/>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2E6E"/>
    <w:rsid w:val="00233838"/>
    <w:rsid w:val="00233CE1"/>
    <w:rsid w:val="00233F50"/>
    <w:rsid w:val="002342FA"/>
    <w:rsid w:val="00234A06"/>
    <w:rsid w:val="00235937"/>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4561"/>
    <w:rsid w:val="0025486B"/>
    <w:rsid w:val="00256929"/>
    <w:rsid w:val="00256951"/>
    <w:rsid w:val="00256B33"/>
    <w:rsid w:val="00257941"/>
    <w:rsid w:val="00257E26"/>
    <w:rsid w:val="00260068"/>
    <w:rsid w:val="00262D85"/>
    <w:rsid w:val="00264DC1"/>
    <w:rsid w:val="00265E49"/>
    <w:rsid w:val="0026619B"/>
    <w:rsid w:val="002666F6"/>
    <w:rsid w:val="0026749E"/>
    <w:rsid w:val="00267BEE"/>
    <w:rsid w:val="0027235B"/>
    <w:rsid w:val="002728AD"/>
    <w:rsid w:val="00272FA3"/>
    <w:rsid w:val="00274DC1"/>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1E69"/>
    <w:rsid w:val="002928E1"/>
    <w:rsid w:val="0029346A"/>
    <w:rsid w:val="002937A1"/>
    <w:rsid w:val="00293AC1"/>
    <w:rsid w:val="0029450A"/>
    <w:rsid w:val="002947CC"/>
    <w:rsid w:val="0029486F"/>
    <w:rsid w:val="00294A0A"/>
    <w:rsid w:val="00294C00"/>
    <w:rsid w:val="00295B15"/>
    <w:rsid w:val="00296ECF"/>
    <w:rsid w:val="002A193B"/>
    <w:rsid w:val="002A19F6"/>
    <w:rsid w:val="002A21A4"/>
    <w:rsid w:val="002A23C4"/>
    <w:rsid w:val="002A2F94"/>
    <w:rsid w:val="002A32B2"/>
    <w:rsid w:val="002A5518"/>
    <w:rsid w:val="002A6838"/>
    <w:rsid w:val="002A6F8E"/>
    <w:rsid w:val="002B2567"/>
    <w:rsid w:val="002B2E22"/>
    <w:rsid w:val="002B4531"/>
    <w:rsid w:val="002B47DD"/>
    <w:rsid w:val="002B6016"/>
    <w:rsid w:val="002B6258"/>
    <w:rsid w:val="002B6ACE"/>
    <w:rsid w:val="002C0218"/>
    <w:rsid w:val="002C1142"/>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E7AD8"/>
    <w:rsid w:val="002F3761"/>
    <w:rsid w:val="002F4234"/>
    <w:rsid w:val="002F4FD4"/>
    <w:rsid w:val="002F6D30"/>
    <w:rsid w:val="002F788A"/>
    <w:rsid w:val="00300360"/>
    <w:rsid w:val="00300D1B"/>
    <w:rsid w:val="003010E4"/>
    <w:rsid w:val="003017CE"/>
    <w:rsid w:val="003024C4"/>
    <w:rsid w:val="00303A83"/>
    <w:rsid w:val="003041D8"/>
    <w:rsid w:val="0030427E"/>
    <w:rsid w:val="00304B8C"/>
    <w:rsid w:val="00304D2F"/>
    <w:rsid w:val="0030563D"/>
    <w:rsid w:val="003059C1"/>
    <w:rsid w:val="0030655A"/>
    <w:rsid w:val="003076B8"/>
    <w:rsid w:val="00307A11"/>
    <w:rsid w:val="00310767"/>
    <w:rsid w:val="003108BE"/>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3AE0"/>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679F0"/>
    <w:rsid w:val="0037141A"/>
    <w:rsid w:val="00371816"/>
    <w:rsid w:val="00371D4C"/>
    <w:rsid w:val="003727A1"/>
    <w:rsid w:val="00373E3B"/>
    <w:rsid w:val="00374AFF"/>
    <w:rsid w:val="00375885"/>
    <w:rsid w:val="003768EF"/>
    <w:rsid w:val="00376988"/>
    <w:rsid w:val="0037752D"/>
    <w:rsid w:val="003801FC"/>
    <w:rsid w:val="003808A0"/>
    <w:rsid w:val="00380F58"/>
    <w:rsid w:val="00381440"/>
    <w:rsid w:val="003814FD"/>
    <w:rsid w:val="00381BD2"/>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B87"/>
    <w:rsid w:val="003957D5"/>
    <w:rsid w:val="00395B29"/>
    <w:rsid w:val="00395D9A"/>
    <w:rsid w:val="003960F9"/>
    <w:rsid w:val="00396859"/>
    <w:rsid w:val="00396D78"/>
    <w:rsid w:val="003972D3"/>
    <w:rsid w:val="003A18AE"/>
    <w:rsid w:val="003A2D2C"/>
    <w:rsid w:val="003A32E5"/>
    <w:rsid w:val="003A5001"/>
    <w:rsid w:val="003A587F"/>
    <w:rsid w:val="003A5FA1"/>
    <w:rsid w:val="003A6622"/>
    <w:rsid w:val="003A66C6"/>
    <w:rsid w:val="003A6867"/>
    <w:rsid w:val="003B0D83"/>
    <w:rsid w:val="003B1773"/>
    <w:rsid w:val="003B1EBA"/>
    <w:rsid w:val="003B2942"/>
    <w:rsid w:val="003B350C"/>
    <w:rsid w:val="003B45AF"/>
    <w:rsid w:val="003B46B6"/>
    <w:rsid w:val="003B624C"/>
    <w:rsid w:val="003B65E8"/>
    <w:rsid w:val="003B6CFA"/>
    <w:rsid w:val="003B7400"/>
    <w:rsid w:val="003B744A"/>
    <w:rsid w:val="003C0BF5"/>
    <w:rsid w:val="003C0C77"/>
    <w:rsid w:val="003C0D3B"/>
    <w:rsid w:val="003C263F"/>
    <w:rsid w:val="003C3D20"/>
    <w:rsid w:val="003C56A4"/>
    <w:rsid w:val="003C5FCC"/>
    <w:rsid w:val="003C6000"/>
    <w:rsid w:val="003C78F9"/>
    <w:rsid w:val="003D0924"/>
    <w:rsid w:val="003D10BC"/>
    <w:rsid w:val="003D2B7D"/>
    <w:rsid w:val="003D3A4C"/>
    <w:rsid w:val="003D3A52"/>
    <w:rsid w:val="003D527B"/>
    <w:rsid w:val="003D5648"/>
    <w:rsid w:val="003D6266"/>
    <w:rsid w:val="003D7ACE"/>
    <w:rsid w:val="003E141A"/>
    <w:rsid w:val="003E1D71"/>
    <w:rsid w:val="003E2A4A"/>
    <w:rsid w:val="003E34AA"/>
    <w:rsid w:val="003E34CC"/>
    <w:rsid w:val="003E39CE"/>
    <w:rsid w:val="003E44C4"/>
    <w:rsid w:val="003E4FA4"/>
    <w:rsid w:val="003E6065"/>
    <w:rsid w:val="003F0070"/>
    <w:rsid w:val="003F0657"/>
    <w:rsid w:val="003F07CA"/>
    <w:rsid w:val="003F172D"/>
    <w:rsid w:val="003F2029"/>
    <w:rsid w:val="003F2B0E"/>
    <w:rsid w:val="003F2D00"/>
    <w:rsid w:val="003F3150"/>
    <w:rsid w:val="003F382E"/>
    <w:rsid w:val="003F4158"/>
    <w:rsid w:val="003F4277"/>
    <w:rsid w:val="003F4756"/>
    <w:rsid w:val="003F4AC0"/>
    <w:rsid w:val="003F4FDE"/>
    <w:rsid w:val="003F5083"/>
    <w:rsid w:val="003F5517"/>
    <w:rsid w:val="003F6F74"/>
    <w:rsid w:val="003F71BF"/>
    <w:rsid w:val="003F7B5E"/>
    <w:rsid w:val="00400127"/>
    <w:rsid w:val="00400D91"/>
    <w:rsid w:val="0040106B"/>
    <w:rsid w:val="00401580"/>
    <w:rsid w:val="00401891"/>
    <w:rsid w:val="0040303C"/>
    <w:rsid w:val="00403387"/>
    <w:rsid w:val="004036A6"/>
    <w:rsid w:val="00403BC5"/>
    <w:rsid w:val="004048AB"/>
    <w:rsid w:val="00407B88"/>
    <w:rsid w:val="00407C29"/>
    <w:rsid w:val="004115E8"/>
    <w:rsid w:val="00411F3A"/>
    <w:rsid w:val="00412CA7"/>
    <w:rsid w:val="00412E5C"/>
    <w:rsid w:val="004131E4"/>
    <w:rsid w:val="004148A3"/>
    <w:rsid w:val="00414F4C"/>
    <w:rsid w:val="004168D6"/>
    <w:rsid w:val="00417FDB"/>
    <w:rsid w:val="00421FB4"/>
    <w:rsid w:val="00422066"/>
    <w:rsid w:val="00423282"/>
    <w:rsid w:val="0042382B"/>
    <w:rsid w:val="00423BDB"/>
    <w:rsid w:val="0042488F"/>
    <w:rsid w:val="00425029"/>
    <w:rsid w:val="0042574E"/>
    <w:rsid w:val="00425DDF"/>
    <w:rsid w:val="004261D8"/>
    <w:rsid w:val="00426C5C"/>
    <w:rsid w:val="004274DE"/>
    <w:rsid w:val="004276DD"/>
    <w:rsid w:val="0043008D"/>
    <w:rsid w:val="00430949"/>
    <w:rsid w:val="00430B77"/>
    <w:rsid w:val="0043177D"/>
    <w:rsid w:val="004317C5"/>
    <w:rsid w:val="0043239C"/>
    <w:rsid w:val="00432A4D"/>
    <w:rsid w:val="00432A95"/>
    <w:rsid w:val="00433EE2"/>
    <w:rsid w:val="004341F2"/>
    <w:rsid w:val="00434E98"/>
    <w:rsid w:val="00435200"/>
    <w:rsid w:val="004367A0"/>
    <w:rsid w:val="004378CA"/>
    <w:rsid w:val="00440557"/>
    <w:rsid w:val="00440956"/>
    <w:rsid w:val="00441711"/>
    <w:rsid w:val="00441F34"/>
    <w:rsid w:val="0044228F"/>
    <w:rsid w:val="004426EA"/>
    <w:rsid w:val="0044343B"/>
    <w:rsid w:val="00443B41"/>
    <w:rsid w:val="00443E6F"/>
    <w:rsid w:val="00445AB4"/>
    <w:rsid w:val="00445C0E"/>
    <w:rsid w:val="0044635D"/>
    <w:rsid w:val="0044718F"/>
    <w:rsid w:val="00447C6F"/>
    <w:rsid w:val="00450825"/>
    <w:rsid w:val="00450C83"/>
    <w:rsid w:val="00450CF9"/>
    <w:rsid w:val="00452346"/>
    <w:rsid w:val="00452A81"/>
    <w:rsid w:val="004533BD"/>
    <w:rsid w:val="00453D2F"/>
    <w:rsid w:val="00454796"/>
    <w:rsid w:val="00455241"/>
    <w:rsid w:val="00455EFA"/>
    <w:rsid w:val="00456DF1"/>
    <w:rsid w:val="0046007D"/>
    <w:rsid w:val="00460A06"/>
    <w:rsid w:val="00462163"/>
    <w:rsid w:val="004636EF"/>
    <w:rsid w:val="00464261"/>
    <w:rsid w:val="00465F95"/>
    <w:rsid w:val="00467189"/>
    <w:rsid w:val="0046757E"/>
    <w:rsid w:val="00467713"/>
    <w:rsid w:val="0047160A"/>
    <w:rsid w:val="00471ACB"/>
    <w:rsid w:val="00471C01"/>
    <w:rsid w:val="00473296"/>
    <w:rsid w:val="00473ADE"/>
    <w:rsid w:val="00473EF3"/>
    <w:rsid w:val="00474366"/>
    <w:rsid w:val="004747D7"/>
    <w:rsid w:val="004748F9"/>
    <w:rsid w:val="0047599A"/>
    <w:rsid w:val="00475D05"/>
    <w:rsid w:val="00476091"/>
    <w:rsid w:val="00476F4E"/>
    <w:rsid w:val="00477E5E"/>
    <w:rsid w:val="00477F67"/>
    <w:rsid w:val="004803EE"/>
    <w:rsid w:val="00481744"/>
    <w:rsid w:val="0048286C"/>
    <w:rsid w:val="004844EB"/>
    <w:rsid w:val="00485EA6"/>
    <w:rsid w:val="00487C02"/>
    <w:rsid w:val="00487F23"/>
    <w:rsid w:val="00490047"/>
    <w:rsid w:val="00490D69"/>
    <w:rsid w:val="00490EB2"/>
    <w:rsid w:val="0049173A"/>
    <w:rsid w:val="0049223B"/>
    <w:rsid w:val="00492640"/>
    <w:rsid w:val="00493A58"/>
    <w:rsid w:val="00493CB9"/>
    <w:rsid w:val="004946BE"/>
    <w:rsid w:val="0049473C"/>
    <w:rsid w:val="00494CE9"/>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2D7E"/>
    <w:rsid w:val="004D3449"/>
    <w:rsid w:val="004D3772"/>
    <w:rsid w:val="004D3D62"/>
    <w:rsid w:val="004D5014"/>
    <w:rsid w:val="004E0562"/>
    <w:rsid w:val="004E0D2E"/>
    <w:rsid w:val="004E0F7E"/>
    <w:rsid w:val="004E11C8"/>
    <w:rsid w:val="004E17A7"/>
    <w:rsid w:val="004E1D72"/>
    <w:rsid w:val="004E1DBD"/>
    <w:rsid w:val="004E34AF"/>
    <w:rsid w:val="004E3A6E"/>
    <w:rsid w:val="004E3AD1"/>
    <w:rsid w:val="004E6682"/>
    <w:rsid w:val="004E68EF"/>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087"/>
    <w:rsid w:val="00535250"/>
    <w:rsid w:val="00535B2A"/>
    <w:rsid w:val="00536C1F"/>
    <w:rsid w:val="00541F63"/>
    <w:rsid w:val="00543AA5"/>
    <w:rsid w:val="00543EA8"/>
    <w:rsid w:val="005443E2"/>
    <w:rsid w:val="005452CB"/>
    <w:rsid w:val="00545734"/>
    <w:rsid w:val="00545E58"/>
    <w:rsid w:val="005460D7"/>
    <w:rsid w:val="005465D3"/>
    <w:rsid w:val="00546C3A"/>
    <w:rsid w:val="00546E24"/>
    <w:rsid w:val="00546EE3"/>
    <w:rsid w:val="00547321"/>
    <w:rsid w:val="0055015C"/>
    <w:rsid w:val="0055015E"/>
    <w:rsid w:val="00551DDF"/>
    <w:rsid w:val="005529B6"/>
    <w:rsid w:val="00552E33"/>
    <w:rsid w:val="005546A8"/>
    <w:rsid w:val="00554978"/>
    <w:rsid w:val="00555AC4"/>
    <w:rsid w:val="00556A4E"/>
    <w:rsid w:val="00556DF3"/>
    <w:rsid w:val="005614D0"/>
    <w:rsid w:val="00562411"/>
    <w:rsid w:val="005646DA"/>
    <w:rsid w:val="00564F38"/>
    <w:rsid w:val="005676CB"/>
    <w:rsid w:val="00567BB3"/>
    <w:rsid w:val="00567CB7"/>
    <w:rsid w:val="00567DBE"/>
    <w:rsid w:val="00570391"/>
    <w:rsid w:val="00570A48"/>
    <w:rsid w:val="0057159B"/>
    <w:rsid w:val="00573318"/>
    <w:rsid w:val="0057341B"/>
    <w:rsid w:val="0057501D"/>
    <w:rsid w:val="00576B1B"/>
    <w:rsid w:val="00577728"/>
    <w:rsid w:val="005800E6"/>
    <w:rsid w:val="0058071E"/>
    <w:rsid w:val="0058085F"/>
    <w:rsid w:val="00581A36"/>
    <w:rsid w:val="0058366D"/>
    <w:rsid w:val="0058501D"/>
    <w:rsid w:val="00586C39"/>
    <w:rsid w:val="00587563"/>
    <w:rsid w:val="00587E1B"/>
    <w:rsid w:val="00590E7D"/>
    <w:rsid w:val="00590F0E"/>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37E7"/>
    <w:rsid w:val="005A4247"/>
    <w:rsid w:val="005A4D3B"/>
    <w:rsid w:val="005A6B62"/>
    <w:rsid w:val="005A7459"/>
    <w:rsid w:val="005A7DFB"/>
    <w:rsid w:val="005B01C3"/>
    <w:rsid w:val="005B045D"/>
    <w:rsid w:val="005B155E"/>
    <w:rsid w:val="005B1C9E"/>
    <w:rsid w:val="005B1EE9"/>
    <w:rsid w:val="005B43C4"/>
    <w:rsid w:val="005B5C26"/>
    <w:rsid w:val="005B5FA9"/>
    <w:rsid w:val="005B7300"/>
    <w:rsid w:val="005B7D6A"/>
    <w:rsid w:val="005C058B"/>
    <w:rsid w:val="005C1F0B"/>
    <w:rsid w:val="005C2B03"/>
    <w:rsid w:val="005C2B47"/>
    <w:rsid w:val="005C36A3"/>
    <w:rsid w:val="005C3B44"/>
    <w:rsid w:val="005C4170"/>
    <w:rsid w:val="005C4F09"/>
    <w:rsid w:val="005C5029"/>
    <w:rsid w:val="005C63FC"/>
    <w:rsid w:val="005C6D4F"/>
    <w:rsid w:val="005C70D6"/>
    <w:rsid w:val="005C77EC"/>
    <w:rsid w:val="005D0CEF"/>
    <w:rsid w:val="005D0EC3"/>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088"/>
    <w:rsid w:val="00601731"/>
    <w:rsid w:val="00602B1D"/>
    <w:rsid w:val="0060349D"/>
    <w:rsid w:val="006035AE"/>
    <w:rsid w:val="00603778"/>
    <w:rsid w:val="006056A4"/>
    <w:rsid w:val="006060DE"/>
    <w:rsid w:val="0060777C"/>
    <w:rsid w:val="00607C9F"/>
    <w:rsid w:val="00607E0B"/>
    <w:rsid w:val="0061017D"/>
    <w:rsid w:val="00610192"/>
    <w:rsid w:val="00611140"/>
    <w:rsid w:val="006114F2"/>
    <w:rsid w:val="00612641"/>
    <w:rsid w:val="00612F4C"/>
    <w:rsid w:val="00613BF9"/>
    <w:rsid w:val="00613F8A"/>
    <w:rsid w:val="00620271"/>
    <w:rsid w:val="00620859"/>
    <w:rsid w:val="00621BF3"/>
    <w:rsid w:val="00621CC8"/>
    <w:rsid w:val="00621E7A"/>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685C"/>
    <w:rsid w:val="0063714F"/>
    <w:rsid w:val="0063739E"/>
    <w:rsid w:val="006374E3"/>
    <w:rsid w:val="006377B1"/>
    <w:rsid w:val="00641470"/>
    <w:rsid w:val="0064182A"/>
    <w:rsid w:val="00641FF6"/>
    <w:rsid w:val="006421A6"/>
    <w:rsid w:val="006434C5"/>
    <w:rsid w:val="00650413"/>
    <w:rsid w:val="0065091C"/>
    <w:rsid w:val="00650A88"/>
    <w:rsid w:val="006532D5"/>
    <w:rsid w:val="00653B83"/>
    <w:rsid w:val="00655559"/>
    <w:rsid w:val="00655FCB"/>
    <w:rsid w:val="00660C37"/>
    <w:rsid w:val="00661270"/>
    <w:rsid w:val="00661511"/>
    <w:rsid w:val="00661CBA"/>
    <w:rsid w:val="006632E2"/>
    <w:rsid w:val="00663D48"/>
    <w:rsid w:val="00664DF2"/>
    <w:rsid w:val="00665CEF"/>
    <w:rsid w:val="00666C20"/>
    <w:rsid w:val="00666C8F"/>
    <w:rsid w:val="006700C7"/>
    <w:rsid w:val="00670EFE"/>
    <w:rsid w:val="0067239A"/>
    <w:rsid w:val="00672A4F"/>
    <w:rsid w:val="006730F6"/>
    <w:rsid w:val="00675215"/>
    <w:rsid w:val="00675FA1"/>
    <w:rsid w:val="00676547"/>
    <w:rsid w:val="00676987"/>
    <w:rsid w:val="00677F5F"/>
    <w:rsid w:val="00677FA9"/>
    <w:rsid w:val="00680DED"/>
    <w:rsid w:val="0068153B"/>
    <w:rsid w:val="00681CD7"/>
    <w:rsid w:val="006827E1"/>
    <w:rsid w:val="00686BC6"/>
    <w:rsid w:val="0068712A"/>
    <w:rsid w:val="00687DCD"/>
    <w:rsid w:val="006900AE"/>
    <w:rsid w:val="00690353"/>
    <w:rsid w:val="0069099B"/>
    <w:rsid w:val="006917AF"/>
    <w:rsid w:val="006935E2"/>
    <w:rsid w:val="00693B81"/>
    <w:rsid w:val="00694120"/>
    <w:rsid w:val="00694A59"/>
    <w:rsid w:val="00694D3C"/>
    <w:rsid w:val="00694FC2"/>
    <w:rsid w:val="0069738A"/>
    <w:rsid w:val="006A052F"/>
    <w:rsid w:val="006A1D28"/>
    <w:rsid w:val="006A39B3"/>
    <w:rsid w:val="006B0650"/>
    <w:rsid w:val="006B0951"/>
    <w:rsid w:val="006B3F94"/>
    <w:rsid w:val="006B4925"/>
    <w:rsid w:val="006B4EDA"/>
    <w:rsid w:val="006B5596"/>
    <w:rsid w:val="006B7B81"/>
    <w:rsid w:val="006C1774"/>
    <w:rsid w:val="006C178A"/>
    <w:rsid w:val="006C31BA"/>
    <w:rsid w:val="006C77AA"/>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90B"/>
    <w:rsid w:val="006E37B7"/>
    <w:rsid w:val="006E3F60"/>
    <w:rsid w:val="006E5553"/>
    <w:rsid w:val="006E5F44"/>
    <w:rsid w:val="006E7B16"/>
    <w:rsid w:val="006F0467"/>
    <w:rsid w:val="006F08AB"/>
    <w:rsid w:val="006F1FCC"/>
    <w:rsid w:val="006F230F"/>
    <w:rsid w:val="006F265B"/>
    <w:rsid w:val="006F309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1F34"/>
    <w:rsid w:val="0072263E"/>
    <w:rsid w:val="007226B7"/>
    <w:rsid w:val="00722E57"/>
    <w:rsid w:val="00723671"/>
    <w:rsid w:val="00724434"/>
    <w:rsid w:val="00726CEA"/>
    <w:rsid w:val="007275CA"/>
    <w:rsid w:val="00730230"/>
    <w:rsid w:val="0073049D"/>
    <w:rsid w:val="00730D9A"/>
    <w:rsid w:val="00730FD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473CB"/>
    <w:rsid w:val="007533D7"/>
    <w:rsid w:val="0075356A"/>
    <w:rsid w:val="0075452E"/>
    <w:rsid w:val="00755998"/>
    <w:rsid w:val="00756D2A"/>
    <w:rsid w:val="00756D44"/>
    <w:rsid w:val="007570FD"/>
    <w:rsid w:val="0075781E"/>
    <w:rsid w:val="00761BDE"/>
    <w:rsid w:val="00761E26"/>
    <w:rsid w:val="00762F96"/>
    <w:rsid w:val="00765AA3"/>
    <w:rsid w:val="00765C66"/>
    <w:rsid w:val="00766B62"/>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90F"/>
    <w:rsid w:val="00782F7A"/>
    <w:rsid w:val="0078309C"/>
    <w:rsid w:val="00783BED"/>
    <w:rsid w:val="00783E32"/>
    <w:rsid w:val="00783FEE"/>
    <w:rsid w:val="00784087"/>
    <w:rsid w:val="00785210"/>
    <w:rsid w:val="00787795"/>
    <w:rsid w:val="00787B7E"/>
    <w:rsid w:val="00787FA0"/>
    <w:rsid w:val="007910B5"/>
    <w:rsid w:val="007910C4"/>
    <w:rsid w:val="007923FD"/>
    <w:rsid w:val="007924F2"/>
    <w:rsid w:val="0079271C"/>
    <w:rsid w:val="00792B9B"/>
    <w:rsid w:val="00792BA3"/>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A7C14"/>
    <w:rsid w:val="007B0748"/>
    <w:rsid w:val="007B2920"/>
    <w:rsid w:val="007B3067"/>
    <w:rsid w:val="007B5F63"/>
    <w:rsid w:val="007B683B"/>
    <w:rsid w:val="007B6A77"/>
    <w:rsid w:val="007C02F0"/>
    <w:rsid w:val="007C0AAF"/>
    <w:rsid w:val="007C0C32"/>
    <w:rsid w:val="007C1C7B"/>
    <w:rsid w:val="007C27A7"/>
    <w:rsid w:val="007C2D39"/>
    <w:rsid w:val="007C4297"/>
    <w:rsid w:val="007C56F4"/>
    <w:rsid w:val="007C5C43"/>
    <w:rsid w:val="007C64AC"/>
    <w:rsid w:val="007C7332"/>
    <w:rsid w:val="007D0684"/>
    <w:rsid w:val="007D08CE"/>
    <w:rsid w:val="007D1396"/>
    <w:rsid w:val="007D6077"/>
    <w:rsid w:val="007D7885"/>
    <w:rsid w:val="007D78B1"/>
    <w:rsid w:val="007D7996"/>
    <w:rsid w:val="007E147E"/>
    <w:rsid w:val="007E4F17"/>
    <w:rsid w:val="007E56A9"/>
    <w:rsid w:val="007E578D"/>
    <w:rsid w:val="007E6413"/>
    <w:rsid w:val="007E7683"/>
    <w:rsid w:val="007E77F4"/>
    <w:rsid w:val="007F06AE"/>
    <w:rsid w:val="007F17A9"/>
    <w:rsid w:val="007F1859"/>
    <w:rsid w:val="007F1AA5"/>
    <w:rsid w:val="007F2ACB"/>
    <w:rsid w:val="007F361D"/>
    <w:rsid w:val="007F4830"/>
    <w:rsid w:val="007F6122"/>
    <w:rsid w:val="0080081A"/>
    <w:rsid w:val="00802809"/>
    <w:rsid w:val="008043BF"/>
    <w:rsid w:val="00804A48"/>
    <w:rsid w:val="00805D79"/>
    <w:rsid w:val="00806AE8"/>
    <w:rsid w:val="00806EB5"/>
    <w:rsid w:val="00807361"/>
    <w:rsid w:val="00807A11"/>
    <w:rsid w:val="00811E75"/>
    <w:rsid w:val="00812228"/>
    <w:rsid w:val="0081249F"/>
    <w:rsid w:val="008129FF"/>
    <w:rsid w:val="00813CFC"/>
    <w:rsid w:val="008145D0"/>
    <w:rsid w:val="00815CE3"/>
    <w:rsid w:val="008168B7"/>
    <w:rsid w:val="008176D9"/>
    <w:rsid w:val="00820180"/>
    <w:rsid w:val="0082034C"/>
    <w:rsid w:val="00820829"/>
    <w:rsid w:val="008217AC"/>
    <w:rsid w:val="00821948"/>
    <w:rsid w:val="00822845"/>
    <w:rsid w:val="00822DD4"/>
    <w:rsid w:val="0082335F"/>
    <w:rsid w:val="00824081"/>
    <w:rsid w:val="0082469A"/>
    <w:rsid w:val="0082701E"/>
    <w:rsid w:val="0082788C"/>
    <w:rsid w:val="00830D92"/>
    <w:rsid w:val="00831A6B"/>
    <w:rsid w:val="008329BE"/>
    <w:rsid w:val="00832FCA"/>
    <w:rsid w:val="008330D3"/>
    <w:rsid w:val="008332B6"/>
    <w:rsid w:val="008339EB"/>
    <w:rsid w:val="00834F69"/>
    <w:rsid w:val="0083539F"/>
    <w:rsid w:val="00835707"/>
    <w:rsid w:val="00836CDD"/>
    <w:rsid w:val="00836FDA"/>
    <w:rsid w:val="00837D4A"/>
    <w:rsid w:val="008401EE"/>
    <w:rsid w:val="0084052A"/>
    <w:rsid w:val="008409C6"/>
    <w:rsid w:val="00840DC2"/>
    <w:rsid w:val="00842535"/>
    <w:rsid w:val="00842602"/>
    <w:rsid w:val="00842A52"/>
    <w:rsid w:val="00842F85"/>
    <w:rsid w:val="008430D6"/>
    <w:rsid w:val="0084716E"/>
    <w:rsid w:val="008473FA"/>
    <w:rsid w:val="008502C8"/>
    <w:rsid w:val="00850346"/>
    <w:rsid w:val="008508D9"/>
    <w:rsid w:val="00850F38"/>
    <w:rsid w:val="008514E2"/>
    <w:rsid w:val="00851AA9"/>
    <w:rsid w:val="00851E2C"/>
    <w:rsid w:val="00852FB5"/>
    <w:rsid w:val="008530F6"/>
    <w:rsid w:val="00854365"/>
    <w:rsid w:val="00855847"/>
    <w:rsid w:val="0085644E"/>
    <w:rsid w:val="00857924"/>
    <w:rsid w:val="00857A73"/>
    <w:rsid w:val="00860C4B"/>
    <w:rsid w:val="00861830"/>
    <w:rsid w:val="00861964"/>
    <w:rsid w:val="008622FC"/>
    <w:rsid w:val="00863850"/>
    <w:rsid w:val="00863DCA"/>
    <w:rsid w:val="008643AB"/>
    <w:rsid w:val="00864A90"/>
    <w:rsid w:val="00865DB6"/>
    <w:rsid w:val="008666F5"/>
    <w:rsid w:val="00867301"/>
    <w:rsid w:val="008721B9"/>
    <w:rsid w:val="00872520"/>
    <w:rsid w:val="008737CD"/>
    <w:rsid w:val="0087383A"/>
    <w:rsid w:val="008738CD"/>
    <w:rsid w:val="008739AA"/>
    <w:rsid w:val="00873E0A"/>
    <w:rsid w:val="008745E9"/>
    <w:rsid w:val="00875402"/>
    <w:rsid w:val="00875527"/>
    <w:rsid w:val="00875D4B"/>
    <w:rsid w:val="00881588"/>
    <w:rsid w:val="0088245E"/>
    <w:rsid w:val="00882994"/>
    <w:rsid w:val="00882AD6"/>
    <w:rsid w:val="008831A3"/>
    <w:rsid w:val="008843CF"/>
    <w:rsid w:val="00884DEC"/>
    <w:rsid w:val="0088785B"/>
    <w:rsid w:val="00887920"/>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3E94"/>
    <w:rsid w:val="008A41F8"/>
    <w:rsid w:val="008A4205"/>
    <w:rsid w:val="008A5815"/>
    <w:rsid w:val="008B115F"/>
    <w:rsid w:val="008B16AE"/>
    <w:rsid w:val="008B1875"/>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21DC"/>
    <w:rsid w:val="008D3191"/>
    <w:rsid w:val="008D4540"/>
    <w:rsid w:val="008D5A4A"/>
    <w:rsid w:val="008D5D97"/>
    <w:rsid w:val="008D5FAF"/>
    <w:rsid w:val="008D6A14"/>
    <w:rsid w:val="008D6AA9"/>
    <w:rsid w:val="008D7DDB"/>
    <w:rsid w:val="008E0130"/>
    <w:rsid w:val="008E02B6"/>
    <w:rsid w:val="008E18F5"/>
    <w:rsid w:val="008E1E36"/>
    <w:rsid w:val="008E2E91"/>
    <w:rsid w:val="008E3415"/>
    <w:rsid w:val="008E3BFC"/>
    <w:rsid w:val="008E5D8F"/>
    <w:rsid w:val="008E77AA"/>
    <w:rsid w:val="008E7C72"/>
    <w:rsid w:val="008F0419"/>
    <w:rsid w:val="008F11D7"/>
    <w:rsid w:val="008F190C"/>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6B9"/>
    <w:rsid w:val="00900C02"/>
    <w:rsid w:val="00900CCE"/>
    <w:rsid w:val="00901B30"/>
    <w:rsid w:val="00902908"/>
    <w:rsid w:val="00903876"/>
    <w:rsid w:val="00903E9D"/>
    <w:rsid w:val="0090545E"/>
    <w:rsid w:val="009106A7"/>
    <w:rsid w:val="009106EA"/>
    <w:rsid w:val="009108E3"/>
    <w:rsid w:val="009113EC"/>
    <w:rsid w:val="00914A3B"/>
    <w:rsid w:val="00915A81"/>
    <w:rsid w:val="00916C70"/>
    <w:rsid w:val="009171AC"/>
    <w:rsid w:val="00920404"/>
    <w:rsid w:val="0092114E"/>
    <w:rsid w:val="009211C7"/>
    <w:rsid w:val="00921AEB"/>
    <w:rsid w:val="00922014"/>
    <w:rsid w:val="0092438F"/>
    <w:rsid w:val="009244C9"/>
    <w:rsid w:val="00924734"/>
    <w:rsid w:val="009257FF"/>
    <w:rsid w:val="009259F6"/>
    <w:rsid w:val="009276AB"/>
    <w:rsid w:val="0093055F"/>
    <w:rsid w:val="00930E38"/>
    <w:rsid w:val="00931CA9"/>
    <w:rsid w:val="00934467"/>
    <w:rsid w:val="00934CD5"/>
    <w:rsid w:val="009362F8"/>
    <w:rsid w:val="00936332"/>
    <w:rsid w:val="00937BF4"/>
    <w:rsid w:val="0094049F"/>
    <w:rsid w:val="0094164D"/>
    <w:rsid w:val="00942167"/>
    <w:rsid w:val="009424F7"/>
    <w:rsid w:val="00943932"/>
    <w:rsid w:val="00944C98"/>
    <w:rsid w:val="00945023"/>
    <w:rsid w:val="009450DF"/>
    <w:rsid w:val="00947C29"/>
    <w:rsid w:val="00952C11"/>
    <w:rsid w:val="00953240"/>
    <w:rsid w:val="009534EF"/>
    <w:rsid w:val="00955AFC"/>
    <w:rsid w:val="00956775"/>
    <w:rsid w:val="0095749F"/>
    <w:rsid w:val="009577CB"/>
    <w:rsid w:val="00957993"/>
    <w:rsid w:val="00957F17"/>
    <w:rsid w:val="0096024C"/>
    <w:rsid w:val="0096028C"/>
    <w:rsid w:val="0096279E"/>
    <w:rsid w:val="009630E2"/>
    <w:rsid w:val="00963EE1"/>
    <w:rsid w:val="0096598F"/>
    <w:rsid w:val="00966B5B"/>
    <w:rsid w:val="009712C7"/>
    <w:rsid w:val="009713A9"/>
    <w:rsid w:val="009716D4"/>
    <w:rsid w:val="00971F38"/>
    <w:rsid w:val="0097293A"/>
    <w:rsid w:val="00973DD4"/>
    <w:rsid w:val="00974596"/>
    <w:rsid w:val="009745F9"/>
    <w:rsid w:val="009761ED"/>
    <w:rsid w:val="00976C0A"/>
    <w:rsid w:val="00977F10"/>
    <w:rsid w:val="0098038C"/>
    <w:rsid w:val="0098163D"/>
    <w:rsid w:val="009827A7"/>
    <w:rsid w:val="00983196"/>
    <w:rsid w:val="00985545"/>
    <w:rsid w:val="00986910"/>
    <w:rsid w:val="00986F09"/>
    <w:rsid w:val="00987009"/>
    <w:rsid w:val="00987296"/>
    <w:rsid w:val="00987AC8"/>
    <w:rsid w:val="00987B1F"/>
    <w:rsid w:val="00990986"/>
    <w:rsid w:val="009922B0"/>
    <w:rsid w:val="00992887"/>
    <w:rsid w:val="00993108"/>
    <w:rsid w:val="00993A6E"/>
    <w:rsid w:val="00995844"/>
    <w:rsid w:val="009959FE"/>
    <w:rsid w:val="00995D64"/>
    <w:rsid w:val="0099636E"/>
    <w:rsid w:val="009963E1"/>
    <w:rsid w:val="00996C69"/>
    <w:rsid w:val="009A01EA"/>
    <w:rsid w:val="009A05B3"/>
    <w:rsid w:val="009A0735"/>
    <w:rsid w:val="009A191A"/>
    <w:rsid w:val="009A1BFF"/>
    <w:rsid w:val="009A2E74"/>
    <w:rsid w:val="009A3D29"/>
    <w:rsid w:val="009A53D4"/>
    <w:rsid w:val="009A74A3"/>
    <w:rsid w:val="009A7F39"/>
    <w:rsid w:val="009B15AB"/>
    <w:rsid w:val="009B33B9"/>
    <w:rsid w:val="009B3E3A"/>
    <w:rsid w:val="009B4DAE"/>
    <w:rsid w:val="009B52A4"/>
    <w:rsid w:val="009B54F3"/>
    <w:rsid w:val="009B6222"/>
    <w:rsid w:val="009B6541"/>
    <w:rsid w:val="009B779A"/>
    <w:rsid w:val="009B7BF7"/>
    <w:rsid w:val="009C1292"/>
    <w:rsid w:val="009C1739"/>
    <w:rsid w:val="009C17ED"/>
    <w:rsid w:val="009C2D54"/>
    <w:rsid w:val="009C3EB4"/>
    <w:rsid w:val="009C5BAF"/>
    <w:rsid w:val="009C5E55"/>
    <w:rsid w:val="009C699C"/>
    <w:rsid w:val="009C7634"/>
    <w:rsid w:val="009D1C89"/>
    <w:rsid w:val="009D1EC0"/>
    <w:rsid w:val="009D2DCC"/>
    <w:rsid w:val="009D3181"/>
    <w:rsid w:val="009D3741"/>
    <w:rsid w:val="009D3DAC"/>
    <w:rsid w:val="009D5264"/>
    <w:rsid w:val="009D5487"/>
    <w:rsid w:val="009D5564"/>
    <w:rsid w:val="009D59A8"/>
    <w:rsid w:val="009D5D4E"/>
    <w:rsid w:val="009D5E86"/>
    <w:rsid w:val="009D6BBA"/>
    <w:rsid w:val="009E0497"/>
    <w:rsid w:val="009E0DAB"/>
    <w:rsid w:val="009E155C"/>
    <w:rsid w:val="009E25FA"/>
    <w:rsid w:val="009E2AF7"/>
    <w:rsid w:val="009E2BE2"/>
    <w:rsid w:val="009E2EB7"/>
    <w:rsid w:val="009E2F96"/>
    <w:rsid w:val="009E33F7"/>
    <w:rsid w:val="009E38A9"/>
    <w:rsid w:val="009E3DAB"/>
    <w:rsid w:val="009E47D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6BE"/>
    <w:rsid w:val="00A207C0"/>
    <w:rsid w:val="00A22934"/>
    <w:rsid w:val="00A23174"/>
    <w:rsid w:val="00A239C0"/>
    <w:rsid w:val="00A23A5E"/>
    <w:rsid w:val="00A23D16"/>
    <w:rsid w:val="00A24B85"/>
    <w:rsid w:val="00A306E3"/>
    <w:rsid w:val="00A30ECB"/>
    <w:rsid w:val="00A315D2"/>
    <w:rsid w:val="00A3293B"/>
    <w:rsid w:val="00A33C4D"/>
    <w:rsid w:val="00A34500"/>
    <w:rsid w:val="00A348E9"/>
    <w:rsid w:val="00A34AE5"/>
    <w:rsid w:val="00A34CE1"/>
    <w:rsid w:val="00A34D78"/>
    <w:rsid w:val="00A354D3"/>
    <w:rsid w:val="00A361BD"/>
    <w:rsid w:val="00A3627B"/>
    <w:rsid w:val="00A36D4E"/>
    <w:rsid w:val="00A403F7"/>
    <w:rsid w:val="00A40DEB"/>
    <w:rsid w:val="00A41177"/>
    <w:rsid w:val="00A412C1"/>
    <w:rsid w:val="00A41558"/>
    <w:rsid w:val="00A44044"/>
    <w:rsid w:val="00A445EB"/>
    <w:rsid w:val="00A452E1"/>
    <w:rsid w:val="00A45573"/>
    <w:rsid w:val="00A456ED"/>
    <w:rsid w:val="00A479B9"/>
    <w:rsid w:val="00A51038"/>
    <w:rsid w:val="00A51982"/>
    <w:rsid w:val="00A51C7C"/>
    <w:rsid w:val="00A5227C"/>
    <w:rsid w:val="00A52F56"/>
    <w:rsid w:val="00A54109"/>
    <w:rsid w:val="00A54584"/>
    <w:rsid w:val="00A54667"/>
    <w:rsid w:val="00A5606A"/>
    <w:rsid w:val="00A6060B"/>
    <w:rsid w:val="00A638FA"/>
    <w:rsid w:val="00A66D34"/>
    <w:rsid w:val="00A718F5"/>
    <w:rsid w:val="00A720B9"/>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86AE1"/>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361"/>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6A8F"/>
    <w:rsid w:val="00AC7CD8"/>
    <w:rsid w:val="00AD0862"/>
    <w:rsid w:val="00AD10D3"/>
    <w:rsid w:val="00AD1958"/>
    <w:rsid w:val="00AD2EC3"/>
    <w:rsid w:val="00AD470A"/>
    <w:rsid w:val="00AD53D4"/>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AF6E1A"/>
    <w:rsid w:val="00AF70CB"/>
    <w:rsid w:val="00B00BDE"/>
    <w:rsid w:val="00B014D7"/>
    <w:rsid w:val="00B020ED"/>
    <w:rsid w:val="00B02291"/>
    <w:rsid w:val="00B0264D"/>
    <w:rsid w:val="00B042EE"/>
    <w:rsid w:val="00B057D0"/>
    <w:rsid w:val="00B05A5B"/>
    <w:rsid w:val="00B065D9"/>
    <w:rsid w:val="00B07516"/>
    <w:rsid w:val="00B075D9"/>
    <w:rsid w:val="00B07E93"/>
    <w:rsid w:val="00B10C3B"/>
    <w:rsid w:val="00B114F6"/>
    <w:rsid w:val="00B11814"/>
    <w:rsid w:val="00B11A8A"/>
    <w:rsid w:val="00B11CC7"/>
    <w:rsid w:val="00B127C7"/>
    <w:rsid w:val="00B12B87"/>
    <w:rsid w:val="00B13DA2"/>
    <w:rsid w:val="00B14099"/>
    <w:rsid w:val="00B1496C"/>
    <w:rsid w:val="00B15A3A"/>
    <w:rsid w:val="00B15B91"/>
    <w:rsid w:val="00B15EA5"/>
    <w:rsid w:val="00B16EB7"/>
    <w:rsid w:val="00B17320"/>
    <w:rsid w:val="00B20FCD"/>
    <w:rsid w:val="00B21399"/>
    <w:rsid w:val="00B213F1"/>
    <w:rsid w:val="00B21B42"/>
    <w:rsid w:val="00B21CB3"/>
    <w:rsid w:val="00B226F4"/>
    <w:rsid w:val="00B23B64"/>
    <w:rsid w:val="00B245BF"/>
    <w:rsid w:val="00B2588F"/>
    <w:rsid w:val="00B26CB5"/>
    <w:rsid w:val="00B26F2C"/>
    <w:rsid w:val="00B27084"/>
    <w:rsid w:val="00B27611"/>
    <w:rsid w:val="00B3091B"/>
    <w:rsid w:val="00B30CE7"/>
    <w:rsid w:val="00B31D07"/>
    <w:rsid w:val="00B32954"/>
    <w:rsid w:val="00B33048"/>
    <w:rsid w:val="00B3352C"/>
    <w:rsid w:val="00B33BA8"/>
    <w:rsid w:val="00B35A8E"/>
    <w:rsid w:val="00B37602"/>
    <w:rsid w:val="00B37F25"/>
    <w:rsid w:val="00B37F88"/>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1"/>
    <w:rsid w:val="00B500B7"/>
    <w:rsid w:val="00B502A9"/>
    <w:rsid w:val="00B5038F"/>
    <w:rsid w:val="00B508EC"/>
    <w:rsid w:val="00B51957"/>
    <w:rsid w:val="00B51E0C"/>
    <w:rsid w:val="00B520A0"/>
    <w:rsid w:val="00B521C4"/>
    <w:rsid w:val="00B5259B"/>
    <w:rsid w:val="00B5319D"/>
    <w:rsid w:val="00B53CB9"/>
    <w:rsid w:val="00B54032"/>
    <w:rsid w:val="00B55A71"/>
    <w:rsid w:val="00B56838"/>
    <w:rsid w:val="00B57034"/>
    <w:rsid w:val="00B573AA"/>
    <w:rsid w:val="00B6235C"/>
    <w:rsid w:val="00B62DD0"/>
    <w:rsid w:val="00B633E9"/>
    <w:rsid w:val="00B63554"/>
    <w:rsid w:val="00B6550C"/>
    <w:rsid w:val="00B65AD2"/>
    <w:rsid w:val="00B670DF"/>
    <w:rsid w:val="00B70918"/>
    <w:rsid w:val="00B7142F"/>
    <w:rsid w:val="00B72E60"/>
    <w:rsid w:val="00B72FBC"/>
    <w:rsid w:val="00B7398E"/>
    <w:rsid w:val="00B7423A"/>
    <w:rsid w:val="00B75768"/>
    <w:rsid w:val="00B75AD5"/>
    <w:rsid w:val="00B76DE2"/>
    <w:rsid w:val="00B775DD"/>
    <w:rsid w:val="00B77C9B"/>
    <w:rsid w:val="00B82504"/>
    <w:rsid w:val="00B82B0D"/>
    <w:rsid w:val="00B82B81"/>
    <w:rsid w:val="00B83A8D"/>
    <w:rsid w:val="00B8476E"/>
    <w:rsid w:val="00B84D49"/>
    <w:rsid w:val="00B85210"/>
    <w:rsid w:val="00B8666D"/>
    <w:rsid w:val="00B87DD5"/>
    <w:rsid w:val="00B87FDF"/>
    <w:rsid w:val="00B903D9"/>
    <w:rsid w:val="00B90B97"/>
    <w:rsid w:val="00B919E1"/>
    <w:rsid w:val="00B91D34"/>
    <w:rsid w:val="00B91DF2"/>
    <w:rsid w:val="00B92344"/>
    <w:rsid w:val="00B93152"/>
    <w:rsid w:val="00B9318B"/>
    <w:rsid w:val="00B953EF"/>
    <w:rsid w:val="00B96403"/>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1E7D"/>
    <w:rsid w:val="00BD221C"/>
    <w:rsid w:val="00BD4E00"/>
    <w:rsid w:val="00BD519B"/>
    <w:rsid w:val="00BD62AA"/>
    <w:rsid w:val="00BD7838"/>
    <w:rsid w:val="00BD7ACD"/>
    <w:rsid w:val="00BE2AFB"/>
    <w:rsid w:val="00BE617F"/>
    <w:rsid w:val="00BE66D8"/>
    <w:rsid w:val="00BE7964"/>
    <w:rsid w:val="00BF0AE8"/>
    <w:rsid w:val="00BF0F14"/>
    <w:rsid w:val="00BF235E"/>
    <w:rsid w:val="00BF30DC"/>
    <w:rsid w:val="00BF486C"/>
    <w:rsid w:val="00BF5532"/>
    <w:rsid w:val="00BF5716"/>
    <w:rsid w:val="00BF60E1"/>
    <w:rsid w:val="00BF6BA1"/>
    <w:rsid w:val="00BF713D"/>
    <w:rsid w:val="00C00276"/>
    <w:rsid w:val="00C004B4"/>
    <w:rsid w:val="00C00813"/>
    <w:rsid w:val="00C02534"/>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230"/>
    <w:rsid w:val="00C34478"/>
    <w:rsid w:val="00C34816"/>
    <w:rsid w:val="00C34F76"/>
    <w:rsid w:val="00C35CFF"/>
    <w:rsid w:val="00C3692B"/>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72AF"/>
    <w:rsid w:val="00C507F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4FDF"/>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534F"/>
    <w:rsid w:val="00C9693E"/>
    <w:rsid w:val="00CA01FC"/>
    <w:rsid w:val="00CA06C7"/>
    <w:rsid w:val="00CA0ADE"/>
    <w:rsid w:val="00CA180A"/>
    <w:rsid w:val="00CA3201"/>
    <w:rsid w:val="00CA5308"/>
    <w:rsid w:val="00CA5927"/>
    <w:rsid w:val="00CA5CA6"/>
    <w:rsid w:val="00CA61A1"/>
    <w:rsid w:val="00CA7A46"/>
    <w:rsid w:val="00CA7E0B"/>
    <w:rsid w:val="00CB0D35"/>
    <w:rsid w:val="00CB2BCD"/>
    <w:rsid w:val="00CB3650"/>
    <w:rsid w:val="00CB4272"/>
    <w:rsid w:val="00CB4C79"/>
    <w:rsid w:val="00CB52B7"/>
    <w:rsid w:val="00CB5485"/>
    <w:rsid w:val="00CB7F00"/>
    <w:rsid w:val="00CC1482"/>
    <w:rsid w:val="00CC1516"/>
    <w:rsid w:val="00CC1B39"/>
    <w:rsid w:val="00CC21B4"/>
    <w:rsid w:val="00CC35AB"/>
    <w:rsid w:val="00CC42FF"/>
    <w:rsid w:val="00CC44A9"/>
    <w:rsid w:val="00CC4BB8"/>
    <w:rsid w:val="00CC66D9"/>
    <w:rsid w:val="00CC6FAD"/>
    <w:rsid w:val="00CD0E5C"/>
    <w:rsid w:val="00CD12D0"/>
    <w:rsid w:val="00CD170F"/>
    <w:rsid w:val="00CD2991"/>
    <w:rsid w:val="00CD29C9"/>
    <w:rsid w:val="00CD383F"/>
    <w:rsid w:val="00CD6838"/>
    <w:rsid w:val="00CD711B"/>
    <w:rsid w:val="00CE06FD"/>
    <w:rsid w:val="00CE1C43"/>
    <w:rsid w:val="00CE1C58"/>
    <w:rsid w:val="00CE2C29"/>
    <w:rsid w:val="00CE44F6"/>
    <w:rsid w:val="00CE5B98"/>
    <w:rsid w:val="00CE5F96"/>
    <w:rsid w:val="00CE601D"/>
    <w:rsid w:val="00CE62A6"/>
    <w:rsid w:val="00CE67D3"/>
    <w:rsid w:val="00CE751C"/>
    <w:rsid w:val="00CE7AB1"/>
    <w:rsid w:val="00CF12F0"/>
    <w:rsid w:val="00CF2F93"/>
    <w:rsid w:val="00CF3C29"/>
    <w:rsid w:val="00CF4D56"/>
    <w:rsid w:val="00CF4E28"/>
    <w:rsid w:val="00CF5416"/>
    <w:rsid w:val="00CF6185"/>
    <w:rsid w:val="00CF65A3"/>
    <w:rsid w:val="00CF664C"/>
    <w:rsid w:val="00CF6FA1"/>
    <w:rsid w:val="00CF70CE"/>
    <w:rsid w:val="00CF7810"/>
    <w:rsid w:val="00D033D8"/>
    <w:rsid w:val="00D0461B"/>
    <w:rsid w:val="00D04852"/>
    <w:rsid w:val="00D05B53"/>
    <w:rsid w:val="00D073C8"/>
    <w:rsid w:val="00D07B71"/>
    <w:rsid w:val="00D07CF6"/>
    <w:rsid w:val="00D10A7E"/>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53B3"/>
    <w:rsid w:val="00D26860"/>
    <w:rsid w:val="00D30976"/>
    <w:rsid w:val="00D33E8B"/>
    <w:rsid w:val="00D342C8"/>
    <w:rsid w:val="00D34509"/>
    <w:rsid w:val="00D34803"/>
    <w:rsid w:val="00D35520"/>
    <w:rsid w:val="00D3687E"/>
    <w:rsid w:val="00D36C0C"/>
    <w:rsid w:val="00D3763B"/>
    <w:rsid w:val="00D4041F"/>
    <w:rsid w:val="00D406D6"/>
    <w:rsid w:val="00D40934"/>
    <w:rsid w:val="00D40FFB"/>
    <w:rsid w:val="00D435BE"/>
    <w:rsid w:val="00D439AF"/>
    <w:rsid w:val="00D4422E"/>
    <w:rsid w:val="00D44948"/>
    <w:rsid w:val="00D45967"/>
    <w:rsid w:val="00D46406"/>
    <w:rsid w:val="00D466C9"/>
    <w:rsid w:val="00D5036F"/>
    <w:rsid w:val="00D50FB5"/>
    <w:rsid w:val="00D51D30"/>
    <w:rsid w:val="00D5255A"/>
    <w:rsid w:val="00D53AC5"/>
    <w:rsid w:val="00D54204"/>
    <w:rsid w:val="00D55C11"/>
    <w:rsid w:val="00D55CEA"/>
    <w:rsid w:val="00D56C80"/>
    <w:rsid w:val="00D571CC"/>
    <w:rsid w:val="00D57CBD"/>
    <w:rsid w:val="00D6188E"/>
    <w:rsid w:val="00D62CE9"/>
    <w:rsid w:val="00D63A06"/>
    <w:rsid w:val="00D643B1"/>
    <w:rsid w:val="00D6698E"/>
    <w:rsid w:val="00D66DEE"/>
    <w:rsid w:val="00D66FD7"/>
    <w:rsid w:val="00D67E7F"/>
    <w:rsid w:val="00D70680"/>
    <w:rsid w:val="00D70FE3"/>
    <w:rsid w:val="00D71615"/>
    <w:rsid w:val="00D730E8"/>
    <w:rsid w:val="00D748AF"/>
    <w:rsid w:val="00D74FEB"/>
    <w:rsid w:val="00D75562"/>
    <w:rsid w:val="00D75F04"/>
    <w:rsid w:val="00D7682B"/>
    <w:rsid w:val="00D769D1"/>
    <w:rsid w:val="00D800E8"/>
    <w:rsid w:val="00D85138"/>
    <w:rsid w:val="00D86456"/>
    <w:rsid w:val="00D86FF3"/>
    <w:rsid w:val="00D87D21"/>
    <w:rsid w:val="00D90324"/>
    <w:rsid w:val="00D90B33"/>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8FE"/>
    <w:rsid w:val="00DA3E79"/>
    <w:rsid w:val="00DA4169"/>
    <w:rsid w:val="00DA4C46"/>
    <w:rsid w:val="00DA4FC0"/>
    <w:rsid w:val="00DA5DEA"/>
    <w:rsid w:val="00DA676C"/>
    <w:rsid w:val="00DA6C0E"/>
    <w:rsid w:val="00DA7606"/>
    <w:rsid w:val="00DA7916"/>
    <w:rsid w:val="00DA7C99"/>
    <w:rsid w:val="00DB0254"/>
    <w:rsid w:val="00DB07C1"/>
    <w:rsid w:val="00DB1057"/>
    <w:rsid w:val="00DB1521"/>
    <w:rsid w:val="00DB1640"/>
    <w:rsid w:val="00DB2DB8"/>
    <w:rsid w:val="00DB2F9E"/>
    <w:rsid w:val="00DB43AD"/>
    <w:rsid w:val="00DB4B92"/>
    <w:rsid w:val="00DB5966"/>
    <w:rsid w:val="00DB757F"/>
    <w:rsid w:val="00DC0EA2"/>
    <w:rsid w:val="00DC2B3C"/>
    <w:rsid w:val="00DC4147"/>
    <w:rsid w:val="00DC536B"/>
    <w:rsid w:val="00DC6151"/>
    <w:rsid w:val="00DC6889"/>
    <w:rsid w:val="00DC6AD8"/>
    <w:rsid w:val="00DC6FD5"/>
    <w:rsid w:val="00DD004C"/>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2E3"/>
    <w:rsid w:val="00DE6330"/>
    <w:rsid w:val="00DE70D0"/>
    <w:rsid w:val="00DE75EA"/>
    <w:rsid w:val="00DF0923"/>
    <w:rsid w:val="00DF0C06"/>
    <w:rsid w:val="00DF0C23"/>
    <w:rsid w:val="00DF3DF3"/>
    <w:rsid w:val="00DF4282"/>
    <w:rsid w:val="00DF461A"/>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18B2"/>
    <w:rsid w:val="00E141AD"/>
    <w:rsid w:val="00E145E8"/>
    <w:rsid w:val="00E14814"/>
    <w:rsid w:val="00E153A1"/>
    <w:rsid w:val="00E15984"/>
    <w:rsid w:val="00E168E4"/>
    <w:rsid w:val="00E16F5F"/>
    <w:rsid w:val="00E1709A"/>
    <w:rsid w:val="00E1715F"/>
    <w:rsid w:val="00E21BBC"/>
    <w:rsid w:val="00E2265A"/>
    <w:rsid w:val="00E244F3"/>
    <w:rsid w:val="00E2493C"/>
    <w:rsid w:val="00E24CA3"/>
    <w:rsid w:val="00E25618"/>
    <w:rsid w:val="00E303F8"/>
    <w:rsid w:val="00E30EB9"/>
    <w:rsid w:val="00E30F6A"/>
    <w:rsid w:val="00E31145"/>
    <w:rsid w:val="00E3242B"/>
    <w:rsid w:val="00E334BB"/>
    <w:rsid w:val="00E33EB3"/>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3018"/>
    <w:rsid w:val="00E54125"/>
    <w:rsid w:val="00E5468C"/>
    <w:rsid w:val="00E55B2B"/>
    <w:rsid w:val="00E56DEE"/>
    <w:rsid w:val="00E57A38"/>
    <w:rsid w:val="00E57DB6"/>
    <w:rsid w:val="00E57FFA"/>
    <w:rsid w:val="00E62123"/>
    <w:rsid w:val="00E626CB"/>
    <w:rsid w:val="00E63825"/>
    <w:rsid w:val="00E640C7"/>
    <w:rsid w:val="00E67A52"/>
    <w:rsid w:val="00E67FFD"/>
    <w:rsid w:val="00E70F0C"/>
    <w:rsid w:val="00E72D9E"/>
    <w:rsid w:val="00E734F6"/>
    <w:rsid w:val="00E740FD"/>
    <w:rsid w:val="00E75F5A"/>
    <w:rsid w:val="00E76259"/>
    <w:rsid w:val="00E76A19"/>
    <w:rsid w:val="00E76AF8"/>
    <w:rsid w:val="00E777DF"/>
    <w:rsid w:val="00E77B37"/>
    <w:rsid w:val="00E817CF"/>
    <w:rsid w:val="00E82962"/>
    <w:rsid w:val="00E836EA"/>
    <w:rsid w:val="00E83D5D"/>
    <w:rsid w:val="00E84921"/>
    <w:rsid w:val="00E85F42"/>
    <w:rsid w:val="00E86264"/>
    <w:rsid w:val="00E86B25"/>
    <w:rsid w:val="00E86F80"/>
    <w:rsid w:val="00E8769A"/>
    <w:rsid w:val="00E90069"/>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19AD"/>
    <w:rsid w:val="00EA1CBD"/>
    <w:rsid w:val="00EA3CDE"/>
    <w:rsid w:val="00EA3EBE"/>
    <w:rsid w:val="00EA50EC"/>
    <w:rsid w:val="00EA6637"/>
    <w:rsid w:val="00EA766E"/>
    <w:rsid w:val="00EB1767"/>
    <w:rsid w:val="00EB2884"/>
    <w:rsid w:val="00EB2CEE"/>
    <w:rsid w:val="00EB3684"/>
    <w:rsid w:val="00EB3A1B"/>
    <w:rsid w:val="00EB4CA5"/>
    <w:rsid w:val="00EB5409"/>
    <w:rsid w:val="00EB57E3"/>
    <w:rsid w:val="00EB6225"/>
    <w:rsid w:val="00EB634F"/>
    <w:rsid w:val="00EB647C"/>
    <w:rsid w:val="00EB69D8"/>
    <w:rsid w:val="00EB710C"/>
    <w:rsid w:val="00EC087D"/>
    <w:rsid w:val="00EC1833"/>
    <w:rsid w:val="00EC19F6"/>
    <w:rsid w:val="00EC2609"/>
    <w:rsid w:val="00EC4D5E"/>
    <w:rsid w:val="00EC5DCA"/>
    <w:rsid w:val="00EC5EC8"/>
    <w:rsid w:val="00EC64C5"/>
    <w:rsid w:val="00EC6570"/>
    <w:rsid w:val="00EC7FAE"/>
    <w:rsid w:val="00ED023A"/>
    <w:rsid w:val="00ED0781"/>
    <w:rsid w:val="00ED13BF"/>
    <w:rsid w:val="00ED1FF4"/>
    <w:rsid w:val="00ED2534"/>
    <w:rsid w:val="00ED2E83"/>
    <w:rsid w:val="00ED5AA1"/>
    <w:rsid w:val="00ED6E51"/>
    <w:rsid w:val="00ED78CA"/>
    <w:rsid w:val="00EE0685"/>
    <w:rsid w:val="00EE20DA"/>
    <w:rsid w:val="00EE2CE8"/>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0D33"/>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5B4"/>
    <w:rsid w:val="00F45AFE"/>
    <w:rsid w:val="00F461CF"/>
    <w:rsid w:val="00F47370"/>
    <w:rsid w:val="00F47840"/>
    <w:rsid w:val="00F52385"/>
    <w:rsid w:val="00F536C9"/>
    <w:rsid w:val="00F53B66"/>
    <w:rsid w:val="00F54692"/>
    <w:rsid w:val="00F54E09"/>
    <w:rsid w:val="00F55219"/>
    <w:rsid w:val="00F56F03"/>
    <w:rsid w:val="00F5764D"/>
    <w:rsid w:val="00F6183A"/>
    <w:rsid w:val="00F61FA2"/>
    <w:rsid w:val="00F622EB"/>
    <w:rsid w:val="00F6354B"/>
    <w:rsid w:val="00F637A4"/>
    <w:rsid w:val="00F6391A"/>
    <w:rsid w:val="00F64123"/>
    <w:rsid w:val="00F64C1D"/>
    <w:rsid w:val="00F658D6"/>
    <w:rsid w:val="00F662AE"/>
    <w:rsid w:val="00F66CFB"/>
    <w:rsid w:val="00F67139"/>
    <w:rsid w:val="00F67B51"/>
    <w:rsid w:val="00F70883"/>
    <w:rsid w:val="00F7493F"/>
    <w:rsid w:val="00F7528B"/>
    <w:rsid w:val="00F75F96"/>
    <w:rsid w:val="00F77964"/>
    <w:rsid w:val="00F809A9"/>
    <w:rsid w:val="00F80E38"/>
    <w:rsid w:val="00F82765"/>
    <w:rsid w:val="00F83B98"/>
    <w:rsid w:val="00F86038"/>
    <w:rsid w:val="00F87593"/>
    <w:rsid w:val="00F9035B"/>
    <w:rsid w:val="00F90759"/>
    <w:rsid w:val="00F90EF9"/>
    <w:rsid w:val="00F91C67"/>
    <w:rsid w:val="00F921ED"/>
    <w:rsid w:val="00F9236E"/>
    <w:rsid w:val="00F9309C"/>
    <w:rsid w:val="00F95020"/>
    <w:rsid w:val="00F9715E"/>
    <w:rsid w:val="00F97364"/>
    <w:rsid w:val="00F9757A"/>
    <w:rsid w:val="00F97AB1"/>
    <w:rsid w:val="00FA093E"/>
    <w:rsid w:val="00FA0EE3"/>
    <w:rsid w:val="00FA10AD"/>
    <w:rsid w:val="00FA1B1F"/>
    <w:rsid w:val="00FA2B9B"/>
    <w:rsid w:val="00FA3415"/>
    <w:rsid w:val="00FA63C6"/>
    <w:rsid w:val="00FA6A4A"/>
    <w:rsid w:val="00FB0B8B"/>
    <w:rsid w:val="00FB1052"/>
    <w:rsid w:val="00FB1493"/>
    <w:rsid w:val="00FB1730"/>
    <w:rsid w:val="00FB228C"/>
    <w:rsid w:val="00FB290A"/>
    <w:rsid w:val="00FB33FC"/>
    <w:rsid w:val="00FB4832"/>
    <w:rsid w:val="00FB496F"/>
    <w:rsid w:val="00FB64A6"/>
    <w:rsid w:val="00FB71FF"/>
    <w:rsid w:val="00FB7820"/>
    <w:rsid w:val="00FC0E51"/>
    <w:rsid w:val="00FC2C7F"/>
    <w:rsid w:val="00FC3038"/>
    <w:rsid w:val="00FC458B"/>
    <w:rsid w:val="00FC4D6E"/>
    <w:rsid w:val="00FD0773"/>
    <w:rsid w:val="00FD3775"/>
    <w:rsid w:val="00FD3BE1"/>
    <w:rsid w:val="00FD4452"/>
    <w:rsid w:val="00FD5206"/>
    <w:rsid w:val="00FD5301"/>
    <w:rsid w:val="00FD5B28"/>
    <w:rsid w:val="00FD5C61"/>
    <w:rsid w:val="00FD677F"/>
    <w:rsid w:val="00FD74BA"/>
    <w:rsid w:val="00FE03EB"/>
    <w:rsid w:val="00FE0505"/>
    <w:rsid w:val="00FE21D9"/>
    <w:rsid w:val="00FE2C69"/>
    <w:rsid w:val="00FE31C0"/>
    <w:rsid w:val="00FE4DD3"/>
    <w:rsid w:val="00FE5A68"/>
    <w:rsid w:val="00FE5A88"/>
    <w:rsid w:val="00FE6710"/>
    <w:rsid w:val="00FE6DBB"/>
    <w:rsid w:val="00FE7C56"/>
    <w:rsid w:val="00FF004C"/>
    <w:rsid w:val="00FF0495"/>
    <w:rsid w:val="00FF0E51"/>
    <w:rsid w:val="00FF2C40"/>
    <w:rsid w:val="00FF30EC"/>
    <w:rsid w:val="00FF354A"/>
    <w:rsid w:val="00FF7010"/>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esajournals.onlinelibrary.wiley.com/doi/full/10.1002/ecs2.4282" TargetMode="External"/><Relationship Id="rId13" Type="http://schemas.openxmlformats.org/officeDocument/2006/relationships/hyperlink" Target="https://onlinelibrary-wiley-com.ezproxy.csu.edu.au/doi/full/10.1111/geb.13710"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www.nature.com/articles/s43017-020-0085-3"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agupubs.onlinelibrary.wiley.com/doi/full/10.1029/2020RG000726" TargetMode="External"/><Relationship Id="rId5" Type="http://schemas.openxmlformats.org/officeDocument/2006/relationships/hyperlink" Target="https://doi.org/10.1007/s10980-024-01970-5" TargetMode="External"/><Relationship Id="rId15" Type="http://schemas.openxmlformats.org/officeDocument/2006/relationships/hyperlink" Target="https://link.springer.com/article/10.1186/s40462-022-00322-9" TargetMode="External"/><Relationship Id="rId10" Type="http://schemas.openxmlformats.org/officeDocument/2006/relationships/hyperlink" Target="https://www.nature.com/articles/s41559-024-02452-2" TargetMode="External"/><Relationship Id="rId4" Type="http://schemas.openxmlformats.org/officeDocument/2006/relationships/hyperlink" Target="https://doi.org/10.1093/jmammal/gyac053" TargetMode="External"/><Relationship Id="rId9" Type="http://schemas.openxmlformats.org/officeDocument/2006/relationships/hyperlink" Target="https://besjournals.onlinelibrary.wiley.com/doi/full/10.1111/1365-2656.13456" TargetMode="External"/><Relationship Id="rId14" Type="http://schemas.openxmlformats.org/officeDocument/2006/relationships/hyperlink" Target="https://link.springer.com/article/10.1186/s42408-023-00183-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38/s41558-024-02140-w" TargetMode="External"/><Relationship Id="rId21" Type="http://schemas.openxmlformats.org/officeDocument/2006/relationships/hyperlink" Target="https://doi.org/10.1038/s41467-025-61608-1" TargetMode="External"/><Relationship Id="rId42" Type="http://schemas.openxmlformats.org/officeDocument/2006/relationships/hyperlink" Target="https://doi.org/10.1002/ecy.2443" TargetMode="External"/><Relationship Id="rId47" Type="http://schemas.openxmlformats.org/officeDocument/2006/relationships/hyperlink" Target="https://doi.org/10.1007/s10980-021-01373-w" TargetMode="External"/><Relationship Id="rId63" Type="http://schemas.openxmlformats.org/officeDocument/2006/relationships/hyperlink" Target="https://doi.org/https://doi.org/10.1111/2041-210X.13724" TargetMode="External"/><Relationship Id="rId68" Type="http://schemas.openxmlformats.org/officeDocument/2006/relationships/hyperlink" Target="https://doi.org/10.1111/gcb.15834" TargetMode="External"/><Relationship Id="rId84" Type="http://schemas.openxmlformats.org/officeDocument/2006/relationships/hyperlink" Target="https://doi.org/10.4996/fireecology.0302034" TargetMode="External"/><Relationship Id="rId89" Type="http://schemas.openxmlformats.org/officeDocument/2006/relationships/hyperlink" Target="https://doi.org/10.1016/j.tree.2023.09.012" TargetMode="External"/><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02/jwmg.22182" TargetMode="External"/><Relationship Id="rId37" Type="http://schemas.openxmlformats.org/officeDocument/2006/relationships/hyperlink" Target="https://doi.org/10.1111/brv.12853" TargetMode="External"/><Relationship Id="rId53" Type="http://schemas.openxmlformats.org/officeDocument/2006/relationships/hyperlink" Target="https://doi.org/10.1111/j.1461-0248.2007.01059.x" TargetMode="External"/><Relationship Id="rId58" Type="http://schemas.openxmlformats.org/officeDocument/2006/relationships/hyperlink" Target="https://doi.org/10.1111/2041-210X.12593" TargetMode="External"/><Relationship Id="rId74" Type="http://schemas.openxmlformats.org/officeDocument/2006/relationships/hyperlink" Target="https://doi.org/10.1071/WF22196" TargetMode="External"/><Relationship Id="rId79" Type="http://schemas.openxmlformats.org/officeDocument/2006/relationships/hyperlink" Target="https://doi.org/10.1086/682070" TargetMode="External"/><Relationship Id="rId5" Type="http://schemas.openxmlformats.org/officeDocument/2006/relationships/webSettings" Target="webSettings.xml"/><Relationship Id="rId90" Type="http://schemas.openxmlformats.org/officeDocument/2006/relationships/hyperlink" Target="https://doi.org/10.1080/15627020.2008.11407405" TargetMode="External"/><Relationship Id="rId95" Type="http://schemas.microsoft.com/office/2011/relationships/people" Target="people.xml"/><Relationship Id="rId22" Type="http://schemas.openxmlformats.org/officeDocument/2006/relationships/hyperlink" Target="https://automeris.io" TargetMode="External"/><Relationship Id="rId27" Type="http://schemas.openxmlformats.org/officeDocument/2006/relationships/hyperlink" Target="https://doi.org/10.12688/f1000research.2-191.v2" TargetMode="External"/><Relationship Id="rId43" Type="http://schemas.openxmlformats.org/officeDocument/2006/relationships/hyperlink" Target="https://doi.org/10.1111/1365-2656.13810" TargetMode="External"/><Relationship Id="rId48" Type="http://schemas.openxmlformats.org/officeDocument/2006/relationships/hyperlink" Target="https://doi.org/10.1111/brv.12544" TargetMode="External"/><Relationship Id="rId64" Type="http://schemas.openxmlformats.org/officeDocument/2006/relationships/hyperlink" Target="https://doi.org/10.1111/2041-210X.14152" TargetMode="External"/><Relationship Id="rId69" Type="http://schemas.openxmlformats.org/officeDocument/2006/relationships/hyperlink" Target="https://doi.org/10.1098/rspb.2016.0382" TargetMode="External"/><Relationship Id="rId8" Type="http://schemas.openxmlformats.org/officeDocument/2006/relationships/comments" Target="comments.xml"/><Relationship Id="rId51" Type="http://schemas.openxmlformats.org/officeDocument/2006/relationships/hyperlink" Target="https://doi.org/10.1002/ece3.3401" TargetMode="External"/><Relationship Id="rId72" Type="http://schemas.openxmlformats.org/officeDocument/2006/relationships/hyperlink" Target="https://doi.org/10.1111/cobi.14062" TargetMode="External"/><Relationship Id="rId80" Type="http://schemas.openxmlformats.org/officeDocument/2006/relationships/hyperlink" Target="https://doi.org/10.1560/IJEE.53.2.179" TargetMode="External"/><Relationship Id="rId85" Type="http://schemas.openxmlformats.org/officeDocument/2006/relationships/hyperlink" Target="https://doi.org/10.1007/s13364-014-0184-y" TargetMode="External"/><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38/s43017-020-0085-3" TargetMode="External"/><Relationship Id="rId33" Type="http://schemas.openxmlformats.org/officeDocument/2006/relationships/hyperlink" Target="https://doi.org/10.1002/ece3.8918" TargetMode="External"/><Relationship Id="rId38" Type="http://schemas.openxmlformats.org/officeDocument/2006/relationships/hyperlink" Target="https://doi.org/10.1186/s42408-023-00183-6" TargetMode="External"/><Relationship Id="rId46" Type="http://schemas.openxmlformats.org/officeDocument/2006/relationships/hyperlink" Target="https://doi.org/10.1111/1365-2656.70040" TargetMode="External"/><Relationship Id="rId59" Type="http://schemas.openxmlformats.org/officeDocument/2006/relationships/hyperlink" Target="https://doi.org/10.1111/brv.12655" TargetMode="External"/><Relationship Id="rId67" Type="http://schemas.openxmlformats.org/officeDocument/2006/relationships/hyperlink" Target="https://doi.org/10.1111/brv.12486" TargetMode="External"/><Relationship Id="rId20" Type="http://schemas.openxmlformats.org/officeDocument/2006/relationships/image" Target="media/image9.svg"/><Relationship Id="rId41" Type="http://schemas.openxmlformats.org/officeDocument/2006/relationships/hyperlink" Target="https://doi.org/10.1111/j.1365-2435.2007.01326.x" TargetMode="External"/><Relationship Id="rId54" Type="http://schemas.openxmlformats.org/officeDocument/2006/relationships/hyperlink" Target="https://doi.org/10.1038/s41467-024-46702-0" TargetMode="External"/><Relationship Id="rId62" Type="http://schemas.openxmlformats.org/officeDocument/2006/relationships/hyperlink" Target="https://doi.org/10.1007/s10682-012-9555-5" TargetMode="External"/><Relationship Id="rId70" Type="http://schemas.openxmlformats.org/officeDocument/2006/relationships/hyperlink" Target="https://doi.org/10.1007/s10682-018-9927-6" TargetMode="External"/><Relationship Id="rId75" Type="http://schemas.openxmlformats.org/officeDocument/2006/relationships/hyperlink" Target="https://www.R-project.org/" TargetMode="External"/><Relationship Id="rId83" Type="http://schemas.openxmlformats.org/officeDocument/2006/relationships/hyperlink" Target="https://doi.org/10.1126/science.aam9712" TargetMode="External"/><Relationship Id="rId88" Type="http://schemas.openxmlformats.org/officeDocument/2006/relationships/hyperlink" Target="https://doi.org/10.1016/j.foreco.2019.117691" TargetMode="External"/><Relationship Id="rId91" Type="http://schemas.openxmlformats.org/officeDocument/2006/relationships/header" Target="head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hyperlink" Target="https://doi.org/10.1016/j.cub.2022.08.082" TargetMode="External"/><Relationship Id="rId28" Type="http://schemas.openxmlformats.org/officeDocument/2006/relationships/hyperlink" Target="https://doi.org/10.1016/j.foreco.2017.11.007" TargetMode="External"/><Relationship Id="rId36" Type="http://schemas.openxmlformats.org/officeDocument/2006/relationships/hyperlink" Target="https://doi.org/10.1038/s41559-020-01380-1" TargetMode="External"/><Relationship Id="rId49" Type="http://schemas.openxmlformats.org/officeDocument/2006/relationships/hyperlink" Target="https://github.com/rspatial/geodata" TargetMode="External"/><Relationship Id="rId57" Type="http://schemas.openxmlformats.org/officeDocument/2006/relationships/hyperlink" Target="https://doi.org/10.1038/srep22559" TargetMode="External"/><Relationship Id="rId10" Type="http://schemas.microsoft.com/office/2016/09/relationships/commentsIds" Target="commentsIds.xml"/><Relationship Id="rId31" Type="http://schemas.openxmlformats.org/officeDocument/2006/relationships/hyperlink" Target="https://doi.org/10.1111/ddi.12699" TargetMode="External"/><Relationship Id="rId44" Type="http://schemas.openxmlformats.org/officeDocument/2006/relationships/hyperlink" Target="https://doi.org/10.1139/z89-047" TargetMode="External"/><Relationship Id="rId52" Type="http://schemas.openxmlformats.org/officeDocument/2006/relationships/hyperlink" Target="https://doi.org/10.1126/science.1102138" TargetMode="External"/><Relationship Id="rId60" Type="http://schemas.openxmlformats.org/officeDocument/2006/relationships/hyperlink" Target="https://doi.org/10.1177/1094428106291059" TargetMode="External"/><Relationship Id="rId65" Type="http://schemas.openxmlformats.org/officeDocument/2006/relationships/hyperlink" Target="https://doi.org/10.1073/pnas.0800375105" TargetMode="External"/><Relationship Id="rId73" Type="http://schemas.openxmlformats.org/officeDocument/2006/relationships/hyperlink" Target="http://www.posit.co/" TargetMode="External"/><Relationship Id="rId78" Type="http://schemas.openxmlformats.org/officeDocument/2006/relationships/hyperlink" Target="https://doi.org/10.1111/geb.13786" TargetMode="External"/><Relationship Id="rId81" Type="http://schemas.openxmlformats.org/officeDocument/2006/relationships/hyperlink" Target="https://doi.org/10.1890/10-1994.1" TargetMode="External"/><Relationship Id="rId86" Type="http://schemas.openxmlformats.org/officeDocument/2006/relationships/hyperlink" Target="https://doi.org/10.1002/jrsm.11" TargetMode="External"/><Relationship Id="rId9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111/brv.12687" TargetMode="External"/><Relationship Id="rId34" Type="http://schemas.openxmlformats.org/officeDocument/2006/relationships/hyperlink" Target="https://doi.org/s41559-024-02452-2" TargetMode="External"/><Relationship Id="rId50" Type="http://schemas.openxmlformats.org/officeDocument/2006/relationships/hyperlink" Target="https://doi.org/10.1016/j.biocon.2007.11.011" TargetMode="External"/><Relationship Id="rId55" Type="http://schemas.openxmlformats.org/officeDocument/2006/relationships/hyperlink" Target="https://doi.org/10.1644/08-MAMM-A-349.1" TargetMode="External"/><Relationship Id="rId76" Type="http://schemas.openxmlformats.org/officeDocument/2006/relationships/hyperlink" Target="https://doi.org/10.1111/1365-2664.13846" TargetMode="External"/><Relationship Id="rId7" Type="http://schemas.openxmlformats.org/officeDocument/2006/relationships/endnotes" Target="endnotes.xml"/><Relationship Id="rId71" Type="http://schemas.openxmlformats.org/officeDocument/2006/relationships/hyperlink" Target="https://doi.org/10.1242/jeb.150359" TargetMode="External"/><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yperlink" Target="https://doi.org/10.4996/fireecology.1203080" TargetMode="External"/><Relationship Id="rId24" Type="http://schemas.openxmlformats.org/officeDocument/2006/relationships/hyperlink" Target="https://doi.org/10.1126/science.1163886" TargetMode="External"/><Relationship Id="rId40" Type="http://schemas.openxmlformats.org/officeDocument/2006/relationships/hyperlink" Target="https://doi.org/10.1071/RJ22021" TargetMode="External"/><Relationship Id="rId45" Type="http://schemas.openxmlformats.org/officeDocument/2006/relationships/hyperlink" Target="https://doi.org/10.1111/1365-2656.13153" TargetMode="External"/><Relationship Id="rId66" Type="http://schemas.openxmlformats.org/officeDocument/2006/relationships/hyperlink" Target="https://doi.org/10.1126/science.abg1780" TargetMode="External"/><Relationship Id="rId87" Type="http://schemas.openxmlformats.org/officeDocument/2006/relationships/hyperlink" Target="https://doi.org/10.18637/jss.v036.i03" TargetMode="External"/><Relationship Id="rId61" Type="http://schemas.openxmlformats.org/officeDocument/2006/relationships/hyperlink" Target="https://doi.org/10.1111/j.1469-185X.2007.00027.x" TargetMode="External"/><Relationship Id="rId82" Type="http://schemas.openxmlformats.org/officeDocument/2006/relationships/hyperlink" Target="https://doi.org/https://doi.org/10.1111/ele.13898"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186/s42408-019-0058-4" TargetMode="External"/><Relationship Id="rId35" Type="http://schemas.openxmlformats.org/officeDocument/2006/relationships/hyperlink" Target="https://doi.org/10.1007/s10980-019-00795-x" TargetMode="External"/><Relationship Id="rId56" Type="http://schemas.openxmlformats.org/officeDocument/2006/relationships/hyperlink" Target="https://doi.org/10.1071/WR16058" TargetMode="External"/><Relationship Id="rId77" Type="http://schemas.openxmlformats.org/officeDocument/2006/relationships/hyperlink" Target="https://doi.org/10.1111/jzo.12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16351</Words>
  <Characters>95494</Characters>
  <Application>Microsoft Office Word</Application>
  <DocSecurity>0</DocSecurity>
  <Lines>1446</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6</cp:revision>
  <dcterms:created xsi:type="dcterms:W3CDTF">2025-10-29T00:24:00Z</dcterms:created>
  <dcterms:modified xsi:type="dcterms:W3CDTF">2025-11-02T23:54:00Z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