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0D42F" w14:textId="3BE9CE27" w:rsidR="001D0D54" w:rsidRDefault="00450825" w:rsidP="00F67B51">
      <w:pPr>
        <w:pStyle w:val="Title"/>
        <w:spacing w:line="240" w:lineRule="auto"/>
      </w:pPr>
      <w:r w:rsidRPr="00A628C7">
        <w:t>MOVEMENT</w:t>
      </w:r>
      <w:r w:rsidRPr="00294A0A">
        <w:t xml:space="preserve"> IN THE PYROCENE:</w:t>
      </w:r>
      <w:r w:rsidR="00DA140D" w:rsidRPr="00294A0A">
        <w:t xml:space="preserve"> A GLOBAL META-ANALYSIS OF ANIMAL MOVEMENT RESPONSES TO FIRE</w:t>
      </w:r>
    </w:p>
    <w:p w14:paraId="160E3412" w14:textId="77777777" w:rsidR="00F67B51" w:rsidRPr="00F67B51" w:rsidRDefault="00F67B51" w:rsidP="00EB2884"/>
    <w:p w14:paraId="02469F3E" w14:textId="38C88C71" w:rsidR="002D7B1A" w:rsidRDefault="00F67B51" w:rsidP="00294A0A">
      <w:r>
        <w:t>C</w:t>
      </w:r>
      <w:commentRangeStart w:id="0"/>
      <w:commentRangeStart w:id="1"/>
      <w:commentRangeStart w:id="2"/>
      <w:commentRangeStart w:id="3"/>
      <w:commentRangeStart w:id="4"/>
      <w:r w:rsidR="00450825">
        <w:t>HLOE L. MCAULEY</w:t>
      </w:r>
      <w:r w:rsidR="00450825" w:rsidRPr="00450825">
        <w:rPr>
          <w:vertAlign w:val="superscript"/>
        </w:rPr>
        <w:t>1</w:t>
      </w:r>
      <w:commentRangeEnd w:id="0"/>
      <w:r w:rsidR="00772770">
        <w:rPr>
          <w:rStyle w:val="CommentReference"/>
        </w:rPr>
        <w:commentReference w:id="0"/>
      </w:r>
      <w:commentRangeEnd w:id="1"/>
      <w:r w:rsidR="00A718F5">
        <w:rPr>
          <w:rStyle w:val="CommentReference"/>
        </w:rPr>
        <w:commentReference w:id="1"/>
      </w:r>
      <w:commentRangeEnd w:id="2"/>
      <w:r w:rsidR="00351C75">
        <w:rPr>
          <w:rStyle w:val="CommentReference"/>
        </w:rPr>
        <w:commentReference w:id="2"/>
      </w:r>
      <w:commentRangeEnd w:id="3"/>
      <w:r w:rsidR="00376988">
        <w:rPr>
          <w:rStyle w:val="CommentReference"/>
        </w:rPr>
        <w:commentReference w:id="3"/>
      </w:r>
      <w:commentRangeEnd w:id="4"/>
      <w:r w:rsidR="00763ACC">
        <w:rPr>
          <w:rStyle w:val="CommentReference"/>
        </w:rPr>
        <w:commentReference w:id="4"/>
      </w:r>
      <w:r w:rsidR="00B35A8E">
        <w:rPr>
          <w:vertAlign w:val="superscript"/>
        </w:rPr>
        <w:t>*</w:t>
      </w:r>
      <w:r w:rsidR="00450825">
        <w:t>, EAMONN I.F. WOOSTER</w:t>
      </w:r>
      <w:r w:rsidR="00450825" w:rsidRPr="00450825">
        <w:rPr>
          <w:vertAlign w:val="superscript"/>
        </w:rPr>
        <w:t>1</w:t>
      </w:r>
      <w:r w:rsidR="00450825" w:rsidRPr="00675FA1">
        <w:t xml:space="preserve">, </w:t>
      </w:r>
      <w:r w:rsidR="003E6065">
        <w:t>TIM S. DOHERTY</w:t>
      </w:r>
      <w:r w:rsidR="00EC5EC8">
        <w:rPr>
          <w:vertAlign w:val="superscript"/>
        </w:rPr>
        <w:t>2,</w:t>
      </w:r>
      <w:r w:rsidR="003E6065">
        <w:t xml:space="preserve"> </w:t>
      </w:r>
      <w:r w:rsidR="00450825" w:rsidRPr="00675FA1">
        <w:t>MITCH A. COWAN</w:t>
      </w:r>
      <w:r w:rsidR="00450825" w:rsidRPr="00450825">
        <w:rPr>
          <w:vertAlign w:val="superscript"/>
        </w:rPr>
        <w:t>1,</w:t>
      </w:r>
      <w:r w:rsidR="00EC5EC8">
        <w:rPr>
          <w:vertAlign w:val="superscript"/>
        </w:rPr>
        <w:t>3</w:t>
      </w:r>
      <w:r w:rsidR="00450825" w:rsidRPr="00675FA1">
        <w:t>,</w:t>
      </w:r>
      <w:r w:rsidR="00450825">
        <w:t xml:space="preserve"> </w:t>
      </w:r>
      <w:r w:rsidR="00FD5301">
        <w:t>CHRIS J. JOLLY</w:t>
      </w:r>
      <w:r w:rsidR="00FD5301" w:rsidRPr="00AB0FF4">
        <w:rPr>
          <w:vertAlign w:val="superscript"/>
        </w:rPr>
        <w:t>4</w:t>
      </w:r>
      <w:r w:rsidR="00FD5301">
        <w:t xml:space="preserve">, </w:t>
      </w:r>
      <w:r w:rsidR="00450825" w:rsidRPr="00A151AC">
        <w:t>GRANT D. LINLEY</w:t>
      </w:r>
      <w:r w:rsidR="00450825" w:rsidRPr="00450825">
        <w:rPr>
          <w:vertAlign w:val="superscript"/>
        </w:rPr>
        <w:t>1</w:t>
      </w:r>
      <w:r w:rsidR="00450825" w:rsidRPr="00A151AC">
        <w:t>,</w:t>
      </w:r>
      <w:r w:rsidR="0077244B">
        <w:t xml:space="preserve"> </w:t>
      </w:r>
      <w:r w:rsidR="003F5083" w:rsidRPr="00A151AC">
        <w:t xml:space="preserve">AMY </w:t>
      </w:r>
      <w:r w:rsidR="003F5083" w:rsidRPr="00450825">
        <w:t>SIMPSON</w:t>
      </w:r>
      <w:r w:rsidR="003F5083" w:rsidRPr="00450825">
        <w:rPr>
          <w:vertAlign w:val="superscript"/>
        </w:rPr>
        <w:t>1</w:t>
      </w:r>
      <w:r w:rsidR="003F5083">
        <w:t xml:space="preserve">, </w:t>
      </w:r>
      <w:r w:rsidR="00450825" w:rsidRPr="00A151AC">
        <w:t>DYLAN WESTAWAY</w:t>
      </w:r>
      <w:r w:rsidR="00450825" w:rsidRPr="00450825">
        <w:rPr>
          <w:vertAlign w:val="superscript"/>
        </w:rPr>
        <w:t>1</w:t>
      </w:r>
      <w:r w:rsidR="00450825">
        <w:t>,</w:t>
      </w:r>
      <w:r w:rsidR="00FD5301">
        <w:t xml:space="preserve"> BEN WILSON</w:t>
      </w:r>
      <w:r w:rsidR="00FD5301" w:rsidRPr="00EB2884">
        <w:rPr>
          <w:vertAlign w:val="superscript"/>
        </w:rPr>
        <w:t>1</w:t>
      </w:r>
      <w:r w:rsidR="00450825">
        <w:t xml:space="preserve">, </w:t>
      </w:r>
      <w:r w:rsidR="00450825" w:rsidRPr="00450825">
        <w:t>DALE</w:t>
      </w:r>
      <w:r w:rsidR="00450825" w:rsidRPr="00675FA1">
        <w:t xml:space="preserve"> G. NIMMO</w:t>
      </w:r>
      <w:r w:rsidR="00450825" w:rsidRPr="00EB2884">
        <w:rPr>
          <w:vertAlign w:val="superscript"/>
        </w:rPr>
        <w:t>1</w:t>
      </w:r>
    </w:p>
    <w:p w14:paraId="3FF4DE81" w14:textId="0AE0295E" w:rsidR="003D527B" w:rsidRPr="00EB2884" w:rsidRDefault="003D527B" w:rsidP="00294A0A">
      <w:pPr>
        <w:rPr>
          <w:b/>
          <w:bCs/>
        </w:rPr>
      </w:pPr>
      <w:r w:rsidRPr="00EB2884">
        <w:rPr>
          <w:b/>
          <w:bCs/>
        </w:rPr>
        <w:t>Affiliations:</w:t>
      </w:r>
    </w:p>
    <w:p w14:paraId="291563E7" w14:textId="16365882" w:rsidR="003D527B" w:rsidRDefault="003D527B" w:rsidP="00294A0A">
      <w:r w:rsidRPr="003D527B">
        <w:t>1 Gulbali Institute, School of Agricultural, Environmental and Veterinary Sciences, Charles</w:t>
      </w:r>
      <w:r w:rsidRPr="003D527B">
        <w:br/>
        <w:t>Sturt University, Albury, NSW, Australia</w:t>
      </w:r>
    </w:p>
    <w:p w14:paraId="249A8AD9" w14:textId="5C2724F2" w:rsidR="00EC5EC8" w:rsidRDefault="00EC5EC8" w:rsidP="00EC5EC8">
      <w:r>
        <w:t xml:space="preserve">2 </w:t>
      </w:r>
      <w:r w:rsidR="008B1875">
        <w:t xml:space="preserve">Fire Science Program, </w:t>
      </w:r>
      <w:r w:rsidRPr="00344807">
        <w:t xml:space="preserve">Biodiversity and Conservation Science, Department of Biodiversity, Conservation and Attractions, </w:t>
      </w:r>
      <w:r w:rsidR="008B1875">
        <w:t>Kings Park</w:t>
      </w:r>
      <w:r w:rsidRPr="00344807">
        <w:t>, Western Australia, Australia</w:t>
      </w:r>
    </w:p>
    <w:p w14:paraId="7969856E" w14:textId="629A4860" w:rsidR="003D527B" w:rsidRDefault="00CA5CA6" w:rsidP="00294A0A">
      <w:r>
        <w:t>3</w:t>
      </w:r>
      <w:r w:rsidRPr="00CA5CA6">
        <w:t xml:space="preserve"> School of Agricultural and Environmental Sciences, University of Western Australia,</w:t>
      </w:r>
      <w:r w:rsidRPr="00CA5CA6">
        <w:br/>
        <w:t>Crawley, WA, Australia</w:t>
      </w:r>
    </w:p>
    <w:p w14:paraId="4049687B" w14:textId="6017EFDD" w:rsidR="00344807" w:rsidRDefault="00344807" w:rsidP="00294A0A">
      <w:r>
        <w:t xml:space="preserve">4 </w:t>
      </w:r>
      <w:r w:rsidRPr="00344807">
        <w:t>School of Natural Sciences, Macquarie University, Macquarie Park, New South Wales, Australia</w:t>
      </w:r>
    </w:p>
    <w:p w14:paraId="16D741C8" w14:textId="77777777" w:rsidR="00467189" w:rsidRDefault="00467189" w:rsidP="00294A0A"/>
    <w:p w14:paraId="43807939" w14:textId="1172D561" w:rsidR="002B2E22" w:rsidRPr="002D7B1A" w:rsidRDefault="002B2E22" w:rsidP="00EB2884">
      <w:r>
        <w:t>* Corresponding author</w:t>
      </w:r>
    </w:p>
    <w:p w14:paraId="3A6ED79D" w14:textId="77777777" w:rsidR="00467189" w:rsidRDefault="0094164D" w:rsidP="00EB2884">
      <w:r w:rsidRPr="00FB1493">
        <w:t>cmcauley@csu.edu.au</w:t>
      </w:r>
      <w:r>
        <w:t xml:space="preserve"> </w:t>
      </w:r>
    </w:p>
    <w:p w14:paraId="1EEE39B8" w14:textId="77777777" w:rsidR="00467189" w:rsidRDefault="00467189" w:rsidP="00EB2884"/>
    <w:p w14:paraId="030B54C0" w14:textId="1CF2ECDF" w:rsidR="00206427" w:rsidRDefault="00467189" w:rsidP="00EB2884">
      <w:r>
        <w:t>Target Journal – Global Change Biology</w:t>
      </w:r>
      <w:r w:rsidR="00206427">
        <w:br w:type="page"/>
      </w:r>
    </w:p>
    <w:p w14:paraId="0A733E9B" w14:textId="4B6BD65C" w:rsidR="00CA7A46" w:rsidRPr="00EB2884" w:rsidRDefault="00CA7A46" w:rsidP="00294A0A">
      <w:r w:rsidRPr="00EB2884">
        <w:lastRenderedPageBreak/>
        <w:t>Key words</w:t>
      </w:r>
    </w:p>
    <w:p w14:paraId="02358698" w14:textId="77777777" w:rsidR="00CA7A46" w:rsidRPr="00EB2884" w:rsidRDefault="00CA7A46" w:rsidP="00294A0A">
      <w:r w:rsidRPr="00EB2884">
        <w:t>Fire, disturbance, meta-analysis, movement ecology, systematic review</w:t>
      </w:r>
    </w:p>
    <w:p w14:paraId="5DFB8530" w14:textId="3017186D" w:rsidR="00F26A6D" w:rsidRPr="00F26A6D" w:rsidRDefault="00F26A6D" w:rsidP="00294A0A">
      <w:pPr>
        <w:pStyle w:val="Heading1"/>
      </w:pPr>
      <w:r w:rsidRPr="00F26A6D">
        <w:t>Ab</w:t>
      </w:r>
      <w:commentRangeStart w:id="5"/>
      <w:r w:rsidRPr="00F26A6D">
        <w:t>stract</w:t>
      </w:r>
      <w:commentRangeEnd w:id="5"/>
      <w:r w:rsidR="00281DD4">
        <w:rPr>
          <w:rStyle w:val="CommentReference"/>
          <w:rFonts w:eastAsiaTheme="minorHAnsi" w:cstheme="minorBidi"/>
          <w:b w:val="0"/>
        </w:rPr>
        <w:commentReference w:id="5"/>
      </w:r>
    </w:p>
    <w:p w14:paraId="0473BE09" w14:textId="7F117F7F" w:rsidR="00DA7916" w:rsidRDefault="00206427" w:rsidP="00294A0A">
      <w:pPr>
        <w:pStyle w:val="Heading1"/>
      </w:pPr>
      <w:r>
        <w:t>Main</w:t>
      </w:r>
    </w:p>
    <w:p w14:paraId="4E4199E8" w14:textId="633D4E57" w:rsidR="00AC5A64" w:rsidRDefault="00865DB6" w:rsidP="00294A0A">
      <w:r>
        <w:t xml:space="preserve">Fire is a </w:t>
      </w:r>
      <w:r w:rsidRPr="00037C7D">
        <w:t>spatiotemporally</w:t>
      </w:r>
      <w:r>
        <w:t xml:space="preserve"> dynamic disturbance process that has </w:t>
      </w:r>
      <w:r w:rsidR="009B33B9">
        <w:t>operated</w:t>
      </w:r>
      <w:r w:rsidR="00024EBA">
        <w:t xml:space="preserve"> across the globe</w:t>
      </w:r>
      <w:r w:rsidR="00D75562">
        <w:t xml:space="preserve"> for </w:t>
      </w:r>
      <w:r w:rsidR="00FC3038">
        <w:t xml:space="preserve">hundreds of </w:t>
      </w:r>
      <w:r w:rsidR="00D75562">
        <w:t xml:space="preserve">millions of years </w:t>
      </w:r>
      <w:r>
        <w:fldChar w:fldCharType="begin">
          <w:fldData xml:space="preserve">PEVuZE5vdGU+PENpdGU+PEF1dGhvcj5Cb3dtYW48L0F1dGhvcj48WWVhcj4yMDA5PC9ZZWFyPjxS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</w:fldData>
        </w:fldChar>
      </w:r>
      <w:r w:rsidR="009A05B3">
        <w:instrText xml:space="preserve"> ADDIN EN.CITE </w:instrText>
      </w:r>
      <w:r w:rsidR="009A05B3">
        <w:fldChar w:fldCharType="begin">
          <w:fldData xml:space="preserve">PEVuZE5vdGU+PENpdGU+PEF1dGhvcj5Cb3dtYW48L0F1dGhvcj48WWVhcj4yMDA5PC9ZZWFyPjxS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</w:fldData>
        </w:fldChar>
      </w:r>
      <w:r w:rsidR="009A05B3">
        <w:instrText xml:space="preserve"> ADDIN EN.CITE.DATA </w:instrText>
      </w:r>
      <w:r w:rsidR="009A05B3">
        <w:fldChar w:fldCharType="end"/>
      </w:r>
      <w:r>
        <w:fldChar w:fldCharType="separate"/>
      </w:r>
      <w:r w:rsidR="00020F82">
        <w:rPr>
          <w:noProof/>
        </w:rPr>
        <w:t>(Bowman et al., 2009; He et al., 2019)</w:t>
      </w:r>
      <w:r>
        <w:fldChar w:fldCharType="end"/>
      </w:r>
      <w:r w:rsidR="003C3D20">
        <w:t>. Fire</w:t>
      </w:r>
      <w:r w:rsidR="00E3242B">
        <w:t xml:space="preserve"> </w:t>
      </w:r>
      <w:r w:rsidR="00CD170F">
        <w:t>transform</w:t>
      </w:r>
      <w:r w:rsidR="00D62CE9">
        <w:t>s landscapes</w:t>
      </w:r>
      <w:r w:rsidR="00FC3038">
        <w:t>,</w:t>
      </w:r>
      <w:r w:rsidR="000A112B">
        <w:t xml:space="preserve"> </w:t>
      </w:r>
      <w:r w:rsidR="00AE23BB">
        <w:t>initiating</w:t>
      </w:r>
      <w:r w:rsidR="00C167CA">
        <w:t xml:space="preserve"> </w:t>
      </w:r>
      <w:commentRangeStart w:id="6"/>
      <w:r w:rsidR="00AE23BB">
        <w:t xml:space="preserve">ecological </w:t>
      </w:r>
      <w:commentRangeEnd w:id="6"/>
      <w:r w:rsidR="007B7CFB">
        <w:t xml:space="preserve">changes </w:t>
      </w:r>
      <w:r w:rsidR="00F455B4">
        <w:rPr>
          <w:rStyle w:val="CommentReference"/>
        </w:rPr>
        <w:commentReference w:id="6"/>
      </w:r>
      <w:r w:rsidR="00FC3038">
        <w:t xml:space="preserve">that shape </w:t>
      </w:r>
      <w:r w:rsidR="00824081">
        <w:t xml:space="preserve">biotic </w:t>
      </w:r>
      <w:r w:rsidR="00F455B4">
        <w:t xml:space="preserve">communities and ecosystem function </w:t>
      </w:r>
      <w:r w:rsidR="008622FC">
        <w:t xml:space="preserve">over varying spatial and temporal </w:t>
      </w:r>
      <w:commentRangeStart w:id="7"/>
      <w:r w:rsidR="008622FC">
        <w:t>scales</w:t>
      </w:r>
      <w:r w:rsidR="00F90759">
        <w:t xml:space="preserve"> </w:t>
      </w:r>
      <w:commentRangeEnd w:id="7"/>
      <w:r w:rsidR="00FB7820">
        <w:rPr>
          <w:rStyle w:val="CommentReference"/>
        </w:rPr>
        <w:commentReference w:id="7"/>
      </w:r>
      <w:r w:rsidR="00F90759">
        <w:fldChar w:fldCharType="begin">
          <w:fldData xml:space="preserve">PEVuZE5vdGU+PENpdGU+PEF1dGhvcj5HcmVlbndvb2Q8L0F1dGhvcj48WWVhcj4yMDIyPC9ZZWFy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</w:fldData>
        </w:fldChar>
      </w:r>
      <w:r w:rsidR="00ED5336">
        <w:instrText xml:space="preserve"> ADDIN EN.CITE </w:instrText>
      </w:r>
      <w:r w:rsidR="00ED5336">
        <w:fldChar w:fldCharType="begin">
          <w:fldData xml:space="preserve">PEVuZE5vdGU+PENpdGU+PEF1dGhvcj5HcmVlbndvb2Q8L0F1dGhvcj48WWVhcj4yMDIyPC9ZZWFy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</w:fldData>
        </w:fldChar>
      </w:r>
      <w:r w:rsidR="00ED5336">
        <w:instrText xml:space="preserve"> ADDIN EN.CITE.DATA </w:instrText>
      </w:r>
      <w:r w:rsidR="00ED5336">
        <w:fldChar w:fldCharType="end"/>
      </w:r>
      <w:r w:rsidR="00F90759">
        <w:fldChar w:fldCharType="separate"/>
      </w:r>
      <w:r w:rsidR="00ED5336">
        <w:rPr>
          <w:noProof/>
        </w:rPr>
        <w:t>(Greenwood et al., 2022; Pellegrini Adam et al., 2021)</w:t>
      </w:r>
      <w:r w:rsidR="00F90759">
        <w:fldChar w:fldCharType="end"/>
      </w:r>
      <w:r w:rsidR="00F90759">
        <w:t xml:space="preserve">. </w:t>
      </w:r>
      <w:r w:rsidR="00D435BE">
        <w:t xml:space="preserve">For animals, these dynamics manifest as changes in </w:t>
      </w:r>
      <w:r w:rsidR="00B16EB7">
        <w:t>the availability of food, shelter and breeding resources, and shifts in competition and predation pressure</w:t>
      </w:r>
      <w:r w:rsidR="00037C7D">
        <w:t xml:space="preserve">, with </w:t>
      </w:r>
      <w:r w:rsidR="00993108">
        <w:t>flow-on effects</w:t>
      </w:r>
      <w:r w:rsidR="00037C7D">
        <w:t xml:space="preserve"> for animal fitness and survival</w:t>
      </w:r>
      <w:commentRangeStart w:id="8"/>
      <w:r w:rsidR="00B16EB7">
        <w:t xml:space="preserve"> </w:t>
      </w:r>
      <w:commentRangeEnd w:id="8"/>
      <w:r w:rsidR="005A37E7">
        <w:rPr>
          <w:rStyle w:val="CommentReference"/>
        </w:rPr>
        <w:commentReference w:id="8"/>
      </w:r>
      <w:r w:rsidR="00C167CA" w:rsidRPr="00D435BE">
        <w:fldChar w:fldCharType="begin">
          <w:fldData xml:space="preserve">PEVuZE5vdGU+PENpdGU+PEF1dGhvcj5Eb2hlcnR5PC9BdXRob3I+PFllYXI+MjAyMjwvWWVhcj48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</w:fldData>
        </w:fldChar>
      </w:r>
      <w:r w:rsidR="00C61259">
        <w:instrText xml:space="preserve"> ADDIN EN.CITE </w:instrText>
      </w:r>
      <w:r w:rsidR="00C61259">
        <w:fldChar w:fldCharType="begin">
          <w:fldData xml:space="preserve">PEVuZE5vdGU+PENpdGU+PEF1dGhvcj5Eb2hlcnR5PC9BdXRob3I+PFllYXI+MjAyMjwvWWVhcj48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</w:fldData>
        </w:fldChar>
      </w:r>
      <w:r w:rsidR="00C61259">
        <w:instrText xml:space="preserve"> ADDIN EN.CITE.DATA </w:instrText>
      </w:r>
      <w:r w:rsidR="00C61259">
        <w:fldChar w:fldCharType="end"/>
      </w:r>
      <w:r w:rsidR="00C167CA" w:rsidRPr="00D435BE">
        <w:fldChar w:fldCharType="separate"/>
      </w:r>
      <w:r w:rsidR="00C61259">
        <w:rPr>
          <w:noProof/>
        </w:rPr>
        <w:t>(Doherty et al., 2022; Rossi &amp; Leiner, 2022)</w:t>
      </w:r>
      <w:r w:rsidR="00C167CA" w:rsidRPr="00D435BE">
        <w:fldChar w:fldCharType="end"/>
      </w:r>
      <w:r w:rsidR="00C167CA" w:rsidRPr="00D435BE">
        <w:t xml:space="preserve">. </w:t>
      </w:r>
      <w:r w:rsidR="00CE5B98" w:rsidRPr="00D435BE">
        <w:t>In response</w:t>
      </w:r>
      <w:r w:rsidR="00455EFA" w:rsidRPr="00D435BE">
        <w:t>,</w:t>
      </w:r>
      <w:r w:rsidR="00CE5B98" w:rsidRPr="00D435BE">
        <w:t xml:space="preserve"> </w:t>
      </w:r>
      <w:r w:rsidR="0005554F" w:rsidRPr="00D435BE">
        <w:t>animals</w:t>
      </w:r>
      <w:r w:rsidR="00FC3038" w:rsidRPr="00D435BE">
        <w:t xml:space="preserve"> </w:t>
      </w:r>
      <w:r w:rsidR="00CB7F00" w:rsidRPr="00D435BE">
        <w:t xml:space="preserve">can </w:t>
      </w:r>
      <w:r w:rsidR="009006B9" w:rsidRPr="00D435BE">
        <w:t xml:space="preserve">alter their behaviour to </w:t>
      </w:r>
      <w:r w:rsidR="005B1C9E" w:rsidRPr="00D435BE">
        <w:t>minimise risk</w:t>
      </w:r>
      <w:r w:rsidR="0040303C">
        <w:t xml:space="preserve">, </w:t>
      </w:r>
      <w:r w:rsidR="005B1C9E" w:rsidRPr="00D435BE">
        <w:t xml:space="preserve">maximise </w:t>
      </w:r>
      <w:r w:rsidR="00B775DD" w:rsidRPr="00D435BE">
        <w:t xml:space="preserve">access to </w:t>
      </w:r>
      <w:commentRangeStart w:id="9"/>
      <w:r w:rsidR="00B775DD" w:rsidRPr="00D435BE">
        <w:t>resour</w:t>
      </w:r>
      <w:r w:rsidR="008F0419" w:rsidRPr="00D435BE">
        <w:t>ces</w:t>
      </w:r>
      <w:r w:rsidR="00357382">
        <w:t>,</w:t>
      </w:r>
      <w:r w:rsidR="0040303C">
        <w:t xml:space="preserve"> and</w:t>
      </w:r>
      <w:r w:rsidR="00FE6710">
        <w:t xml:space="preserve"> improve survival</w:t>
      </w:r>
      <w:r w:rsidR="00FC3038" w:rsidRPr="00D435BE">
        <w:t xml:space="preserve"> </w:t>
      </w:r>
      <w:commentRangeEnd w:id="9"/>
      <w:r w:rsidR="00F54E09">
        <w:rPr>
          <w:rStyle w:val="CommentReference"/>
        </w:rPr>
        <w:commentReference w:id="9"/>
      </w:r>
      <w:r w:rsidR="009179DC">
        <w:fldChar w:fldCharType="begin">
          <w:fldData xml:space="preserve">PEVuZE5vdGU+PENpdGU+PEF1dGhvcj5NY0dpbm48L0F1dGhvcj48WWVhcj4yMDI0PC9ZZWFyPjxS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</w:fldData>
        </w:fldChar>
      </w:r>
      <w:r w:rsidR="00CE0043">
        <w:instrText xml:space="preserve"> ADDIN EN.CITE </w:instrText>
      </w:r>
      <w:r w:rsidR="00CE0043">
        <w:fldChar w:fldCharType="begin">
          <w:fldData xml:space="preserve">PEVuZE5vdGU+PENpdGU+PEF1dGhvcj5NY0dpbm48L0F1dGhvcj48WWVhcj4yMDI0PC9ZZWFyPjxS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</w:fldData>
        </w:fldChar>
      </w:r>
      <w:r w:rsidR="00CE0043">
        <w:instrText xml:space="preserve"> ADDIN EN.CITE.DATA </w:instrText>
      </w:r>
      <w:r w:rsidR="00CE0043">
        <w:fldChar w:fldCharType="end"/>
      </w:r>
      <w:r w:rsidR="009179DC">
        <w:fldChar w:fldCharType="separate"/>
      </w:r>
      <w:r w:rsidR="00CE0043">
        <w:rPr>
          <w:noProof/>
        </w:rPr>
        <w:t>(McGinn et al., 2024; Stevens et al., 2025)</w:t>
      </w:r>
      <w:r w:rsidR="009179DC">
        <w:fldChar w:fldCharType="end"/>
      </w:r>
      <w:r w:rsidR="00AC12D6" w:rsidRPr="00D435BE">
        <w:t>.</w:t>
      </w:r>
      <w:r w:rsidR="00E478FE">
        <w:t xml:space="preserve"> </w:t>
      </w:r>
    </w:p>
    <w:p w14:paraId="55FDEA80" w14:textId="69209FA3" w:rsidR="00E25618" w:rsidRDefault="00471ACB" w:rsidP="00E25618">
      <w:commentRangeStart w:id="10"/>
      <w:r w:rsidRPr="00471ACB">
        <w:t>Understanding</w:t>
      </w:r>
      <w:commentRangeEnd w:id="10"/>
      <w:r w:rsidR="00983196">
        <w:rPr>
          <w:rStyle w:val="CommentReference"/>
        </w:rPr>
        <w:commentReference w:id="10"/>
      </w:r>
      <w:r w:rsidRPr="00471ACB">
        <w:t xml:space="preserve"> how animals respond to fire and other disturbances requires recognising the central role of movement in shaping these responses.</w:t>
      </w:r>
      <w:r>
        <w:t xml:space="preserve"> </w:t>
      </w:r>
      <w:r w:rsidR="00E25618">
        <w:t xml:space="preserve">Movement </w:t>
      </w:r>
      <w:commentRangeStart w:id="11"/>
      <w:r w:rsidR="00E25618">
        <w:t>decisions</w:t>
      </w:r>
      <w:commentRangeEnd w:id="11"/>
      <w:r w:rsidR="00E25618">
        <w:rPr>
          <w:rStyle w:val="CommentReference"/>
        </w:rPr>
        <w:commentReference w:id="11"/>
      </w:r>
      <w:r w:rsidR="00E25618">
        <w:t xml:space="preserve"> emerge from interactions between</w:t>
      </w:r>
      <w:r>
        <w:t xml:space="preserve"> an animal’s</w:t>
      </w:r>
      <w:r w:rsidR="00E25618">
        <w:t xml:space="preserve"> </w:t>
      </w:r>
      <w:commentRangeStart w:id="12"/>
      <w:commentRangeStart w:id="13"/>
      <w:r w:rsidR="00E25618">
        <w:t xml:space="preserve">internal </w:t>
      </w:r>
      <w:r>
        <w:t xml:space="preserve">state, mobility and navigation capacity, </w:t>
      </w:r>
      <w:commentRangeEnd w:id="12"/>
      <w:r w:rsidR="00E25618">
        <w:rPr>
          <w:rStyle w:val="CommentReference"/>
        </w:rPr>
        <w:commentReference w:id="12"/>
      </w:r>
      <w:commentRangeEnd w:id="13"/>
      <w:r w:rsidR="00E25618">
        <w:rPr>
          <w:rStyle w:val="CommentReference"/>
        </w:rPr>
        <w:commentReference w:id="13"/>
      </w:r>
      <w:r w:rsidR="00E54125">
        <w:t xml:space="preserve">as well as external drivers </w:t>
      </w:r>
      <w:commentRangeStart w:id="14"/>
      <w:r w:rsidR="00E25618">
        <w:fldChar w:fldCharType="begin">
          <w:fldData xml:space="preserve">PEVuZE5vdGU+PENpdGU+PEF1dGhvcj5OYXRoYW48L0F1dGhvcj48WWVhcj4yMDA4PC9ZZWFyPjxS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</w:fldData>
        </w:fldChar>
      </w:r>
      <w:r w:rsidR="004131E4">
        <w:instrText xml:space="preserve"> ADDIN EN.CITE </w:instrText>
      </w:r>
      <w:r w:rsidR="004131E4">
        <w:fldChar w:fldCharType="begin">
          <w:fldData xml:space="preserve">PEVuZE5vdGU+PENpdGU+PEF1dGhvcj5OYXRoYW48L0F1dGhvcj48WWVhcj4yMDA4PC9ZZWFyPjxS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</w:fldData>
        </w:fldChar>
      </w:r>
      <w:r w:rsidR="004131E4">
        <w:instrText xml:space="preserve"> ADDIN EN.CITE.DATA </w:instrText>
      </w:r>
      <w:r w:rsidR="004131E4">
        <w:fldChar w:fldCharType="end"/>
      </w:r>
      <w:r w:rsidR="00E25618">
        <w:fldChar w:fldCharType="separate"/>
      </w:r>
      <w:r w:rsidR="00E25618">
        <w:rPr>
          <w:noProof/>
        </w:rPr>
        <w:t>(Nathan et al., 2008; Nathan et al., 2022)</w:t>
      </w:r>
      <w:r w:rsidR="00E25618">
        <w:fldChar w:fldCharType="end"/>
      </w:r>
      <w:commentRangeEnd w:id="14"/>
      <w:r>
        <w:rPr>
          <w:rStyle w:val="CommentReference"/>
        </w:rPr>
        <w:commentReference w:id="14"/>
      </w:r>
      <w:r w:rsidR="00E25618">
        <w:t xml:space="preserve">. The competing demands of </w:t>
      </w:r>
      <w:commentRangeStart w:id="15"/>
      <w:r w:rsidR="00E25618">
        <w:t>nutrition</w:t>
      </w:r>
      <w:commentRangeEnd w:id="15"/>
      <w:r w:rsidR="00E25618">
        <w:rPr>
          <w:rStyle w:val="CommentReference"/>
        </w:rPr>
        <w:commentReference w:id="15"/>
      </w:r>
      <w:r w:rsidR="00E25618">
        <w:t xml:space="preserve">, reproduction, and predator avoidance influence how, where, and when animals </w:t>
      </w:r>
      <w:commentRangeStart w:id="16"/>
      <w:r w:rsidR="00E25618">
        <w:t>mov</w:t>
      </w:r>
      <w:commentRangeStart w:id="17"/>
      <w:r w:rsidR="00E25618">
        <w:t>e</w:t>
      </w:r>
      <w:commentRangeEnd w:id="16"/>
      <w:r w:rsidR="00E25618">
        <w:rPr>
          <w:rStyle w:val="CommentReference"/>
        </w:rPr>
        <w:commentReference w:id="16"/>
      </w:r>
      <w:r w:rsidR="00E25618">
        <w:t xml:space="preserve"> </w:t>
      </w:r>
      <w:r w:rsidR="00E25618">
        <w:fldChar w:fldCharType="begin">
          <w:fldData xml:space="preserve">PEVuZE5vdGU+PENpdGU+PEF1dGhvcj5OYXRoYW48L0F1dGhvcj48WWVhcj4yMDA4PC9ZZWFyPjxS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</w:fldData>
        </w:fldChar>
      </w:r>
      <w:r w:rsidR="00494CE9">
        <w:instrText xml:space="preserve"> ADDIN EN.CITE </w:instrText>
      </w:r>
      <w:r w:rsidR="00494CE9">
        <w:fldChar w:fldCharType="begin">
          <w:fldData xml:space="preserve">PEVuZE5vdGU+PENpdGU+PEF1dGhvcj5OYXRoYW48L0F1dGhvcj48WWVhcj4yMDA4PC9ZZWFyPjxS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</w:fldData>
        </w:fldChar>
      </w:r>
      <w:r w:rsidR="00494CE9">
        <w:instrText xml:space="preserve"> ADDIN EN.CITE.DATA </w:instrText>
      </w:r>
      <w:r w:rsidR="00494CE9">
        <w:fldChar w:fldCharType="end"/>
      </w:r>
      <w:r w:rsidR="00E25618">
        <w:fldChar w:fldCharType="separate"/>
      </w:r>
      <w:r w:rsidR="00494CE9">
        <w:rPr>
          <w:noProof/>
        </w:rPr>
        <w:t>(Nathan et al., 2008; Wooster et al., 2024)</w:t>
      </w:r>
      <w:r w:rsidR="00E25618">
        <w:fldChar w:fldCharType="end"/>
      </w:r>
      <w:commentRangeEnd w:id="17"/>
      <w:r w:rsidR="00E25618">
        <w:rPr>
          <w:rStyle w:val="CommentReference"/>
        </w:rPr>
        <w:commentReference w:id="17"/>
      </w:r>
      <w:r w:rsidR="00E25618">
        <w:t xml:space="preserve">. </w:t>
      </w:r>
      <w:commentRangeStart w:id="18"/>
      <w:commentRangeEnd w:id="18"/>
      <w:r w:rsidR="00E25618">
        <w:rPr>
          <w:rStyle w:val="CommentReference"/>
        </w:rPr>
        <w:commentReference w:id="18"/>
      </w:r>
      <w:r>
        <w:t>By shaping the external environment, disturbance exerts a major influence on movement decisions</w:t>
      </w:r>
      <w:r w:rsidR="00E25618">
        <w:t xml:space="preserve"> </w:t>
      </w:r>
      <w:r w:rsidR="00E25618">
        <w:fldChar w:fldCharType="begin">
          <w:fldData xml:space="preserve">PEVuZE5vdGU+PENpdGU+PEF1dGhvcj5UdWNrZXI8L0F1dGhvcj48WWVhcj4yMDE4PC9ZZWFyPjxS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</w:fldData>
        </w:fldChar>
      </w:r>
      <w:r w:rsidR="004131E4">
        <w:instrText xml:space="preserve"> ADDIN EN.CITE </w:instrText>
      </w:r>
      <w:r w:rsidR="004131E4">
        <w:fldChar w:fldCharType="begin">
          <w:fldData xml:space="preserve">PEVuZE5vdGU+PENpdGU+PEF1dGhvcj5UdWNrZXI8L0F1dGhvcj48WWVhcj4yMDE4PC9ZZWFyPjxS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</w:fldData>
        </w:fldChar>
      </w:r>
      <w:r w:rsidR="004131E4">
        <w:instrText xml:space="preserve"> ADDIN EN.CITE.DATA </w:instrText>
      </w:r>
      <w:r w:rsidR="004131E4">
        <w:fldChar w:fldCharType="end"/>
      </w:r>
      <w:r w:rsidR="00E25618">
        <w:fldChar w:fldCharType="separate"/>
      </w:r>
      <w:r w:rsidR="00E25618">
        <w:rPr>
          <w:noProof/>
        </w:rPr>
        <w:t>(Doherty et al., 2021; Gomez et al., 2025; Tucker et al., 2018)</w:t>
      </w:r>
      <w:r w:rsidR="00E25618">
        <w:fldChar w:fldCharType="end"/>
      </w:r>
      <w:r w:rsidR="00E25618">
        <w:t xml:space="preserve">. </w:t>
      </w:r>
      <w:r>
        <w:t xml:space="preserve">In doing so, disturbance has </w:t>
      </w:r>
      <w:r w:rsidR="00E25618">
        <w:t xml:space="preserve">profound consequences for </w:t>
      </w:r>
      <w:r>
        <w:t>animals</w:t>
      </w:r>
      <w:r w:rsidR="00DD004C">
        <w:t xml:space="preserve"> </w:t>
      </w:r>
      <w:r>
        <w:fldChar w:fldCharType="begin">
          <w:fldData xml:space="preserve">PEVuZE5vdGU+PENpdGU+PEF1dGhvcj5Db3Nncm92ZTwvQXV0aG9yPjxZZWFyPjIwMTg8L1llYXI+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</w:fldData>
        </w:fldChar>
      </w:r>
      <w:r w:rsidR="0012577F">
        <w:instrText xml:space="preserve"> ADDIN EN.CITE </w:instrText>
      </w:r>
      <w:r w:rsidR="0012577F">
        <w:fldChar w:fldCharType="begin">
          <w:fldData xml:space="preserve">PEVuZE5vdGU+PENpdGU+PEF1dGhvcj5Db3Nncm92ZTwvQXV0aG9yPjxZZWFyPjIwMTg8L1llYXI+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</w:fldData>
        </w:fldChar>
      </w:r>
      <w:r w:rsidR="0012577F">
        <w:instrText xml:space="preserve"> ADDIN EN.CITE.DATA </w:instrText>
      </w:r>
      <w:r w:rsidR="0012577F">
        <w:fldChar w:fldCharType="end"/>
      </w:r>
      <w:r>
        <w:fldChar w:fldCharType="separate"/>
      </w:r>
      <w:r w:rsidR="0012577F">
        <w:rPr>
          <w:noProof/>
        </w:rPr>
        <w:t>(Cosgrove et al., 2018; Fahrig, 2007)</w:t>
      </w:r>
      <w:r>
        <w:fldChar w:fldCharType="end"/>
      </w:r>
      <w:r>
        <w:t xml:space="preserve">, including </w:t>
      </w:r>
      <w:r w:rsidR="00E25618">
        <w:t xml:space="preserve">competition </w:t>
      </w:r>
      <w:r w:rsidR="00E25618">
        <w:fldChar w:fldCharType="begin"/>
      </w:r>
      <w:r w:rsidR="004131E4">
        <w:instrText xml:space="preserve"> ADDIN EN.CITE &lt;EndNote&gt;&lt;Cite&gt;&lt;Author&gt;Blakey&lt;/Author&gt;&lt;Year&gt;2022&lt;/Year&gt;&lt;RecNum&gt;165&lt;/RecNum&gt;&lt;DisplayText&gt;(Blakey et al., 2022)&lt;/DisplayText&gt;&lt;record&gt;&lt;rec-number&gt;165&lt;/rec-number&gt;&lt;foreign-keys&gt;&lt;key app="EN" db-id="axpffp0eards98ew20rvpa0tdf0f0svatvst" timestamp="1753755623"&gt;165&lt;/key&gt;&lt;/foreign-keys&gt;&lt;ref-type name="Journal Article"&gt;17&lt;/ref-type&gt;&lt;contributors&gt;&lt;authors&gt;&lt;author&gt;Blakey, Rachel V.&lt;/author&gt;&lt;author&gt;Sikich, Jeff A.&lt;/author&gt;&lt;author&gt;Blumstein, Daniel T.&lt;/author&gt;&lt;author&gt;Riley, Seth P. D.&lt;/author&gt;&lt;/authors&gt;&lt;/contributors&gt;&lt;titles&gt;&lt;title&gt;Mountain lions avoid burned areas and increase risky behavior after wildfire in a fragmented urban landscape&lt;/title&gt;&lt;secondary-title&gt;Current Biology&lt;/secondary-title&gt;&lt;/titles&gt;&lt;pages&gt;4762-4768.e5&lt;/pages&gt;&lt;volume&gt;32&lt;/volume&gt;&lt;number&gt;21&lt;/number&gt;&lt;keywords&gt;&lt;keyword&gt;carnivore&lt;/keyword&gt;&lt;keyword&gt;high severity fire&lt;/keyword&gt;&lt;keyword&gt;megacity&lt;/keyword&gt;&lt;keyword&gt;movement&lt;/keyword&gt;&lt;keyword&gt;Puma concolor&lt;/keyword&gt;&lt;keyword&gt;roads&lt;/keyword&gt;&lt;keyword&gt;trade-off&lt;/keyword&gt;&lt;keyword&gt;urbanization&lt;/keyword&gt;&lt;/keywords&gt;&lt;dates&gt;&lt;year&gt;2022&lt;/year&gt;&lt;pub-dates&gt;&lt;date&gt;2022/11/07/&lt;/date&gt;&lt;/pub-dates&gt;&lt;/dates&gt;&lt;isbn&gt;0960-9822&lt;/isbn&gt;&lt;urls&gt;&lt;related-urls&gt;&lt;url&gt;https://www.sciencedirect.com/science/article/pii/S0960982222014762&lt;/url&gt;&lt;/related-urls&gt;&lt;/urls&gt;&lt;electronic-resource-num&gt;10.1016/j.cub.2022.08.082&lt;/electronic-resource-num&gt;&lt;/record&gt;&lt;/Cite&gt;&lt;/EndNote&gt;</w:instrText>
      </w:r>
      <w:r w:rsidR="00E25618">
        <w:fldChar w:fldCharType="separate"/>
      </w:r>
      <w:r w:rsidR="00E25618">
        <w:rPr>
          <w:noProof/>
        </w:rPr>
        <w:t>(Blakey et al., 2022)</w:t>
      </w:r>
      <w:r w:rsidR="00E25618">
        <w:fldChar w:fldCharType="end"/>
      </w:r>
      <w:r w:rsidR="00E25618">
        <w:t xml:space="preserve">, energy expenditure </w:t>
      </w:r>
      <w:r w:rsidR="00E25618">
        <w:fldChar w:fldCharType="begin"/>
      </w:r>
      <w:r w:rsidR="004131E4">
        <w:instrText xml:space="preserve"> ADDIN EN.CITE &lt;EndNote&gt;&lt;Cite&gt;&lt;Author&gt;Pettett&lt;/Author&gt;&lt;Year&gt;2017&lt;/Year&gt;&lt;RecNum&gt;181&lt;/RecNum&gt;&lt;DisplayText&gt;(Pettett et al., 2017)&lt;/DisplayText&gt;&lt;record&gt;&lt;rec-number&gt;181&lt;/rec-number&gt;&lt;foreign-keys&gt;&lt;key app="EN" db-id="axpffp0eards98ew20rvpa0tdf0f0svatvst" timestamp="1753845625"&gt;181&lt;/key&gt;&lt;/foreign-keys&gt;&lt;ref-type name="Journal Article"&gt;17&lt;/ref-type&gt;&lt;contributors&gt;&lt;authors&gt;&lt;author&gt;Pettett, Carly E.&lt;/author&gt;&lt;author&gt;Johnson, Paul J.&lt;/author&gt;&lt;author&gt;Moorhouse, Tom P.&lt;/author&gt;&lt;author&gt;Hambly, Catherine&lt;/author&gt;&lt;author&gt;Speakman, John R.&lt;/author&gt;&lt;author&gt;Macdonald, David W.&lt;/author&gt;&lt;/authors&gt;&lt;/contributors&gt;&lt;titles&gt;&lt;title&gt;Daily energy expenditure in the face of predation: Hedgehog energetics in rural landscapes&lt;/title&gt;&lt;secondary-title&gt;Journal of Experimental Biology&lt;/secondary-title&gt;&lt;/titles&gt;&lt;pages&gt;460-468&lt;/pages&gt;&lt;volume&gt;220&lt;/volume&gt;&lt;number&gt;3&lt;/number&gt;&lt;dates&gt;&lt;year&gt;2017&lt;/year&gt;&lt;/dates&gt;&lt;isbn&gt;0022-0949&lt;/isbn&gt;&lt;urls&gt;&lt;related-urls&gt;&lt;url&gt;https://doi.org/10.1242/jeb.150359&lt;/url&gt;&lt;/related-urls&gt;&lt;/urls&gt;&lt;electronic-resource-num&gt;10.1242/jeb.150359&lt;/electronic-resource-num&gt;&lt;access-date&gt;7/30/2025&lt;/access-date&gt;&lt;/record&gt;&lt;/Cite&gt;&lt;/EndNote&gt;</w:instrText>
      </w:r>
      <w:r w:rsidR="00E25618">
        <w:fldChar w:fldCharType="separate"/>
      </w:r>
      <w:r w:rsidR="00E25618">
        <w:rPr>
          <w:noProof/>
        </w:rPr>
        <w:t>(Pettett et al., 2017)</w:t>
      </w:r>
      <w:r w:rsidR="00E25618">
        <w:fldChar w:fldCharType="end"/>
      </w:r>
      <w:r w:rsidR="00556A4E">
        <w:t>,</w:t>
      </w:r>
      <w:r w:rsidR="00E25618">
        <w:t xml:space="preserve"> foraging success </w:t>
      </w:r>
      <w:r w:rsidR="00E25618">
        <w:fldChar w:fldCharType="begin"/>
      </w:r>
      <w:r w:rsidR="004131E4">
        <w:instrText xml:space="preserve"> ADDIN EN.CITE &lt;EndNote&gt;&lt;Cite&gt;&lt;Author&gt;Hinam&lt;/Author&gt;&lt;Year&gt;2008&lt;/Year&gt;&lt;RecNum&gt;184&lt;/RecNum&gt;&lt;DisplayText&gt;(Hinam &amp;amp; St. Clair, 2008)&lt;/DisplayText&gt;&lt;record&gt;&lt;rec-number&gt;184&lt;/rec-number&gt;&lt;foreign-keys&gt;&lt;key app="EN" db-id="axpffp0eards98ew20rvpa0tdf0f0svatvst" timestamp="1753848171"&gt;184&lt;/key&gt;&lt;/foreign-keys&gt;&lt;ref-type name="Journal Article"&gt;17&lt;/ref-type&gt;&lt;contributors&gt;&lt;authors&gt;&lt;author&gt;Hinam, Heather&lt;/author&gt;&lt;author&gt;St. Clair, Colleen&lt;/author&gt;&lt;/authors&gt;&lt;/contributors&gt;&lt;titles&gt;&lt;title&gt;High levels of habitat loss and fragmentation limit reproductive success by reducing home range size and provisioning rates of northern saw-whet owls&lt;/title&gt;&lt;secondary-title&gt;Biological Conservation&lt;/secondary-title&gt;&lt;/titles&gt;&lt;pages&gt;524-535&lt;/pages&gt;&lt;volume&gt;141&lt;/volume&gt;&lt;dates&gt;&lt;year&gt;2008&lt;/year&gt;&lt;pub-dates&gt;&lt;date&gt;02/01&lt;/date&gt;&lt;/pub-dates&gt;&lt;/dates&gt;&lt;urls&gt;&lt;/urls&gt;&lt;electronic-resource-num&gt;10.1016/j.biocon.2007.11.011&lt;/electronic-resource-num&gt;&lt;/record&gt;&lt;/Cite&gt;&lt;/EndNote&gt;</w:instrText>
      </w:r>
      <w:r w:rsidR="00E25618">
        <w:fldChar w:fldCharType="separate"/>
      </w:r>
      <w:r w:rsidR="00E25618">
        <w:rPr>
          <w:noProof/>
        </w:rPr>
        <w:t>(Hinam &amp; St. Clair, 2008)</w:t>
      </w:r>
      <w:r w:rsidR="00E25618">
        <w:fldChar w:fldCharType="end"/>
      </w:r>
      <w:r w:rsidR="00556A4E">
        <w:t xml:space="preserve"> and ultimately survival</w:t>
      </w:r>
      <w:r w:rsidR="002803C4">
        <w:t xml:space="preserve"> </w:t>
      </w:r>
      <w:r w:rsidR="002803C4">
        <w:fldChar w:fldCharType="begin"/>
      </w:r>
      <w:r w:rsidR="002803C4">
        <w:instrText xml:space="preserve"> ADDIN EN.CITE &lt;EndNote&gt;&lt;Cite&gt;&lt;Author&gt;Dudley&lt;/Author&gt;&lt;Year&gt;2022&lt;/Year&gt;&lt;RecNum&gt;727&lt;/RecNum&gt;&lt;DisplayText&gt;(Dudley et al., 2022)&lt;/DisplayText&gt;&lt;record&gt;&lt;rec-number&gt;727&lt;/rec-number&gt;&lt;foreign-keys&gt;&lt;key app="EN" db-id="axpffp0eards98ew20rvpa0tdf0f0svatvst" timestamp="1761705004"&gt;727&lt;/key&gt;&lt;/foreign-keys&gt;&lt;ref-type name="Journal Article"&gt;17&lt;/ref-type&gt;&lt;contributors&gt;&lt;authors&gt;&lt;author&gt;Dudley, Ian F.&lt;/author&gt;&lt;author&gt;Coates, Peter S.&lt;/author&gt;&lt;author&gt;Prochazka, Brian G.&lt;/author&gt;&lt;author&gt;Davis, Dawn M.&lt;/author&gt;&lt;author&gt;Gardner, Scott C.&lt;/author&gt;&lt;author&gt;Delehanty, David J.&lt;/author&gt;&lt;/authors&gt;&lt;/contributors&gt;&lt;titles&gt;&lt;title&gt;Maladaptive nest-site selection and reduced nest survival in female sage-grouse following wildfire&lt;/title&gt;&lt;secondary-title&gt;Ecosphere&lt;/secondary-title&gt;&lt;/titles&gt;&lt;pages&gt;e4282&lt;/pages&gt;&lt;volume&gt;13&lt;/volume&gt;&lt;number&gt;12&lt;/number&gt;&lt;keywords&gt;&lt;keyword&gt;before–after–control–impact&lt;/keyword&gt;&lt;keyword&gt;Centrocercus urophasianus&lt;/keyword&gt;&lt;keyword&gt;habitat selection&lt;/keyword&gt;&lt;keyword&gt;nest survival&lt;/keyword&gt;&lt;keyword&gt;sagebrush&lt;/keyword&gt;&lt;keyword&gt;wildfire&lt;/keyword&gt;&lt;/keywords&gt;&lt;dates&gt;&lt;year&gt;2022&lt;/year&gt;&lt;pub-dates&gt;&lt;date&gt;2022/12/01&lt;/date&gt;&lt;/pub-dates&gt;&lt;/dates&gt;&lt;publisher&gt;John Wiley &amp;amp; Sons, Ltd&lt;/publisher&gt;&lt;isbn&gt;2150-8925&lt;/isbn&gt;&lt;urls&gt;&lt;related-urls&gt;&lt;url&gt;https://doi.org/10.1002/ecs2.4282&lt;/url&gt;&lt;/related-urls&gt;&lt;/urls&gt;&lt;electronic-resource-num&gt;10.1002/ecs2.4282&lt;/electronic-resource-num&gt;&lt;access-date&gt;2025/10/28&lt;/access-date&gt;&lt;/record&gt;&lt;/Cite&gt;&lt;/EndNote&gt;</w:instrText>
      </w:r>
      <w:r w:rsidR="002803C4">
        <w:fldChar w:fldCharType="separate"/>
      </w:r>
      <w:r w:rsidR="002803C4">
        <w:rPr>
          <w:noProof/>
        </w:rPr>
        <w:t>(Dudley et al., 2022)</w:t>
      </w:r>
      <w:r w:rsidR="002803C4">
        <w:fldChar w:fldCharType="end"/>
      </w:r>
      <w:r w:rsidR="00E25618">
        <w:t xml:space="preserve">. </w:t>
      </w:r>
      <w:r>
        <w:t>These effects</w:t>
      </w:r>
      <w:r w:rsidR="00E25618">
        <w:t xml:space="preserve"> can scale up through space and time </w:t>
      </w:r>
      <w:r>
        <w:t xml:space="preserve">to drive population dynamics </w:t>
      </w:r>
      <w:r w:rsidR="00E25618">
        <w:fldChar w:fldCharType="begin">
          <w:fldData xml:space="preserve">PEVuZE5vdGU+PENpdGU+PEF1dGhvcj5Db3Nncm92ZTwvQXV0aG9yPjxZZWFyPjIwMTg8L1llYXI+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</w:fldData>
        </w:fldChar>
      </w:r>
      <w:r w:rsidR="004131E4">
        <w:instrText xml:space="preserve"> ADDIN EN.CITE </w:instrText>
      </w:r>
      <w:r w:rsidR="004131E4">
        <w:fldChar w:fldCharType="begin">
          <w:fldData xml:space="preserve">PEVuZE5vdGU+PENpdGU+PEF1dGhvcj5Db3Nncm92ZTwvQXV0aG9yPjxZZWFyPjIwMTg8L1llYXI+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</w:fldData>
        </w:fldChar>
      </w:r>
      <w:r w:rsidR="004131E4">
        <w:instrText xml:space="preserve"> ADDIN EN.CITE.DATA </w:instrText>
      </w:r>
      <w:r w:rsidR="004131E4">
        <w:fldChar w:fldCharType="end"/>
      </w:r>
      <w:r w:rsidR="00E25618">
        <w:fldChar w:fldCharType="separate"/>
      </w:r>
      <w:r w:rsidR="00E25618">
        <w:rPr>
          <w:noProof/>
        </w:rPr>
        <w:t>(Cosgrove et al., 2018; Gomez et al., 2025; Templeton et al., 2007)</w:t>
      </w:r>
      <w:r w:rsidR="00E25618">
        <w:fldChar w:fldCharType="end"/>
      </w:r>
      <w:r w:rsidR="00E25618">
        <w:t>.</w:t>
      </w:r>
    </w:p>
    <w:p w14:paraId="68555BFF" w14:textId="39133568" w:rsidR="00060AE8" w:rsidRDefault="003C263F" w:rsidP="00294A0A">
      <w:commentRangeStart w:id="19"/>
      <w:r w:rsidRPr="003C263F">
        <w:t xml:space="preserve">Fire </w:t>
      </w:r>
      <w:commentRangeEnd w:id="19"/>
      <w:r w:rsidR="00AB7361">
        <w:rPr>
          <w:rStyle w:val="CommentReference"/>
        </w:rPr>
        <w:commentReference w:id="19"/>
      </w:r>
      <w:r w:rsidRPr="003C263F">
        <w:t xml:space="preserve">triggers a variety of animal movements </w:t>
      </w:r>
      <w:r w:rsidR="00B9330C">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B9330C">
        <w:instrText xml:space="preserve"> ADDIN EN.CITE </w:instrText>
      </w:r>
      <w:r w:rsidR="00B9330C">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B9330C">
        <w:instrText xml:space="preserve"> ADDIN EN.CITE.DATA </w:instrText>
      </w:r>
      <w:r w:rsidR="00B9330C">
        <w:fldChar w:fldCharType="end"/>
      </w:r>
      <w:r w:rsidR="00B9330C">
        <w:fldChar w:fldCharType="separate"/>
      </w:r>
      <w:r w:rsidR="00B9330C">
        <w:rPr>
          <w:noProof/>
        </w:rPr>
        <w:t>(Nimmo et al., 2019)</w:t>
      </w:r>
      <w:r w:rsidR="00B9330C">
        <w:fldChar w:fldCharType="end"/>
      </w:r>
      <w:r w:rsidRPr="003C263F">
        <w:t>. In the short term</w:t>
      </w:r>
      <w:r w:rsidR="00853A4F">
        <w:t xml:space="preserve">, </w:t>
      </w:r>
      <w:r w:rsidRPr="003C263F">
        <w:t>ranging from the hours during a fire to the days immediately after</w:t>
      </w:r>
      <w:r w:rsidR="00853A4F">
        <w:t xml:space="preserve">, </w:t>
      </w:r>
      <w:r w:rsidRPr="003C263F">
        <w:t xml:space="preserve">animals may move to escape </w:t>
      </w:r>
      <w:commentRangeStart w:id="20"/>
      <w:commentRangeStart w:id="21"/>
      <w:r w:rsidR="006E0B8D">
        <w:t>fire</w:t>
      </w:r>
      <w:r w:rsidR="005C63FC">
        <w:t xml:space="preserve"> and leave the burnt area</w:t>
      </w:r>
      <w:r w:rsidR="006E0B8D">
        <w:t xml:space="preserve"> </w:t>
      </w:r>
      <w:commentRangeEnd w:id="20"/>
      <w:r w:rsidR="006E0B8D">
        <w:rPr>
          <w:rStyle w:val="CommentReference"/>
        </w:rPr>
        <w:commentReference w:id="20"/>
      </w:r>
      <w:commentRangeEnd w:id="21"/>
      <w:r w:rsidR="006E0B8D">
        <w:rPr>
          <w:rStyle w:val="CommentReference"/>
        </w:rPr>
        <w:commentReference w:id="21"/>
      </w:r>
      <w:r w:rsidR="00242868">
        <w:fldChar w:fldCharType="begin">
          <w:fldData xml:space="preserve">PEVuZE5vdGU+PENpdGU+PEF1dGhvcj5OaW1tbzwvQXV0aG9yPjxZZWFyPjIwMjE8L1llYXI+PFJl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</w:fldData>
        </w:fldChar>
      </w:r>
      <w:r w:rsidR="00BF0CD8">
        <w:instrText xml:space="preserve"> ADDIN EN.CITE </w:instrText>
      </w:r>
      <w:r w:rsidR="00BF0CD8">
        <w:fldChar w:fldCharType="begin">
          <w:fldData xml:space="preserve">PEVuZE5vdGU+PENpdGU+PEF1dGhvcj5OaW1tbzwvQXV0aG9yPjxZZWFyPjIwMjE8L1llYXI+PFJl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</w:fldData>
        </w:fldChar>
      </w:r>
      <w:r w:rsidR="00BF0CD8">
        <w:instrText xml:space="preserve"> ADDIN EN.CITE.DATA </w:instrText>
      </w:r>
      <w:r w:rsidR="00BF0CD8">
        <w:fldChar w:fldCharType="end"/>
      </w:r>
      <w:r w:rsidR="00242868">
        <w:fldChar w:fldCharType="separate"/>
      </w:r>
      <w:r w:rsidR="00BF0CD8">
        <w:rPr>
          <w:noProof/>
        </w:rPr>
        <w:t>(Morollón et al., 2022; Nimmo et al., 2021)</w:t>
      </w:r>
      <w:r w:rsidR="00242868">
        <w:fldChar w:fldCharType="end"/>
      </w:r>
      <w:r w:rsidR="0017246B">
        <w:t>,</w:t>
      </w:r>
      <w:r w:rsidR="00242868">
        <w:t xml:space="preserve"> </w:t>
      </w:r>
      <w:r w:rsidRPr="003C263F">
        <w:t xml:space="preserve">or to quickly exploit new opportunities </w:t>
      </w:r>
      <w:r w:rsidR="006E0B8D">
        <w:t>in the wake of a fire</w:t>
      </w:r>
      <w:r w:rsidRPr="003C263F">
        <w:t xml:space="preserve"> </w:t>
      </w:r>
      <w:r w:rsidR="00242868">
        <w:fldChar w:fldCharType="begin">
          <w:fldData xml:space="preserve">PEVuZE5vdGU+PENpdGU+PEF1dGhvcj5NY0dyZWdvcjwvQXV0aG9yPjxZZWFyPjIwMTY8L1llYXI+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</w:fldData>
        </w:fldChar>
      </w:r>
      <w:r w:rsidR="004340AB">
        <w:instrText xml:space="preserve"> ADDIN EN.CITE </w:instrText>
      </w:r>
      <w:r w:rsidR="004340AB">
        <w:fldChar w:fldCharType="begin">
          <w:fldData xml:space="preserve">PEVuZE5vdGU+PENpdGU+PEF1dGhvcj5NY0dyZWdvcjwvQXV0aG9yPjxZZWFyPjIwMTY8L1llYXI+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</w:fldData>
        </w:fldChar>
      </w:r>
      <w:r w:rsidR="004340AB">
        <w:instrText xml:space="preserve"> ADDIN EN.CITE.DATA </w:instrText>
      </w:r>
      <w:r w:rsidR="004340AB">
        <w:fldChar w:fldCharType="end"/>
      </w:r>
      <w:r w:rsidR="00242868">
        <w:fldChar w:fldCharType="separate"/>
      </w:r>
      <w:r w:rsidR="004340AB">
        <w:rPr>
          <w:noProof/>
        </w:rPr>
        <w:t>(Hovick et al., 2017; McGregor et al., 2016b)</w:t>
      </w:r>
      <w:r w:rsidR="00242868">
        <w:fldChar w:fldCharType="end"/>
      </w:r>
      <w:r w:rsidRPr="003C263F">
        <w:t>.</w:t>
      </w:r>
      <w:commentRangeStart w:id="22"/>
      <w:r w:rsidRPr="003C263F">
        <w:t xml:space="preserve"> </w:t>
      </w:r>
      <w:commentRangeEnd w:id="22"/>
      <w:r w:rsidR="00A54667">
        <w:rPr>
          <w:rStyle w:val="CommentReference"/>
        </w:rPr>
        <w:commentReference w:id="22"/>
      </w:r>
      <w:r w:rsidR="007A4DBB">
        <w:t xml:space="preserve">For </w:t>
      </w:r>
      <w:r w:rsidR="007A4DBB">
        <w:lastRenderedPageBreak/>
        <w:t>in</w:t>
      </w:r>
      <w:r w:rsidR="00BF0CD8">
        <w:t>stance,</w:t>
      </w:r>
      <w:r w:rsidR="002B240F">
        <w:t xml:space="preserve"> following ignition of a wildfire within its usual territory</w:t>
      </w:r>
      <w:r w:rsidR="00946EB9">
        <w:t xml:space="preserve"> in eastern Spain</w:t>
      </w:r>
      <w:r w:rsidR="002B240F">
        <w:t>,</w:t>
      </w:r>
      <w:r w:rsidR="00BF0CD8">
        <w:t xml:space="preserve"> </w:t>
      </w:r>
      <w:r w:rsidR="0045668E">
        <w:t xml:space="preserve">a </w:t>
      </w:r>
      <w:r w:rsidR="007C03F7">
        <w:t>GPS</w:t>
      </w:r>
      <w:r w:rsidR="00145D6F">
        <w:t xml:space="preserve">-tracked </w:t>
      </w:r>
      <w:r w:rsidR="0045668E">
        <w:t xml:space="preserve">male </w:t>
      </w:r>
      <w:r w:rsidR="00FF235B">
        <w:t>Bonelli’s eagle (</w:t>
      </w:r>
      <w:r w:rsidR="00FF235B">
        <w:rPr>
          <w:i/>
          <w:iCs/>
        </w:rPr>
        <w:t xml:space="preserve">Aquila </w:t>
      </w:r>
      <w:proofErr w:type="spellStart"/>
      <w:r w:rsidR="00FF235B">
        <w:rPr>
          <w:i/>
          <w:iCs/>
        </w:rPr>
        <w:t>fas</w:t>
      </w:r>
      <w:r w:rsidR="00EA4F27">
        <w:rPr>
          <w:i/>
          <w:iCs/>
        </w:rPr>
        <w:t>ciata</w:t>
      </w:r>
      <w:proofErr w:type="spellEnd"/>
      <w:r w:rsidR="00EA4F27">
        <w:t xml:space="preserve">) </w:t>
      </w:r>
      <w:r w:rsidR="004B03BD">
        <w:t xml:space="preserve">was observed flying </w:t>
      </w:r>
      <w:r w:rsidR="00EE284A">
        <w:t>6 km</w:t>
      </w:r>
      <w:r w:rsidR="00774F3E">
        <w:t xml:space="preserve"> </w:t>
      </w:r>
      <w:r w:rsidR="00546479">
        <w:t>in</w:t>
      </w:r>
      <w:r w:rsidR="002B240F">
        <w:t xml:space="preserve"> the</w:t>
      </w:r>
      <w:r w:rsidR="007C03F7">
        <w:t xml:space="preserve"> </w:t>
      </w:r>
      <w:r w:rsidR="00546479">
        <w:t>2 hours</w:t>
      </w:r>
      <w:r w:rsidR="002B240F">
        <w:t xml:space="preserve"> immediately after ignition</w:t>
      </w:r>
      <w:r w:rsidR="00774F3E">
        <w:t xml:space="preserve">, before returning </w:t>
      </w:r>
      <w:r w:rsidR="00B0323D">
        <w:t>to the fire perimeter</w:t>
      </w:r>
      <w:r w:rsidR="00946EB9">
        <w:t xml:space="preserve"> and core territory </w:t>
      </w:r>
      <w:r w:rsidR="00C46238">
        <w:t>within 5 days</w:t>
      </w:r>
      <w:r w:rsidR="00A93EED">
        <w:t xml:space="preserve"> </w:t>
      </w:r>
      <w:r w:rsidR="00A93EED">
        <w:fldChar w:fldCharType="begin"/>
      </w:r>
      <w:r w:rsidR="00A93EED">
        <w:instrText xml:space="preserve"> ADDIN EN.CITE &lt;EndNote&gt;&lt;Cite&gt;&lt;Author&gt;Morollón&lt;/Author&gt;&lt;Year&gt;2022&lt;/Year&gt;&lt;RecNum&gt;302&lt;/RecNum&gt;&lt;DisplayText&gt;(Morollón et al., 2022)&lt;/DisplayText&gt;&lt;record&gt;&lt;rec-number&gt;302&lt;/rec-number&gt;&lt;foreign-keys&gt;&lt;key app="EN" db-id="axpffp0eards98ew20rvpa0tdf0f0svatvst" timestamp="1756076181"&gt;302&lt;/key&gt;&lt;/foreign-keys&gt;&lt;ref-type name="Journal Article"&gt;17&lt;/ref-type&gt;&lt;contributors&gt;&lt;authors&gt;&lt;author&gt;Morollón, S.&lt;/author&gt;&lt;author&gt;Pausas, J. G.&lt;/author&gt;&lt;author&gt;Urios, V.&lt;/author&gt;&lt;author&gt;López-López, P.&lt;/author&gt;&lt;/authors&gt;&lt;/contributors&gt;&lt;titles&gt;&lt;title&gt;Wildfire response of GPS-tracked Bonelli&amp;apos;s eagles in eastern Spain&lt;/title&gt;&lt;secondary-title&gt;International Journal of Wildland Fire&lt;/secondary-title&gt;&lt;/titles&gt;&lt;periodical&gt;&lt;full-title&gt;International Journal of Wildland Fire&lt;/full-title&gt;&lt;abbr-1&gt;Int. J. Wildland Fire&lt;/abbr-1&gt;&lt;abbr-2&gt;Int J Wildland Fire&lt;/abbr-2&gt;&lt;/periodical&gt;&lt;pages&gt;901-908&lt;/pages&gt;&lt;volume&gt;31&lt;/volume&gt;&lt;number&gt;9&lt;/number&gt;&lt;dates&gt;&lt;year&gt;2022&lt;/year&gt;&lt;/dates&gt;&lt;urls&gt;&lt;/urls&gt;&lt;electronic-resource-num&gt;10.1071/WF22018&lt;/electronic-resource-num&gt;&lt;/record&gt;&lt;/Cite&gt;&lt;/EndNote&gt;</w:instrText>
      </w:r>
      <w:r w:rsidR="00A93EED">
        <w:fldChar w:fldCharType="separate"/>
      </w:r>
      <w:r w:rsidR="00A93EED">
        <w:rPr>
          <w:noProof/>
        </w:rPr>
        <w:t>(Morollón et al., 2022)</w:t>
      </w:r>
      <w:r w:rsidR="00A93EED">
        <w:fldChar w:fldCharType="end"/>
      </w:r>
      <w:r w:rsidR="00A93EED">
        <w:t>.</w:t>
      </w:r>
      <w:r w:rsidR="007C03F7">
        <w:t xml:space="preserve"> </w:t>
      </w:r>
      <w:r w:rsidR="00DC79C9">
        <w:t xml:space="preserve">In </w:t>
      </w:r>
      <w:r w:rsidR="00E8362E">
        <w:t>northern Australian sava</w:t>
      </w:r>
      <w:r w:rsidR="00A52CC9">
        <w:t>nnahs, feral cats (</w:t>
      </w:r>
      <w:r w:rsidR="00A52CC9">
        <w:rPr>
          <w:i/>
          <w:iCs/>
        </w:rPr>
        <w:t xml:space="preserve">Felis </w:t>
      </w:r>
      <w:r w:rsidR="00A52CC9" w:rsidRPr="00614768">
        <w:rPr>
          <w:i/>
          <w:iCs/>
        </w:rPr>
        <w:t>catus</w:t>
      </w:r>
      <w:r w:rsidR="00A52CC9">
        <w:t xml:space="preserve">) </w:t>
      </w:r>
      <w:r w:rsidR="003D102C">
        <w:t xml:space="preserve">make </w:t>
      </w:r>
      <w:r w:rsidR="00785697">
        <w:t>long distance, extraterritorial movements to</w:t>
      </w:r>
      <w:r w:rsidR="00A817AD">
        <w:t xml:space="preserve"> hunt within</w:t>
      </w:r>
      <w:r w:rsidR="00785697">
        <w:t xml:space="preserve"> </w:t>
      </w:r>
      <w:r w:rsidR="00E17816">
        <w:t>intensely burnt</w:t>
      </w:r>
      <w:r w:rsidR="002E02F0">
        <w:t xml:space="preserve"> recent</w:t>
      </w:r>
      <w:r w:rsidR="00E17816">
        <w:t xml:space="preserve"> fire</w:t>
      </w:r>
      <w:r w:rsidR="00785697">
        <w:t xml:space="preserve"> scars up to 12.5 km </w:t>
      </w:r>
      <w:r w:rsidR="0067082B">
        <w:t xml:space="preserve">from usual home </w:t>
      </w:r>
      <w:commentRangeStart w:id="23"/>
      <w:r w:rsidR="0067082B">
        <w:t xml:space="preserve">ranges </w:t>
      </w:r>
      <w:commentRangeEnd w:id="23"/>
      <w:r w:rsidR="00CF1F94">
        <w:rPr>
          <w:rStyle w:val="CommentReference"/>
        </w:rPr>
        <w:commentReference w:id="23"/>
      </w:r>
      <w:r w:rsidR="00A817AD">
        <w:fldChar w:fldCharType="begin"/>
      </w:r>
      <w:r w:rsidR="004340AB">
        <w:instrText xml:space="preserve"> ADDIN EN.CITE &lt;EndNote&gt;&lt;Cite&gt;&lt;Author&gt;McGregor&lt;/Author&gt;&lt;Year&gt;2016&lt;/Year&gt;&lt;RecNum&gt;9&lt;/RecNum&gt;&lt;DisplayText&gt;(McGregor et al., 2016b)&lt;/DisplayText&gt;&lt;record&gt;&lt;rec-number&gt;9&lt;/rec-number&gt;&lt;foreign-keys&gt;&lt;key app="EN" db-id="axpffp0eards98ew20rvpa0tdf0f0svatvst" timestamp="1714913884"&gt;9&lt;/key&gt;&lt;/foreign-keys&gt;&lt;ref-type name="Journal Article"&gt;17&lt;/ref-type&gt;&lt;contributors&gt;&lt;authors&gt;&lt;author&gt;McGregor, Hugh W.&lt;/author&gt;&lt;author&gt;Legge, Sarah&lt;/author&gt;&lt;author&gt;Jones, Menna E.&lt;/author&gt;&lt;author&gt;Johnson, Christopher N.&lt;/author&gt;&lt;/authors&gt;&lt;/contributors&gt;&lt;titles&gt;&lt;title&gt;Extraterritorial hunting expeditions to intense fire scars by feral cats&lt;/title&gt;&lt;secondary-title&gt;Scientific Reports&lt;/secondary-title&gt;&lt;/titles&gt;&lt;pages&gt;22559&lt;/pages&gt;&lt;volume&gt;6&lt;/volume&gt;&lt;number&gt;1&lt;/number&gt;&lt;dates&gt;&lt;year&gt;2016&lt;/year&gt;&lt;pub-dates&gt;&lt;date&gt;2016/03/02&lt;/date&gt;&lt;/pub-dates&gt;&lt;/dates&gt;&lt;isbn&gt;2045-2322&lt;/isbn&gt;&lt;urls&gt;&lt;related-urls&gt;&lt;url&gt;https://doi.org/10.1038/srep22559&lt;/url&gt;&lt;/related-urls&gt;&lt;/urls&gt;&lt;electronic-resource-num&gt;10.1038/srep22559&lt;/electronic-resource-num&gt;&lt;/record&gt;&lt;/Cite&gt;&lt;/EndNote&gt;</w:instrText>
      </w:r>
      <w:r w:rsidR="00A817AD">
        <w:fldChar w:fldCharType="separate"/>
      </w:r>
      <w:r w:rsidR="004340AB">
        <w:rPr>
          <w:noProof/>
        </w:rPr>
        <w:t>(McGregor et al., 2016b)</w:t>
      </w:r>
      <w:r w:rsidR="00A817AD">
        <w:fldChar w:fldCharType="end"/>
      </w:r>
      <w:r w:rsidR="0067082B">
        <w:t>.</w:t>
      </w:r>
      <w:r w:rsidR="007A66A3">
        <w:t xml:space="preserve"> </w:t>
      </w:r>
      <w:r w:rsidRPr="00A52CC9">
        <w:t>When</w:t>
      </w:r>
      <w:r>
        <w:t xml:space="preserve"> the availability of resources is reduced after fire, movements</w:t>
      </w:r>
      <w:r w:rsidR="00A86AE1">
        <w:t>, including</w:t>
      </w:r>
      <w:r w:rsidR="00B9330C">
        <w:t xml:space="preserve"> </w:t>
      </w:r>
      <w:r>
        <w:t>distance travelled</w:t>
      </w:r>
      <w:r w:rsidR="00650413">
        <w:t xml:space="preserve"> and</w:t>
      </w:r>
      <w:r>
        <w:t xml:space="preserve"> home range </w:t>
      </w:r>
      <w:commentRangeStart w:id="24"/>
      <w:r>
        <w:t>size</w:t>
      </w:r>
      <w:commentRangeEnd w:id="24"/>
      <w:r w:rsidR="0017246B">
        <w:rPr>
          <w:rStyle w:val="CommentReference"/>
        </w:rPr>
        <w:commentReference w:id="24"/>
      </w:r>
      <w:r w:rsidR="00650413">
        <w:t>,</w:t>
      </w:r>
      <w:r>
        <w:t xml:space="preserve"> can increase as animals </w:t>
      </w:r>
      <w:r w:rsidR="005C63FC">
        <w:t xml:space="preserve">move </w:t>
      </w:r>
      <w:r>
        <w:t xml:space="preserve">further to meet their </w:t>
      </w:r>
      <w:r w:rsidR="00650413">
        <w:t xml:space="preserve">ecological </w:t>
      </w:r>
      <w:r>
        <w:t xml:space="preserve">requirements </w:t>
      </w:r>
      <w:r>
        <w:fldChar w:fldCharType="begin"/>
      </w:r>
      <w:r w:rsidR="005D599E">
        <w:instrText xml:space="preserve"> ADDIN EN.CITE &lt;EndNote&gt;&lt;Cite&gt;&lt;Author&gt;Blakey&lt;/Author&gt;&lt;Year&gt;2022&lt;/Year&gt;&lt;RecNum&gt;165&lt;/RecNum&gt;&lt;DisplayText&gt;(Blakey et al., 2022)&lt;/DisplayText&gt;&lt;record&gt;&lt;rec-number&gt;165&lt;/rec-number&gt;&lt;foreign-keys&gt;&lt;key app="EN" db-id="axpffp0eards98ew20rvpa0tdf0f0svatvst" timestamp="1753755623"&gt;165&lt;/key&gt;&lt;/foreign-keys&gt;&lt;ref-type name="Journal Article"&gt;17&lt;/ref-type&gt;&lt;contributors&gt;&lt;authors&gt;&lt;author&gt;Blakey, Rachel V.&lt;/author&gt;&lt;author&gt;Sikich, Jeff A.&lt;/author&gt;&lt;author&gt;Blumstein, Daniel T.&lt;/author&gt;&lt;author&gt;Riley, Seth P. D.&lt;/author&gt;&lt;/authors&gt;&lt;/contributors&gt;&lt;titles&gt;&lt;title&gt;Mountain lions avoid burned areas and increase risky behavior after wildfire in a fragmented urban landscape&lt;/title&gt;&lt;secondary-title&gt;Current Biology&lt;/secondary-title&gt;&lt;/titles&gt;&lt;pages&gt;4762-4768.e5&lt;/pages&gt;&lt;volume&gt;32&lt;/volume&gt;&lt;number&gt;21&lt;/number&gt;&lt;keywords&gt;&lt;keyword&gt;carnivore&lt;/keyword&gt;&lt;keyword&gt;high severity fire&lt;/keyword&gt;&lt;keyword&gt;megacity&lt;/keyword&gt;&lt;keyword&gt;movement&lt;/keyword&gt;&lt;keyword&gt;Puma concolor&lt;/keyword&gt;&lt;keyword&gt;roads&lt;/keyword&gt;&lt;keyword&gt;trade-off&lt;/keyword&gt;&lt;keyword&gt;urbanization&lt;/keyword&gt;&lt;/keywords&gt;&lt;dates&gt;&lt;year&gt;2022&lt;/year&gt;&lt;pub-dates&gt;&lt;date&gt;2022/11/07/&lt;/date&gt;&lt;/pub-dates&gt;&lt;/dates&gt;&lt;isbn&gt;0960-9822&lt;/isbn&gt;&lt;urls&gt;&lt;related-urls&gt;&lt;url&gt;https://www.sciencedirect.com/science/article/pii/S0960982222014762&lt;/url&gt;&lt;/related-urls&gt;&lt;/urls&gt;&lt;electronic-resource-num&gt;10.1016/j.cub.2022.08.082&lt;/electronic-resource-num&gt;&lt;/record&gt;&lt;/Cite&gt;&lt;/EndNote&gt;</w:instrText>
      </w:r>
      <w:r>
        <w:fldChar w:fldCharType="separate"/>
      </w:r>
      <w:r w:rsidR="005D599E">
        <w:rPr>
          <w:noProof/>
        </w:rPr>
        <w:t>(Blakey et al., 2022)</w:t>
      </w:r>
      <w:r>
        <w:fldChar w:fldCharType="end"/>
      </w:r>
      <w:r>
        <w:t xml:space="preserve">. </w:t>
      </w:r>
      <w:r w:rsidR="007F06AE">
        <w:t>Other</w:t>
      </w:r>
      <w:r w:rsidR="005C63FC">
        <w:t xml:space="preserve"> species</w:t>
      </w:r>
      <w:r w:rsidR="007F06AE">
        <w:t xml:space="preserve"> </w:t>
      </w:r>
      <w:r w:rsidR="005C63FC">
        <w:t xml:space="preserve">may </w:t>
      </w:r>
      <w:r w:rsidR="007F06AE">
        <w:t>move less to reduce their energetic requirements and avoid traversing risky post-fire landscapes</w:t>
      </w:r>
      <w:r w:rsidR="003024C4">
        <w:t xml:space="preserve"> </w:t>
      </w:r>
      <w:r w:rsidR="003024C4">
        <w:fldChar w:fldCharType="begin"/>
      </w:r>
      <w:r w:rsidR="003024C4">
        <w:instrText xml:space="preserve"> ADDIN EN.CITE &lt;EndNote&gt;&lt;Cite&gt;&lt;Author&gt;Nowack&lt;/Author&gt;&lt;Year&gt;2016&lt;/Year&gt;&lt;RecNum&gt;601&lt;/RecNum&gt;&lt;DisplayText&gt;(Nowack et al., 2016)&lt;/DisplayText&gt;&lt;record&gt;&lt;rec-number&gt;601&lt;/rec-number&gt;&lt;foreign-keys&gt;&lt;key app="EN" db-id="axpffp0eards98ew20rvpa0tdf0f0svatvst" timestamp="1756076181"&gt;601&lt;/key&gt;&lt;/foreign-keys&gt;&lt;ref-type name="Journal Article"&gt;17&lt;/ref-type&gt;&lt;contributors&gt;&lt;authors&gt;&lt;author&gt;Nowack, J.&lt;/author&gt;&lt;author&gt;Cooper, C. E.&lt;/author&gt;&lt;author&gt;Geiser, F.&lt;/author&gt;&lt;/authors&gt;&lt;/contributors&gt;&lt;auth-address&gt;Univ New England, Ctr Behav &amp;amp; Physiol Ecol, Armidale, NSW 2351, Australia AD&lt;/auth-address&gt;&lt;titles&gt;&lt;title&gt;Cool echidnas survive the fire&lt;/title&gt;&lt;secondary-title&gt;Proceedings of The Royal Society B-Biological Sciences&lt;/secondary-title&gt;&lt;/titles&gt;&lt;volume&gt;283&lt;/volume&gt;&lt;number&gt;1828&lt;/number&gt;&lt;dates&gt;&lt;year&gt;2016&lt;/year&gt;&lt;/dates&gt;&lt;urls&gt;&lt;/urls&gt;&lt;electronic-resource-num&gt;10.1098/rspb.2016.0382&lt;/electronic-resource-num&gt;&lt;/record&gt;&lt;/Cite&gt;&lt;/EndNote&gt;</w:instrText>
      </w:r>
      <w:r w:rsidR="003024C4">
        <w:fldChar w:fldCharType="separate"/>
      </w:r>
      <w:r w:rsidR="003024C4">
        <w:rPr>
          <w:noProof/>
        </w:rPr>
        <w:t>(Nowack et al., 2016)</w:t>
      </w:r>
      <w:r w:rsidR="003024C4">
        <w:fldChar w:fldCharType="end"/>
      </w:r>
      <w:r w:rsidR="003B0D83">
        <w:t xml:space="preserve">. </w:t>
      </w:r>
      <w:commentRangeStart w:id="25"/>
      <w:r w:rsidR="00D53826">
        <w:t xml:space="preserve">For </w:t>
      </w:r>
      <w:commentRangeEnd w:id="25"/>
      <w:r w:rsidR="00EE0FA3">
        <w:rPr>
          <w:rStyle w:val="CommentReference"/>
        </w:rPr>
        <w:commentReference w:id="25"/>
      </w:r>
      <w:r w:rsidR="00D53826">
        <w:t>example, i</w:t>
      </w:r>
      <w:r w:rsidR="00183630">
        <w:t xml:space="preserve">n the </w:t>
      </w:r>
      <w:r w:rsidR="0020421B">
        <w:t xml:space="preserve">months following a prescribed fire in eastern Australia, </w:t>
      </w:r>
      <w:r w:rsidR="00812252">
        <w:t xml:space="preserve">torpor frequency and duration in </w:t>
      </w:r>
      <w:r w:rsidR="00C935FE">
        <w:t xml:space="preserve">female </w:t>
      </w:r>
      <w:r w:rsidR="00AC755D">
        <w:t>brown antechinus (</w:t>
      </w:r>
      <w:r w:rsidR="003573AB">
        <w:rPr>
          <w:i/>
          <w:iCs/>
        </w:rPr>
        <w:t>Antechinus</w:t>
      </w:r>
      <w:r w:rsidR="00AC755D">
        <w:rPr>
          <w:i/>
          <w:iCs/>
        </w:rPr>
        <w:t xml:space="preserve"> </w:t>
      </w:r>
      <w:r w:rsidR="00AC755D" w:rsidRPr="00AC755D">
        <w:rPr>
          <w:i/>
          <w:iCs/>
        </w:rPr>
        <w:t>stuartii</w:t>
      </w:r>
      <w:r w:rsidR="00AC755D">
        <w:t xml:space="preserve">) </w:t>
      </w:r>
      <w:r w:rsidR="00812252">
        <w:t>increase</w:t>
      </w:r>
      <w:r w:rsidR="003573AB">
        <w:t>d</w:t>
      </w:r>
      <w:r w:rsidR="00812252">
        <w:t xml:space="preserve"> two-fold compared </w:t>
      </w:r>
      <w:r w:rsidR="003573AB">
        <w:t>to pre-fire and control group</w:t>
      </w:r>
      <w:r w:rsidR="00C935FE">
        <w:t>s</w:t>
      </w:r>
      <w:r w:rsidR="00D53826">
        <w:t xml:space="preserve">, and </w:t>
      </w:r>
      <w:r w:rsidR="00F07CEA">
        <w:t>daily activity decreased</w:t>
      </w:r>
      <w:r w:rsidR="003573AB">
        <w:t xml:space="preserve"> </w:t>
      </w:r>
      <w:r w:rsidR="003573AB">
        <w:fldChar w:fldCharType="begin"/>
      </w:r>
      <w:r w:rsidR="003573AB">
        <w:instrText xml:space="preserve"> ADDIN EN.CITE &lt;EndNote&gt;&lt;Cite&gt;&lt;Author&gt;Stawski&lt;/Author&gt;&lt;Year&gt;2015&lt;/Year&gt;&lt;RecNum&gt;318&lt;/RecNum&gt;&lt;DisplayText&gt;(Stawski et al., 2015)&lt;/DisplayText&gt;&lt;record&gt;&lt;rec-number&gt;318&lt;/rec-number&gt;&lt;foreign-keys&gt;&lt;key app="EN" db-id="axpffp0eards98ew20rvpa0tdf0f0svatvst" timestamp="1756076181"&gt;318&lt;/key&gt;&lt;/foreign-keys&gt;&lt;ref-type name="Journal Article"&gt;17&lt;/ref-type&gt;&lt;contributors&gt;&lt;authors&gt;&lt;author&gt;Stawski, C.&lt;/author&gt;&lt;author&gt;Körtner, G.&lt;/author&gt;&lt;author&gt;Nowack, J.&lt;/author&gt;&lt;author&gt;Geiser, F.&lt;/author&gt;&lt;/authors&gt;&lt;/contributors&gt;&lt;titles&gt;&lt;title&gt;The importance of mammalian torpor for survival in a post-fire landscape&lt;/title&gt;&lt;secondary-title&gt;Biology Letters&lt;/secondary-title&gt;&lt;/titles&gt;&lt;volume&gt;11&lt;/volume&gt;&lt;number&gt;6&lt;/number&gt;&lt;dates&gt;&lt;year&gt;2015&lt;/year&gt;&lt;/dates&gt;&lt;urls&gt;&lt;/urls&gt;&lt;electronic-resource-num&gt;10.1098/rsbl.2015.0134&lt;/electronic-resource-num&gt;&lt;/record&gt;&lt;/Cite&gt;&lt;/EndNote&gt;</w:instrText>
      </w:r>
      <w:r w:rsidR="003573AB">
        <w:fldChar w:fldCharType="separate"/>
      </w:r>
      <w:r w:rsidR="003573AB">
        <w:rPr>
          <w:noProof/>
        </w:rPr>
        <w:t>(Stawski et al., 2015)</w:t>
      </w:r>
      <w:r w:rsidR="003573AB">
        <w:fldChar w:fldCharType="end"/>
      </w:r>
      <w:r w:rsidR="003573AB">
        <w:t xml:space="preserve">. </w:t>
      </w:r>
      <w:r w:rsidRPr="00AC755D">
        <w:t>Over</w:t>
      </w:r>
      <w:r w:rsidRPr="003C263F">
        <w:t xml:space="preserve"> longer periods, from months to </w:t>
      </w:r>
      <w:r w:rsidR="00650413">
        <w:t xml:space="preserve">years and even </w:t>
      </w:r>
      <w:r w:rsidRPr="003C263F">
        <w:t xml:space="preserve">decades, individuals adjust their movements </w:t>
      </w:r>
      <w:r w:rsidR="00C935FE">
        <w:t>in response to changing habitat suitability</w:t>
      </w:r>
      <w:r w:rsidR="00510711">
        <w:t xml:space="preserve"> </w:t>
      </w:r>
      <w:r w:rsidR="00510711">
        <w:fldChar w:fldCharType="begin">
          <w:fldData xml:space="preserve">PEVuZE5vdGU+PENpdGU+PEF1dGhvcj5DaGVycnk8L0F1dGhvcj48WWVhcj4yMDE4PC9ZZWFyPjxS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</w:fldData>
        </w:fldChar>
      </w:r>
      <w:r w:rsidR="00510711">
        <w:instrText xml:space="preserve"> ADDIN EN.CITE </w:instrText>
      </w:r>
      <w:r w:rsidR="00510711">
        <w:fldChar w:fldCharType="begin">
          <w:fldData xml:space="preserve">PEVuZE5vdGU+PENpdGU+PEF1dGhvcj5DaGVycnk8L0F1dGhvcj48WWVhcj4yMDE4PC9ZZWFyPjxS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</w:fldData>
        </w:fldChar>
      </w:r>
      <w:r w:rsidR="00510711">
        <w:instrText xml:space="preserve"> ADDIN EN.CITE.DATA </w:instrText>
      </w:r>
      <w:r w:rsidR="00510711">
        <w:fldChar w:fldCharType="end"/>
      </w:r>
      <w:r w:rsidR="00510711">
        <w:fldChar w:fldCharType="separate"/>
      </w:r>
      <w:r w:rsidR="00510711">
        <w:rPr>
          <w:noProof/>
        </w:rPr>
        <w:t>(Cherry et al., 2018; Gasaway et al., 1989)</w:t>
      </w:r>
      <w:r w:rsidR="00510711">
        <w:fldChar w:fldCharType="end"/>
      </w:r>
      <w:r w:rsidR="00017BAF">
        <w:t xml:space="preserve"> as vegetation recovers and community composition shifts</w:t>
      </w:r>
      <w:r w:rsidR="00A93484">
        <w:t xml:space="preserve"> </w:t>
      </w:r>
      <w:r w:rsidR="00A93484">
        <w:fldChar w:fldCharType="begin">
          <w:fldData xml:space="preserve">PEVuZE5vdGU+PENpdGU+PEF1dGhvcj5QZWxsZWdyaW5pIEFkYW08L0F1dGhvcj48WWVhcj4yMDIx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</w:fldData>
        </w:fldChar>
      </w:r>
      <w:r w:rsidR="00026CA8">
        <w:instrText xml:space="preserve"> ADDIN EN.CITE </w:instrText>
      </w:r>
      <w:r w:rsidR="00026CA8">
        <w:fldChar w:fldCharType="begin">
          <w:fldData xml:space="preserve">PEVuZE5vdGU+PENpdGU+PEF1dGhvcj5QZWxsZWdyaW5pIEFkYW08L0F1dGhvcj48WWVhcj4yMDIx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</w:fldData>
        </w:fldChar>
      </w:r>
      <w:r w:rsidR="00026CA8">
        <w:instrText xml:space="preserve"> ADDIN EN.CITE.DATA </w:instrText>
      </w:r>
      <w:r w:rsidR="00026CA8">
        <w:fldChar w:fldCharType="end"/>
      </w:r>
      <w:r w:rsidR="00A93484">
        <w:fldChar w:fldCharType="separate"/>
      </w:r>
      <w:r w:rsidR="00183DC6">
        <w:rPr>
          <w:noProof/>
        </w:rPr>
        <w:t>(Harrison et al., 2024; Pellegrini Adam et al., 2021)</w:t>
      </w:r>
      <w:r w:rsidR="00A93484">
        <w:fldChar w:fldCharType="end"/>
      </w:r>
      <w:r w:rsidR="00C167CA" w:rsidDel="00A93484">
        <w:t>.</w:t>
      </w:r>
      <w:r w:rsidR="007570FD" w:rsidDel="00A93484">
        <w:t xml:space="preserve"> </w:t>
      </w:r>
      <w:del w:id="26" w:author="Tim Doherty" w:date="2025-11-17T08:33:00Z" w16du:dateUtc="2025-11-17T00:33:00Z">
        <w:r w:rsidR="002947CC" w:rsidDel="00E46817">
          <w:delText xml:space="preserve">Their </w:delText>
        </w:r>
      </w:del>
      <w:ins w:id="27" w:author="Tim Doherty" w:date="2025-11-17T08:33:00Z" w16du:dateUtc="2025-11-17T00:33:00Z">
        <w:r w:rsidR="00E46817">
          <w:t xml:space="preserve">The </w:t>
        </w:r>
      </w:ins>
      <w:r w:rsidR="002947CC">
        <w:t xml:space="preserve">ability </w:t>
      </w:r>
      <w:ins w:id="28" w:author="Tim Doherty" w:date="2025-11-17T08:33:00Z" w16du:dateUtc="2025-11-17T00:33:00Z">
        <w:r w:rsidR="00E46817">
          <w:t xml:space="preserve">of animals </w:t>
        </w:r>
      </w:ins>
      <w:r w:rsidR="002947CC">
        <w:t xml:space="preserve">to </w:t>
      </w:r>
      <w:r w:rsidR="00291E69">
        <w:t>exploit optimal habitat</w:t>
      </w:r>
      <w:r w:rsidR="002947CC">
        <w:t xml:space="preserve"> can be the difference between local persistence and extinction</w:t>
      </w:r>
      <w:r w:rsidR="009B4DAE" w:rsidRPr="004F2DCC">
        <w:t xml:space="preserve"> </w:t>
      </w:r>
      <w:r w:rsidR="009B4DAE">
        <w:fldChar w:fldCharType="begin"/>
      </w:r>
      <w:r w:rsidR="004131E4">
        <w:instrText xml:space="preserve"> ADDIN EN.CITE &lt;EndNote&gt;&lt;Cite&gt;&lt;Author&gt;Templeton&lt;/Author&gt;&lt;Year&gt;2011&lt;/Year&gt;&lt;RecNum&gt;8&lt;/RecNum&gt;&lt;DisplayText&gt;(Templeton et al., 2011)&lt;/DisplayText&gt;&lt;record&gt;&lt;rec-number&gt;8&lt;/rec-number&gt;&lt;foreign-keys&gt;&lt;key app="EN" db-id="axpffp0eards98ew20rvpa0tdf0f0svatvst" timestamp="1714913412"&gt;8&lt;/key&gt;&lt;/foreign-keys&gt;&lt;ref-type name="Journal Article"&gt;17&lt;/ref-type&gt;&lt;contributors&gt;&lt;authors&gt;&lt;author&gt;Templeton, Alan R.&lt;/author&gt;&lt;author&gt;Brazeal, Hilary&lt;/author&gt;&lt;author&gt;Neuwald, Jennifer L.&lt;/author&gt;&lt;/authors&gt;&lt;/contributors&gt;&lt;titles&gt;&lt;title&gt;The transition from isolated patches to a metapopulation in the eastern collared lizard in response to prescribed fires&lt;/title&gt;&lt;secondary-title&gt;Ecology&lt;/secondary-title&gt;&lt;/titles&gt;&lt;periodical&gt;&lt;full-title&gt;Ecology&lt;/full-title&gt;&lt;abbr-1&gt;Ecology&lt;/abbr-1&gt;&lt;abbr-2&gt;Ecology&lt;/abbr-2&gt;&lt;/periodical&gt;&lt;pages&gt;1736-1747&lt;/pages&gt;&lt;volume&gt;92&lt;/volume&gt;&lt;number&gt;9&lt;/number&gt;&lt;keywords&gt;&lt;keyword&gt;collared lizard&lt;/keyword&gt;&lt;keyword&gt;Crotaphytus collaris collaris&lt;/keyword&gt;&lt;keyword&gt;dispersal&lt;/keyword&gt;&lt;keyword&gt;habitat fragmentation&lt;/keyword&gt;&lt;keyword&gt;metapopulation&lt;/keyword&gt;&lt;keyword&gt;Ozarks, Missouri, USA&lt;/keyword&gt;&lt;keyword&gt;prescribed fire&lt;/keyword&gt;&lt;/keywords&gt;&lt;dates&gt;&lt;year&gt;2011&lt;/year&gt;&lt;pub-dates&gt;&lt;date&gt;2011/09/01&lt;/date&gt;&lt;/pub-dates&gt;&lt;/dates&gt;&lt;publisher&gt;John Wiley &amp;amp; Sons, Ltd&lt;/publisher&gt;&lt;isbn&gt;0012-9658&lt;/isbn&gt;&lt;urls&gt;&lt;related-urls&gt;&lt;url&gt;https://doi.org/10.1890/10-1994.1&lt;/url&gt;&lt;/related-urls&gt;&lt;/urls&gt;&lt;electronic-resource-num&gt;10.1890/10-1994.1&lt;/electronic-resource-num&gt;&lt;access-date&gt;2024/05/05&lt;/access-date&gt;&lt;/record&gt;&lt;/Cite&gt;&lt;/EndNote&gt;</w:instrText>
      </w:r>
      <w:r w:rsidR="009B4DAE">
        <w:fldChar w:fldCharType="separate"/>
      </w:r>
      <w:r w:rsidR="009B4DAE">
        <w:rPr>
          <w:noProof/>
        </w:rPr>
        <w:t>(Templeton et al., 2011)</w:t>
      </w:r>
      <w:r w:rsidR="009B4DAE">
        <w:fldChar w:fldCharType="end"/>
      </w:r>
      <w:r w:rsidR="009B4DAE">
        <w:t xml:space="preserve">. </w:t>
      </w:r>
      <w:r w:rsidR="002947CC">
        <w:t>T</w:t>
      </w:r>
      <w:r w:rsidR="002947CC" w:rsidRPr="002947CC">
        <w:t>herefore, movement represents an adaptive trait and a behavioural strategy that facilitates animal survival and persistence in fire-prone landscapes</w:t>
      </w:r>
      <w:r w:rsidR="002947CC">
        <w:t xml:space="preserve"> </w:t>
      </w:r>
      <w:commentRangeStart w:id="29"/>
      <w:r w:rsidR="00DC6FD5" w:rsidRPr="00DC6FD5">
        <w:fldChar w:fldCharType="begin">
          <w:fldData xml:space="preserve">PEVuZE5vdGU+PENpdGU+PEF1dGhvcj5IZTwvQXV0aG9yPjxZZWFyPjIwMTk8L1llYXI+PFJlY051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</w:fldData>
        </w:fldChar>
      </w:r>
      <w:r w:rsidR="004131E4">
        <w:instrText xml:space="preserve"> ADDIN EN.CITE </w:instrText>
      </w:r>
      <w:r w:rsidR="004131E4">
        <w:fldChar w:fldCharType="begin">
          <w:fldData xml:space="preserve">PEVuZE5vdGU+PENpdGU+PEF1dGhvcj5IZTwvQXV0aG9yPjxZZWFyPjIwMTk8L1llYXI+PFJlY051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</w:fldData>
        </w:fldChar>
      </w:r>
      <w:r w:rsidR="004131E4">
        <w:instrText xml:space="preserve"> ADDIN EN.CITE.DATA </w:instrText>
      </w:r>
      <w:r w:rsidR="004131E4">
        <w:fldChar w:fldCharType="end"/>
      </w:r>
      <w:r w:rsidR="00DC6FD5" w:rsidRPr="00DC6FD5">
        <w:fldChar w:fldCharType="separate"/>
      </w:r>
      <w:r w:rsidR="009C3EB4">
        <w:rPr>
          <w:noProof/>
        </w:rPr>
        <w:t>(He et al., 2019; Nimmo et al., 2021; Pausas &amp; Parr, 2018)</w:t>
      </w:r>
      <w:r w:rsidR="00DC6FD5" w:rsidRPr="00DC6FD5">
        <w:fldChar w:fldCharType="end"/>
      </w:r>
      <w:commentRangeEnd w:id="29"/>
      <w:r w:rsidR="0017246B">
        <w:rPr>
          <w:rStyle w:val="CommentReference"/>
        </w:rPr>
        <w:commentReference w:id="29"/>
      </w:r>
      <w:r w:rsidR="00A902C6" w:rsidRPr="00DC6FD5">
        <w:t>.</w:t>
      </w:r>
      <w:r w:rsidR="009B4DAE" w:rsidRPr="009B4DAE">
        <w:t xml:space="preserve"> </w:t>
      </w:r>
    </w:p>
    <w:p w14:paraId="25A4D627" w14:textId="202EA9F6" w:rsidR="00DB1521" w:rsidRDefault="009B4DAE" w:rsidP="00DB1521">
      <w:r>
        <w:t>F</w:t>
      </w:r>
      <w:r w:rsidR="00DA7916">
        <w:t xml:space="preserve">ire regimes are </w:t>
      </w:r>
      <w:commentRangeStart w:id="30"/>
      <w:r w:rsidR="00DA7916">
        <w:t>changing</w:t>
      </w:r>
      <w:commentRangeEnd w:id="30"/>
      <w:r>
        <w:rPr>
          <w:rStyle w:val="CommentReference"/>
        </w:rPr>
        <w:commentReference w:id="30"/>
      </w:r>
      <w:r>
        <w:t xml:space="preserve"> across the globe</w:t>
      </w:r>
      <w:r w:rsidR="00BF60E1">
        <w:t xml:space="preserve"> </w:t>
      </w:r>
      <w:r w:rsidR="00BF60E1">
        <w:fldChar w:fldCharType="begin">
          <w:fldData xml:space="preserve">PEVuZE5vdGU+PENpdGU+PEF1dGhvcj5DdW5uaW5naGFtPC9BdXRob3I+PFllYXI+MjAyNDwvWWVh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</w:fldData>
        </w:fldChar>
      </w:r>
      <w:r w:rsidR="004131E4">
        <w:instrText xml:space="preserve"> ADDIN EN.CITE </w:instrText>
      </w:r>
      <w:r w:rsidR="004131E4">
        <w:fldChar w:fldCharType="begin">
          <w:fldData xml:space="preserve">PEVuZE5vdGU+PENpdGU+PEF1dGhvcj5DdW5uaW5naGFtPC9BdXRob3I+PFllYXI+MjAyNDwvWWVh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</w:fldData>
        </w:fldChar>
      </w:r>
      <w:r w:rsidR="004131E4">
        <w:instrText xml:space="preserve"> ADDIN EN.CITE.DATA </w:instrText>
      </w:r>
      <w:r w:rsidR="004131E4">
        <w:fldChar w:fldCharType="end"/>
      </w:r>
      <w:r w:rsidR="00BF60E1">
        <w:fldChar w:fldCharType="separate"/>
      </w:r>
      <w:r w:rsidR="009D6BBA">
        <w:rPr>
          <w:noProof/>
        </w:rPr>
        <w:t>(Bowman et al., 2020; Cunningham et al., 2024)</w:t>
      </w:r>
      <w:r w:rsidR="00BF60E1">
        <w:fldChar w:fldCharType="end"/>
      </w:r>
      <w:r w:rsidR="00DA7916">
        <w:t xml:space="preserve">. </w:t>
      </w:r>
      <w:r w:rsidR="00080802">
        <w:t>A</w:t>
      </w:r>
      <w:r w:rsidR="002947CC">
        <w:t xml:space="preserve">nthropogenic </w:t>
      </w:r>
      <w:commentRangeStart w:id="31"/>
      <w:r w:rsidR="002947CC">
        <w:t>climate</w:t>
      </w:r>
      <w:commentRangeEnd w:id="31"/>
      <w:r w:rsidR="002947CC">
        <w:rPr>
          <w:rStyle w:val="CommentReference"/>
        </w:rPr>
        <w:commentReference w:id="31"/>
      </w:r>
      <w:r w:rsidR="002947CC">
        <w:t xml:space="preserve"> and </w:t>
      </w:r>
      <w:r w:rsidR="00353693">
        <w:t>land use changes</w:t>
      </w:r>
      <w:r w:rsidR="00DA7916">
        <w:t xml:space="preserve"> </w:t>
      </w:r>
      <w:r w:rsidR="00080802">
        <w:t xml:space="preserve">are major drivers of increased </w:t>
      </w:r>
      <w:r w:rsidR="00A015AB">
        <w:t>fire</w:t>
      </w:r>
      <w:r w:rsidR="002342FA">
        <w:t xml:space="preserve"> </w:t>
      </w:r>
      <w:r w:rsidR="00B91D34">
        <w:t xml:space="preserve">severity and extent </w:t>
      </w:r>
      <w:r w:rsidR="00080802">
        <w:t xml:space="preserve">in </w:t>
      </w:r>
      <w:r w:rsidR="00A015AB">
        <w:t>multiple</w:t>
      </w:r>
      <w:r w:rsidR="00093EF7">
        <w:t xml:space="preserve"> </w:t>
      </w:r>
      <w:r w:rsidR="00A22934">
        <w:t xml:space="preserve">biogeographic </w:t>
      </w:r>
      <w:commentRangeStart w:id="32"/>
      <w:r w:rsidR="00A22934">
        <w:t>regions</w:t>
      </w:r>
      <w:commentRangeEnd w:id="32"/>
      <w:r>
        <w:rPr>
          <w:rStyle w:val="CommentReference"/>
        </w:rPr>
        <w:commentReference w:id="32"/>
      </w:r>
      <w:r w:rsidR="00A22934">
        <w:t xml:space="preserve"> </w:t>
      </w:r>
      <w:r w:rsidR="00093EF7">
        <w:fldChar w:fldCharType="begin">
          <w:fldData xml:space="preserve">PEVuZE5vdGU+PENpdGU+PEF1dGhvcj5BYmF0em9nbG91PC9BdXRob3I+PFllYXI+MjAyNTwvWWVh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</w:fldData>
        </w:fldChar>
      </w:r>
      <w:r w:rsidR="004131E4">
        <w:instrText xml:space="preserve"> ADDIN EN.CITE </w:instrText>
      </w:r>
      <w:r w:rsidR="004131E4">
        <w:fldChar w:fldCharType="begin">
          <w:fldData xml:space="preserve">PEVuZE5vdGU+PENpdGU+PEF1dGhvcj5BYmF0em9nbG91PC9BdXRob3I+PFllYXI+MjAyNTwvWWVh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</w:fldData>
        </w:fldChar>
      </w:r>
      <w:r w:rsidR="004131E4">
        <w:instrText xml:space="preserve"> ADDIN EN.CITE.DATA </w:instrText>
      </w:r>
      <w:r w:rsidR="004131E4">
        <w:fldChar w:fldCharType="end"/>
      </w:r>
      <w:r w:rsidR="00093EF7">
        <w:fldChar w:fldCharType="separate"/>
      </w:r>
      <w:r w:rsidR="002666F6">
        <w:rPr>
          <w:noProof/>
        </w:rPr>
        <w:t>(Abatzoglou et al., 2025; Burton et al., 2024; Kreider et al., 2024)</w:t>
      </w:r>
      <w:r w:rsidR="00093EF7">
        <w:fldChar w:fldCharType="end"/>
      </w:r>
      <w:r w:rsidR="00A015AB">
        <w:t>.</w:t>
      </w:r>
      <w:r w:rsidR="00CD69E6">
        <w:rPr>
          <w:strike/>
        </w:rPr>
        <w:t xml:space="preserve"> </w:t>
      </w:r>
      <w:r w:rsidR="0003664B">
        <w:t>S</w:t>
      </w:r>
      <w:r w:rsidR="00DB1521" w:rsidRPr="00DB1521">
        <w:t>ound understanding of animal movement is fundamental to predicting how animals will respond to shifting fire regimes</w:t>
      </w:r>
      <w:r w:rsidR="0078309C">
        <w:t xml:space="preserve"> </w:t>
      </w:r>
      <w:r w:rsidR="0078309C">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78309C">
        <w:instrText xml:space="preserve"> ADDIN EN.CITE </w:instrText>
      </w:r>
      <w:r w:rsidR="0078309C">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78309C">
        <w:instrText xml:space="preserve"> ADDIN EN.CITE.DATA </w:instrText>
      </w:r>
      <w:r w:rsidR="0078309C">
        <w:fldChar w:fldCharType="end"/>
      </w:r>
      <w:r w:rsidR="0078309C">
        <w:fldChar w:fldCharType="separate"/>
      </w:r>
      <w:r w:rsidR="0078309C">
        <w:rPr>
          <w:noProof/>
        </w:rPr>
        <w:t>(Nimmo et al., 2019)</w:t>
      </w:r>
      <w:r w:rsidR="0078309C">
        <w:fldChar w:fldCharType="end"/>
      </w:r>
      <w:r w:rsidR="0078309C">
        <w:t xml:space="preserve">. </w:t>
      </w:r>
      <w:r w:rsidR="00DB1521" w:rsidRPr="00DB1521">
        <w:t xml:space="preserve">While numerous studies have explored the effects of fire on </w:t>
      </w:r>
      <w:r w:rsidR="00DB1521">
        <w:t>animal</w:t>
      </w:r>
      <w:r w:rsidR="00DB1521" w:rsidRPr="00DB1521">
        <w:t xml:space="preserve"> movement, these </w:t>
      </w:r>
      <w:r w:rsidR="00DB1521">
        <w:t>are</w:t>
      </w:r>
      <w:r w:rsidR="00DB1521" w:rsidRPr="00DB1521">
        <w:t xml:space="preserve"> largely taxon- or context-specific, and no quantitative synthesis has yet evaluated whether general patterns emerge across taxa and ecosystems.</w:t>
      </w:r>
    </w:p>
    <w:p w14:paraId="002A4F84" w14:textId="1419F5E9" w:rsidR="00DB1521" w:rsidRPr="00DB1521" w:rsidRDefault="00F26A6D" w:rsidP="00DB1521">
      <w:commentRangeStart w:id="33"/>
      <w:commentRangeStart w:id="34"/>
      <w:r w:rsidRPr="00F26A6D">
        <w:t>Here</w:t>
      </w:r>
      <w:commentRangeEnd w:id="33"/>
      <w:r w:rsidR="009B4DAE">
        <w:rPr>
          <w:rStyle w:val="CommentReference"/>
        </w:rPr>
        <w:commentReference w:id="33"/>
      </w:r>
      <w:commentRangeEnd w:id="34"/>
      <w:r w:rsidR="00EB2884">
        <w:rPr>
          <w:rStyle w:val="CommentReference"/>
        </w:rPr>
        <w:commentReference w:id="34"/>
      </w:r>
      <w:r w:rsidRPr="00F26A6D">
        <w:t xml:space="preserve">, we conduct </w:t>
      </w:r>
      <w:r w:rsidR="00DB1521">
        <w:t xml:space="preserve">the </w:t>
      </w:r>
      <w:r w:rsidR="00DB1521" w:rsidRPr="00DB1521">
        <w:t xml:space="preserve">first </w:t>
      </w:r>
      <w:r w:rsidRPr="00DB1521">
        <w:t xml:space="preserve">global systematic review and </w:t>
      </w:r>
      <w:r w:rsidR="00DA4169" w:rsidRPr="00DB1521">
        <w:t>meta-analysis</w:t>
      </w:r>
      <w:r w:rsidRPr="00DB1521">
        <w:t xml:space="preserve"> of the influence of fire on </w:t>
      </w:r>
      <w:r w:rsidR="00F56F03">
        <w:t xml:space="preserve">movement by </w:t>
      </w:r>
      <w:r w:rsidRPr="00DB1521">
        <w:t>terrestrial vertebrates.</w:t>
      </w:r>
      <w:r w:rsidR="00DB1521" w:rsidRPr="00DB1521">
        <w:rPr>
          <w:rFonts w:eastAsia="Times New Roman" w:cs="Times New Roman"/>
          <w:kern w:val="0"/>
          <w:szCs w:val="24"/>
          <w:lang w:eastAsia="en-AU"/>
          <w14:ligatures w14:val="none"/>
        </w:rPr>
        <w:t xml:space="preserve"> </w:t>
      </w:r>
      <w:r w:rsidR="00DB1521" w:rsidRPr="00DB1521">
        <w:t xml:space="preserve">We synthesised </w:t>
      </w:r>
      <w:r w:rsidR="00DB1521" w:rsidRPr="00623A79">
        <w:t>113 effect sizes</w:t>
      </w:r>
      <w:r w:rsidR="00DB1521" w:rsidRPr="00DB1521">
        <w:t xml:space="preserve"> derived from </w:t>
      </w:r>
      <w:r w:rsidR="00DB1521" w:rsidRPr="00623A79">
        <w:t>73 taxa</w:t>
      </w:r>
      <w:r w:rsidR="00DB1521" w:rsidRPr="00DB1521">
        <w:t xml:space="preserve"> across </w:t>
      </w:r>
      <w:r w:rsidR="00DB1521" w:rsidRPr="00623A79">
        <w:t>84 published studies</w:t>
      </w:r>
      <w:r w:rsidR="00601088">
        <w:t xml:space="preserve"> and six continents</w:t>
      </w:r>
      <w:r w:rsidR="00DB1521" w:rsidRPr="00DB1521">
        <w:t xml:space="preserve"> to assess </w:t>
      </w:r>
      <w:r w:rsidR="00601088">
        <w:t xml:space="preserve">how </w:t>
      </w:r>
      <w:r w:rsidR="00DB1521" w:rsidRPr="00DB1521">
        <w:t xml:space="preserve">fire attributes, taxonomy, and biogeography </w:t>
      </w:r>
      <w:r w:rsidR="00601088">
        <w:t>influence animal responses to fire</w:t>
      </w:r>
      <w:r w:rsidR="00DB1521" w:rsidRPr="00DB1521">
        <w:t xml:space="preserve">. We hypothesised that, overall, fire would increase animal movement as </w:t>
      </w:r>
      <w:r w:rsidR="00DB1521">
        <w:t xml:space="preserve">individuals make more long-ranging, </w:t>
      </w:r>
      <w:commentRangeStart w:id="35"/>
      <w:r w:rsidR="00DB1521">
        <w:t xml:space="preserve">tortuous </w:t>
      </w:r>
      <w:commentRangeEnd w:id="35"/>
      <w:r w:rsidR="00DB1521">
        <w:rPr>
          <w:rStyle w:val="CommentReference"/>
        </w:rPr>
        <w:commentReference w:id="35"/>
      </w:r>
      <w:r w:rsidR="00DB1521">
        <w:t xml:space="preserve">movements in </w:t>
      </w:r>
      <w:r w:rsidR="00DB1521">
        <w:lastRenderedPageBreak/>
        <w:t xml:space="preserve">search of resources, leading to larger home ranges after fire. </w:t>
      </w:r>
      <w:r w:rsidR="009D59A8">
        <w:t>Further, w</w:t>
      </w:r>
      <w:r w:rsidR="0078309C">
        <w:t>e predicted</w:t>
      </w:r>
      <w:r w:rsidR="00B250DF">
        <w:t>:</w:t>
      </w:r>
      <w:r w:rsidR="0078309C">
        <w:t xml:space="preserve"> (i) </w:t>
      </w:r>
      <w:r w:rsidR="005A6B62">
        <w:t xml:space="preserve">movement would increase with </w:t>
      </w:r>
      <w:r w:rsidR="00E67A52">
        <w:t>spatial extent of burnt area</w:t>
      </w:r>
      <w:r w:rsidR="00ED0781">
        <w:t xml:space="preserve">, because of </w:t>
      </w:r>
      <w:r w:rsidR="000F4106">
        <w:t>the increased</w:t>
      </w:r>
      <w:r w:rsidR="00ED0781">
        <w:t xml:space="preserve"> spatial extent of </w:t>
      </w:r>
      <w:r w:rsidR="008339EB">
        <w:t>altered resources</w:t>
      </w:r>
      <w:r w:rsidR="000F4106">
        <w:t xml:space="preserve"> </w:t>
      </w:r>
      <w:r w:rsidR="003D2B7D">
        <w:fldChar w:fldCharType="begin"/>
      </w:r>
      <w:r w:rsidR="009A05B3">
        <w:instrText xml:space="preserve"> ADDIN EN.CITE &lt;EndNote&gt;&lt;Cite&gt;&lt;Author&gt;Bowman&lt;/Author&gt;&lt;Year&gt;2009&lt;/Year&gt;&lt;RecNum&gt;112&lt;/RecNum&gt;&lt;DisplayText&gt;(Bowman et al., 2009)&lt;/DisplayText&gt;&lt;record&gt;&lt;rec-number&gt;112&lt;/rec-number&gt;&lt;foreign-keys&gt;&lt;key app="EN" db-id="axpffp0eards98ew20rvpa0tdf0f0svatvst" timestamp="1723688147"&gt;112&lt;/key&gt;&lt;/foreign-keys&gt;&lt;ref-type name="Journal Article"&gt;17&lt;/ref-type&gt;&lt;contributors&gt;&lt;authors&gt;&lt;author&gt;Bowman, David M. J. S.&lt;/author&gt;&lt;author&gt;Balch, Jennifer K.&lt;/author&gt;&lt;author&gt;Artaxo, Paulo&lt;/author&gt;&lt;author&gt;Bond, William J.&lt;/author&gt;&lt;author&gt;Carlson, Jean M.&lt;/author&gt;&lt;author&gt;Cochrane, Mark A.&lt;/author&gt;&lt;author&gt;D’Antonio, Carla M.&lt;/author&gt;&lt;author&gt;DeFries, Ruth S.&lt;/author&gt;&lt;author&gt;Doyle, John C.&lt;/author&gt;&lt;author&gt;Harrison, Sandy P.&lt;/author&gt;&lt;author&gt;Johnston, Fay H.&lt;/author&gt;&lt;author&gt;Keeley, Jon E.&lt;/author&gt;&lt;author&gt;Krawchuk, Meg A.&lt;/author&gt;&lt;author&gt;Kull, Christian A.&lt;/author&gt;&lt;author&gt;Marston, J. Brad&lt;/author&gt;&lt;author&gt;Moritz, Max A.&lt;/author&gt;&lt;author&gt;Prentice, I. Colin&lt;/author&gt;&lt;author&gt;Roos, Christopher I.&lt;/author&gt;&lt;author&gt;Scott, Andrew C.&lt;/author&gt;&lt;author&gt;Swetnam, Thomas W.&lt;/author&gt;&lt;author&gt;van der Werf, Guido R.&lt;/author&gt;&lt;author&gt;Pyne, Stephen J.&lt;/author&gt;&lt;/authors&gt;&lt;/contributors&gt;&lt;titles&gt;&lt;title&gt;Fire in the Earth system&lt;/title&gt;&lt;secondary-title&gt;Science&lt;/secondary-title&gt;&lt;/titles&gt;&lt;pages&gt;481-484&lt;/pages&gt;&lt;volume&gt;324&lt;/volume&gt;&lt;number&gt;5926&lt;/number&gt;&lt;dates&gt;&lt;year&gt;2009&lt;/year&gt;&lt;pub-dates&gt;&lt;date&gt;2009/04/24&lt;/date&gt;&lt;/pub-dates&gt;&lt;/dates&gt;&lt;publisher&gt;American Association for the Advancement of Science&lt;/publisher&gt;&lt;urls&gt;&lt;related-urls&gt;&lt;url&gt;https://doi.org/10.1126/science.1163886&lt;/url&gt;&lt;/related-urls&gt;&lt;/urls&gt;&lt;electronic-resource-num&gt;10.1126/science.1163886&lt;/electronic-resource-num&gt;&lt;access-date&gt;2024/08/14&lt;/access-date&gt;&lt;/record&gt;&lt;/Cite&gt;&lt;/EndNote&gt;</w:instrText>
      </w:r>
      <w:r w:rsidR="003D2B7D">
        <w:fldChar w:fldCharType="separate"/>
      </w:r>
      <w:r w:rsidR="003D2B7D">
        <w:rPr>
          <w:noProof/>
        </w:rPr>
        <w:t>(Bowman et al., 2009)</w:t>
      </w:r>
      <w:r w:rsidR="003D2B7D">
        <w:fldChar w:fldCharType="end"/>
      </w:r>
      <w:r w:rsidR="00E67A52">
        <w:t xml:space="preserve">; (ii) </w:t>
      </w:r>
      <w:r w:rsidR="004367A0">
        <w:t xml:space="preserve">relative to planned burns, </w:t>
      </w:r>
      <w:r w:rsidR="00677F5F">
        <w:t xml:space="preserve">movement responses would be greater </w:t>
      </w:r>
      <w:r w:rsidR="00ED0781">
        <w:t xml:space="preserve">in response to </w:t>
      </w:r>
      <w:r w:rsidR="004367A0">
        <w:t>wildfire</w:t>
      </w:r>
      <w:r w:rsidR="00ED0781">
        <w:t>,</w:t>
      </w:r>
      <w:r w:rsidR="00ED0781" w:rsidRPr="00ED0781">
        <w:t xml:space="preserve"> </w:t>
      </w:r>
      <w:r w:rsidR="00ED0781">
        <w:t xml:space="preserve">due to differential seasonality, severity and extent </w:t>
      </w:r>
      <w:r w:rsidR="00ED0781">
        <w:fldChar w:fldCharType="begin">
          <w:fldData xml:space="preserve">PEVuZE5vdGU+PENpdGU+PEF1dGhvcj52YW4gV2FndGVuZG9uazwvQXV0aG9yPjxZZWFyPjIwMDc8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</w:fldData>
        </w:fldChar>
      </w:r>
      <w:r w:rsidR="00ED0781">
        <w:instrText xml:space="preserve"> ADDIN EN.CITE </w:instrText>
      </w:r>
      <w:r w:rsidR="00ED0781">
        <w:fldChar w:fldCharType="begin">
          <w:fldData xml:space="preserve">PEVuZE5vdGU+PENpdGU+PEF1dGhvcj52YW4gV2FndGVuZG9uazwvQXV0aG9yPjxZZWFyPjIwMDc8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</w:fldData>
        </w:fldChar>
      </w:r>
      <w:r w:rsidR="00ED0781">
        <w:instrText xml:space="preserve"> ADDIN EN.CITE.DATA </w:instrText>
      </w:r>
      <w:r w:rsidR="00ED0781">
        <w:fldChar w:fldCharType="end"/>
      </w:r>
      <w:r w:rsidR="00ED0781">
        <w:fldChar w:fldCharType="separate"/>
      </w:r>
      <w:r w:rsidR="00ED0781">
        <w:rPr>
          <w:noProof/>
        </w:rPr>
        <w:t>(Ezzy, 2022; van Wagtendonk &amp; Lutz, 2007)</w:t>
      </w:r>
      <w:r w:rsidR="00ED0781">
        <w:fldChar w:fldCharType="end"/>
      </w:r>
      <w:r w:rsidR="00ED0781">
        <w:t xml:space="preserve">; </w:t>
      </w:r>
      <w:r w:rsidR="009D59A8">
        <w:t xml:space="preserve">and </w:t>
      </w:r>
      <w:r w:rsidR="00ED0781">
        <w:t>(iii)</w:t>
      </w:r>
      <w:r w:rsidR="004367A0">
        <w:t xml:space="preserve"> </w:t>
      </w:r>
      <w:r w:rsidR="00B042EE">
        <w:t xml:space="preserve">effect sizes would increase with </w:t>
      </w:r>
      <w:r w:rsidR="000028E0">
        <w:t xml:space="preserve">species-level </w:t>
      </w:r>
      <w:r w:rsidR="00B042EE">
        <w:t>body mass</w:t>
      </w:r>
      <w:r w:rsidR="009D59A8">
        <w:t xml:space="preserve">, given that space use increases with body size, and larger animals are likely to have greater </w:t>
      </w:r>
      <w:r w:rsidR="00020393">
        <w:t>resource requirements</w:t>
      </w:r>
      <w:r w:rsidR="009D59A8">
        <w:t xml:space="preserve"> </w:t>
      </w:r>
      <w:r w:rsidR="009D59A8">
        <w:fldChar w:fldCharType="begin">
          <w:fldData xml:space="preserve">PEVuZE5vdGU+PENpdGU+PEF1dGhvcj5KZXR6PC9BdXRob3I+PFllYXI+MjAwNDwvWWVhcj48UmVj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</w:fldData>
        </w:fldChar>
      </w:r>
      <w:r w:rsidR="009D59A8">
        <w:instrText xml:space="preserve"> ADDIN EN.CITE </w:instrText>
      </w:r>
      <w:r w:rsidR="009D59A8">
        <w:fldChar w:fldCharType="begin">
          <w:fldData xml:space="preserve">PEVuZE5vdGU+PENpdGU+PEF1dGhvcj5KZXR6PC9BdXRob3I+PFllYXI+MjAwNDwvWWVhcj48UmVj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</w:fldData>
        </w:fldChar>
      </w:r>
      <w:r w:rsidR="009D59A8">
        <w:instrText xml:space="preserve"> ADDIN EN.CITE.DATA </w:instrText>
      </w:r>
      <w:r w:rsidR="009D59A8">
        <w:fldChar w:fldCharType="end"/>
      </w:r>
      <w:r w:rsidR="009D59A8">
        <w:fldChar w:fldCharType="separate"/>
      </w:r>
      <w:r w:rsidR="009D59A8">
        <w:rPr>
          <w:noProof/>
        </w:rPr>
        <w:t>(Jetz et al., 2004; Straus et al., 2024; Tamburello et al., 2015)</w:t>
      </w:r>
      <w:r w:rsidR="009D59A8">
        <w:fldChar w:fldCharType="end"/>
      </w:r>
      <w:r w:rsidR="008339EB">
        <w:t>.</w:t>
      </w:r>
    </w:p>
    <w:p w14:paraId="79E89BAD" w14:textId="0E21B7BD" w:rsidR="000C6D2A" w:rsidRPr="00F26A6D" w:rsidRDefault="00F26A6D" w:rsidP="00294A0A">
      <w:pPr>
        <w:pStyle w:val="Heading1"/>
      </w:pPr>
      <w:r w:rsidRPr="00F26A6D">
        <w:t>Materials and Methods</w:t>
      </w:r>
    </w:p>
    <w:p w14:paraId="57AB1110" w14:textId="77777777" w:rsidR="00F26A6D" w:rsidRDefault="00F26A6D" w:rsidP="00294A0A">
      <w:pPr>
        <w:pStyle w:val="Heading2"/>
      </w:pPr>
      <w:r w:rsidRPr="00F26A6D">
        <w:t>Systematic review</w:t>
      </w:r>
    </w:p>
    <w:p w14:paraId="49686277" w14:textId="683DC876" w:rsidR="009F31D5" w:rsidRDefault="009F31D5" w:rsidP="00294A0A">
      <w:r>
        <w:t xml:space="preserve">We aimed to capture literature investigating four categories of </w:t>
      </w:r>
      <w:r w:rsidR="00005425">
        <w:t xml:space="preserve">animal </w:t>
      </w:r>
      <w:r>
        <w:t>movement,</w:t>
      </w:r>
      <w:r w:rsidR="007C2D39">
        <w:t xml:space="preserve"> namely</w:t>
      </w:r>
      <w:r>
        <w:t xml:space="preserve"> home range</w:t>
      </w:r>
      <w:r w:rsidR="007C2D39">
        <w:t xml:space="preserve"> size</w:t>
      </w:r>
      <w:r>
        <w:t>, linear distance</w:t>
      </w:r>
      <w:r w:rsidR="007C2D39">
        <w:t xml:space="preserve"> moved</w:t>
      </w:r>
      <w:r>
        <w:t xml:space="preserve">, tortuosity, and other measures of space use. Following </w:t>
      </w:r>
      <w:r w:rsidR="008C3E70">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4131E4">
        <w:instrText xml:space="preserve"> ADDIN EN.CITE </w:instrText>
      </w:r>
      <w:r w:rsidR="004131E4">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4131E4">
        <w:instrText xml:space="preserve"> ADDIN EN.CITE.DATA </w:instrText>
      </w:r>
      <w:r w:rsidR="004131E4">
        <w:fldChar w:fldCharType="end"/>
      </w:r>
      <w:r w:rsidR="008C3E70">
        <w:fldChar w:fldCharType="separate"/>
      </w:r>
      <w:r w:rsidR="008C3E70">
        <w:rPr>
          <w:noProof/>
        </w:rPr>
        <w:t>Doherty et al. (2021)</w:t>
      </w:r>
      <w:r w:rsidR="008C3E70">
        <w:fldChar w:fldCharType="end"/>
      </w:r>
      <w:r w:rsidR="008C3E70">
        <w:t xml:space="preserve"> </w:t>
      </w:r>
      <w:r>
        <w:t>home range responses included area-based measurements</w:t>
      </w:r>
      <w:r w:rsidR="003679F0">
        <w:t xml:space="preserve"> of space </w:t>
      </w:r>
      <w:r w:rsidR="00B37602">
        <w:t>use</w:t>
      </w:r>
      <w:r>
        <w:t xml:space="preserve">, such as home range size and nest area size. Linear distance metrics </w:t>
      </w:r>
      <w:r w:rsidR="007C2D39">
        <w:t xml:space="preserve">were those </w:t>
      </w:r>
      <w:r>
        <w:t xml:space="preserve">that measured straight-line distances between relocations, such as daily distance travelled, as well as distance travelled </w:t>
      </w:r>
      <w:r w:rsidR="00B37602">
        <w:t>per</w:t>
      </w:r>
      <w:r>
        <w:t xml:space="preserve"> unit of time. Tortuosity provides a measure of how a movement path deviates from a straight-line and was captured by straightness indices and turning angles. Other space use </w:t>
      </w:r>
      <w:r w:rsidR="00B37602">
        <w:t xml:space="preserve">metrics </w:t>
      </w:r>
      <w:r>
        <w:t xml:space="preserve">included </w:t>
      </w:r>
      <w:r w:rsidR="00B37602">
        <w:t xml:space="preserve">those </w:t>
      </w:r>
      <w:r>
        <w:t xml:space="preserve">that quantified other aspects of animal movement decisions and behaviours not captured by the </w:t>
      </w:r>
      <w:r w:rsidR="00B37602">
        <w:t xml:space="preserve">previous </w:t>
      </w:r>
      <w:r>
        <w:t xml:space="preserve">categories, such as mean residency time, time to return, and proportion of fixes within burnt and unburnt habitats. </w:t>
      </w:r>
    </w:p>
    <w:p w14:paraId="06785FA7" w14:textId="397BD1B9" w:rsidR="00922014" w:rsidRDefault="00524F90" w:rsidP="00294A0A">
      <w:r>
        <w:t>W</w:t>
      </w:r>
      <w:r w:rsidR="008A1CE9">
        <w:t>e conducted a systematic review to</w:t>
      </w:r>
      <w:r w:rsidR="00DC6151">
        <w:t xml:space="preserve"> iden</w:t>
      </w:r>
      <w:r w:rsidR="002728AD">
        <w:t xml:space="preserve">tify </w:t>
      </w:r>
      <w:r w:rsidR="00B26CB5">
        <w:t xml:space="preserve">studies investigating the influence of fire on animal </w:t>
      </w:r>
      <w:r>
        <w:t xml:space="preserve">movement. </w:t>
      </w:r>
      <w:r w:rsidR="008D1183">
        <w:t xml:space="preserve">Database searches were undertaken in Scopus, Web of </w:t>
      </w:r>
      <w:r w:rsidR="00462163">
        <w:t xml:space="preserve">Science and ProQuest </w:t>
      </w:r>
      <w:r w:rsidR="00DF0923">
        <w:t xml:space="preserve">Dissertation and Theses Global between </w:t>
      </w:r>
      <w:r w:rsidR="00596945">
        <w:t>15</w:t>
      </w:r>
      <w:r w:rsidR="00596945" w:rsidRPr="00596945">
        <w:rPr>
          <w:vertAlign w:val="superscript"/>
        </w:rPr>
        <w:t>th</w:t>
      </w:r>
      <w:r w:rsidR="00596945">
        <w:t xml:space="preserve"> May 2024 and 29</w:t>
      </w:r>
      <w:r w:rsidR="00596945" w:rsidRPr="00596945">
        <w:rPr>
          <w:vertAlign w:val="superscript"/>
        </w:rPr>
        <w:t>th</w:t>
      </w:r>
      <w:r w:rsidR="00596945">
        <w:t xml:space="preserve"> August 2024. </w:t>
      </w:r>
      <w:commentRangeStart w:id="36"/>
      <w:commentRangeStart w:id="37"/>
      <w:commentRangeStart w:id="38"/>
      <w:r w:rsidR="00ED2E83">
        <w:t>Search terms</w:t>
      </w:r>
      <w:r w:rsidR="007730A6">
        <w:t xml:space="preserve"> relating to animal movement were combined with </w:t>
      </w:r>
      <w:r w:rsidR="00ED2E83">
        <w:t>terms</w:t>
      </w:r>
      <w:r w:rsidR="007730A6">
        <w:t xml:space="preserve"> relating to fire and terrestrial vertebrates to identity suitable studies</w:t>
      </w:r>
      <w:commentRangeEnd w:id="36"/>
      <w:r w:rsidR="00B520A0">
        <w:rPr>
          <w:rStyle w:val="CommentReference"/>
        </w:rPr>
        <w:commentReference w:id="36"/>
      </w:r>
      <w:commentRangeEnd w:id="37"/>
      <w:r w:rsidR="00C44FCA">
        <w:rPr>
          <w:rStyle w:val="CommentReference"/>
        </w:rPr>
        <w:commentReference w:id="37"/>
      </w:r>
      <w:commentRangeEnd w:id="38"/>
      <w:r w:rsidR="00F86038">
        <w:rPr>
          <w:rStyle w:val="CommentReference"/>
        </w:rPr>
        <w:commentReference w:id="38"/>
      </w:r>
      <w:r w:rsidR="005E6697">
        <w:t xml:space="preserve"> (Supplementary Information 1)</w:t>
      </w:r>
      <w:r w:rsidR="007730A6">
        <w:t xml:space="preserve">. </w:t>
      </w:r>
      <w:r w:rsidR="009C5E55">
        <w:t>To be considered for inclusion in the sy</w:t>
      </w:r>
      <w:r w:rsidR="00BA402C">
        <w:t>stematic review</w:t>
      </w:r>
      <w:r w:rsidR="00D928F3">
        <w:t xml:space="preserve"> </w:t>
      </w:r>
      <w:r w:rsidR="00BA402C">
        <w:t xml:space="preserve">studies needed to meet the following criteria: (i) </w:t>
      </w:r>
      <w:r w:rsidR="00B31D07">
        <w:t xml:space="preserve">published in either a </w:t>
      </w:r>
      <w:r w:rsidR="006A39B3">
        <w:t>peer reviewed article</w:t>
      </w:r>
      <w:r w:rsidR="00BA402C">
        <w:t>, Master’s</w:t>
      </w:r>
      <w:r w:rsidR="00C63E3B">
        <w:t xml:space="preserve"> thes</w:t>
      </w:r>
      <w:r w:rsidR="00B31D07">
        <w:t>is</w:t>
      </w:r>
      <w:r w:rsidR="00C63E3B">
        <w:t>,</w:t>
      </w:r>
      <w:r w:rsidR="00BA402C">
        <w:t xml:space="preserve"> or PhD thes</w:t>
      </w:r>
      <w:r w:rsidR="00B31D07">
        <w:t>i</w:t>
      </w:r>
      <w:r w:rsidR="00BA402C">
        <w:t>s</w:t>
      </w:r>
      <w:r w:rsidR="00D928F3">
        <w:t>;</w:t>
      </w:r>
      <w:r w:rsidR="00BA402C">
        <w:t xml:space="preserve"> (ii)</w:t>
      </w:r>
      <w:r w:rsidR="00931CA9">
        <w:t xml:space="preserve"> </w:t>
      </w:r>
      <w:r w:rsidR="00374AFF">
        <w:t>field studie</w:t>
      </w:r>
      <w:r w:rsidR="00A3627B">
        <w:t>s</w:t>
      </w:r>
      <w:r w:rsidR="00374AFF">
        <w:t xml:space="preserve"> with </w:t>
      </w:r>
      <w:r w:rsidR="00931CA9">
        <w:t>before</w:t>
      </w:r>
      <w:r w:rsidR="000B6B62">
        <w:t>–</w:t>
      </w:r>
      <w:r w:rsidR="00931CA9">
        <w:t>after</w:t>
      </w:r>
      <w:r w:rsidR="00DC536B">
        <w:t xml:space="preserve"> fire</w:t>
      </w:r>
      <w:r w:rsidR="00931CA9">
        <w:t xml:space="preserve">, </w:t>
      </w:r>
      <w:r w:rsidR="00BF30DC">
        <w:t>burnt</w:t>
      </w:r>
      <w:r w:rsidR="000B6B62">
        <w:t>–</w:t>
      </w:r>
      <w:r w:rsidR="00BF30DC">
        <w:t>unburnt,</w:t>
      </w:r>
      <w:r w:rsidR="00931CA9">
        <w:t xml:space="preserve"> or before</w:t>
      </w:r>
      <w:r w:rsidR="000B6B62">
        <w:t>–</w:t>
      </w:r>
      <w:r w:rsidR="00931CA9">
        <w:t>after</w:t>
      </w:r>
      <w:r w:rsidR="000B6B62">
        <w:t xml:space="preserve"> </w:t>
      </w:r>
      <w:r w:rsidR="00931CA9">
        <w:t>control</w:t>
      </w:r>
      <w:r w:rsidR="000B6B62">
        <w:t>–</w:t>
      </w:r>
      <w:r w:rsidR="00C5735E">
        <w:t>impact</w:t>
      </w:r>
      <w:r w:rsidR="00F203E4">
        <w:t xml:space="preserve"> </w:t>
      </w:r>
      <w:r w:rsidR="00374AFF">
        <w:t>designs</w:t>
      </w:r>
      <w:r w:rsidR="00C63E3B">
        <w:t>;</w:t>
      </w:r>
      <w:r w:rsidR="00C5735E">
        <w:t xml:space="preserve"> </w:t>
      </w:r>
      <w:r w:rsidR="00BF30DC">
        <w:t xml:space="preserve">and </w:t>
      </w:r>
      <w:r w:rsidR="00C5735E">
        <w:t>(iii)</w:t>
      </w:r>
      <w:r w:rsidR="000C06F2">
        <w:t xml:space="preserve"> provided an evaluation of </w:t>
      </w:r>
      <w:r w:rsidR="00C5735E">
        <w:t xml:space="preserve">movement responses </w:t>
      </w:r>
      <w:r w:rsidR="00ED2534">
        <w:t xml:space="preserve">to fire </w:t>
      </w:r>
      <w:r w:rsidR="00C5735E">
        <w:t>in free</w:t>
      </w:r>
      <w:r w:rsidR="00A41558">
        <w:t>-</w:t>
      </w:r>
      <w:r w:rsidR="00C5735E">
        <w:t>ranging</w:t>
      </w:r>
      <w:r w:rsidR="008666F5">
        <w:t xml:space="preserve"> terrestrial</w:t>
      </w:r>
      <w:r w:rsidR="00C5735E">
        <w:t xml:space="preserve"> vertebrates</w:t>
      </w:r>
      <w:r w:rsidR="000C06F2">
        <w:t xml:space="preserve">. We considered terrestrial vertebrates as </w:t>
      </w:r>
      <w:r w:rsidR="00DF76D2">
        <w:t xml:space="preserve">animals </w:t>
      </w:r>
      <w:r w:rsidR="00B11A8A">
        <w:t>primarily</w:t>
      </w:r>
      <w:r w:rsidR="00DF76D2">
        <w:t xml:space="preserve"> distributed in</w:t>
      </w:r>
      <w:r w:rsidR="00B11A8A">
        <w:t xml:space="preserve"> terrestrial </w:t>
      </w:r>
      <w:r w:rsidR="00DF76D2">
        <w:t>biomes</w:t>
      </w:r>
      <w:r w:rsidR="00B11A8A">
        <w:t xml:space="preserve">, or </w:t>
      </w:r>
      <w:r w:rsidR="00DF76D2">
        <w:t xml:space="preserve">animals that </w:t>
      </w:r>
      <w:r w:rsidR="00B11A8A">
        <w:t xml:space="preserve">used terrestrial </w:t>
      </w:r>
      <w:r w:rsidR="003E2A4A">
        <w:t>habitat</w:t>
      </w:r>
      <w:r w:rsidR="00D12949">
        <w:t xml:space="preserve"> features</w:t>
      </w:r>
      <w:r w:rsidR="003E2A4A">
        <w:t xml:space="preserve"> for </w:t>
      </w:r>
      <w:r w:rsidR="00AE7940">
        <w:t>key life stages</w:t>
      </w:r>
      <w:r w:rsidR="00D12949">
        <w:t>, such as reproduction or hibernation.</w:t>
      </w:r>
      <w:r w:rsidR="00EB69D8">
        <w:t xml:space="preserve"> </w:t>
      </w:r>
      <w:r w:rsidR="007D78B1">
        <w:t xml:space="preserve">All returned results were filtered to include only articles or theses published in </w:t>
      </w:r>
      <w:r w:rsidR="007D78B1">
        <w:lastRenderedPageBreak/>
        <w:t>English, and filters were applied in the databases to limit the results to relevant disciplines</w:t>
      </w:r>
      <w:r w:rsidR="005962D8">
        <w:t xml:space="preserve"> (S</w:t>
      </w:r>
      <w:r w:rsidR="009F31D5">
        <w:t xml:space="preserve">upplementary </w:t>
      </w:r>
      <w:r w:rsidR="005962D8">
        <w:t>I</w:t>
      </w:r>
      <w:r w:rsidR="009F31D5">
        <w:t>nformation</w:t>
      </w:r>
      <w:r w:rsidR="005962D8">
        <w:t xml:space="preserve"> 1)</w:t>
      </w:r>
      <w:r w:rsidR="007D78B1">
        <w:t xml:space="preserve">. </w:t>
      </w:r>
      <w:commentRangeStart w:id="39"/>
      <w:r w:rsidR="007D78B1">
        <w:t xml:space="preserve">Additional studies were identified by snowball searches of reference lists from </w:t>
      </w:r>
      <w:r w:rsidR="00EA1CBD">
        <w:t>two</w:t>
      </w:r>
      <w:r w:rsidR="005001DE">
        <w:t xml:space="preserve"> </w:t>
      </w:r>
      <w:r w:rsidR="007D78B1">
        <w:t>review articles returned in database searches</w:t>
      </w:r>
      <w:r w:rsidR="005962D8">
        <w:t xml:space="preserve"> </w:t>
      </w:r>
      <w:r w:rsidR="00E963F3">
        <w:fldChar w:fldCharType="begin">
          <w:fldData xml:space="preserve">PEVuZE5vdGU+PENpdGU+PEF1dGhvcj5OaW1tbzwvQXV0aG9yPjxZZWFyPjIwMTk8L1llYXI+PFJl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</w:fldData>
        </w:fldChar>
      </w:r>
      <w:r w:rsidR="004131E4">
        <w:instrText xml:space="preserve"> ADDIN EN.CITE </w:instrText>
      </w:r>
      <w:r w:rsidR="004131E4">
        <w:fldChar w:fldCharType="begin">
          <w:fldData xml:space="preserve">PEVuZE5vdGU+PENpdGU+PEF1dGhvcj5OaW1tbzwvQXV0aG9yPjxZZWFyPjIwMTk8L1llYXI+PFJl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</w:fldData>
        </w:fldChar>
      </w:r>
      <w:r w:rsidR="004131E4">
        <w:instrText xml:space="preserve"> ADDIN EN.CITE.DATA </w:instrText>
      </w:r>
      <w:r w:rsidR="004131E4">
        <w:fldChar w:fldCharType="end"/>
      </w:r>
      <w:r w:rsidR="00E963F3">
        <w:fldChar w:fldCharType="separate"/>
      </w:r>
      <w:r w:rsidR="00E963F3">
        <w:rPr>
          <w:noProof/>
        </w:rPr>
        <w:t>(Nimmo et al., 2019; Nimmo et al., 2021)</w:t>
      </w:r>
      <w:r w:rsidR="00E963F3">
        <w:fldChar w:fldCharType="end"/>
      </w:r>
      <w:r w:rsidR="007D78B1">
        <w:t xml:space="preserve">, and </w:t>
      </w:r>
      <w:r w:rsidR="00EA1CBD">
        <w:t>one</w:t>
      </w:r>
      <w:r w:rsidR="005001DE">
        <w:t xml:space="preserve"> </w:t>
      </w:r>
      <w:r w:rsidR="007D78B1">
        <w:t>review paper known to the authors</w:t>
      </w:r>
      <w:r w:rsidR="00CE1C43">
        <w:t xml:space="preserve"> </w:t>
      </w:r>
      <w:r w:rsidR="0060349D">
        <w:fldChar w:fldCharType="begin"/>
      </w:r>
      <w:r w:rsidR="004131E4">
        <w:instrText xml:space="preserve"> ADDIN EN.CITE &lt;EndNote&gt;&lt;Cite&gt;&lt;Author&gt;Volkmann&lt;/Author&gt;&lt;Year&gt;2020&lt;/Year&gt;&lt;RecNum&gt;686&lt;/RecNum&gt;&lt;DisplayText&gt;(Volkmann et al., 2020)&lt;/DisplayText&gt;&lt;record&gt;&lt;rec-number&gt;686&lt;/rec-number&gt;&lt;foreign-keys&gt;&lt;key app="EN" db-id="axpffp0eards98ew20rvpa0tdf0f0svatvst" timestamp="1756527446"&gt;686&lt;/key&gt;&lt;/foreign-keys&gt;&lt;ref-type name="Journal Article"&gt;17&lt;/ref-type&gt;&lt;contributors&gt;&lt;authors&gt;&lt;author&gt;Volkmann, Logan A.&lt;/author&gt;&lt;author&gt;Hutchen, Jenna&lt;/author&gt;&lt;author&gt;Hodges, Karen E.&lt;/author&gt;&lt;/authors&gt;&lt;/contributors&gt;&lt;titles&gt;&lt;title&gt;Trends in carnivore and ungulate fire ecology research in North American conifer forests&lt;/title&gt;&lt;secondary-title&gt;Forest Ecology and Management&lt;/secondary-title&gt;&lt;/titles&gt;&lt;pages&gt;117691&lt;/pages&gt;&lt;volume&gt;458&lt;/volume&gt;&lt;keywords&gt;&lt;keyword&gt;Boreal forest&lt;/keyword&gt;&lt;keyword&gt;Carnivores&lt;/keyword&gt;&lt;keyword&gt;Fire ecology&lt;/keyword&gt;&lt;keyword&gt;Landscape management&lt;/keyword&gt;&lt;keyword&gt;Montane forest&lt;/keyword&gt;&lt;keyword&gt;Prescribed fire&lt;/keyword&gt;&lt;keyword&gt;Research trends&lt;/keyword&gt;&lt;keyword&gt;Study design&lt;/keyword&gt;&lt;keyword&gt;Ungulates&lt;/keyword&gt;&lt;keyword&gt;Wildfire&lt;/keyword&gt;&lt;/keywords&gt;&lt;dates&gt;&lt;year&gt;2020&lt;/year&gt;&lt;pub-dates&gt;&lt;date&gt;2020/02/15/&lt;/date&gt;&lt;/pub-dates&gt;&lt;/dates&gt;&lt;isbn&gt;0378-1127&lt;/isbn&gt;&lt;urls&gt;&lt;related-urls&gt;&lt;url&gt;https://www.sciencedirect.com/science/article/pii/S0378112719316007&lt;/url&gt;&lt;/related-urls&gt;&lt;/urls&gt;&lt;electronic-resource-num&gt;10.1016/j.foreco.2019.117691&lt;/electronic-resource-num&gt;&lt;/record&gt;&lt;/Cite&gt;&lt;/EndNote&gt;</w:instrText>
      </w:r>
      <w:r w:rsidR="0060349D">
        <w:fldChar w:fldCharType="separate"/>
      </w:r>
      <w:r w:rsidR="0060349D">
        <w:rPr>
          <w:noProof/>
        </w:rPr>
        <w:t>(Volkmann et al., 2020)</w:t>
      </w:r>
      <w:r w:rsidR="0060349D">
        <w:fldChar w:fldCharType="end"/>
      </w:r>
      <w:r w:rsidR="007D78B1">
        <w:t>.</w:t>
      </w:r>
      <w:commentRangeEnd w:id="39"/>
      <w:r w:rsidR="007D78B1">
        <w:rPr>
          <w:rStyle w:val="CommentReference"/>
        </w:rPr>
        <w:commentReference w:id="39"/>
      </w:r>
      <w:r w:rsidR="00E963F3">
        <w:t xml:space="preserve"> </w:t>
      </w:r>
      <w:r w:rsidR="00B3091B">
        <w:t>Database searches, snowball searches</w:t>
      </w:r>
      <w:r w:rsidR="005529B6">
        <w:t>, and</w:t>
      </w:r>
      <w:r w:rsidR="00B3091B">
        <w:t xml:space="preserve"> t</w:t>
      </w:r>
      <w:r w:rsidR="00FA2B9B">
        <w:t>itle and abstract screening</w:t>
      </w:r>
      <w:r w:rsidR="005529B6">
        <w:t xml:space="preserve"> </w:t>
      </w:r>
      <w:r w:rsidR="00FA2B9B">
        <w:t>w</w:t>
      </w:r>
      <w:r w:rsidR="00B3091B">
        <w:t>ere</w:t>
      </w:r>
      <w:r w:rsidR="00FA2B9B">
        <w:t xml:space="preserve"> done</w:t>
      </w:r>
      <w:r w:rsidR="005962D8">
        <w:t xml:space="preserve"> </w:t>
      </w:r>
      <w:r w:rsidR="00FA2B9B">
        <w:t>by C</w:t>
      </w:r>
      <w:r w:rsidR="005D0EC3">
        <w:t>.L.</w:t>
      </w:r>
      <w:r w:rsidR="00FA2B9B">
        <w:t>M. Full text screening was performed by C</w:t>
      </w:r>
      <w:r w:rsidR="00467189">
        <w:t>.L.</w:t>
      </w:r>
      <w:r w:rsidR="00FA2B9B">
        <w:t>M,</w:t>
      </w:r>
      <w:r w:rsidR="00FE5A88">
        <w:t xml:space="preserve"> B</w:t>
      </w:r>
      <w:r w:rsidR="00830D92">
        <w:t>.</w:t>
      </w:r>
      <w:r w:rsidR="00FE5A88">
        <w:t>W, D</w:t>
      </w:r>
      <w:r w:rsidR="00830D92">
        <w:t>.</w:t>
      </w:r>
      <w:r w:rsidR="00FE5A88">
        <w:t xml:space="preserve">W, </w:t>
      </w:r>
      <w:r w:rsidR="00957993">
        <w:t>C</w:t>
      </w:r>
      <w:r w:rsidR="00830D92">
        <w:t>.J</w:t>
      </w:r>
      <w:r w:rsidR="00B127C7">
        <w:t>.</w:t>
      </w:r>
      <w:r w:rsidR="00957993">
        <w:t xml:space="preserve">J, </w:t>
      </w:r>
      <w:r w:rsidR="00FE5A88">
        <w:t>M</w:t>
      </w:r>
      <w:r w:rsidR="00B127C7">
        <w:t>.A.</w:t>
      </w:r>
      <w:r w:rsidR="00FE5A88">
        <w:t>C,</w:t>
      </w:r>
      <w:r w:rsidR="00FA2B9B">
        <w:t xml:space="preserve"> </w:t>
      </w:r>
      <w:commentRangeStart w:id="40"/>
      <w:r w:rsidR="00FA2B9B">
        <w:t>E</w:t>
      </w:r>
      <w:r w:rsidR="006C31BA">
        <w:t>.I.F.</w:t>
      </w:r>
      <w:r w:rsidR="00FA2B9B">
        <w:t>W</w:t>
      </w:r>
      <w:r w:rsidR="00957993">
        <w:t xml:space="preserve"> </w:t>
      </w:r>
      <w:commentRangeEnd w:id="40"/>
      <w:r w:rsidR="006C31BA">
        <w:rPr>
          <w:rStyle w:val="CommentReference"/>
        </w:rPr>
        <w:commentReference w:id="40"/>
      </w:r>
      <w:r w:rsidR="00957993">
        <w:t>and</w:t>
      </w:r>
      <w:r w:rsidR="00FE5A88">
        <w:t xml:space="preserve"> G</w:t>
      </w:r>
      <w:r w:rsidR="00B127C7">
        <w:t>.D.</w:t>
      </w:r>
      <w:r w:rsidR="00FE5A88">
        <w:t>L</w:t>
      </w:r>
      <w:r w:rsidR="007D78B1">
        <w:t>.</w:t>
      </w:r>
    </w:p>
    <w:p w14:paraId="6576B7C8" w14:textId="0EE87D62" w:rsidR="000349DC" w:rsidRDefault="00F26A6D" w:rsidP="00821948">
      <w:pPr>
        <w:pStyle w:val="Heading2"/>
        <w:rPr>
          <w:rFonts w:eastAsia="Times New Roman"/>
          <w:lang w:eastAsia="en-AU"/>
        </w:rPr>
      </w:pPr>
      <w:commentRangeStart w:id="41"/>
      <w:commentRangeStart w:id="42"/>
      <w:commentRangeStart w:id="43"/>
      <w:r w:rsidRPr="00220911">
        <w:t>Data</w:t>
      </w:r>
      <w:commentRangeEnd w:id="41"/>
      <w:r w:rsidR="00FD3775">
        <w:rPr>
          <w:rStyle w:val="CommentReference"/>
          <w:rFonts w:eastAsiaTheme="minorHAnsi" w:cstheme="minorBidi"/>
          <w:b w:val="0"/>
          <w:color w:val="auto"/>
        </w:rPr>
        <w:commentReference w:id="41"/>
      </w:r>
      <w:commentRangeEnd w:id="42"/>
      <w:r w:rsidR="003C0C77">
        <w:rPr>
          <w:rStyle w:val="CommentReference"/>
          <w:rFonts w:eastAsiaTheme="minorHAnsi" w:cstheme="minorBidi"/>
          <w:b w:val="0"/>
          <w:color w:val="auto"/>
        </w:rPr>
        <w:commentReference w:id="42"/>
      </w:r>
      <w:commentRangeEnd w:id="43"/>
      <w:r w:rsidR="00162EF1">
        <w:rPr>
          <w:rStyle w:val="CommentReference"/>
          <w:rFonts w:eastAsiaTheme="minorHAnsi" w:cstheme="minorBidi"/>
          <w:b w:val="0"/>
          <w:color w:val="auto"/>
        </w:rPr>
        <w:commentReference w:id="43"/>
      </w:r>
      <w:r w:rsidRPr="00220911">
        <w:t xml:space="preserve"> extraction</w:t>
      </w:r>
    </w:p>
    <w:p w14:paraId="0CE56516" w14:textId="5F65FA6C" w:rsidR="00FD3775" w:rsidRPr="00FD3775" w:rsidRDefault="00FD3775" w:rsidP="00792BA3">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 xml:space="preserve">From each study, we extracted metadata on </w:t>
      </w:r>
      <w:r w:rsidRPr="00792BA3">
        <w:rPr>
          <w:rFonts w:eastAsia="Times New Roman" w:cs="Times New Roman"/>
          <w:kern w:val="0"/>
          <w:szCs w:val="24"/>
          <w:lang w:eastAsia="en-AU"/>
          <w14:ligatures w14:val="none"/>
        </w:rPr>
        <w:t>fire type</w:t>
      </w:r>
      <w:r w:rsidRPr="00FD3775">
        <w:rPr>
          <w:rFonts w:eastAsia="Times New Roman" w:cs="Times New Roman"/>
          <w:kern w:val="0"/>
          <w:szCs w:val="24"/>
          <w:lang w:eastAsia="en-AU"/>
          <w14:ligatures w14:val="none"/>
        </w:rPr>
        <w:t xml:space="preserve"> (wildfire or planned),</w:t>
      </w:r>
      <w:r w:rsidR="00B07E93">
        <w:rPr>
          <w:rFonts w:eastAsia="Times New Roman" w:cs="Times New Roman"/>
          <w:kern w:val="0"/>
          <w:szCs w:val="24"/>
          <w:lang w:eastAsia="en-AU"/>
          <w14:ligatures w14:val="none"/>
        </w:rPr>
        <w:t xml:space="preserve"> fire size (h</w:t>
      </w:r>
      <w:r w:rsidR="00F9715E">
        <w:rPr>
          <w:rFonts w:eastAsia="Times New Roman" w:cs="Times New Roman"/>
          <w:kern w:val="0"/>
          <w:szCs w:val="24"/>
          <w:lang w:eastAsia="en-AU"/>
          <w14:ligatures w14:val="none"/>
        </w:rPr>
        <w:t>ectares</w:t>
      </w:r>
      <w:r w:rsidR="00B07E93">
        <w:rPr>
          <w:rFonts w:eastAsia="Times New Roman" w:cs="Times New Roman"/>
          <w:kern w:val="0"/>
          <w:szCs w:val="24"/>
          <w:lang w:eastAsia="en-AU"/>
          <w14:ligatures w14:val="none"/>
        </w:rPr>
        <w:t>),</w:t>
      </w:r>
      <w:r w:rsidRPr="00FD3775">
        <w:rPr>
          <w:rFonts w:eastAsia="Times New Roman" w:cs="Times New Roman"/>
          <w:kern w:val="0"/>
          <w:szCs w:val="24"/>
          <w:lang w:eastAsia="en-AU"/>
          <w14:ligatures w14:val="none"/>
        </w:rPr>
        <w:t xml:space="preserve"> </w:t>
      </w:r>
      <w:commentRangeStart w:id="44"/>
      <w:commentRangeStart w:id="45"/>
      <w:r w:rsidR="00B07E93">
        <w:rPr>
          <w:rFonts w:eastAsia="Times New Roman" w:cs="Times New Roman"/>
          <w:kern w:val="0"/>
          <w:szCs w:val="24"/>
          <w:lang w:eastAsia="en-AU"/>
          <w14:ligatures w14:val="none"/>
        </w:rPr>
        <w:t xml:space="preserve">maximum burn age </w:t>
      </w:r>
      <w:commentRangeEnd w:id="44"/>
      <w:r w:rsidR="008D21DC">
        <w:rPr>
          <w:rStyle w:val="CommentReference"/>
        </w:rPr>
        <w:commentReference w:id="44"/>
      </w:r>
      <w:commentRangeEnd w:id="45"/>
      <w:r w:rsidR="008D1C59">
        <w:rPr>
          <w:rStyle w:val="CommentReference"/>
        </w:rPr>
        <w:commentReference w:id="45"/>
      </w:r>
      <w:r w:rsidR="00B07E93">
        <w:rPr>
          <w:rFonts w:eastAsia="Times New Roman" w:cs="Times New Roman"/>
          <w:kern w:val="0"/>
          <w:szCs w:val="24"/>
          <w:lang w:eastAsia="en-AU"/>
          <w14:ligatures w14:val="none"/>
        </w:rPr>
        <w:t>(</w:t>
      </w:r>
      <w:r w:rsidR="002F4492">
        <w:rPr>
          <w:rFonts w:eastAsia="Times New Roman" w:cs="Times New Roman"/>
          <w:kern w:val="0"/>
          <w:szCs w:val="24"/>
          <w:lang w:eastAsia="en-AU"/>
          <w14:ligatures w14:val="none"/>
        </w:rPr>
        <w:t>days</w:t>
      </w:r>
      <w:r w:rsidR="00B07E93">
        <w:rPr>
          <w:rFonts w:eastAsia="Times New Roman" w:cs="Times New Roman"/>
          <w:kern w:val="0"/>
          <w:szCs w:val="24"/>
          <w:lang w:eastAsia="en-AU"/>
          <w14:ligatures w14:val="none"/>
        </w:rPr>
        <w:t xml:space="preserve">), </w:t>
      </w:r>
      <w:r w:rsidRPr="00792BA3">
        <w:rPr>
          <w:rFonts w:eastAsia="Times New Roman" w:cs="Times New Roman"/>
          <w:kern w:val="0"/>
          <w:szCs w:val="24"/>
          <w:lang w:eastAsia="en-AU"/>
          <w14:ligatures w14:val="none"/>
        </w:rPr>
        <w:t>study design</w:t>
      </w:r>
      <w:r w:rsidRPr="00FD3775">
        <w:rPr>
          <w:rFonts w:eastAsia="Times New Roman" w:cs="Times New Roman"/>
          <w:kern w:val="0"/>
          <w:szCs w:val="24"/>
          <w:lang w:eastAsia="en-AU"/>
          <w14:ligatures w14:val="none"/>
        </w:rPr>
        <w:t xml:space="preserve"> (before–after, control–impact, or before–after control–impact), </w:t>
      </w:r>
      <w:r w:rsidRPr="00792BA3">
        <w:rPr>
          <w:rFonts w:eastAsia="Times New Roman" w:cs="Times New Roman"/>
          <w:kern w:val="0"/>
          <w:szCs w:val="24"/>
          <w:lang w:eastAsia="en-AU"/>
          <w14:ligatures w14:val="none"/>
        </w:rPr>
        <w:t>geographic coordinates</w:t>
      </w:r>
      <w:r w:rsidRPr="00FD3775">
        <w:rPr>
          <w:rFonts w:eastAsia="Times New Roman" w:cs="Times New Roman"/>
          <w:kern w:val="0"/>
          <w:szCs w:val="24"/>
          <w:lang w:eastAsia="en-AU"/>
          <w14:ligatures w14:val="none"/>
        </w:rPr>
        <w:t xml:space="preserve"> (latitude and longitude), </w:t>
      </w:r>
      <w:r w:rsidRPr="00792BA3">
        <w:rPr>
          <w:rFonts w:eastAsia="Times New Roman" w:cs="Times New Roman"/>
          <w:kern w:val="0"/>
          <w:szCs w:val="24"/>
          <w:lang w:eastAsia="en-AU"/>
          <w14:ligatures w14:val="none"/>
        </w:rPr>
        <w:t>country</w:t>
      </w:r>
      <w:r w:rsidRPr="00FD3775">
        <w:rPr>
          <w:rFonts w:eastAsia="Times New Roman" w:cs="Times New Roman"/>
          <w:kern w:val="0"/>
          <w:szCs w:val="24"/>
          <w:lang w:eastAsia="en-AU"/>
          <w14:ligatures w14:val="none"/>
        </w:rPr>
        <w:t xml:space="preserve">, and </w:t>
      </w:r>
      <w:r w:rsidRPr="00792BA3">
        <w:rPr>
          <w:rFonts w:eastAsia="Times New Roman" w:cs="Times New Roman"/>
          <w:kern w:val="0"/>
          <w:szCs w:val="24"/>
          <w:lang w:eastAsia="en-AU"/>
          <w14:ligatures w14:val="none"/>
        </w:rPr>
        <w:t>movement response</w:t>
      </w:r>
      <w:r w:rsidRPr="00FD3775">
        <w:rPr>
          <w:rFonts w:eastAsia="Times New Roman" w:cs="Times New Roman"/>
          <w:kern w:val="0"/>
          <w:szCs w:val="24"/>
          <w:lang w:eastAsia="en-AU"/>
          <w14:ligatures w14:val="none"/>
        </w:rPr>
        <w:t xml:space="preserve"> (home range, linear distance, tortuosity, or other space</w:t>
      </w:r>
      <w:r w:rsidR="00EB2CEE">
        <w:rPr>
          <w:rFonts w:eastAsia="Times New Roman" w:cs="Times New Roman"/>
          <w:kern w:val="0"/>
          <w:szCs w:val="24"/>
          <w:lang w:eastAsia="en-AU"/>
          <w14:ligatures w14:val="none"/>
        </w:rPr>
        <w:t xml:space="preserve"> </w:t>
      </w:r>
      <w:r w:rsidRPr="00FD3775">
        <w:rPr>
          <w:rFonts w:eastAsia="Times New Roman" w:cs="Times New Roman"/>
          <w:kern w:val="0"/>
          <w:szCs w:val="24"/>
          <w:lang w:eastAsia="en-AU"/>
          <w14:ligatures w14:val="none"/>
        </w:rPr>
        <w:t>use metrics)</w:t>
      </w:r>
      <w:r w:rsidR="00E33EB3">
        <w:rPr>
          <w:rFonts w:eastAsia="Times New Roman" w:cs="Times New Roman"/>
          <w:kern w:val="0"/>
          <w:szCs w:val="24"/>
          <w:lang w:eastAsia="en-AU"/>
          <w14:ligatures w14:val="none"/>
        </w:rPr>
        <w:t xml:space="preserve"> (Supplementary </w:t>
      </w:r>
      <w:r w:rsidR="004F02B8">
        <w:rPr>
          <w:rFonts w:eastAsia="Times New Roman" w:cs="Times New Roman"/>
          <w:kern w:val="0"/>
          <w:szCs w:val="24"/>
          <w:lang w:eastAsia="en-AU"/>
          <w14:ligatures w14:val="none"/>
        </w:rPr>
        <w:t>Information 1, Table S1.1</w:t>
      </w:r>
      <w:r w:rsidR="00256951">
        <w:rPr>
          <w:rFonts w:eastAsia="Times New Roman" w:cs="Times New Roman"/>
          <w:kern w:val="0"/>
          <w:szCs w:val="24"/>
          <w:lang w:eastAsia="en-AU"/>
          <w14:ligatures w14:val="none"/>
        </w:rPr>
        <w:t>)</w:t>
      </w:r>
      <w:r w:rsidRPr="00FD3775">
        <w:rPr>
          <w:rFonts w:eastAsia="Times New Roman" w:cs="Times New Roman"/>
          <w:kern w:val="0"/>
          <w:szCs w:val="24"/>
          <w:lang w:eastAsia="en-AU"/>
          <w14:ligatures w14:val="none"/>
        </w:rPr>
        <w:t xml:space="preserve">. We defined </w:t>
      </w:r>
      <w:r w:rsidRPr="00FD3775">
        <w:rPr>
          <w:rFonts w:eastAsia="Times New Roman" w:cs="Times New Roman"/>
          <w:i/>
          <w:iCs/>
          <w:kern w:val="0"/>
          <w:szCs w:val="24"/>
          <w:lang w:eastAsia="en-AU"/>
          <w14:ligatures w14:val="none"/>
        </w:rPr>
        <w:t>planned fires</w:t>
      </w:r>
      <w:r w:rsidRPr="00FD3775">
        <w:rPr>
          <w:rFonts w:eastAsia="Times New Roman" w:cs="Times New Roman"/>
          <w:kern w:val="0"/>
          <w:szCs w:val="24"/>
          <w:lang w:eastAsia="en-AU"/>
          <w14:ligatures w14:val="none"/>
        </w:rPr>
        <w:t xml:space="preserve"> as those intentionally ignited by people, and </w:t>
      </w:r>
      <w:r w:rsidRPr="00FD3775">
        <w:rPr>
          <w:rFonts w:eastAsia="Times New Roman" w:cs="Times New Roman"/>
          <w:i/>
          <w:iCs/>
          <w:kern w:val="0"/>
          <w:szCs w:val="24"/>
          <w:lang w:eastAsia="en-AU"/>
          <w14:ligatures w14:val="none"/>
        </w:rPr>
        <w:t>wildfires</w:t>
      </w:r>
      <w:r w:rsidRPr="00FD3775">
        <w:rPr>
          <w:rFonts w:eastAsia="Times New Roman" w:cs="Times New Roman"/>
          <w:kern w:val="0"/>
          <w:szCs w:val="24"/>
          <w:lang w:eastAsia="en-AU"/>
          <w14:ligatures w14:val="none"/>
        </w:rPr>
        <w:t xml:space="preserve"> as those ignited by natural causes or unintentionally by anthropogenic sources. Fire type was recorded according to the authors’ description of the event.</w:t>
      </w:r>
      <w:r w:rsidR="002F4492">
        <w:rPr>
          <w:rFonts w:eastAsia="Times New Roman" w:cs="Times New Roman"/>
          <w:kern w:val="0"/>
          <w:szCs w:val="24"/>
          <w:lang w:eastAsia="en-AU"/>
          <w14:ligatures w14:val="none"/>
        </w:rPr>
        <w:t xml:space="preserve"> Maximum burn age was defined as </w:t>
      </w:r>
      <w:r w:rsidR="0004488A">
        <w:rPr>
          <w:rFonts w:eastAsia="Times New Roman" w:cs="Times New Roman"/>
          <w:kern w:val="0"/>
          <w:szCs w:val="24"/>
          <w:lang w:eastAsia="en-AU"/>
          <w14:ligatures w14:val="none"/>
        </w:rPr>
        <w:t>t</w:t>
      </w:r>
      <w:r w:rsidR="002F4492" w:rsidRPr="002F4492">
        <w:rPr>
          <w:rFonts w:eastAsia="Times New Roman" w:cs="Times New Roman"/>
          <w:kern w:val="0"/>
          <w:szCs w:val="24"/>
          <w:lang w:eastAsia="en-AU"/>
          <w14:ligatures w14:val="none"/>
        </w:rPr>
        <w:t xml:space="preserve">he maximum </w:t>
      </w:r>
      <w:r w:rsidR="0004488A">
        <w:rPr>
          <w:rFonts w:eastAsia="Times New Roman" w:cs="Times New Roman"/>
          <w:kern w:val="0"/>
          <w:szCs w:val="24"/>
          <w:lang w:eastAsia="en-AU"/>
          <w14:ligatures w14:val="none"/>
        </w:rPr>
        <w:t>period</w:t>
      </w:r>
      <w:r w:rsidR="002F4492">
        <w:rPr>
          <w:rFonts w:eastAsia="Times New Roman" w:cs="Times New Roman"/>
          <w:kern w:val="0"/>
          <w:szCs w:val="24"/>
          <w:lang w:eastAsia="en-AU"/>
          <w14:ligatures w14:val="none"/>
        </w:rPr>
        <w:t xml:space="preserve"> (days)</w:t>
      </w:r>
      <w:r w:rsidR="002F4492" w:rsidRPr="002F4492">
        <w:rPr>
          <w:rFonts w:eastAsia="Times New Roman" w:cs="Times New Roman"/>
          <w:kern w:val="0"/>
          <w:szCs w:val="24"/>
          <w:lang w:eastAsia="en-AU"/>
          <w14:ligatures w14:val="none"/>
        </w:rPr>
        <w:t xml:space="preserve"> between the fire</w:t>
      </w:r>
      <w:r w:rsidR="00CD7117">
        <w:rPr>
          <w:rFonts w:eastAsia="Times New Roman" w:cs="Times New Roman"/>
          <w:kern w:val="0"/>
          <w:szCs w:val="24"/>
          <w:lang w:eastAsia="en-AU"/>
          <w14:ligatures w14:val="none"/>
        </w:rPr>
        <w:t xml:space="preserve"> event</w:t>
      </w:r>
      <w:r w:rsidR="002F4492" w:rsidRPr="002F4492">
        <w:rPr>
          <w:rFonts w:eastAsia="Times New Roman" w:cs="Times New Roman"/>
          <w:kern w:val="0"/>
          <w:szCs w:val="24"/>
          <w:lang w:eastAsia="en-AU"/>
          <w14:ligatures w14:val="none"/>
        </w:rPr>
        <w:t xml:space="preserve"> and </w:t>
      </w:r>
      <w:r w:rsidR="00505594">
        <w:rPr>
          <w:rFonts w:eastAsia="Times New Roman" w:cs="Times New Roman"/>
          <w:kern w:val="0"/>
          <w:szCs w:val="24"/>
          <w:lang w:eastAsia="en-AU"/>
          <w14:ligatures w14:val="none"/>
        </w:rPr>
        <w:t xml:space="preserve">the end of </w:t>
      </w:r>
      <w:r w:rsidR="002F4492" w:rsidRPr="002F4492">
        <w:rPr>
          <w:rFonts w:eastAsia="Times New Roman" w:cs="Times New Roman"/>
          <w:kern w:val="0"/>
          <w:szCs w:val="24"/>
          <w:lang w:eastAsia="en-AU"/>
          <w14:ligatures w14:val="none"/>
        </w:rPr>
        <w:t>data collection, as stated by authors or calculated by reviewers using information provided within the article</w:t>
      </w:r>
      <w:r w:rsidR="0004488A">
        <w:rPr>
          <w:rFonts w:eastAsia="Times New Roman" w:cs="Times New Roman"/>
          <w:kern w:val="0"/>
          <w:szCs w:val="24"/>
          <w:lang w:eastAsia="en-AU"/>
          <w14:ligatures w14:val="none"/>
        </w:rPr>
        <w:t>.</w:t>
      </w:r>
      <w:r w:rsidR="00DB6C3F">
        <w:rPr>
          <w:rFonts w:eastAsia="Times New Roman" w:cs="Times New Roman"/>
          <w:kern w:val="0"/>
          <w:szCs w:val="24"/>
          <w:lang w:eastAsia="en-AU"/>
          <w14:ligatures w14:val="none"/>
        </w:rPr>
        <w:t xml:space="preserve"> To account for variability </w:t>
      </w:r>
      <w:r w:rsidR="00DA739D">
        <w:rPr>
          <w:rFonts w:eastAsia="Times New Roman" w:cs="Times New Roman"/>
          <w:kern w:val="0"/>
          <w:szCs w:val="24"/>
          <w:lang w:eastAsia="en-AU"/>
          <w14:ligatures w14:val="none"/>
        </w:rPr>
        <w:t xml:space="preserve">in </w:t>
      </w:r>
      <w:r w:rsidR="00021702">
        <w:rPr>
          <w:rFonts w:eastAsia="Times New Roman" w:cs="Times New Roman"/>
          <w:kern w:val="0"/>
          <w:szCs w:val="24"/>
          <w:lang w:eastAsia="en-AU"/>
          <w14:ligatures w14:val="none"/>
        </w:rPr>
        <w:t>sampling</w:t>
      </w:r>
      <w:r w:rsidR="00DA739D">
        <w:rPr>
          <w:rFonts w:eastAsia="Times New Roman" w:cs="Times New Roman"/>
          <w:kern w:val="0"/>
          <w:szCs w:val="24"/>
          <w:lang w:eastAsia="en-AU"/>
          <w14:ligatures w14:val="none"/>
        </w:rPr>
        <w:t xml:space="preserve"> duration across the dataset, we chose to extract maximum burn age</w:t>
      </w:r>
      <w:r w:rsidR="003622A5">
        <w:rPr>
          <w:rFonts w:eastAsia="Times New Roman" w:cs="Times New Roman"/>
          <w:kern w:val="0"/>
          <w:szCs w:val="24"/>
          <w:lang w:eastAsia="en-AU"/>
          <w14:ligatures w14:val="none"/>
        </w:rPr>
        <w:t xml:space="preserve"> over </w:t>
      </w:r>
      <w:r w:rsidR="00DA3783">
        <w:rPr>
          <w:rFonts w:eastAsia="Times New Roman" w:cs="Times New Roman"/>
          <w:kern w:val="0"/>
          <w:szCs w:val="24"/>
          <w:lang w:eastAsia="en-AU"/>
          <w14:ligatures w14:val="none"/>
        </w:rPr>
        <w:t xml:space="preserve">other </w:t>
      </w:r>
      <w:r w:rsidR="001A309F">
        <w:rPr>
          <w:rFonts w:eastAsia="Times New Roman" w:cs="Times New Roman"/>
          <w:kern w:val="0"/>
          <w:szCs w:val="24"/>
          <w:lang w:eastAsia="en-AU"/>
          <w14:ligatures w14:val="none"/>
        </w:rPr>
        <w:t>measures of time since fire</w:t>
      </w:r>
      <w:r w:rsidR="00E8076A">
        <w:rPr>
          <w:rFonts w:eastAsia="Times New Roman" w:cs="Times New Roman"/>
          <w:kern w:val="0"/>
          <w:szCs w:val="24"/>
          <w:lang w:eastAsia="en-AU"/>
          <w14:ligatures w14:val="none"/>
        </w:rPr>
        <w:t>.</w:t>
      </w:r>
      <w:r w:rsidR="008D1C59">
        <w:rPr>
          <w:rFonts w:eastAsia="Times New Roman" w:cs="Times New Roman"/>
          <w:kern w:val="0"/>
          <w:szCs w:val="24"/>
          <w:lang w:eastAsia="en-AU"/>
          <w14:ligatures w14:val="none"/>
        </w:rPr>
        <w:t xml:space="preserve"> </w:t>
      </w:r>
      <w:r w:rsidR="00E8076A">
        <w:rPr>
          <w:rFonts w:eastAsia="Times New Roman" w:cs="Times New Roman"/>
          <w:kern w:val="0"/>
          <w:szCs w:val="24"/>
          <w:lang w:eastAsia="en-AU"/>
          <w14:ligatures w14:val="none"/>
        </w:rPr>
        <w:t>T</w:t>
      </w:r>
      <w:r w:rsidR="008D1C59">
        <w:rPr>
          <w:rFonts w:eastAsia="Times New Roman" w:cs="Times New Roman"/>
          <w:kern w:val="0"/>
          <w:szCs w:val="24"/>
          <w:lang w:eastAsia="en-AU"/>
          <w14:ligatures w14:val="none"/>
        </w:rPr>
        <w:t>h</w:t>
      </w:r>
      <w:r w:rsidR="00D074B4">
        <w:rPr>
          <w:rFonts w:eastAsia="Times New Roman" w:cs="Times New Roman"/>
          <w:kern w:val="0"/>
          <w:szCs w:val="24"/>
          <w:lang w:eastAsia="en-AU"/>
          <w14:ligatures w14:val="none"/>
        </w:rPr>
        <w:t>is approach</w:t>
      </w:r>
      <w:r w:rsidR="008D1C59">
        <w:rPr>
          <w:rFonts w:eastAsia="Times New Roman" w:cs="Times New Roman"/>
          <w:kern w:val="0"/>
          <w:szCs w:val="24"/>
          <w:lang w:eastAsia="en-AU"/>
          <w14:ligatures w14:val="none"/>
        </w:rPr>
        <w:t xml:space="preserve"> </w:t>
      </w:r>
      <w:r w:rsidR="00CE6D2B">
        <w:rPr>
          <w:rFonts w:eastAsia="Times New Roman" w:cs="Times New Roman"/>
          <w:kern w:val="0"/>
          <w:szCs w:val="24"/>
          <w:lang w:eastAsia="en-AU"/>
          <w14:ligatures w14:val="none"/>
        </w:rPr>
        <w:t>provid</w:t>
      </w:r>
      <w:r w:rsidR="00D074B4">
        <w:rPr>
          <w:rFonts w:eastAsia="Times New Roman" w:cs="Times New Roman"/>
          <w:kern w:val="0"/>
          <w:szCs w:val="24"/>
          <w:lang w:eastAsia="en-AU"/>
          <w14:ligatures w14:val="none"/>
        </w:rPr>
        <w:t xml:space="preserve">es </w:t>
      </w:r>
      <w:r w:rsidR="00CE6D2B">
        <w:rPr>
          <w:rFonts w:eastAsia="Times New Roman" w:cs="Times New Roman"/>
          <w:kern w:val="0"/>
          <w:szCs w:val="24"/>
          <w:lang w:eastAsia="en-AU"/>
          <w14:ligatures w14:val="none"/>
        </w:rPr>
        <w:t xml:space="preserve">a more representative measure of post-fire conditions </w:t>
      </w:r>
      <w:r w:rsidR="00E8076A">
        <w:rPr>
          <w:rFonts w:eastAsia="Times New Roman" w:cs="Times New Roman"/>
          <w:kern w:val="0"/>
          <w:szCs w:val="24"/>
          <w:lang w:eastAsia="en-AU"/>
          <w14:ligatures w14:val="none"/>
        </w:rPr>
        <w:t>experienced by study animals</w:t>
      </w:r>
      <w:r w:rsidR="00DA3783">
        <w:rPr>
          <w:rFonts w:eastAsia="Times New Roman" w:cs="Times New Roman"/>
          <w:kern w:val="0"/>
          <w:szCs w:val="24"/>
          <w:lang w:eastAsia="en-AU"/>
          <w14:ligatures w14:val="none"/>
        </w:rPr>
        <w:t xml:space="preserve"> tracked over longer periods of time</w:t>
      </w:r>
      <w:r w:rsidR="007C6B14">
        <w:rPr>
          <w:rFonts w:eastAsia="Times New Roman" w:cs="Times New Roman"/>
          <w:kern w:val="0"/>
          <w:szCs w:val="24"/>
          <w:lang w:eastAsia="en-AU"/>
          <w14:ligatures w14:val="none"/>
        </w:rPr>
        <w:t xml:space="preserve">. </w:t>
      </w:r>
      <w:r w:rsidR="00CF65A3" w:rsidRPr="00DE46D9">
        <w:rPr>
          <w:rFonts w:eastAsia="Times New Roman" w:cs="Times New Roman"/>
          <w:kern w:val="0"/>
          <w:szCs w:val="24"/>
          <w:lang w:eastAsia="en-AU"/>
          <w14:ligatures w14:val="none"/>
        </w:rPr>
        <w:t>Fire size</w:t>
      </w:r>
      <w:r w:rsidR="00CF65A3" w:rsidRPr="00FD3775">
        <w:rPr>
          <w:rFonts w:eastAsia="Times New Roman" w:cs="Times New Roman"/>
          <w:kern w:val="0"/>
          <w:szCs w:val="24"/>
          <w:lang w:eastAsia="en-AU"/>
          <w14:ligatures w14:val="none"/>
        </w:rPr>
        <w:t xml:space="preserve"> (area burned, ha) w</w:t>
      </w:r>
      <w:r w:rsidR="000718C0">
        <w:rPr>
          <w:rFonts w:eastAsia="Times New Roman" w:cs="Times New Roman"/>
          <w:kern w:val="0"/>
          <w:szCs w:val="24"/>
          <w:lang w:eastAsia="en-AU"/>
          <w14:ligatures w14:val="none"/>
        </w:rPr>
        <w:t>as</w:t>
      </w:r>
      <w:r w:rsidR="00322B56">
        <w:rPr>
          <w:rFonts w:eastAsia="Times New Roman" w:cs="Times New Roman"/>
          <w:kern w:val="0"/>
          <w:szCs w:val="24"/>
          <w:lang w:eastAsia="en-AU"/>
          <w14:ligatures w14:val="none"/>
        </w:rPr>
        <w:t xml:space="preserve"> </w:t>
      </w:r>
      <w:r w:rsidR="00CF65A3" w:rsidRPr="00FD3775">
        <w:rPr>
          <w:rFonts w:eastAsia="Times New Roman" w:cs="Times New Roman"/>
          <w:kern w:val="0"/>
          <w:szCs w:val="24"/>
          <w:lang w:eastAsia="en-AU"/>
          <w14:ligatures w14:val="none"/>
        </w:rPr>
        <w:t>obtained directly from source studies where available.</w:t>
      </w:r>
      <w:r w:rsidR="00CF65A3">
        <w:rPr>
          <w:rFonts w:eastAsia="Times New Roman" w:cs="Times New Roman"/>
          <w:kern w:val="0"/>
          <w:szCs w:val="24"/>
          <w:lang w:eastAsia="en-AU"/>
          <w14:ligatures w14:val="none"/>
        </w:rPr>
        <w:t xml:space="preserve"> </w:t>
      </w:r>
    </w:p>
    <w:p w14:paraId="75314D2A" w14:textId="2EB2F50E" w:rsidR="000349DC" w:rsidRDefault="00FD3775" w:rsidP="00FD3775">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Sample sizes, means, and measures of variation were extracted from tables, text, supplementary materials, or figures</w:t>
      </w:r>
      <w:r w:rsidR="007D7885">
        <w:rPr>
          <w:rFonts w:eastAsia="Times New Roman" w:cs="Times New Roman"/>
          <w:kern w:val="0"/>
          <w:szCs w:val="24"/>
          <w:lang w:eastAsia="en-AU"/>
          <w14:ligatures w14:val="none"/>
        </w:rPr>
        <w:t xml:space="preserve">. </w:t>
      </w:r>
      <w:r w:rsidR="00162EF1">
        <w:rPr>
          <w:rFonts w:eastAsia="Times New Roman" w:cs="Times New Roman"/>
          <w:kern w:val="0"/>
          <w:szCs w:val="24"/>
          <w:lang w:eastAsia="en-AU"/>
          <w14:ligatures w14:val="none"/>
        </w:rPr>
        <w:t>W</w:t>
      </w:r>
      <w:r w:rsidR="00162EF1" w:rsidRPr="00FD3775">
        <w:rPr>
          <w:rFonts w:eastAsia="Times New Roman" w:cs="Times New Roman"/>
          <w:kern w:val="0"/>
          <w:szCs w:val="24"/>
          <w:lang w:eastAsia="en-AU"/>
          <w14:ligatures w14:val="none"/>
        </w:rPr>
        <w:t>here necessary</w:t>
      </w:r>
      <w:r w:rsidR="00162EF1">
        <w:rPr>
          <w:rFonts w:eastAsia="Times New Roman" w:cs="Times New Roman"/>
          <w:kern w:val="0"/>
          <w:szCs w:val="24"/>
          <w:lang w:eastAsia="en-AU"/>
          <w14:ligatures w14:val="none"/>
        </w:rPr>
        <w:t>, d</w:t>
      </w:r>
      <w:r w:rsidR="007D7885">
        <w:rPr>
          <w:rFonts w:eastAsia="Times New Roman" w:cs="Times New Roman"/>
          <w:kern w:val="0"/>
          <w:szCs w:val="24"/>
          <w:lang w:eastAsia="en-AU"/>
          <w14:ligatures w14:val="none"/>
        </w:rPr>
        <w:t>ata in figures were digitised</w:t>
      </w:r>
      <w:r w:rsidRPr="00FD3775">
        <w:rPr>
          <w:rFonts w:eastAsia="Times New Roman" w:cs="Times New Roman"/>
          <w:kern w:val="0"/>
          <w:szCs w:val="24"/>
          <w:lang w:eastAsia="en-AU"/>
          <w14:ligatures w14:val="none"/>
        </w:rPr>
        <w:t xml:space="preserve"> using </w:t>
      </w:r>
      <w:proofErr w:type="spellStart"/>
      <w:r w:rsidRPr="00792BA3">
        <w:rPr>
          <w:rFonts w:eastAsia="Times New Roman" w:cs="Times New Roman"/>
          <w:kern w:val="0"/>
          <w:szCs w:val="24"/>
          <w:lang w:eastAsia="en-AU"/>
          <w14:ligatures w14:val="none"/>
        </w:rPr>
        <w:t>WebPlotDigitizer</w:t>
      </w:r>
      <w:proofErr w:type="spellEnd"/>
      <w:r w:rsidRPr="00FD3775">
        <w:rPr>
          <w:rFonts w:eastAsia="Times New Roman" w:cs="Times New Roman"/>
          <w:kern w:val="0"/>
          <w:szCs w:val="24"/>
          <w:lang w:eastAsia="en-AU"/>
          <w14:ligatures w14:val="none"/>
        </w:rPr>
        <w:t xml:space="preserve"> </w:t>
      </w:r>
      <w:r w:rsidR="00861830">
        <w:rPr>
          <w:rFonts w:eastAsia="Times New Roman" w:cs="Times New Roman"/>
          <w:kern w:val="0"/>
          <w:szCs w:val="24"/>
          <w:lang w:eastAsia="en-AU"/>
          <w14:ligatures w14:val="none"/>
        </w:rPr>
        <w:fldChar w:fldCharType="begin"/>
      </w:r>
      <w:r w:rsidR="00861830">
        <w:rPr>
          <w:rFonts w:eastAsia="Times New Roman" w:cs="Times New Roman"/>
          <w:kern w:val="0"/>
          <w:szCs w:val="24"/>
          <w:lang w:eastAsia="en-AU"/>
          <w14:ligatures w14:val="none"/>
        </w:rPr>
        <w:instrText xml:space="preserve"> ADDIN EN.CITE &lt;EndNote&gt;&lt;Cite&gt;&lt;Author&gt;Ankit&lt;/Author&gt;&lt;Year&gt;2025&lt;/Year&gt;&lt;RecNum&gt;191&lt;/RecNum&gt;&lt;DisplayText&gt;(Ankit, 2025)&lt;/DisplayText&gt;&lt;record&gt;&lt;rec-number&gt;191&lt;/rec-number&gt;&lt;foreign-keys&gt;&lt;key app="EN" db-id="axpffp0eards98ew20rvpa0tdf0f0svatvst" timestamp="1754274773"&gt;191&lt;/key&gt;&lt;/foreign-keys&gt;&lt;ref-type name="Web Page"&gt;12&lt;/ref-type&gt;&lt;contributors&gt;&lt;authors&gt;&lt;author&gt;Ankit, Rohatgi&lt;/author&gt;&lt;/authors&gt;&lt;/contributors&gt;&lt;titles&gt;&lt;title&gt;WebPlotDigitizer Version 5.2&lt;/title&gt;&lt;/titles&gt;&lt;edition&gt;5.2&lt;/edition&gt;&lt;dates&gt;&lt;year&gt;2025&lt;/year&gt;&lt;/dates&gt;&lt;urls&gt;&lt;related-urls&gt;&lt;url&gt;https://automeris.io&lt;/url&gt;&lt;/related-urls&gt;&lt;/urls&gt;&lt;/record&gt;&lt;/Cite&gt;&lt;/EndNote&gt;</w:instrText>
      </w:r>
      <w:r w:rsidR="00861830">
        <w:rPr>
          <w:rFonts w:eastAsia="Times New Roman" w:cs="Times New Roman"/>
          <w:kern w:val="0"/>
          <w:szCs w:val="24"/>
          <w:lang w:eastAsia="en-AU"/>
          <w14:ligatures w14:val="none"/>
        </w:rPr>
        <w:fldChar w:fldCharType="separate"/>
      </w:r>
      <w:r w:rsidR="00861830">
        <w:rPr>
          <w:rFonts w:eastAsia="Times New Roman" w:cs="Times New Roman"/>
          <w:noProof/>
          <w:kern w:val="0"/>
          <w:szCs w:val="24"/>
          <w:lang w:eastAsia="en-AU"/>
          <w14:ligatures w14:val="none"/>
        </w:rPr>
        <w:t>(Ankit, 2025)</w:t>
      </w:r>
      <w:r w:rsidR="00861830">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The sampling unit was typically the number of tracked individuals or independent movement paths. To minimise potential confounding from seasonal effects in before–after designs, we recorded the timing of data collection and noted any additional management activities that could interact with fire (e.g. logging, mechanical thinning, or livestock grazing). </w:t>
      </w:r>
    </w:p>
    <w:p w14:paraId="262DE080" w14:textId="7987E83E" w:rsidR="00FD3775" w:rsidRPr="00FD3775" w:rsidRDefault="00FD3775" w:rsidP="00850F38">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Classification of burned and unburned animal populations followed the authors’ definitions.</w:t>
      </w:r>
      <w:r>
        <w:rPr>
          <w:rFonts w:eastAsia="Times New Roman" w:cs="Times New Roman"/>
          <w:kern w:val="0"/>
          <w:szCs w:val="24"/>
          <w:lang w:eastAsia="en-AU"/>
          <w14:ligatures w14:val="none"/>
        </w:rPr>
        <w:t xml:space="preserve"> </w:t>
      </w:r>
      <w:r w:rsidR="002E7AD8">
        <w:rPr>
          <w:rFonts w:eastAsia="Times New Roman" w:cs="Times New Roman"/>
          <w:kern w:val="0"/>
          <w:szCs w:val="24"/>
          <w:lang w:eastAsia="en-AU"/>
          <w14:ligatures w14:val="none"/>
        </w:rPr>
        <w:t>As such, m</w:t>
      </w:r>
      <w:r w:rsidR="00274DC1">
        <w:rPr>
          <w:rFonts w:eastAsia="Times New Roman" w:cs="Times New Roman"/>
          <w:kern w:val="0"/>
          <w:szCs w:val="24"/>
          <w:lang w:eastAsia="en-AU"/>
          <w14:ligatures w14:val="none"/>
        </w:rPr>
        <w:t>ovement</w:t>
      </w:r>
      <w:r w:rsidR="009C2D54">
        <w:rPr>
          <w:rFonts w:eastAsia="Times New Roman" w:cs="Times New Roman"/>
          <w:kern w:val="0"/>
          <w:szCs w:val="24"/>
          <w:lang w:eastAsia="en-AU"/>
          <w14:ligatures w14:val="none"/>
        </w:rPr>
        <w:t xml:space="preserve"> data </w:t>
      </w:r>
      <w:r w:rsidR="002E7AD8">
        <w:rPr>
          <w:rFonts w:eastAsia="Times New Roman" w:cs="Times New Roman"/>
          <w:kern w:val="0"/>
          <w:szCs w:val="24"/>
          <w:lang w:eastAsia="en-AU"/>
          <w14:ligatures w14:val="none"/>
        </w:rPr>
        <w:t>extracted</w:t>
      </w:r>
      <w:r w:rsidR="009C2D54">
        <w:rPr>
          <w:rFonts w:eastAsia="Times New Roman" w:cs="Times New Roman"/>
          <w:kern w:val="0"/>
          <w:szCs w:val="24"/>
          <w:lang w:eastAsia="en-AU"/>
          <w14:ligatures w14:val="none"/>
        </w:rPr>
        <w:t xml:space="preserve"> from burned populations were not necessarily constrained to fire </w:t>
      </w:r>
      <w:r w:rsidR="00070A63">
        <w:rPr>
          <w:rFonts w:eastAsia="Times New Roman" w:cs="Times New Roman"/>
          <w:kern w:val="0"/>
          <w:szCs w:val="24"/>
          <w:lang w:eastAsia="en-AU"/>
          <w14:ligatures w14:val="none"/>
        </w:rPr>
        <w:t>scars and</w:t>
      </w:r>
      <w:r w:rsidR="00B11814">
        <w:rPr>
          <w:rFonts w:eastAsia="Times New Roman" w:cs="Times New Roman"/>
          <w:kern w:val="0"/>
          <w:szCs w:val="24"/>
          <w:lang w:eastAsia="en-AU"/>
          <w14:ligatures w14:val="none"/>
        </w:rPr>
        <w:t xml:space="preserve"> included data from animals </w:t>
      </w:r>
      <w:r w:rsidR="00070A63">
        <w:rPr>
          <w:rFonts w:eastAsia="Times New Roman" w:cs="Times New Roman"/>
          <w:kern w:val="0"/>
          <w:szCs w:val="24"/>
          <w:lang w:eastAsia="en-AU"/>
          <w14:ligatures w14:val="none"/>
        </w:rPr>
        <w:t xml:space="preserve">the study </w:t>
      </w:r>
      <w:r w:rsidR="00E76AF8">
        <w:rPr>
          <w:rFonts w:eastAsia="Times New Roman" w:cs="Times New Roman"/>
          <w:kern w:val="0"/>
          <w:szCs w:val="24"/>
          <w:lang w:eastAsia="en-AU"/>
          <w14:ligatures w14:val="none"/>
        </w:rPr>
        <w:t>authors</w:t>
      </w:r>
      <w:r w:rsidR="00070A63">
        <w:rPr>
          <w:rFonts w:eastAsia="Times New Roman" w:cs="Times New Roman"/>
          <w:kern w:val="0"/>
          <w:szCs w:val="24"/>
          <w:lang w:eastAsia="en-AU"/>
          <w14:ligatures w14:val="none"/>
        </w:rPr>
        <w:t xml:space="preserve"> categorised as impacted by fire</w:t>
      </w:r>
      <w:r w:rsidR="00CA06C7">
        <w:rPr>
          <w:rFonts w:eastAsia="Times New Roman" w:cs="Times New Roman"/>
          <w:kern w:val="0"/>
          <w:szCs w:val="24"/>
          <w:lang w:eastAsia="en-AU"/>
          <w14:ligatures w14:val="none"/>
        </w:rPr>
        <w:t xml:space="preserve"> </w:t>
      </w:r>
      <w:r w:rsidR="00CA06C7">
        <w:rPr>
          <w:rFonts w:eastAsia="Times New Roman" w:cs="Times New Roman"/>
          <w:kern w:val="0"/>
          <w:szCs w:val="24"/>
          <w:lang w:eastAsia="en-AU"/>
          <w14:ligatures w14:val="none"/>
        </w:rPr>
        <w:lastRenderedPageBreak/>
        <w:t>(e.g</w:t>
      </w:r>
      <w:r w:rsidR="002E7AD8">
        <w:rPr>
          <w:rFonts w:eastAsia="Times New Roman" w:cs="Times New Roman"/>
          <w:kern w:val="0"/>
          <w:szCs w:val="24"/>
          <w:lang w:eastAsia="en-AU"/>
          <w14:ligatures w14:val="none"/>
        </w:rPr>
        <w:t>.</w:t>
      </w:r>
      <w:r w:rsidR="00CA06C7">
        <w:rPr>
          <w:rFonts w:eastAsia="Times New Roman" w:cs="Times New Roman"/>
          <w:kern w:val="0"/>
          <w:szCs w:val="24"/>
          <w:lang w:eastAsia="en-AU"/>
          <w14:ligatures w14:val="none"/>
        </w:rPr>
        <w:t xml:space="preserve"> </w:t>
      </w:r>
      <w:r w:rsidR="000824E7">
        <w:rPr>
          <w:rFonts w:eastAsia="Times New Roman" w:cs="Times New Roman"/>
          <w:kern w:val="0"/>
          <w:szCs w:val="24"/>
          <w:lang w:eastAsia="en-AU"/>
          <w14:ligatures w14:val="none"/>
        </w:rPr>
        <w:t>a defined portion</w:t>
      </w:r>
      <w:r w:rsidR="00CA06C7">
        <w:rPr>
          <w:rFonts w:eastAsia="Times New Roman" w:cs="Times New Roman"/>
          <w:kern w:val="0"/>
          <w:szCs w:val="24"/>
          <w:lang w:eastAsia="en-AU"/>
          <w14:ligatures w14:val="none"/>
        </w:rPr>
        <w:t xml:space="preserve"> of the home range </w:t>
      </w:r>
      <w:r w:rsidR="000824E7">
        <w:rPr>
          <w:rFonts w:eastAsia="Times New Roman" w:cs="Times New Roman"/>
          <w:kern w:val="0"/>
          <w:szCs w:val="24"/>
          <w:lang w:eastAsia="en-AU"/>
          <w14:ligatures w14:val="none"/>
        </w:rPr>
        <w:t>overlapped with the burn extent).</w:t>
      </w:r>
      <w:r w:rsidR="00274DC1">
        <w:rPr>
          <w:rFonts w:eastAsia="Times New Roman" w:cs="Times New Roman"/>
          <w:kern w:val="0"/>
          <w:szCs w:val="24"/>
          <w:lang w:eastAsia="en-AU"/>
          <w14:ligatures w14:val="none"/>
        </w:rPr>
        <w:t xml:space="preserve"> </w:t>
      </w:r>
      <w:r w:rsidR="003B50CF">
        <w:rPr>
          <w:rFonts w:eastAsia="Times New Roman" w:cs="Times New Roman"/>
          <w:kern w:val="0"/>
          <w:szCs w:val="24"/>
          <w:lang w:eastAsia="en-AU"/>
          <w14:ligatures w14:val="none"/>
        </w:rPr>
        <w:t xml:space="preserve">In the case of </w:t>
      </w:r>
      <w:r w:rsidR="00C23716" w:rsidRPr="00C23716">
        <w:rPr>
          <w:rFonts w:eastAsia="Times New Roman" w:cs="Times New Roman"/>
          <w:kern w:val="0"/>
          <w:szCs w:val="24"/>
          <w:lang w:eastAsia="en-AU"/>
          <w14:ligatures w14:val="none"/>
        </w:rPr>
        <w:t>chronosequence</w:t>
      </w:r>
      <w:r w:rsidR="003B50CF">
        <w:rPr>
          <w:rFonts w:eastAsia="Times New Roman" w:cs="Times New Roman"/>
          <w:kern w:val="0"/>
          <w:szCs w:val="24"/>
          <w:lang w:eastAsia="en-AU"/>
          <w14:ligatures w14:val="none"/>
        </w:rPr>
        <w:t xml:space="preserve"> studies</w:t>
      </w:r>
      <w:r w:rsidRPr="00FD3775">
        <w:rPr>
          <w:rFonts w:eastAsia="Times New Roman" w:cs="Times New Roman"/>
          <w:kern w:val="0"/>
          <w:szCs w:val="24"/>
          <w:lang w:eastAsia="en-AU"/>
          <w14:ligatures w14:val="none"/>
        </w:rPr>
        <w:t>, we extracted data closest to the fire event, or, in before–after studies, for the combination that minimised seasonal confounding. When demographic subgroups (e.g. males and females, adults and juveniles) were presented, each subgroup was treated as a separate case unless the sample size fell below inclusion thresholds; in such cases, subgroups were pooled if responses were similar in magnitude and direction.</w:t>
      </w:r>
    </w:p>
    <w:p w14:paraId="5EA901EE" w14:textId="496341CD" w:rsidR="00AD2708" w:rsidRPr="00FD3775" w:rsidRDefault="00FD3775" w:rsidP="00850F38">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 xml:space="preserve">In addition to study-level variables, we extracted or derived several covariates used as moderators in the meta-analysis. </w:t>
      </w:r>
      <w:r w:rsidRPr="00792BA3">
        <w:rPr>
          <w:rFonts w:eastAsia="Times New Roman" w:cs="Times New Roman"/>
          <w:kern w:val="0"/>
          <w:szCs w:val="24"/>
          <w:lang w:eastAsia="en-AU"/>
          <w14:ligatures w14:val="none"/>
        </w:rPr>
        <w:t>Biome</w:t>
      </w:r>
      <w:r w:rsidRPr="00FD3775">
        <w:rPr>
          <w:rFonts w:eastAsia="Times New Roman" w:cs="Times New Roman"/>
          <w:kern w:val="0"/>
          <w:szCs w:val="24"/>
          <w:lang w:eastAsia="en-AU"/>
          <w14:ligatures w14:val="none"/>
        </w:rPr>
        <w:t xml:space="preserve"> was determined for each study location using the coordinates provided by authors or estimated from site descriptions, overlaid with the terrestrial biome classification of Olson et al. (2001) via the </w:t>
      </w:r>
      <w:r w:rsidRPr="00821948">
        <w:rPr>
          <w:rFonts w:eastAsia="Times New Roman" w:cs="Times New Roman"/>
          <w:kern w:val="0"/>
          <w:szCs w:val="24"/>
          <w:lang w:eastAsia="en-AU"/>
          <w14:ligatures w14:val="none"/>
        </w:rPr>
        <w:t>geodata</w:t>
      </w:r>
      <w:r w:rsidRPr="00FD3775">
        <w:rPr>
          <w:rFonts w:eastAsia="Times New Roman" w:cs="Times New Roman"/>
          <w:kern w:val="0"/>
          <w:szCs w:val="24"/>
          <w:lang w:eastAsia="en-AU"/>
          <w14:ligatures w14:val="none"/>
        </w:rPr>
        <w:t xml:space="preserve"> package</w:t>
      </w:r>
      <w:r w:rsidR="00861830">
        <w:rPr>
          <w:rFonts w:eastAsia="Times New Roman" w:cs="Times New Roman"/>
          <w:kern w:val="0"/>
          <w:szCs w:val="24"/>
          <w:lang w:eastAsia="en-AU"/>
          <w14:ligatures w14:val="none"/>
        </w:rPr>
        <w:t xml:space="preserve"> </w:t>
      </w:r>
      <w:r w:rsidR="00861830">
        <w:rPr>
          <w:rFonts w:eastAsia="Times New Roman" w:cs="Times New Roman"/>
          <w:kern w:val="0"/>
          <w:szCs w:val="24"/>
          <w:lang w:eastAsia="en-AU"/>
          <w14:ligatures w14:val="none"/>
        </w:rPr>
        <w:fldChar w:fldCharType="begin"/>
      </w:r>
      <w:r w:rsidR="00861830">
        <w:rPr>
          <w:rFonts w:eastAsia="Times New Roman" w:cs="Times New Roman"/>
          <w:kern w:val="0"/>
          <w:szCs w:val="24"/>
          <w:lang w:eastAsia="en-AU"/>
          <w14:ligatures w14:val="none"/>
        </w:rPr>
        <w:instrText xml:space="preserve"> ADDIN EN.CITE &lt;EndNote&gt;&lt;Cite&gt;&lt;Author&gt;Hijmans&lt;/Author&gt;&lt;Year&gt;2025&lt;/Year&gt;&lt;RecNum&gt;193&lt;/RecNum&gt;&lt;DisplayText&gt;(Hijmans et al., 2025)&lt;/DisplayText&gt;&lt;record&gt;&lt;rec-number&gt;193&lt;/rec-number&gt;&lt;foreign-keys&gt;&lt;key app="EN" db-id="axpffp0eards98ew20rvpa0tdf0f0svatvst" timestamp="1754275206"&gt;193&lt;/key&gt;&lt;/foreign-keys&gt;&lt;ref-type name="Computer Program"&gt;9&lt;/ref-type&gt;&lt;contributors&gt;&lt;authors&gt;&lt;author&gt;Robert J. Hijmans&lt;/author&gt;&lt;author&gt;Márcia Barbosa&lt;/author&gt;&lt;author&gt;Aniruddha Ghos&lt;/author&gt;&lt;author&gt;Alex Mandel&lt;/author&gt;&lt;/authors&gt;&lt;/contributors&gt;&lt;titles&gt;&lt;title&gt;geodata&lt;/title&gt;&lt;/titles&gt;&lt;edition&gt;0.6-2&lt;/edition&gt;&lt;dates&gt;&lt;year&gt;2025&lt;/year&gt;&lt;/dates&gt;&lt;urls&gt;&lt;related-urls&gt;&lt;url&gt;https://github.com/rspatial/geodata&lt;/url&gt;&lt;/related-urls&gt;&lt;/urls&gt;&lt;/record&gt;&lt;/Cite&gt;&lt;/EndNote&gt;</w:instrText>
      </w:r>
      <w:r w:rsidR="00861830">
        <w:rPr>
          <w:rFonts w:eastAsia="Times New Roman" w:cs="Times New Roman"/>
          <w:kern w:val="0"/>
          <w:szCs w:val="24"/>
          <w:lang w:eastAsia="en-AU"/>
          <w14:ligatures w14:val="none"/>
        </w:rPr>
        <w:fldChar w:fldCharType="separate"/>
      </w:r>
      <w:r w:rsidR="00861830">
        <w:rPr>
          <w:rFonts w:eastAsia="Times New Roman" w:cs="Times New Roman"/>
          <w:noProof/>
          <w:kern w:val="0"/>
          <w:szCs w:val="24"/>
          <w:lang w:eastAsia="en-AU"/>
          <w14:ligatures w14:val="none"/>
        </w:rPr>
        <w:t>(Hijmans et al., 2025)</w:t>
      </w:r>
      <w:r w:rsidR="00861830">
        <w:rPr>
          <w:rFonts w:eastAsia="Times New Roman" w:cs="Times New Roman"/>
          <w:kern w:val="0"/>
          <w:szCs w:val="24"/>
          <w:lang w:eastAsia="en-AU"/>
          <w14:ligatures w14:val="none"/>
        </w:rPr>
        <w:fldChar w:fldCharType="end"/>
      </w:r>
      <w:r w:rsidR="00401580">
        <w:rPr>
          <w:rFonts w:eastAsia="Times New Roman" w:cs="Times New Roman"/>
          <w:kern w:val="0"/>
          <w:szCs w:val="24"/>
          <w:lang w:eastAsia="en-AU"/>
          <w14:ligatures w14:val="none"/>
        </w:rPr>
        <w:t xml:space="preserve"> implemented in R </w:t>
      </w:r>
      <w:r w:rsidR="003F71BF">
        <w:rPr>
          <w:rFonts w:eastAsia="Times New Roman" w:cs="Times New Roman"/>
          <w:kern w:val="0"/>
          <w:szCs w:val="24"/>
          <w:lang w:eastAsia="en-AU"/>
          <w14:ligatures w14:val="none"/>
        </w:rPr>
        <w:t>v</w:t>
      </w:r>
      <w:r w:rsidR="00195518">
        <w:rPr>
          <w:rFonts w:eastAsia="Times New Roman" w:cs="Times New Roman"/>
          <w:kern w:val="0"/>
          <w:szCs w:val="24"/>
          <w:lang w:eastAsia="en-AU"/>
          <w14:ligatures w14:val="none"/>
        </w:rPr>
        <w:t xml:space="preserve">ersion </w:t>
      </w:r>
      <w:r w:rsidR="00195518" w:rsidRPr="00195518">
        <w:rPr>
          <w:rFonts w:eastAsia="Times New Roman" w:cs="Times New Roman"/>
          <w:kern w:val="0"/>
          <w:szCs w:val="24"/>
          <w:lang w:eastAsia="en-AU"/>
          <w14:ligatures w14:val="none"/>
        </w:rPr>
        <w:t>4.4.2</w:t>
      </w:r>
      <w:r w:rsidR="002A6838">
        <w:rPr>
          <w:rFonts w:eastAsia="Times New Roman" w:cs="Times New Roman"/>
          <w:kern w:val="0"/>
          <w:szCs w:val="24"/>
          <w:lang w:eastAsia="en-AU"/>
          <w14:ligatures w14:val="none"/>
        </w:rPr>
        <w:t xml:space="preserve"> </w:t>
      </w:r>
      <w:r w:rsidR="002A6838">
        <w:rPr>
          <w:rFonts w:eastAsia="Times New Roman" w:cs="Times New Roman"/>
          <w:kern w:val="0"/>
          <w:szCs w:val="24"/>
          <w:lang w:eastAsia="en-AU"/>
          <w14:ligatures w14:val="none"/>
        </w:rPr>
        <w:fldChar w:fldCharType="begin"/>
      </w:r>
      <w:r w:rsidR="002A6838">
        <w:rPr>
          <w:rFonts w:eastAsia="Times New Roman" w:cs="Times New Roman"/>
          <w:kern w:val="0"/>
          <w:szCs w:val="24"/>
          <w:lang w:eastAsia="en-AU"/>
          <w14:ligatures w14:val="none"/>
        </w:rPr>
        <w:instrText xml:space="preserve"> ADDIN EN.CITE &lt;EndNote&gt;&lt;Cite&gt;&lt;Author&gt;R Core Team&lt;/Author&gt;&lt;Year&gt;2024&lt;/Year&gt;&lt;RecNum&gt;194&lt;/RecNum&gt;&lt;DisplayText&gt;(R Core Team, 2024)&lt;/DisplayText&gt;&lt;record&gt;&lt;rec-number&gt;194&lt;/rec-number&gt;&lt;foreign-keys&gt;&lt;key app="EN" db-id="axpffp0eards98ew20rvpa0tdf0f0svatvst" timestamp="1754275711"&gt;194&lt;/key&gt;&lt;/foreign-keys&gt;&lt;ref-type name="Computer Program"&gt;9&lt;/ref-type&gt;&lt;contributors&gt;&lt;authors&gt;&lt;author&gt;R Core Team,&lt;/author&gt;&lt;/authors&gt;&lt;/contributors&gt;&lt;titles&gt;&lt;title&gt;R: A Language and Environment for Statistical Computing&lt;/title&gt;&lt;/titles&gt;&lt;dates&gt;&lt;year&gt;2024&lt;/year&gt;&lt;/dates&gt;&lt;pub-location&gt;Vienna, Austria&lt;/pub-location&gt;&lt;publisher&gt;R Foundation for Statistical Computing&lt;/publisher&gt;&lt;urls&gt;&lt;related-urls&gt;&lt;url&gt;https://www.R-project.org/&lt;/url&gt;&lt;/related-urls&gt;&lt;/urls&gt;&lt;/record&gt;&lt;/Cite&gt;&lt;/EndNote&gt;</w:instrText>
      </w:r>
      <w:r w:rsidR="002A6838">
        <w:rPr>
          <w:rFonts w:eastAsia="Times New Roman" w:cs="Times New Roman"/>
          <w:kern w:val="0"/>
          <w:szCs w:val="24"/>
          <w:lang w:eastAsia="en-AU"/>
          <w14:ligatures w14:val="none"/>
        </w:rPr>
        <w:fldChar w:fldCharType="separate"/>
      </w:r>
      <w:r w:rsidR="002A6838">
        <w:rPr>
          <w:rFonts w:eastAsia="Times New Roman" w:cs="Times New Roman"/>
          <w:noProof/>
          <w:kern w:val="0"/>
          <w:szCs w:val="24"/>
          <w:lang w:eastAsia="en-AU"/>
          <w14:ligatures w14:val="none"/>
        </w:rPr>
        <w:t>(R Core Team, 2024)</w:t>
      </w:r>
      <w:r w:rsidR="002A6838">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w:t>
      </w:r>
      <w:commentRangeStart w:id="46"/>
      <w:r w:rsidRPr="00792BA3">
        <w:rPr>
          <w:rFonts w:eastAsia="Times New Roman" w:cs="Times New Roman"/>
          <w:kern w:val="0"/>
          <w:szCs w:val="24"/>
          <w:lang w:eastAsia="en-AU"/>
          <w14:ligatures w14:val="none"/>
        </w:rPr>
        <w:t>Body mass</w:t>
      </w:r>
      <w:r w:rsidRPr="00FD3775">
        <w:rPr>
          <w:rFonts w:eastAsia="Times New Roman" w:cs="Times New Roman"/>
          <w:kern w:val="0"/>
          <w:szCs w:val="24"/>
          <w:lang w:eastAsia="en-AU"/>
          <w14:ligatures w14:val="none"/>
        </w:rPr>
        <w:t xml:space="preserve"> data</w:t>
      </w:r>
      <w:r w:rsidR="00DA3783">
        <w:rPr>
          <w:rFonts w:eastAsia="Times New Roman" w:cs="Times New Roman"/>
          <w:kern w:val="0"/>
          <w:szCs w:val="24"/>
          <w:lang w:eastAsia="en-AU"/>
          <w14:ligatures w14:val="none"/>
        </w:rPr>
        <w:t xml:space="preserve"> (mean or maximum</w:t>
      </w:r>
      <w:r w:rsidR="00167353">
        <w:rPr>
          <w:rFonts w:eastAsia="Times New Roman" w:cs="Times New Roman"/>
          <w:kern w:val="0"/>
          <w:szCs w:val="24"/>
          <w:lang w:eastAsia="en-AU"/>
          <w14:ligatures w14:val="none"/>
        </w:rPr>
        <w:t xml:space="preserve"> adult body mass, depending on the database)</w:t>
      </w:r>
      <w:r w:rsidRPr="00FD3775">
        <w:rPr>
          <w:rFonts w:eastAsia="Times New Roman" w:cs="Times New Roman"/>
          <w:kern w:val="0"/>
          <w:szCs w:val="24"/>
          <w:lang w:eastAsia="en-AU"/>
          <w14:ligatures w14:val="none"/>
        </w:rPr>
        <w:t xml:space="preserve"> </w:t>
      </w:r>
      <w:commentRangeEnd w:id="46"/>
      <w:r w:rsidR="00A206BE">
        <w:rPr>
          <w:rStyle w:val="CommentReference"/>
        </w:rPr>
        <w:commentReference w:id="46"/>
      </w:r>
      <w:r w:rsidRPr="00FD3775">
        <w:rPr>
          <w:rFonts w:eastAsia="Times New Roman" w:cs="Times New Roman"/>
          <w:kern w:val="0"/>
          <w:szCs w:val="24"/>
          <w:lang w:eastAsia="en-AU"/>
          <w14:ligatures w14:val="none"/>
        </w:rPr>
        <w:t xml:space="preserve">were obtained for each species from published trait databases including </w:t>
      </w:r>
      <w:proofErr w:type="spellStart"/>
      <w:r w:rsidRPr="00FD3775">
        <w:rPr>
          <w:rFonts w:eastAsia="Times New Roman" w:cs="Times New Roman"/>
          <w:kern w:val="0"/>
          <w:szCs w:val="24"/>
          <w:lang w:eastAsia="en-AU"/>
          <w14:ligatures w14:val="none"/>
        </w:rPr>
        <w:t>AvoNet</w:t>
      </w:r>
      <w:proofErr w:type="spellEnd"/>
      <w:r w:rsidRPr="00FD3775">
        <w:rPr>
          <w:rFonts w:eastAsia="Times New Roman" w:cs="Times New Roman"/>
          <w:kern w:val="0"/>
          <w:szCs w:val="24"/>
          <w:lang w:eastAsia="en-AU"/>
          <w14:ligatures w14:val="none"/>
        </w:rPr>
        <w:t xml:space="preserve"> </w:t>
      </w:r>
      <w:r w:rsidR="00661511">
        <w:rPr>
          <w:rFonts w:eastAsia="Times New Roman" w:cs="Times New Roman"/>
          <w:kern w:val="0"/>
          <w:szCs w:val="24"/>
          <w:lang w:eastAsia="en-AU"/>
          <w14:ligatures w14:val="none"/>
        </w:rPr>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eS10aXRsZT48L3RpdGxlcz48cGFnZXM+NTgxLTU5NzwvcGFnZXM+PHZvbHVtZT4yNTwvdm9sdW1l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</w:fldData>
        </w:fldChar>
      </w:r>
      <w:r w:rsidR="00661511">
        <w:rPr>
          <w:rFonts w:eastAsia="Times New Roman" w:cs="Times New Roman"/>
          <w:kern w:val="0"/>
          <w:szCs w:val="24"/>
          <w:lang w:eastAsia="en-AU"/>
          <w14:ligatures w14:val="none"/>
        </w:rPr>
        <w:instrText xml:space="preserve"> ADDIN EN.CITE </w:instrText>
      </w:r>
      <w:r w:rsidR="00661511">
        <w:rPr>
          <w:rFonts w:eastAsia="Times New Roman" w:cs="Times New Roman"/>
          <w:kern w:val="0"/>
          <w:szCs w:val="24"/>
          <w:lang w:eastAsia="en-AU"/>
          <w14:ligatures w14:val="none"/>
        </w:rPr>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eS10aXRsZT48L3RpdGxlcz48cGFnZXM+NTgxLTU5NzwvcGFnZXM+PHZvbHVtZT4yNTwvdm9sdW1l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</w:fldData>
        </w:fldChar>
      </w:r>
      <w:r w:rsidR="00661511">
        <w:rPr>
          <w:rFonts w:eastAsia="Times New Roman" w:cs="Times New Roman"/>
          <w:kern w:val="0"/>
          <w:szCs w:val="24"/>
          <w:lang w:eastAsia="en-AU"/>
          <w14:ligatures w14:val="none"/>
        </w:rPr>
        <w:instrText xml:space="preserve"> ADDIN EN.CITE.DATA </w:instrText>
      </w:r>
      <w:r w:rsidR="00661511">
        <w:rPr>
          <w:rFonts w:eastAsia="Times New Roman" w:cs="Times New Roman"/>
          <w:kern w:val="0"/>
          <w:szCs w:val="24"/>
          <w:lang w:eastAsia="en-AU"/>
          <w14:ligatures w14:val="none"/>
        </w:rPr>
      </w:r>
      <w:r w:rsidR="00661511">
        <w:rPr>
          <w:rFonts w:eastAsia="Times New Roman" w:cs="Times New Roman"/>
          <w:kern w:val="0"/>
          <w:szCs w:val="24"/>
          <w:lang w:eastAsia="en-AU"/>
          <w14:ligatures w14:val="none"/>
        </w:rPr>
        <w:fldChar w:fldCharType="end"/>
      </w:r>
      <w:r w:rsidR="00661511">
        <w:rPr>
          <w:rFonts w:eastAsia="Times New Roman" w:cs="Times New Roman"/>
          <w:kern w:val="0"/>
          <w:szCs w:val="24"/>
          <w:lang w:eastAsia="en-AU"/>
          <w14:ligatures w14:val="none"/>
        </w:rPr>
      </w:r>
      <w:r w:rsidR="00661511">
        <w:rPr>
          <w:rFonts w:eastAsia="Times New Roman" w:cs="Times New Roman"/>
          <w:kern w:val="0"/>
          <w:szCs w:val="24"/>
          <w:lang w:eastAsia="en-AU"/>
          <w14:ligatures w14:val="none"/>
        </w:rPr>
        <w:fldChar w:fldCharType="separate"/>
      </w:r>
      <w:r w:rsidR="00661511">
        <w:rPr>
          <w:rFonts w:eastAsia="Times New Roman" w:cs="Times New Roman"/>
          <w:noProof/>
          <w:kern w:val="0"/>
          <w:szCs w:val="24"/>
          <w:lang w:eastAsia="en-AU"/>
          <w14:ligatures w14:val="none"/>
        </w:rPr>
        <w:t>(Tobias et al., 2022)</w:t>
      </w:r>
      <w:r w:rsidR="00661511">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w:t>
      </w:r>
      <w:proofErr w:type="spellStart"/>
      <w:r w:rsidRPr="00FD3775">
        <w:rPr>
          <w:rFonts w:eastAsia="Times New Roman" w:cs="Times New Roman"/>
          <w:kern w:val="0"/>
          <w:szCs w:val="24"/>
          <w:lang w:eastAsia="en-AU"/>
          <w14:ligatures w14:val="none"/>
        </w:rPr>
        <w:t>ReptTraits</w:t>
      </w:r>
      <w:proofErr w:type="spellEnd"/>
      <w:r w:rsidRPr="00FD3775">
        <w:rPr>
          <w:rFonts w:eastAsia="Times New Roman" w:cs="Times New Roman"/>
          <w:kern w:val="0"/>
          <w:szCs w:val="24"/>
          <w:lang w:eastAsia="en-AU"/>
          <w14:ligatures w14:val="none"/>
        </w:rPr>
        <w:t xml:space="preserve"> </w:t>
      </w:r>
      <w:r w:rsidR="00661511">
        <w:rPr>
          <w:rFonts w:eastAsia="Times New Roman" w:cs="Times New Roman"/>
          <w:kern w:val="0"/>
          <w:szCs w:val="24"/>
          <w:lang w:eastAsia="en-AU"/>
          <w14:ligatures w14:val="none"/>
        </w:rPr>
        <w:fldChar w:fldCharType="begin"/>
      </w:r>
      <w:r w:rsidR="00661511">
        <w:rPr>
          <w:rFonts w:eastAsia="Times New Roman" w:cs="Times New Roman"/>
          <w:kern w:val="0"/>
          <w:szCs w:val="24"/>
          <w:lang w:eastAsia="en-AU"/>
          <w14:ligatures w14:val="none"/>
        </w:rPr>
        <w:instrText xml:space="preserve"> ADDIN EN.CITE &lt;EndNote&gt;&lt;Cite&gt;&lt;Author&gt;Oskyrko&lt;/Author&gt;&lt;Year&gt;2024&lt;/Year&gt;&lt;RecNum&gt;150&lt;/RecNum&gt;&lt;DisplayText&gt;(Oskyrko, 2024)&lt;/DisplayText&gt;&lt;record&gt;&lt;rec-number&gt;150&lt;/rec-number&gt;&lt;foreign-keys&gt;&lt;key app="EN" db-id="axpffp0eards98ew20rvpa0tdf0f0svatvst" timestamp="1748219542"&gt;150&lt;/key&gt;&lt;/foreign-keys&gt;&lt;ref-type name="Dataset"&gt;59&lt;/ref-type&gt;&lt;contributors&gt;&lt;authors&gt;&lt;author&gt;Oskyrko, Oleksandra; Mi, Chunrong; Meiri, Shai; Du, Weiguo&lt;/author&gt;&lt;/authors&gt;&lt;/contributors&gt;&lt;titles&gt;&lt;title&gt;ReptTraits: A comprehensive dataset of ecological traits in reptiles&lt;/title&gt;&lt;/titles&gt;&lt;dates&gt;&lt;year&gt;2024&lt;/year&gt;&lt;/dates&gt;&lt;urls&gt;&lt;/urls&gt;&lt;electronic-resource-num&gt;10.6084/m9.figshare.24572683.v4&lt;/electronic-resource-num&gt;&lt;/record&gt;&lt;/Cite&gt;&lt;/EndNote&gt;</w:instrText>
      </w:r>
      <w:r w:rsidR="00661511">
        <w:rPr>
          <w:rFonts w:eastAsia="Times New Roman" w:cs="Times New Roman"/>
          <w:kern w:val="0"/>
          <w:szCs w:val="24"/>
          <w:lang w:eastAsia="en-AU"/>
          <w14:ligatures w14:val="none"/>
        </w:rPr>
        <w:fldChar w:fldCharType="separate"/>
      </w:r>
      <w:r w:rsidR="00661511">
        <w:rPr>
          <w:rFonts w:eastAsia="Times New Roman" w:cs="Times New Roman"/>
          <w:noProof/>
          <w:kern w:val="0"/>
          <w:szCs w:val="24"/>
          <w:lang w:eastAsia="en-AU"/>
          <w14:ligatures w14:val="none"/>
        </w:rPr>
        <w:t>(Oskyrko, 2024)</w:t>
      </w:r>
      <w:r w:rsidR="00661511">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and </w:t>
      </w:r>
      <w:proofErr w:type="spellStart"/>
      <w:r w:rsidRPr="00FD3775">
        <w:rPr>
          <w:rFonts w:eastAsia="Times New Roman" w:cs="Times New Roman"/>
          <w:kern w:val="0"/>
          <w:szCs w:val="24"/>
          <w:lang w:eastAsia="en-AU"/>
          <w14:ligatures w14:val="none"/>
        </w:rPr>
        <w:t>Phylacine</w:t>
      </w:r>
      <w:proofErr w:type="spellEnd"/>
      <w:r w:rsidRPr="00FD3775">
        <w:rPr>
          <w:rFonts w:eastAsia="Times New Roman" w:cs="Times New Roman"/>
          <w:kern w:val="0"/>
          <w:szCs w:val="24"/>
          <w:lang w:eastAsia="en-AU"/>
          <w14:ligatures w14:val="none"/>
        </w:rPr>
        <w:t xml:space="preserve"> </w:t>
      </w:r>
      <w:r w:rsidR="00661511">
        <w:rPr>
          <w:rFonts w:eastAsia="Times New Roman" w:cs="Times New Roman"/>
          <w:kern w:val="0"/>
          <w:szCs w:val="24"/>
          <w:lang w:eastAsia="en-AU"/>
          <w14:ligatures w14:val="none"/>
        </w:rPr>
        <w:fldChar w:fldCharType="begin"/>
      </w:r>
      <w:r w:rsidR="00661511">
        <w:rPr>
          <w:rFonts w:eastAsia="Times New Roman" w:cs="Times New Roman"/>
          <w:kern w:val="0"/>
          <w:szCs w:val="24"/>
          <w:lang w:eastAsia="en-AU"/>
          <w14:ligatures w14:val="none"/>
        </w:rPr>
        <w:instrText xml:space="preserve"> ADDIN EN.CITE &lt;EndNote&gt;&lt;Cite&gt;&lt;Author&gt;Faurby&lt;/Author&gt;&lt;Year&gt;2018&lt;/Year&gt;&lt;RecNum&gt;156&lt;/RecNum&gt;&lt;DisplayText&gt;(Faurby et al., 2018)&lt;/DisplayText&gt;&lt;record&gt;&lt;rec-number&gt;156&lt;/rec-number&gt;&lt;foreign-keys&gt;&lt;key app="EN" db-id="axpffp0eards98ew20rvpa0tdf0f0svatvst" timestamp="1748220238"&gt;156&lt;/key&gt;&lt;/foreign-keys&gt;&lt;ref-type name="Journal Article"&gt;17&lt;/ref-type&gt;&lt;contributors&gt;&lt;authors&gt;&lt;author&gt;Faurby, Søren&lt;/author&gt;&lt;author&gt;Davis, Matt&lt;/author&gt;&lt;author&gt;Pedersen, Rasmus Ø&lt;/author&gt;&lt;author&gt;Schowanek, Simon D.&lt;/author&gt;&lt;author&gt;Antonelli, Alexandre&lt;/author&gt;&lt;author&gt;Svenning, Jens-Christian&lt;/author&gt;&lt;/authors&gt;&lt;/contributors&gt;&lt;titles&gt;&lt;title&gt;PHYLACINE 1.2: The phylogenetic atlas of mammal macroecology&lt;/title&gt;&lt;secondary-title&gt;Ecology&lt;/secondary-title&gt;&lt;/titles&gt;&lt;periodical&gt;&lt;full-title&gt;Ecology&lt;/full-title&gt;&lt;abbr-1&gt;Ecology&lt;/abbr-1&gt;&lt;abbr-2&gt;Ecology&lt;/abbr-2&gt;&lt;/periodical&gt;&lt;pages&gt;2626-2626&lt;/pages&gt;&lt;volume&gt;99&lt;/volume&gt;&lt;number&gt;11&lt;/number&gt;&lt;keywords&gt;&lt;keyword&gt;body size&lt;/keyword&gt;&lt;keyword&gt;diet&lt;/keyword&gt;&lt;keyword&gt;distributions&lt;/keyword&gt;&lt;keyword&gt;IUCN&lt;/keyword&gt;&lt;keyword&gt;mammal&lt;/keyword&gt;&lt;keyword&gt;mass&lt;/keyword&gt;&lt;keyword&gt;phylogeny&lt;/keyword&gt;&lt;keyword&gt;present natural&lt;/keyword&gt;&lt;keyword&gt;range maps&lt;/keyword&gt;&lt;/keywords&gt;&lt;dates&gt;&lt;year&gt;2018&lt;/year&gt;&lt;pub-dates&gt;&lt;date&gt;2018/11/01&lt;/date&gt;&lt;/pub-dates&gt;&lt;/dates&gt;&lt;publisher&gt;John Wiley &amp;amp; Sons, Ltd&lt;/publisher&gt;&lt;isbn&gt;0012-9658&lt;/isbn&gt;&lt;urls&gt;&lt;related-urls&gt;&lt;url&gt;https://doi.org/10.1002/ecy.2443&lt;/url&gt;&lt;/related-urls&gt;&lt;/urls&gt;&lt;electronic-resource-num&gt;10.1002/ecy.2443&lt;/electronic-resource-num&gt;&lt;access-date&gt;2025/05/25&lt;/access-date&gt;&lt;/record&gt;&lt;/Cite&gt;&lt;/EndNote&gt;</w:instrText>
      </w:r>
      <w:r w:rsidR="00661511">
        <w:rPr>
          <w:rFonts w:eastAsia="Times New Roman" w:cs="Times New Roman"/>
          <w:kern w:val="0"/>
          <w:szCs w:val="24"/>
          <w:lang w:eastAsia="en-AU"/>
          <w14:ligatures w14:val="none"/>
        </w:rPr>
        <w:fldChar w:fldCharType="separate"/>
      </w:r>
      <w:r w:rsidR="00661511">
        <w:rPr>
          <w:rFonts w:eastAsia="Times New Roman" w:cs="Times New Roman"/>
          <w:noProof/>
          <w:kern w:val="0"/>
          <w:szCs w:val="24"/>
          <w:lang w:eastAsia="en-AU"/>
          <w14:ligatures w14:val="none"/>
        </w:rPr>
        <w:t>(Faurby et al., 2018)</w:t>
      </w:r>
      <w:r w:rsidR="00661511">
        <w:rPr>
          <w:rFonts w:eastAsia="Times New Roman" w:cs="Times New Roman"/>
          <w:kern w:val="0"/>
          <w:szCs w:val="24"/>
          <w:lang w:eastAsia="en-AU"/>
          <w14:ligatures w14:val="none"/>
        </w:rPr>
        <w:fldChar w:fldCharType="end"/>
      </w:r>
      <w:r w:rsidR="00167353">
        <w:rPr>
          <w:rFonts w:eastAsia="Times New Roman" w:cs="Times New Roman"/>
          <w:kern w:val="0"/>
          <w:szCs w:val="24"/>
          <w:lang w:eastAsia="en-AU"/>
          <w14:ligatures w14:val="none"/>
        </w:rPr>
        <w:t>.</w:t>
      </w:r>
      <w:r w:rsidR="00AD2708">
        <w:rPr>
          <w:rFonts w:eastAsia="Times New Roman" w:cs="Times New Roman"/>
          <w:kern w:val="0"/>
          <w:szCs w:val="24"/>
          <w:lang w:eastAsia="en-AU"/>
          <w14:ligatures w14:val="none"/>
        </w:rPr>
        <w:t xml:space="preserve"> Body mass data were</w:t>
      </w:r>
      <w:r w:rsidRPr="00FD3775">
        <w:rPr>
          <w:rFonts w:eastAsia="Times New Roman" w:cs="Times New Roman"/>
          <w:kern w:val="0"/>
          <w:szCs w:val="24"/>
          <w:lang w:eastAsia="en-AU"/>
          <w14:ligatures w14:val="none"/>
        </w:rPr>
        <w:t xml:space="preserve"> supplemented with literature values where </w:t>
      </w:r>
      <w:r w:rsidR="00DB0339" w:rsidRPr="00FD3775">
        <w:rPr>
          <w:rFonts w:eastAsia="Times New Roman" w:cs="Times New Roman"/>
          <w:kern w:val="0"/>
          <w:szCs w:val="24"/>
          <w:lang w:eastAsia="en-AU"/>
          <w14:ligatures w14:val="none"/>
        </w:rPr>
        <w:t>necessary</w:t>
      </w:r>
      <w:r w:rsidRPr="00FD3775">
        <w:rPr>
          <w:rFonts w:eastAsia="Times New Roman" w:cs="Times New Roman"/>
          <w:kern w:val="0"/>
          <w:szCs w:val="24"/>
          <w:lang w:eastAsia="en-AU"/>
          <w14:ligatures w14:val="none"/>
        </w:rPr>
        <w:t xml:space="preserve">. </w:t>
      </w:r>
      <w:r w:rsidR="00453D2F">
        <w:rPr>
          <w:rFonts w:eastAsia="Times New Roman" w:cs="Times New Roman"/>
          <w:kern w:val="0"/>
          <w:szCs w:val="24"/>
          <w:lang w:eastAsia="en-AU"/>
          <w14:ligatures w14:val="none"/>
        </w:rPr>
        <w:t>S</w:t>
      </w:r>
      <w:r w:rsidRPr="00792BA3">
        <w:rPr>
          <w:rFonts w:eastAsia="Times New Roman" w:cs="Times New Roman"/>
          <w:kern w:val="0"/>
          <w:szCs w:val="24"/>
          <w:lang w:eastAsia="en-AU"/>
          <w14:ligatures w14:val="none"/>
        </w:rPr>
        <w:t>pecies identity</w:t>
      </w:r>
      <w:r w:rsidRPr="00FD3775">
        <w:rPr>
          <w:rFonts w:eastAsia="Times New Roman" w:cs="Times New Roman"/>
          <w:kern w:val="0"/>
          <w:szCs w:val="24"/>
          <w:lang w:eastAsia="en-AU"/>
          <w14:ligatures w14:val="none"/>
        </w:rPr>
        <w:t xml:space="preserve"> were recorded for all effect sizes based on the original publications</w:t>
      </w:r>
      <w:r w:rsidR="003D238C">
        <w:rPr>
          <w:rFonts w:eastAsia="Times New Roman" w:cs="Times New Roman"/>
          <w:kern w:val="0"/>
          <w:szCs w:val="24"/>
          <w:lang w:eastAsia="en-AU"/>
          <w14:ligatures w14:val="none"/>
        </w:rPr>
        <w:t xml:space="preserve">, and updated where necessary </w:t>
      </w:r>
      <w:r w:rsidR="00727CBD">
        <w:rPr>
          <w:rFonts w:eastAsia="Times New Roman" w:cs="Times New Roman"/>
          <w:kern w:val="0"/>
          <w:szCs w:val="24"/>
          <w:lang w:eastAsia="en-AU"/>
          <w14:ligatures w14:val="none"/>
        </w:rPr>
        <w:t xml:space="preserve">using the rotl package </w:t>
      </w:r>
      <w:r w:rsidR="00727CBD">
        <w:rPr>
          <w:rFonts w:eastAsia="Times New Roman" w:cs="Times New Roman"/>
          <w:kern w:val="0"/>
          <w:szCs w:val="24"/>
          <w:lang w:eastAsia="en-AU"/>
          <w14:ligatures w14:val="none"/>
        </w:rPr>
        <w:fldChar w:fldCharType="begin"/>
      </w:r>
      <w:r w:rsidR="00727CBD">
        <w:rPr>
          <w:rFonts w:eastAsia="Times New Roman" w:cs="Times New Roman"/>
          <w:kern w:val="0"/>
          <w:szCs w:val="24"/>
          <w:lang w:eastAsia="en-AU"/>
          <w14:ligatures w14:val="none"/>
        </w:rPr>
        <w:instrText xml:space="preserve"> ADDIN EN.CITE &lt;EndNote&gt;&lt;Cite&gt;&lt;Author&gt;Michonneau&lt;/Author&gt;&lt;Year&gt;2016&lt;/Year&gt;&lt;RecNum&gt;146&lt;/RecNum&gt;&lt;DisplayText&gt;(Michonneau et al., 2016)&lt;/DisplayText&gt;&lt;record&gt;&lt;rec-number&gt;146&lt;/rec-number&gt;&lt;foreign-keys&gt;&lt;key app="EN" db-id="axpffp0eards98ew20rvpa0tdf0f0svatvst" timestamp="1748218717"&gt;146&lt;/key&gt;&lt;/foreign-keys&gt;&lt;ref-type name="Journal Article"&gt;17&lt;/ref-type&gt;&lt;contributors&gt;&lt;authors&gt;&lt;author&gt;Michonneau, François&lt;/author&gt;&lt;author&gt;Brown, Joseph W.&lt;/author&gt;&lt;author&gt;Winter, David J.&lt;/author&gt;&lt;/authors&gt;&lt;/contributors&gt;&lt;titles&gt;&lt;title&gt;rotl: An R package to interact with the Open Tree of Life data&lt;/title&gt;&lt;secondary-title&gt;Methods in Ecology and Evolution&lt;/secondary-title&gt;&lt;/titles&gt;&lt;pages&gt;1476-1481&lt;/pages&gt;&lt;volume&gt;7&lt;/volume&gt;&lt;number&gt;12&lt;/number&gt;&lt;keywords&gt;&lt;keyword&gt;comparative methods&lt;/keyword&gt;&lt;keyword&gt;macroevolution&lt;/keyword&gt;&lt;keyword&gt;Open Tree of Life&lt;/keyword&gt;&lt;keyword&gt;phylogenetics&lt;/keyword&gt;&lt;/keywords&gt;&lt;dates&gt;&lt;year&gt;2016&lt;/year&gt;&lt;pub-dates&gt;&lt;date&gt;2016/12/01&lt;/date&gt;&lt;/pub-dates&gt;&lt;/dates&gt;&lt;publisher&gt;John Wiley &amp;amp; Sons, Ltd&lt;/publisher&gt;&lt;urls&gt;&lt;related-urls&gt;&lt;url&gt;https://doi.org/10.1111/2041-210X.12593&lt;/url&gt;&lt;/related-urls&gt;&lt;/urls&gt;&lt;electronic-resource-num&gt;10.1111/2041-210X.12593&lt;/electronic-resource-num&gt;&lt;access-date&gt;2025/05/25&lt;/access-date&gt;&lt;/record&gt;&lt;/Cite&gt;&lt;/EndNote&gt;</w:instrText>
      </w:r>
      <w:r w:rsidR="00727CBD">
        <w:rPr>
          <w:rFonts w:eastAsia="Times New Roman" w:cs="Times New Roman"/>
          <w:kern w:val="0"/>
          <w:szCs w:val="24"/>
          <w:lang w:eastAsia="en-AU"/>
          <w14:ligatures w14:val="none"/>
        </w:rPr>
        <w:fldChar w:fldCharType="separate"/>
      </w:r>
      <w:r w:rsidR="00727CBD">
        <w:rPr>
          <w:rFonts w:eastAsia="Times New Roman" w:cs="Times New Roman"/>
          <w:noProof/>
          <w:kern w:val="0"/>
          <w:szCs w:val="24"/>
          <w:lang w:eastAsia="en-AU"/>
          <w14:ligatures w14:val="none"/>
        </w:rPr>
        <w:t>(Michonneau et al., 2016)</w:t>
      </w:r>
      <w:r w:rsidR="00727CBD">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w:t>
      </w:r>
      <w:r w:rsidR="00B245BF">
        <w:rPr>
          <w:rFonts w:eastAsia="Times New Roman" w:cs="Times New Roman"/>
          <w:kern w:val="0"/>
          <w:szCs w:val="24"/>
          <w:lang w:eastAsia="en-AU"/>
          <w14:ligatures w14:val="none"/>
        </w:rPr>
        <w:t xml:space="preserve"> Taxonomic class was extracted </w:t>
      </w:r>
      <w:r w:rsidR="005B7D6A">
        <w:rPr>
          <w:rFonts w:eastAsia="Times New Roman" w:cs="Times New Roman"/>
          <w:kern w:val="0"/>
          <w:szCs w:val="24"/>
          <w:lang w:eastAsia="en-AU"/>
          <w14:ligatures w14:val="none"/>
        </w:rPr>
        <w:t xml:space="preserve">from the </w:t>
      </w:r>
      <w:r w:rsidR="005B7D6A" w:rsidRPr="005B7D6A">
        <w:rPr>
          <w:rFonts w:eastAsia="Times New Roman" w:cs="Times New Roman"/>
          <w:kern w:val="0"/>
          <w:szCs w:val="24"/>
          <w:lang w:eastAsia="en-AU"/>
          <w14:ligatures w14:val="none"/>
        </w:rPr>
        <w:t xml:space="preserve">National </w:t>
      </w:r>
      <w:proofErr w:type="spellStart"/>
      <w:r w:rsidR="005B7D6A" w:rsidRPr="005B7D6A">
        <w:rPr>
          <w:rFonts w:eastAsia="Times New Roman" w:cs="Times New Roman"/>
          <w:kern w:val="0"/>
          <w:szCs w:val="24"/>
          <w:lang w:eastAsia="en-AU"/>
          <w14:ligatures w14:val="none"/>
        </w:rPr>
        <w:t>Center</w:t>
      </w:r>
      <w:proofErr w:type="spellEnd"/>
      <w:r w:rsidR="005B7D6A" w:rsidRPr="005B7D6A">
        <w:rPr>
          <w:rFonts w:eastAsia="Times New Roman" w:cs="Times New Roman"/>
          <w:kern w:val="0"/>
          <w:szCs w:val="24"/>
          <w:lang w:eastAsia="en-AU"/>
          <w14:ligatures w14:val="none"/>
        </w:rPr>
        <w:t xml:space="preserve"> for Biotechnology Information </w:t>
      </w:r>
      <w:r w:rsidR="005B7D6A">
        <w:rPr>
          <w:rFonts w:eastAsia="Times New Roman" w:cs="Times New Roman"/>
          <w:kern w:val="0"/>
          <w:szCs w:val="24"/>
          <w:lang w:eastAsia="en-AU"/>
          <w14:ligatures w14:val="none"/>
        </w:rPr>
        <w:t xml:space="preserve">database </w:t>
      </w:r>
      <w:r w:rsidR="00B245BF">
        <w:rPr>
          <w:rFonts w:eastAsia="Times New Roman" w:cs="Times New Roman"/>
          <w:kern w:val="0"/>
          <w:szCs w:val="24"/>
          <w:lang w:eastAsia="en-AU"/>
          <w14:ligatures w14:val="none"/>
        </w:rPr>
        <w:t>using the</w:t>
      </w:r>
      <w:r w:rsidR="000B2340">
        <w:rPr>
          <w:rFonts w:eastAsia="Times New Roman" w:cs="Times New Roman"/>
          <w:kern w:val="0"/>
          <w:szCs w:val="24"/>
          <w:lang w:eastAsia="en-AU"/>
          <w14:ligatures w14:val="none"/>
        </w:rPr>
        <w:t xml:space="preserve"> </w:t>
      </w:r>
      <w:proofErr w:type="spellStart"/>
      <w:r w:rsidR="000B2340">
        <w:rPr>
          <w:rFonts w:eastAsia="Times New Roman" w:cs="Times New Roman"/>
          <w:kern w:val="0"/>
          <w:szCs w:val="24"/>
          <w:lang w:eastAsia="en-AU"/>
          <w14:ligatures w14:val="none"/>
        </w:rPr>
        <w:t>tax_name</w:t>
      </w:r>
      <w:proofErr w:type="spellEnd"/>
      <w:r w:rsidR="000B2340">
        <w:rPr>
          <w:rFonts w:eastAsia="Times New Roman" w:cs="Times New Roman"/>
          <w:kern w:val="0"/>
          <w:szCs w:val="24"/>
          <w:lang w:eastAsia="en-AU"/>
          <w14:ligatures w14:val="none"/>
        </w:rPr>
        <w:t xml:space="preserve"> function</w:t>
      </w:r>
      <w:r w:rsidR="00DF3DF3">
        <w:rPr>
          <w:rFonts w:eastAsia="Times New Roman" w:cs="Times New Roman"/>
          <w:kern w:val="0"/>
          <w:szCs w:val="24"/>
          <w:lang w:eastAsia="en-AU"/>
          <w14:ligatures w14:val="none"/>
        </w:rPr>
        <w:t xml:space="preserve"> </w:t>
      </w:r>
      <w:r w:rsidR="005B7D6A">
        <w:rPr>
          <w:rFonts w:eastAsia="Times New Roman" w:cs="Times New Roman"/>
          <w:kern w:val="0"/>
          <w:szCs w:val="24"/>
          <w:lang w:eastAsia="en-AU"/>
          <w14:ligatures w14:val="none"/>
        </w:rPr>
        <w:t>within</w:t>
      </w:r>
      <w:r w:rsidR="000B2340">
        <w:rPr>
          <w:rFonts w:eastAsia="Times New Roman" w:cs="Times New Roman"/>
          <w:kern w:val="0"/>
          <w:szCs w:val="24"/>
          <w:lang w:eastAsia="en-AU"/>
          <w14:ligatures w14:val="none"/>
        </w:rPr>
        <w:t xml:space="preserve"> the</w:t>
      </w:r>
      <w:r w:rsidR="00B245BF">
        <w:rPr>
          <w:rFonts w:eastAsia="Times New Roman" w:cs="Times New Roman"/>
          <w:kern w:val="0"/>
          <w:szCs w:val="24"/>
          <w:lang w:eastAsia="en-AU"/>
          <w14:ligatures w14:val="none"/>
        </w:rPr>
        <w:t xml:space="preserve"> </w:t>
      </w:r>
      <w:proofErr w:type="spellStart"/>
      <w:r w:rsidR="000B2340">
        <w:rPr>
          <w:rFonts w:eastAsia="Times New Roman" w:cs="Times New Roman"/>
          <w:kern w:val="0"/>
          <w:szCs w:val="24"/>
          <w:lang w:eastAsia="en-AU"/>
          <w14:ligatures w14:val="none"/>
        </w:rPr>
        <w:t>taxize</w:t>
      </w:r>
      <w:proofErr w:type="spellEnd"/>
      <w:r w:rsidR="000B2340">
        <w:rPr>
          <w:rFonts w:eastAsia="Times New Roman" w:cs="Times New Roman"/>
          <w:kern w:val="0"/>
          <w:szCs w:val="24"/>
          <w:lang w:eastAsia="en-AU"/>
          <w14:ligatures w14:val="none"/>
        </w:rPr>
        <w:t xml:space="preserve"> </w:t>
      </w:r>
      <w:r w:rsidR="002A6838">
        <w:rPr>
          <w:rFonts w:eastAsia="Times New Roman" w:cs="Times New Roman"/>
          <w:kern w:val="0"/>
          <w:szCs w:val="24"/>
          <w:lang w:eastAsia="en-AU"/>
          <w14:ligatures w14:val="none"/>
        </w:rPr>
        <w:t xml:space="preserve">R </w:t>
      </w:r>
      <w:r w:rsidR="000B2340">
        <w:rPr>
          <w:rFonts w:eastAsia="Times New Roman" w:cs="Times New Roman"/>
          <w:kern w:val="0"/>
          <w:szCs w:val="24"/>
          <w:lang w:eastAsia="en-AU"/>
          <w14:ligatures w14:val="none"/>
        </w:rPr>
        <w:t xml:space="preserve">package </w:t>
      </w:r>
      <w:r w:rsidR="005B7D6A">
        <w:rPr>
          <w:rFonts w:eastAsia="Times New Roman" w:cs="Times New Roman"/>
          <w:kern w:val="0"/>
          <w:szCs w:val="24"/>
          <w:lang w:eastAsia="en-AU"/>
          <w14:ligatures w14:val="none"/>
        </w:rPr>
        <w:fldChar w:fldCharType="begin"/>
      </w:r>
      <w:r w:rsidR="005B7D6A">
        <w:rPr>
          <w:rFonts w:eastAsia="Times New Roman" w:cs="Times New Roman"/>
          <w:kern w:val="0"/>
          <w:szCs w:val="24"/>
          <w:lang w:eastAsia="en-AU"/>
          <w14:ligatures w14:val="none"/>
        </w:rPr>
        <w:instrText xml:space="preserve"> ADDIN EN.CITE &lt;EndNote&gt;&lt;Cite&gt;&lt;Author&gt;Chamberlain&lt;/Author&gt;&lt;Year&gt;2013&lt;/Year&gt;&lt;RecNum&gt;720&lt;/RecNum&gt;&lt;DisplayText&gt;(Chamberlain &amp;amp; Szöcs, 2013)&lt;/DisplayText&gt;&lt;record&gt;&lt;rec-number&gt;720&lt;/rec-number&gt;&lt;foreign-keys&gt;&lt;key app="EN" db-id="axpffp0eards98ew20rvpa0tdf0f0svatvst" timestamp="1761283999"&gt;720&lt;/key&gt;&lt;/foreign-keys&gt;&lt;ref-type name="Journal Article"&gt;17&lt;/ref-type&gt;&lt;contributors&gt;&lt;authors&gt;&lt;author&gt;Chamberlain, SA&lt;/author&gt;&lt;author&gt;Szöcs, E&lt;/author&gt;&lt;/authors&gt;&lt;/contributors&gt;&lt;titles&gt;&lt;title&gt;Taxize: taxonomic search and retrieval in R [version 2; peer review: 3 approved]&lt;/title&gt;&lt;secondary-title&gt;F1000Research&lt;/secondary-title&gt;&lt;/titles&gt;&lt;volume&gt;2&lt;/volume&gt;&lt;number&gt;191&lt;/number&gt;&lt;dates&gt;&lt;year&gt;2013&lt;/year&gt;&lt;/dates&gt;&lt;urls&gt;&lt;related-urls&gt;&lt;url&gt;https://f1000research.com/articles/2-191/v2&lt;/url&gt;&lt;/related-urls&gt;&lt;/urls&gt;&lt;electronic-resource-num&gt;10.12688/f1000research.2-191.v2&lt;/electronic-resource-num&gt;&lt;/record&gt;&lt;/Cite&gt;&lt;/EndNote&gt;</w:instrText>
      </w:r>
      <w:r w:rsidR="005B7D6A">
        <w:rPr>
          <w:rFonts w:eastAsia="Times New Roman" w:cs="Times New Roman"/>
          <w:kern w:val="0"/>
          <w:szCs w:val="24"/>
          <w:lang w:eastAsia="en-AU"/>
          <w14:ligatures w14:val="none"/>
        </w:rPr>
        <w:fldChar w:fldCharType="separate"/>
      </w:r>
      <w:r w:rsidR="005B7D6A">
        <w:rPr>
          <w:rFonts w:eastAsia="Times New Roman" w:cs="Times New Roman"/>
          <w:noProof/>
          <w:kern w:val="0"/>
          <w:szCs w:val="24"/>
          <w:lang w:eastAsia="en-AU"/>
          <w14:ligatures w14:val="none"/>
        </w:rPr>
        <w:t>(Chamberlain &amp; Szöcs, 2013)</w:t>
      </w:r>
      <w:r w:rsidR="005B7D6A">
        <w:rPr>
          <w:rFonts w:eastAsia="Times New Roman" w:cs="Times New Roman"/>
          <w:kern w:val="0"/>
          <w:szCs w:val="24"/>
          <w:lang w:eastAsia="en-AU"/>
          <w14:ligatures w14:val="none"/>
        </w:rPr>
        <w:fldChar w:fldCharType="end"/>
      </w:r>
      <w:r w:rsidR="005B7D6A">
        <w:rPr>
          <w:rFonts w:eastAsia="Times New Roman" w:cs="Times New Roman"/>
          <w:kern w:val="0"/>
          <w:szCs w:val="24"/>
          <w:lang w:eastAsia="en-AU"/>
          <w14:ligatures w14:val="none"/>
        </w:rPr>
        <w:t xml:space="preserve">. </w:t>
      </w:r>
      <w:r w:rsidRPr="00FD3775">
        <w:rPr>
          <w:rFonts w:eastAsia="Times New Roman" w:cs="Times New Roman"/>
          <w:kern w:val="0"/>
          <w:szCs w:val="24"/>
          <w:lang w:eastAsia="en-AU"/>
          <w14:ligatures w14:val="none"/>
        </w:rPr>
        <w:t>Data extraction was conducted by</w:t>
      </w:r>
      <w:r w:rsidR="00850F38">
        <w:rPr>
          <w:rFonts w:eastAsia="Times New Roman" w:cs="Times New Roman"/>
          <w:kern w:val="0"/>
          <w:szCs w:val="24"/>
          <w:lang w:eastAsia="en-AU"/>
          <w14:ligatures w14:val="none"/>
        </w:rPr>
        <w:t xml:space="preserve"> </w:t>
      </w:r>
      <w:r w:rsidR="00CF65A3">
        <w:rPr>
          <w:rFonts w:eastAsia="Times New Roman" w:cs="Times New Roman"/>
          <w:kern w:val="0"/>
          <w:szCs w:val="24"/>
          <w:lang w:eastAsia="en-AU"/>
          <w14:ligatures w14:val="none"/>
        </w:rPr>
        <w:t xml:space="preserve">C.L.M and </w:t>
      </w:r>
      <w:r w:rsidR="00850F38">
        <w:rPr>
          <w:rFonts w:eastAsia="Times New Roman" w:cs="Times New Roman"/>
          <w:kern w:val="0"/>
          <w:szCs w:val="24"/>
          <w:lang w:eastAsia="en-AU"/>
          <w14:ligatures w14:val="none"/>
        </w:rPr>
        <w:t>E.I.F.W</w:t>
      </w:r>
      <w:r w:rsidR="00CF65A3">
        <w:rPr>
          <w:rFonts w:eastAsia="Times New Roman" w:cs="Times New Roman"/>
          <w:kern w:val="0"/>
          <w:szCs w:val="24"/>
          <w:lang w:eastAsia="en-AU"/>
          <w14:ligatures w14:val="none"/>
        </w:rPr>
        <w:t>.</w:t>
      </w:r>
    </w:p>
    <w:p w14:paraId="6E3E15C2" w14:textId="22EFAA03" w:rsidR="00E14814" w:rsidRDefault="00F26A6D" w:rsidP="008C3E70">
      <w:pPr>
        <w:pStyle w:val="Heading2"/>
      </w:pPr>
      <w:r w:rsidRPr="00F26A6D">
        <w:t>Meta</w:t>
      </w:r>
      <w:r w:rsidR="00350E30">
        <w:t>-a</w:t>
      </w:r>
      <w:r w:rsidRPr="00F26A6D">
        <w:t>nalysis</w:t>
      </w:r>
    </w:p>
    <w:p w14:paraId="3B57C566" w14:textId="63FBD7C9" w:rsidR="00256951" w:rsidRDefault="00256951" w:rsidP="00294A0A">
      <w:commentRangeStart w:id="47"/>
      <w:r w:rsidRPr="00FD3775">
        <w:rPr>
          <w:rFonts w:eastAsia="Times New Roman" w:cs="Times New Roman"/>
          <w:kern w:val="0"/>
          <w:szCs w:val="24"/>
          <w:lang w:eastAsia="en-AU"/>
          <w14:ligatures w14:val="none"/>
        </w:rPr>
        <w:t xml:space="preserve">To qualify </w:t>
      </w:r>
      <w:commentRangeEnd w:id="47"/>
      <w:r w:rsidR="00453D2F">
        <w:rPr>
          <w:rStyle w:val="CommentReference"/>
        </w:rPr>
        <w:commentReference w:id="47"/>
      </w:r>
      <w:r w:rsidRPr="00FD3775">
        <w:rPr>
          <w:rFonts w:eastAsia="Times New Roman" w:cs="Times New Roman"/>
          <w:kern w:val="0"/>
          <w:szCs w:val="24"/>
          <w:lang w:eastAsia="en-AU"/>
          <w14:ligatures w14:val="none"/>
        </w:rPr>
        <w:t xml:space="preserve">for data </w:t>
      </w:r>
      <w:r>
        <w:rPr>
          <w:rFonts w:eastAsia="Times New Roman" w:cs="Times New Roman"/>
          <w:kern w:val="0"/>
          <w:szCs w:val="24"/>
          <w:lang w:eastAsia="en-AU"/>
          <w14:ligatures w14:val="none"/>
        </w:rPr>
        <w:t>inclusion in the meta-analysis</w:t>
      </w:r>
      <w:r w:rsidRPr="00FD3775">
        <w:rPr>
          <w:rFonts w:eastAsia="Times New Roman" w:cs="Times New Roman"/>
          <w:kern w:val="0"/>
          <w:szCs w:val="24"/>
          <w:lang w:eastAsia="en-AU"/>
          <w14:ligatures w14:val="none"/>
        </w:rPr>
        <w:t>, studies were required to meet the following criteria: (i) they provided sufficient information to calculate sample sizes, means, and measures of variation (standard deviations, standard errors, or 95% confidence intervals) for each treatment group; (ii) each treatment group had a sample size of at least five; (iii) methods were standardised across treatment groups; and (iv) the potential confounding effects of other environmental variables were considered minimal. To minimise seasonal confounding in before–after designs, only studies in which data were collected during the same or adjacent seasons were included in subsequent analyses.</w:t>
      </w:r>
    </w:p>
    <w:p w14:paraId="3A28DBEA" w14:textId="5A7F58E6" w:rsidR="00D571CC" w:rsidRDefault="001922E3" w:rsidP="00294A0A">
      <w:r>
        <w:t xml:space="preserve">We used the </w:t>
      </w:r>
      <w:r w:rsidR="00AB1BDB">
        <w:t xml:space="preserve">following formula </w:t>
      </w:r>
      <w:r w:rsidR="00CC1482">
        <w:t xml:space="preserve">from </w:t>
      </w:r>
      <w:r w:rsidR="00CC1482">
        <w:fldChar w:fldCharType="begin"/>
      </w:r>
      <w:r w:rsidR="004131E4">
        <w:instrText xml:space="preserve"> ADDIN EN.CITE &lt;EndNote&gt;&lt;Cite AuthorYear="1"&gt;&lt;Author&gt;Morris&lt;/Author&gt;&lt;Year&gt;2008&lt;/Year&gt;&lt;RecNum&gt;141&lt;/RecNum&gt;&lt;DisplayText&gt;Morris (2008)&lt;/DisplayText&gt;&lt;record&gt;&lt;rec-number&gt;141&lt;/rec-number&gt;&lt;foreign-keys&gt;&lt;key app="EN" db-id="axpffp0eards98ew20rvpa0tdf0f0svatvst" timestamp="1747611774"&gt;141&lt;/key&gt;&lt;/foreign-keys&gt;&lt;ref-type name="Journal Article"&gt;17&lt;/ref-type&gt;&lt;contributors&gt;&lt;authors&gt;&lt;author&gt;Morris,  Scott B.&lt;/author&gt;&lt;/authors&gt;&lt;/contributors&gt;&lt;titles&gt;&lt;title&gt;Estimating Effect Sizes From Pretest-Posttest-Control Group Designs&lt;/title&gt;&lt;secondary-title&gt;Organizational Research Methods&lt;/secondary-title&gt;&lt;/titles&gt;&lt;pages&gt;364-386&lt;/pages&gt;&lt;volume&gt;11&lt;/volume&gt;&lt;number&gt;2&lt;/number&gt;&lt;dates&gt;&lt;year&gt;2008&lt;/year&gt;&lt;pub-dates&gt;&lt;date&gt;2008/04/01&lt;/date&gt;&lt;/pub-dates&gt;&lt;/dates&gt;&lt;publisher&gt;SAGE Publications Inc&lt;/publisher&gt;&lt;isbn&gt;1094-4281&lt;/isbn&gt;&lt;urls&gt;&lt;related-urls&gt;&lt;url&gt;https://doi.org/10.1177/1094428106291059&lt;/url&gt;&lt;/related-urls&gt;&lt;/urls&gt;&lt;electronic-resource-num&gt;10.1177/1094428106291059&lt;/electronic-resource-num&gt;&lt;access-date&gt;2025/05/18&lt;/access-date&gt;&lt;/record&gt;&lt;/Cite&gt;&lt;/EndNote&gt;</w:instrText>
      </w:r>
      <w:r w:rsidR="00CC1482">
        <w:fldChar w:fldCharType="separate"/>
      </w:r>
      <w:r w:rsidR="00CC1482">
        <w:rPr>
          <w:noProof/>
        </w:rPr>
        <w:t>Morris (2008)</w:t>
      </w:r>
      <w:r w:rsidR="00CC1482">
        <w:fldChar w:fldCharType="end"/>
      </w:r>
      <w:r w:rsidR="00CC1482">
        <w:t xml:space="preserve"> </w:t>
      </w:r>
      <w:r w:rsidR="00AB1BDB">
        <w:t>to convert</w:t>
      </w:r>
      <w:r>
        <w:t xml:space="preserve"> </w:t>
      </w:r>
      <w:r w:rsidR="00AB1BDB">
        <w:t>b</w:t>
      </w:r>
      <w:commentRangeStart w:id="48"/>
      <w:r w:rsidR="003A587F">
        <w:t>efore</w:t>
      </w:r>
      <w:commentRangeEnd w:id="48"/>
      <w:r w:rsidR="003C0BF5">
        <w:rPr>
          <w:rStyle w:val="CommentReference"/>
        </w:rPr>
        <w:commentReference w:id="48"/>
      </w:r>
      <w:r w:rsidR="009D5487">
        <w:t>–</w:t>
      </w:r>
      <w:r w:rsidR="003A587F">
        <w:t>after</w:t>
      </w:r>
      <w:r w:rsidR="009D5487">
        <w:t xml:space="preserve"> </w:t>
      </w:r>
      <w:r w:rsidR="003A587F">
        <w:t>control</w:t>
      </w:r>
      <w:r w:rsidR="009D5487">
        <w:t>–</w:t>
      </w:r>
      <w:r w:rsidR="003A587F">
        <w:t>impact studies to control</w:t>
      </w:r>
      <w:r w:rsidR="00887920">
        <w:t>–</w:t>
      </w:r>
      <w:r w:rsidR="003A587F">
        <w:t>impact</w:t>
      </w:r>
      <w:r w:rsidR="00197326">
        <w:t xml:space="preserve"> studies to </w:t>
      </w:r>
      <w:r w:rsidR="00244068">
        <w:t>calculate effect sizes</w:t>
      </w:r>
      <w:r w:rsidR="00CC1482">
        <w:t>.</w:t>
      </w:r>
    </w:p>
    <w:p w14:paraId="5134FE41" w14:textId="26F51509" w:rsidR="00D571CC" w:rsidRDefault="00E702EE" w:rsidP="00294A0A">
      <m:oMath>
        <m:sSub>
          <m:sSubPr>
            <m:ctrlPr>
              <w:rPr>
                <w:rFonts w:ascii="Cambria Math" w:hAnsi="Cambria Math"/>
                <w:i/>
              </w:rPr>
            </m:ctrlPr>
          </m:sSubPr>
          <m:e>
            <m:r>
              <w:rPr>
                <w:rFonts w:ascii="Cambria Math" w:hAnsi="Cambria Math"/>
              </w:rPr>
              <m:t>d</m:t>
            </m:r>
          </m:e>
          <m:sub>
            <m:r>
              <w:rPr>
                <w:rFonts w:ascii="Cambria Math" w:hAnsi="Cambria Math"/>
              </w:rPr>
              <m:t>ppc1</m:t>
            </m:r>
          </m:sub>
        </m:sSub>
        <m:r>
          <w:rPr>
            <w:rFonts w:ascii="Cambria Math" w:hAnsi="Cambria Math"/>
          </w:rPr>
          <m:t>= c(</m:t>
        </m:r>
        <m:f>
          <m:fPr>
            <m:ctrlPr>
              <w:rPr>
                <w:rFonts w:ascii="Cambria Math" w:hAnsi="Cambria Math"/>
                <w:i/>
              </w:rPr>
            </m:ctrlPr>
          </m:fPr>
          <m:num>
            <m:r>
              <w:rPr>
                <w:rFonts w:ascii="Cambria Math" w:hAnsi="Cambria Math"/>
              </w:rPr>
              <m:t>Mₚₒₛₜ,ₜ - Mₚᵣₑ,ₜ</m:t>
            </m:r>
          </m:num>
          <m:den>
            <m:r>
              <w:rPr>
                <w:rFonts w:ascii="Cambria Math" w:hAnsi="Cambria Math"/>
              </w:rPr>
              <m:t xml:space="preserve"> SDₚᵣₑ,ₜ</m:t>
            </m:r>
          </m:den>
        </m:f>
        <m:r>
          <w:rPr>
            <w:rFonts w:ascii="Cambria Math" w:hAnsi="Cambria Math"/>
          </w:rPr>
          <m:t xml:space="preserve"> ) - c</m:t>
        </m:r>
        <m:r>
          <w:rPr>
            <w:rFonts w:ascii="Sans Serif Collection" w:hAnsi="Sans Serif Collection" w:cs="Sans Serif Collection"/>
          </w:rPr>
          <m:t>꜀</m:t>
        </m:r>
        <m:r>
          <w:rPr>
            <w:rFonts w:ascii="Cambria Math" w:hAnsi="Cambria Math"/>
          </w:rPr>
          <m:t>(</m:t>
        </m:r>
        <m:f>
          <m:fPr>
            <m:ctrlPr>
              <w:rPr>
                <w:rFonts w:ascii="Cambria Math" w:hAnsi="Cambria Math"/>
                <w:i/>
              </w:rPr>
            </m:ctrlPr>
          </m:fPr>
          <m:num>
            <m:r>
              <w:rPr>
                <w:rFonts w:ascii="Cambria Math" w:hAnsi="Cambria Math"/>
              </w:rPr>
              <m:t>Mₚₒₛₜ,</m:t>
            </m:r>
            <m:r>
              <w:rPr>
                <w:rFonts w:ascii="Sans Serif Collection" w:hAnsi="Sans Serif Collection" w:cs="Sans Serif Collection"/>
              </w:rPr>
              <m:t>꜀</m:t>
            </m:r>
            <m:r>
              <w:rPr>
                <w:rFonts w:ascii="Cambria Math" w:hAnsi="Cambria Math"/>
              </w:rPr>
              <m:t xml:space="preserve"> - Mₚᵣₑ,</m:t>
            </m:r>
            <m:r>
              <w:rPr>
                <w:rFonts w:ascii="Sans Serif Collection" w:hAnsi="Sans Serif Collection" w:cs="Sans Serif Collection"/>
              </w:rPr>
              <m:t>꜀</m:t>
            </m:r>
          </m:num>
          <m:den>
            <m:r>
              <w:rPr>
                <w:rFonts w:ascii="Cambria Math" w:hAnsi="Cambria Math"/>
              </w:rPr>
              <m:t>SDₚᵣₑ,</m:t>
            </m:r>
            <m:r>
              <w:rPr>
                <w:rFonts w:ascii="Sans Serif Collection" w:hAnsi="Sans Serif Collection" w:cs="Sans Serif Collection"/>
              </w:rPr>
              <m:t>꜀</m:t>
            </m:r>
          </m:den>
        </m:f>
        <m:r>
          <w:rPr>
            <w:rFonts w:ascii="Cambria Math" w:hAnsi="Cambria Math"/>
          </w:rPr>
          <m:t xml:space="preserve">) </m:t>
        </m:r>
      </m:oMath>
      <w:r w:rsidR="00AA2F6F">
        <w:t xml:space="preserve"> </w:t>
      </w:r>
    </w:p>
    <w:p w14:paraId="24681E7F" w14:textId="15DA436C" w:rsidR="00E9257C" w:rsidRPr="00AA2F6F" w:rsidRDefault="00546EE3" w:rsidP="00294A0A">
      <w:pPr>
        <w:rPr>
          <w:highlight w:val="cyan"/>
        </w:rPr>
      </w:pPr>
      <w:r>
        <w:lastRenderedPageBreak/>
        <w:t xml:space="preserve">Following </w:t>
      </w:r>
      <w:r>
        <w:fldChar w:fldCharType="begin"/>
      </w:r>
      <w:r w:rsidR="004131E4">
        <w:instrText xml:space="preserve"> ADDIN EN.CITE &lt;EndNote&gt;&lt;Cite AuthorYear="1"&gt;&lt;Author&gt;Morris&lt;/Author&gt;&lt;Year&gt;2008&lt;/Year&gt;&lt;RecNum&gt;141&lt;/RecNum&gt;&lt;DisplayText&gt;Morris (2008)&lt;/DisplayText&gt;&lt;record&gt;&lt;rec-number&gt;141&lt;/rec-number&gt;&lt;foreign-keys&gt;&lt;key app="EN" db-id="axpffp0eards98ew20rvpa0tdf0f0svatvst" timestamp="1747611774"&gt;141&lt;/key&gt;&lt;/foreign-keys&gt;&lt;ref-type name="Journal Article"&gt;17&lt;/ref-type&gt;&lt;contributors&gt;&lt;authors&gt;&lt;author&gt;Morris,  Scott B.&lt;/author&gt;&lt;/authors&gt;&lt;/contributors&gt;&lt;titles&gt;&lt;title&gt;Estimating Effect Sizes From Pretest-Posttest-Control Group Designs&lt;/title&gt;&lt;secondary-title&gt;Organizational Research Methods&lt;/secondary-title&gt;&lt;/titles&gt;&lt;pages&gt;364-386&lt;/pages&gt;&lt;volume&gt;11&lt;/volume&gt;&lt;number&gt;2&lt;/number&gt;&lt;dates&gt;&lt;year&gt;2008&lt;/year&gt;&lt;pub-dates&gt;&lt;date&gt;2008/04/01&lt;/date&gt;&lt;/pub-dates&gt;&lt;/dates&gt;&lt;publisher&gt;SAGE Publications Inc&lt;/publisher&gt;&lt;isbn&gt;1094-4281&lt;/isbn&gt;&lt;urls&gt;&lt;related-urls&gt;&lt;url&gt;https://doi.org/10.1177/1094428106291059&lt;/url&gt;&lt;/related-urls&gt;&lt;/urls&gt;&lt;electronic-resource-num&gt;10.1177/1094428106291059&lt;/electronic-resource-num&gt;&lt;access-date&gt;2025/05/18&lt;/access-date&gt;&lt;/record&gt;&lt;/Cite&gt;&lt;/EndNote&gt;</w:instrText>
      </w:r>
      <w:r>
        <w:fldChar w:fldCharType="separate"/>
      </w:r>
      <w:r>
        <w:rPr>
          <w:noProof/>
        </w:rPr>
        <w:t>Morris (2008)</w:t>
      </w:r>
      <w:r>
        <w:fldChar w:fldCharType="end"/>
      </w:r>
      <w:r w:rsidR="007A6482">
        <w:t xml:space="preserve"> we used the pretest (before) </w:t>
      </w:r>
      <w:r w:rsidR="00FE21D9" w:rsidRPr="00AA2F6F">
        <w:t>SD</w:t>
      </w:r>
      <w:r w:rsidR="007A6482">
        <w:t xml:space="preserve"> values</w:t>
      </w:r>
      <w:r w:rsidR="00FE21D9" w:rsidRPr="00AA2F6F">
        <w:t xml:space="preserve"> for the control and treatment groups.</w:t>
      </w:r>
      <w:r w:rsidR="00FE21D9">
        <w:t xml:space="preserve"> </w:t>
      </w:r>
      <w:r w:rsidR="0067239A">
        <w:t>All analyses were performed in</w:t>
      </w:r>
      <w:r w:rsidR="006D1136">
        <w:t xml:space="preserve"> using R </w:t>
      </w:r>
      <w:r w:rsidR="006D1136" w:rsidRPr="00D1454F">
        <w:t>version</w:t>
      </w:r>
      <w:r w:rsidR="00D1454F">
        <w:t xml:space="preserve"> 4.4.2</w:t>
      </w:r>
      <w:r w:rsidR="00BA7AEF">
        <w:t xml:space="preserve"> </w:t>
      </w:r>
      <w:r w:rsidR="00BA7AEF">
        <w:fldChar w:fldCharType="begin"/>
      </w:r>
      <w:r w:rsidR="00BA7AEF">
        <w:instrText xml:space="preserve"> ADDIN EN.CITE &lt;EndNote&gt;&lt;Cite&gt;&lt;Author&gt;R Core Team&lt;/Author&gt;&lt;Year&gt;2024&lt;/Year&gt;&lt;RecNum&gt;194&lt;/RecNum&gt;&lt;DisplayText&gt;(R Core Team, 2024)&lt;/DisplayText&gt;&lt;record&gt;&lt;rec-number&gt;194&lt;/rec-number&gt;&lt;foreign-keys&gt;&lt;key app="EN" db-id="axpffp0eards98ew20rvpa0tdf0f0svatvst" timestamp="1754275711"&gt;194&lt;/key&gt;&lt;/foreign-keys&gt;&lt;ref-type name="Computer Program"&gt;9&lt;/ref-type&gt;&lt;contributors&gt;&lt;authors&gt;&lt;author&gt;R Core Team,&lt;/author&gt;&lt;/authors&gt;&lt;/contributors&gt;&lt;titles&gt;&lt;title&gt;R: A Language and Environment for Statistical Computing&lt;/title&gt;&lt;/titles&gt;&lt;dates&gt;&lt;year&gt;2024&lt;/year&gt;&lt;/dates&gt;&lt;pub-location&gt;Vienna, Austria&lt;/pub-location&gt;&lt;publisher&gt;R Foundation for Statistical Computing&lt;/publisher&gt;&lt;urls&gt;&lt;related-urls&gt;&lt;url&gt;https://www.R-project.org/&lt;/url&gt;&lt;/related-urls&gt;&lt;/urls&gt;&lt;/record&gt;&lt;/Cite&gt;&lt;/EndNote&gt;</w:instrText>
      </w:r>
      <w:r w:rsidR="00BA7AEF">
        <w:fldChar w:fldCharType="separate"/>
      </w:r>
      <w:r w:rsidR="00BA7AEF">
        <w:rPr>
          <w:noProof/>
        </w:rPr>
        <w:t>(R Core Team, 2024)</w:t>
      </w:r>
      <w:r w:rsidR="00BA7AEF">
        <w:fldChar w:fldCharType="end"/>
      </w:r>
      <w:r w:rsidR="006D1136">
        <w:t xml:space="preserve"> </w:t>
      </w:r>
      <w:r w:rsidR="00BA7AEF">
        <w:t>in</w:t>
      </w:r>
      <w:r w:rsidR="0067239A">
        <w:t xml:space="preserve"> RStudio</w:t>
      </w:r>
      <w:r w:rsidR="00BA7AEF">
        <w:t xml:space="preserve"> </w:t>
      </w:r>
      <w:r w:rsidR="00BA7AEF">
        <w:fldChar w:fldCharType="begin"/>
      </w:r>
      <w:r w:rsidR="00BA7AEF">
        <w:instrText xml:space="preserve"> ADDIN EN.CITE &lt;EndNote&gt;&lt;Cite&gt;&lt;Author&gt;Posit team&lt;/Author&gt;&lt;Year&gt;2025&lt;/Year&gt;&lt;RecNum&gt;195&lt;/RecNum&gt;&lt;DisplayText&gt;(Posit team, 2025)&lt;/DisplayText&gt;&lt;record&gt;&lt;rec-number&gt;195&lt;/rec-number&gt;&lt;foreign-keys&gt;&lt;key app="EN" db-id="axpffp0eards98ew20rvpa0tdf0f0svatvst" timestamp="1754275865"&gt;195&lt;/key&gt;&lt;/foreign-keys&gt;&lt;ref-type name="Computer Program"&gt;9&lt;/ref-type&gt;&lt;contributors&gt;&lt;authors&gt;&lt;author&gt;Posit team,&lt;/author&gt;&lt;/authors&gt;&lt;/contributors&gt;&lt;titles&gt;&lt;title&gt;RStudio: Integrated Development Environment for R&lt;/title&gt;&lt;/titles&gt;&lt;edition&gt;2025.5.0.496&lt;/edition&gt;&lt;dates&gt;&lt;year&gt;2025&lt;/year&gt;&lt;/dates&gt;&lt;pub-location&gt;Boston, MA&lt;/pub-location&gt;&lt;publisher&gt;Posit Software, PBC&lt;/publisher&gt;&lt;urls&gt;&lt;related-urls&gt;&lt;url&gt;http://www.posit.co/&lt;/url&gt;&lt;/related-urls&gt;&lt;/urls&gt;&lt;/record&gt;&lt;/Cite&gt;&lt;/EndNote&gt;</w:instrText>
      </w:r>
      <w:r w:rsidR="00BA7AEF">
        <w:fldChar w:fldCharType="separate"/>
      </w:r>
      <w:r w:rsidR="00BA7AEF">
        <w:rPr>
          <w:noProof/>
        </w:rPr>
        <w:t>(Posit team, 2025)</w:t>
      </w:r>
      <w:r w:rsidR="00BA7AEF">
        <w:fldChar w:fldCharType="end"/>
      </w:r>
      <w:r w:rsidR="00D1454F">
        <w:t xml:space="preserve">. </w:t>
      </w:r>
      <w:r w:rsidR="003A587F">
        <w:t>Hedge’s G</w:t>
      </w:r>
      <w:r w:rsidR="00D1454F">
        <w:t>,</w:t>
      </w:r>
      <w:r w:rsidR="00B953EF">
        <w:t xml:space="preserve"> using </w:t>
      </w:r>
      <w:r w:rsidR="00F95020">
        <w:t xml:space="preserve">the </w:t>
      </w:r>
      <w:r w:rsidR="00B953EF">
        <w:t>unbiased estimate of sampling variance</w:t>
      </w:r>
      <w:r w:rsidR="00F95020">
        <w:t>s</w:t>
      </w:r>
      <w:r w:rsidR="00765AA3">
        <w:t>,</w:t>
      </w:r>
      <w:r w:rsidR="00E67FFD">
        <w:t xml:space="preserve"> </w:t>
      </w:r>
      <w:r w:rsidR="000D6FBE">
        <w:t>was calculated for each study</w:t>
      </w:r>
      <w:r w:rsidR="003A587F">
        <w:t xml:space="preserve"> using the</w:t>
      </w:r>
      <w:r w:rsidR="00FC458B">
        <w:t xml:space="preserve"> </w:t>
      </w:r>
      <w:proofErr w:type="spellStart"/>
      <w:r w:rsidR="00FC458B">
        <w:t>escalc</w:t>
      </w:r>
      <w:proofErr w:type="spellEnd"/>
      <w:r w:rsidR="00FC458B">
        <w:t xml:space="preserve"> function in the</w:t>
      </w:r>
      <w:r w:rsidR="003A587F">
        <w:t xml:space="preserve"> </w:t>
      </w:r>
      <w:proofErr w:type="spellStart"/>
      <w:r w:rsidR="003A587F">
        <w:t>metafor</w:t>
      </w:r>
      <w:proofErr w:type="spellEnd"/>
      <w:r w:rsidR="003A587F">
        <w:t xml:space="preserve"> package</w:t>
      </w:r>
      <w:r w:rsidR="00EE7B42">
        <w:t xml:space="preserve"> </w:t>
      </w:r>
      <w:r w:rsidR="005F4BD2">
        <w:fldChar w:fldCharType="begin"/>
      </w:r>
      <w:r w:rsidR="004131E4">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Cite&gt;&lt;Author&gt;Viechtbauer&lt;/Author&gt;&lt;Year&gt;2010&lt;/Year&gt;&lt;RecNum&gt;145&lt;/RecNum&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5F4BD2">
        <w:fldChar w:fldCharType="separate"/>
      </w:r>
      <w:r w:rsidR="00D1454F">
        <w:rPr>
          <w:noProof/>
        </w:rPr>
        <w:t>(Viechtbauer, 2010)</w:t>
      </w:r>
      <w:r w:rsidR="005F4BD2">
        <w:fldChar w:fldCharType="end"/>
      </w:r>
      <w:r w:rsidR="00EF7423">
        <w:t>.</w:t>
      </w:r>
      <w:r w:rsidR="00863850">
        <w:t xml:space="preserve"> Hedge’s G</w:t>
      </w:r>
      <w:r w:rsidR="007275CA">
        <w:t xml:space="preserve"> is</w:t>
      </w:r>
      <w:r w:rsidR="00863850">
        <w:t xml:space="preserve"> </w:t>
      </w:r>
      <w:r w:rsidR="00660C37">
        <w:t xml:space="preserve">a standardized mean difference method that includes a bias corrector for small sample </w:t>
      </w:r>
      <w:r w:rsidR="00F95020">
        <w:t>sizes</w:t>
      </w:r>
      <w:r w:rsidR="00D1454F">
        <w:t xml:space="preserve"> </w:t>
      </w:r>
      <w:r w:rsidR="00DB1640">
        <w:fldChar w:fldCharType="begin"/>
      </w:r>
      <w:r w:rsidR="004131E4">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DB1640">
        <w:fldChar w:fldCharType="separate"/>
      </w:r>
      <w:r w:rsidR="00DB1640">
        <w:rPr>
          <w:noProof/>
        </w:rPr>
        <w:t>(Viechtbauer, 2010)</w:t>
      </w:r>
      <w:r w:rsidR="00DB1640">
        <w:fldChar w:fldCharType="end"/>
      </w:r>
      <w:r w:rsidR="00D63A06">
        <w:t xml:space="preserve">. </w:t>
      </w:r>
      <w:r w:rsidR="00DB1640">
        <w:t xml:space="preserve">By providing a standardised measure between control and treatment groups, </w:t>
      </w:r>
      <w:r w:rsidR="0072034C">
        <w:t>Hedge’s G allow</w:t>
      </w:r>
      <w:r w:rsidR="00DB1640">
        <w:t>s</w:t>
      </w:r>
      <w:r w:rsidR="0072034C">
        <w:t xml:space="preserve"> </w:t>
      </w:r>
      <w:r w:rsidR="0003049A">
        <w:t xml:space="preserve">for </w:t>
      </w:r>
      <w:r w:rsidR="00E740FD">
        <w:t xml:space="preserve">aggregation and </w:t>
      </w:r>
      <w:r w:rsidR="007E6413">
        <w:t>comparison</w:t>
      </w:r>
      <w:r w:rsidR="00B213F1">
        <w:t xml:space="preserve"> </w:t>
      </w:r>
      <w:r w:rsidR="0003049A">
        <w:t>of multiple movement responses.</w:t>
      </w:r>
      <w:r w:rsidR="00C1475B">
        <w:t xml:space="preserve"> </w:t>
      </w:r>
      <w:r w:rsidR="00C239EE">
        <w:t xml:space="preserve">A negative effect size indicates a decrease in animal movement, and a positive value an increase in animal movement. </w:t>
      </w:r>
      <w:r w:rsidR="00EE7B42">
        <w:t xml:space="preserve">We used </w:t>
      </w:r>
      <w:r w:rsidR="000B6FE0">
        <w:t>the effect size benchmarks outlined in</w:t>
      </w:r>
      <w:r w:rsidR="00D55C11">
        <w:t xml:space="preserve"> </w:t>
      </w:r>
      <w:r w:rsidR="00D55C11">
        <w:fldChar w:fldCharType="begin"/>
      </w:r>
      <w:r w:rsidR="004131E4">
        <w:instrText xml:space="preserve"> ADDIN EN.CITE &lt;EndNote&gt;&lt;Cite AuthorYear="1"&gt;&lt;Author&gt;Nakagawa&lt;/Author&gt;&lt;Year&gt;2007&lt;/Year&gt;&lt;RecNum&gt;144&lt;/RecNum&gt;&lt;DisplayText&gt;Nakagawa and Cuthill (2007)&lt;/DisplayText&gt;&lt;record&gt;&lt;rec-number&gt;144&lt;/rec-number&gt;&lt;foreign-keys&gt;&lt;key app="EN" db-id="axpffp0eards98ew20rvpa0tdf0f0svatvst" timestamp="1748218290"&gt;144&lt;/key&gt;&lt;/foreign-keys&gt;&lt;ref-type name="Journal Article"&gt;17&lt;/ref-type&gt;&lt;contributors&gt;&lt;authors&gt;&lt;author&gt;Nakagawa, Shinichi&lt;/author&gt;&lt;author&gt;Cuthill, Innes C.&lt;/author&gt;&lt;/authors&gt;&lt;/contributors&gt;&lt;titles&gt;&lt;title&gt;Effect size, confidence interval and statistical significance: A practical guide for biologists&lt;/title&gt;&lt;secondary-title&gt;Biological Reviews&lt;/secondary-title&gt;&lt;/titles&gt;&lt;pages&gt;591-605&lt;/pages&gt;&lt;volume&gt;82&lt;/volume&gt;&lt;number&gt;4&lt;/number&gt;&lt;keywords&gt;&lt;keyword&gt;Bonferroni correction&lt;/keyword&gt;&lt;keyword&gt;confidence interval&lt;/keyword&gt;&lt;keyword&gt;effect size&lt;/keyword&gt;&lt;keyword&gt;effect statistic&lt;/keyword&gt;&lt;keyword&gt;meta-analysis&lt;/keyword&gt;&lt;keyword&gt;null hypothesis significance testing&lt;/keyword&gt;&lt;keyword&gt;p value&lt;/keyword&gt;&lt;keyword&gt;power analysis&lt;/keyword&gt;&lt;keyword&gt;statistical significance&lt;/keyword&gt;&lt;/keywords&gt;&lt;dates&gt;&lt;year&gt;2007&lt;/year&gt;&lt;pub-dates&gt;&lt;date&gt;2007/11/01&lt;/date&gt;&lt;/pub-dates&gt;&lt;/dates&gt;&lt;publisher&gt;John Wiley &amp;amp; Sons, Ltd&lt;/publisher&gt;&lt;isbn&gt;1464-7931&lt;/isbn&gt;&lt;urls&gt;&lt;related-urls&gt;&lt;url&gt;https://doi.org/10.1111/j.1469-185X.2007.00027.x&lt;/url&gt;&lt;/related-urls&gt;&lt;/urls&gt;&lt;electronic-resource-num&gt;10.1111/j.1469-185X.2007.00027.x&lt;/electronic-resource-num&gt;&lt;access-date&gt;2025/05/25&lt;/access-date&gt;&lt;/record&gt;&lt;/Cite&gt;&lt;/EndNote&gt;</w:instrText>
      </w:r>
      <w:r w:rsidR="00D55C11">
        <w:fldChar w:fldCharType="separate"/>
      </w:r>
      <w:r w:rsidR="00D55C11">
        <w:rPr>
          <w:noProof/>
        </w:rPr>
        <w:t>Nakagawa and Cuthill (2007)</w:t>
      </w:r>
      <w:r w:rsidR="00D55C11">
        <w:fldChar w:fldCharType="end"/>
      </w:r>
      <w:r w:rsidR="000B6FE0">
        <w:t>, as</w:t>
      </w:r>
      <w:r w:rsidR="005646DA">
        <w:t xml:space="preserve"> </w:t>
      </w:r>
      <w:r w:rsidR="005646DA" w:rsidRPr="005646DA">
        <w:rPr>
          <w:i/>
          <w:iCs/>
        </w:rPr>
        <w:t xml:space="preserve">g </w:t>
      </w:r>
      <w:r w:rsidR="00536C1F">
        <w:t>&gt;</w:t>
      </w:r>
      <w:r w:rsidR="000B6FE0">
        <w:t xml:space="preserve"> 0.2 for a small effect, </w:t>
      </w:r>
      <w:r w:rsidR="00090EBA">
        <w:t>&gt;</w:t>
      </w:r>
      <w:r w:rsidR="000B6FE0">
        <w:t>0.</w:t>
      </w:r>
      <w:r w:rsidR="005646DA">
        <w:t xml:space="preserve">5 as moderate and </w:t>
      </w:r>
      <w:r w:rsidR="00512FDD">
        <w:t>&gt;</w:t>
      </w:r>
      <w:r w:rsidR="005646DA">
        <w:t>0.8 as large</w:t>
      </w:r>
      <w:r w:rsidR="002201EA">
        <w:t xml:space="preserve">, and considered an effect to be significant when </w:t>
      </w:r>
      <w:r w:rsidR="00E55B2B">
        <w:t>95% confidence intervals did not overlap zero</w:t>
      </w:r>
      <w:r w:rsidR="005646DA">
        <w:t xml:space="preserve">. </w:t>
      </w:r>
      <w:r w:rsidR="00C507FF">
        <w:t>Effect size calculation was done by C.M</w:t>
      </w:r>
      <w:r w:rsidR="00887920">
        <w:t xml:space="preserve"> and</w:t>
      </w:r>
      <w:r w:rsidR="00E777DF">
        <w:t xml:space="preserve"> </w:t>
      </w:r>
      <w:r w:rsidR="00C507FF">
        <w:t>E.I.F.W.</w:t>
      </w:r>
    </w:p>
    <w:p w14:paraId="120EBE67" w14:textId="2DC19509" w:rsidR="005E507B" w:rsidRDefault="002073B8" w:rsidP="00294A0A">
      <w:r>
        <w:t xml:space="preserve">To </w:t>
      </w:r>
      <w:r w:rsidR="00CF6185">
        <w:t>quantify</w:t>
      </w:r>
      <w:r w:rsidR="00F316B1">
        <w:t xml:space="preserve"> the effect of fire on </w:t>
      </w:r>
      <w:r w:rsidR="00CF6185">
        <w:t xml:space="preserve">animal </w:t>
      </w:r>
      <w:r w:rsidR="00F316B1">
        <w:t xml:space="preserve">movement, we constructed </w:t>
      </w:r>
      <w:r w:rsidR="00CA180A">
        <w:t>phylogenetic</w:t>
      </w:r>
      <w:r w:rsidR="004E0D2E">
        <w:t xml:space="preserve"> </w:t>
      </w:r>
      <w:r w:rsidR="00620859">
        <w:t>multi-level meta</w:t>
      </w:r>
      <w:r w:rsidR="000C6716">
        <w:t>-</w:t>
      </w:r>
      <w:r w:rsidR="00620859">
        <w:t>analytic</w:t>
      </w:r>
      <w:r w:rsidR="004E0D2E">
        <w:t xml:space="preserve"> models using the rma.mv function in the </w:t>
      </w:r>
      <w:proofErr w:type="spellStart"/>
      <w:r w:rsidR="004E0D2E">
        <w:t>metafor</w:t>
      </w:r>
      <w:proofErr w:type="spellEnd"/>
      <w:r w:rsidR="004E0D2E">
        <w:t xml:space="preserve"> package</w:t>
      </w:r>
      <w:r w:rsidR="00E31145">
        <w:t xml:space="preserve"> </w:t>
      </w:r>
      <w:r w:rsidR="00E31145">
        <w:fldChar w:fldCharType="begin"/>
      </w:r>
      <w:r w:rsidR="004131E4">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E31145">
        <w:fldChar w:fldCharType="separate"/>
      </w:r>
      <w:r w:rsidR="00E31145">
        <w:rPr>
          <w:noProof/>
        </w:rPr>
        <w:t>(Viechtbauer, 2010)</w:t>
      </w:r>
      <w:r w:rsidR="00E31145">
        <w:fldChar w:fldCharType="end"/>
      </w:r>
      <w:r w:rsidR="004E0D2E">
        <w:t xml:space="preserve">. </w:t>
      </w:r>
      <w:r w:rsidR="002E5922">
        <w:t xml:space="preserve">These models weigh each effect size by the inverse of the sampling variance, allowing the models to account for </w:t>
      </w:r>
      <w:r w:rsidR="00887920">
        <w:t>uncertainty in effect sizes</w:t>
      </w:r>
      <w:r w:rsidR="002E5922">
        <w:t>. This results in</w:t>
      </w:r>
      <w:r w:rsidR="00871027">
        <w:t xml:space="preserve"> effects with </w:t>
      </w:r>
      <w:r w:rsidR="00B66F0F">
        <w:t>smaller samp</w:t>
      </w:r>
      <w:commentRangeStart w:id="49"/>
      <w:r w:rsidR="002E5922">
        <w:t>l</w:t>
      </w:r>
      <w:r w:rsidR="00A55663">
        <w:t>ing variances</w:t>
      </w:r>
      <w:commentRangeEnd w:id="49"/>
      <w:r w:rsidR="008F190C">
        <w:rPr>
          <w:rStyle w:val="CommentReference"/>
        </w:rPr>
        <w:commentReference w:id="49"/>
      </w:r>
      <w:r w:rsidR="002E5922">
        <w:t xml:space="preserve"> having higher weight in the models.</w:t>
      </w:r>
      <w:r w:rsidR="006221C7">
        <w:t xml:space="preserve"> </w:t>
      </w:r>
      <w:r w:rsidR="00E82962">
        <w:t xml:space="preserve">To account </w:t>
      </w:r>
      <w:r w:rsidR="008D0042">
        <w:t xml:space="preserve">for nonindependence </w:t>
      </w:r>
      <w:r w:rsidR="00722E57">
        <w:t xml:space="preserve">amongst </w:t>
      </w:r>
      <w:r w:rsidR="008D0042">
        <w:t>effect sizes, we included</w:t>
      </w:r>
      <w:r w:rsidR="00986910">
        <w:t xml:space="preserve"> stud</w:t>
      </w:r>
      <w:r w:rsidR="00D66DEE">
        <w:t>y ID</w:t>
      </w:r>
      <w:r w:rsidR="00440956">
        <w:t xml:space="preserve"> (a unique identifier assigned to each article or thesis)</w:t>
      </w:r>
      <w:r w:rsidR="00050CB1">
        <w:t xml:space="preserve">, </w:t>
      </w:r>
      <w:commentRangeStart w:id="50"/>
      <w:r w:rsidR="00A30ECB">
        <w:t>observation ID</w:t>
      </w:r>
      <w:r w:rsidR="00440956">
        <w:t xml:space="preserve"> (a unique identifie</w:t>
      </w:r>
      <w:r w:rsidR="00013DB7">
        <w:t>r</w:t>
      </w:r>
      <w:r w:rsidR="00440956">
        <w:t xml:space="preserve"> assigned to </w:t>
      </w:r>
      <w:r w:rsidR="00B45E8B">
        <w:t>each effect size)</w:t>
      </w:r>
      <w:commentRangeEnd w:id="50"/>
      <w:r w:rsidR="00EB57E3">
        <w:rPr>
          <w:rStyle w:val="CommentReference"/>
        </w:rPr>
        <w:commentReference w:id="50"/>
      </w:r>
      <w:r w:rsidR="00A30ECB">
        <w:t xml:space="preserve">, </w:t>
      </w:r>
      <w:r w:rsidR="000C73B6">
        <w:t>species phylogeny</w:t>
      </w:r>
      <w:r w:rsidR="00013DB7">
        <w:t>,</w:t>
      </w:r>
      <w:r w:rsidR="000C73B6">
        <w:t xml:space="preserve"> and </w:t>
      </w:r>
      <w:r w:rsidR="002E5922">
        <w:t xml:space="preserve">species identity </w:t>
      </w:r>
      <w:r w:rsidR="00F7528B">
        <w:t>(non-phylogenetic species identification)</w:t>
      </w:r>
      <w:r w:rsidR="000C73B6">
        <w:t xml:space="preserve"> as random effects</w:t>
      </w:r>
      <w:r w:rsidR="00C86A5E">
        <w:t xml:space="preserve"> </w:t>
      </w:r>
      <w:r w:rsidR="00DA7C99">
        <w:fldChar w:fldCharType="begin"/>
      </w:r>
      <w:r w:rsidR="004131E4">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DA7C99">
        <w:fldChar w:fldCharType="separate"/>
      </w:r>
      <w:r w:rsidR="00DA7C99">
        <w:rPr>
          <w:noProof/>
        </w:rPr>
        <w:t>(Nakagawa &amp; Santos, 2012)</w:t>
      </w:r>
      <w:r w:rsidR="00DA7C99">
        <w:fldChar w:fldCharType="end"/>
      </w:r>
      <w:r w:rsidR="000C73B6">
        <w:t>.</w:t>
      </w:r>
      <w:r w:rsidR="0031233F">
        <w:t xml:space="preserve"> </w:t>
      </w:r>
      <w:r w:rsidR="00930E94">
        <w:t xml:space="preserve">We included observation ID </w:t>
      </w:r>
      <w:r w:rsidR="00510711">
        <w:t xml:space="preserve">to account for within study heterogeneity and nonindependence arising from </w:t>
      </w:r>
      <w:r w:rsidR="001E3004">
        <w:t>multiple movement metrics being measured from a single</w:t>
      </w:r>
      <w:r w:rsidR="005E7A8C">
        <w:t xml:space="preserve"> individual</w:t>
      </w:r>
      <w:r w:rsidR="001E3004">
        <w:t xml:space="preserve"> or related population, for instance home range size and linear distance </w:t>
      </w:r>
      <w:r w:rsidR="001E3004">
        <w:fldChar w:fldCharType="begin"/>
      </w:r>
      <w:r w:rsidR="001E3004">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1E3004">
        <w:fldChar w:fldCharType="separate"/>
      </w:r>
      <w:r w:rsidR="001E3004">
        <w:rPr>
          <w:noProof/>
        </w:rPr>
        <w:t>(Nakagawa &amp; Santos, 2012)</w:t>
      </w:r>
      <w:r w:rsidR="001E3004">
        <w:fldChar w:fldCharType="end"/>
      </w:r>
      <w:r w:rsidR="001E3004">
        <w:t>. Phylogenies</w:t>
      </w:r>
      <w:r w:rsidR="006F793C">
        <w:t xml:space="preserve"> were obtained from the Open Tree of Life, using the</w:t>
      </w:r>
      <w:r w:rsidR="00B500B1">
        <w:t xml:space="preserve"> </w:t>
      </w:r>
      <w:proofErr w:type="spellStart"/>
      <w:r w:rsidR="00B500B1" w:rsidRPr="00B500B1">
        <w:t>tnrs_match_names</w:t>
      </w:r>
      <w:proofErr w:type="spellEnd"/>
      <w:r w:rsidR="00B500B1">
        <w:t xml:space="preserve"> function in the</w:t>
      </w:r>
      <w:r w:rsidR="006F793C">
        <w:t xml:space="preserve"> rotl package </w:t>
      </w:r>
      <w:r w:rsidR="003D5648">
        <w:fldChar w:fldCharType="begin"/>
      </w:r>
      <w:r w:rsidR="004131E4">
        <w:instrText xml:space="preserve"> ADDIN EN.CITE &lt;EndNote&gt;&lt;Cite&gt;&lt;Author&gt;Michonneau&lt;/Author&gt;&lt;Year&gt;2016&lt;/Year&gt;&lt;RecNum&gt;146&lt;/RecNum&gt;&lt;DisplayText&gt;(Michonneau et al., 2016)&lt;/DisplayText&gt;&lt;record&gt;&lt;rec-number&gt;146&lt;/rec-number&gt;&lt;foreign-keys&gt;&lt;key app="EN" db-id="axpffp0eards98ew20rvpa0tdf0f0svatvst" timestamp="1748218717"&gt;146&lt;/key&gt;&lt;/foreign-keys&gt;&lt;ref-type name="Journal Article"&gt;17&lt;/ref-type&gt;&lt;contributors&gt;&lt;authors&gt;&lt;author&gt;Michonneau, François&lt;/author&gt;&lt;author&gt;Brown, Joseph W.&lt;/author&gt;&lt;author&gt;Winter, David J.&lt;/author&gt;&lt;/authors&gt;&lt;/contributors&gt;&lt;titles&gt;&lt;title&gt;rotl: An R package to interact with the Open Tree of Life data&lt;/title&gt;&lt;secondary-title&gt;Methods in Ecology and Evolution&lt;/secondary-title&gt;&lt;/titles&gt;&lt;pages&gt;1476-1481&lt;/pages&gt;&lt;volume&gt;7&lt;/volume&gt;&lt;number&gt;12&lt;/number&gt;&lt;keywords&gt;&lt;keyword&gt;comparative methods&lt;/keyword&gt;&lt;keyword&gt;macroevolution&lt;/keyword&gt;&lt;keyword&gt;Open Tree of Life&lt;/keyword&gt;&lt;keyword&gt;phylogenetics&lt;/keyword&gt;&lt;/keywords&gt;&lt;dates&gt;&lt;year&gt;2016&lt;/year&gt;&lt;pub-dates&gt;&lt;date&gt;2016/12/01&lt;/date&gt;&lt;/pub-dates&gt;&lt;/dates&gt;&lt;publisher&gt;John Wiley &amp;amp; Sons, Ltd&lt;/publisher&gt;&lt;urls&gt;&lt;related-urls&gt;&lt;url&gt;https://doi.org/10.1111/2041-210X.12593&lt;/url&gt;&lt;/related-urls&gt;&lt;/urls&gt;&lt;electronic-resource-num&gt;10.1111/2041-210X.12593&lt;/electronic-resource-num&gt;&lt;access-date&gt;2025/05/25&lt;/access-date&gt;&lt;/record&gt;&lt;/Cite&gt;&lt;/EndNote&gt;</w:instrText>
      </w:r>
      <w:r w:rsidR="003D5648">
        <w:fldChar w:fldCharType="separate"/>
      </w:r>
      <w:r w:rsidR="003D5648">
        <w:rPr>
          <w:noProof/>
        </w:rPr>
        <w:t>(Michonneau et al., 2016)</w:t>
      </w:r>
      <w:r w:rsidR="003D5648">
        <w:fldChar w:fldCharType="end"/>
      </w:r>
      <w:r w:rsidR="006F793C">
        <w:t xml:space="preserve">. </w:t>
      </w:r>
      <w:r w:rsidR="002E5922" w:rsidRPr="00A33032">
        <w:t>Phylogenetic random effect values are a correlation matrix of branch lengths representing the phylogenetic relatedness between species</w:t>
      </w:r>
      <w:r w:rsidR="002E5922">
        <w:t xml:space="preserve">. This is important </w:t>
      </w:r>
      <w:r w:rsidR="002E5922" w:rsidRPr="00A33032">
        <w:t xml:space="preserve">as we would expect closely related species to </w:t>
      </w:r>
      <w:r w:rsidR="002E5922">
        <w:t>respond similarly to fire</w:t>
      </w:r>
      <w:r w:rsidR="002E5922" w:rsidRPr="00A33032">
        <w:t>, while species identity accounts for the effects sizes of the same species instead of relatedness to another species.</w:t>
      </w:r>
      <w:r w:rsidR="002E5922">
        <w:t xml:space="preserve"> </w:t>
      </w:r>
      <w:r w:rsidR="008514E2">
        <w:t>We included a</w:t>
      </w:r>
      <w:r w:rsidR="00DE6330">
        <w:t xml:space="preserve"> variance-covariance</w:t>
      </w:r>
      <w:r w:rsidR="000D1B5D">
        <w:t xml:space="preserve"> matrix</w:t>
      </w:r>
      <w:r w:rsidR="00013DB7">
        <w:t xml:space="preserve"> in</w:t>
      </w:r>
      <w:r w:rsidR="00D87D21">
        <w:t xml:space="preserve"> our models</w:t>
      </w:r>
      <w:r w:rsidR="008514E2">
        <w:t xml:space="preserve"> to account for </w:t>
      </w:r>
      <w:r w:rsidR="00792B9B">
        <w:t xml:space="preserve">non-independence </w:t>
      </w:r>
      <w:r w:rsidR="000B6BEF">
        <w:t>resulting from</w:t>
      </w:r>
      <w:r w:rsidR="00792B9B">
        <w:t xml:space="preserve"> </w:t>
      </w:r>
      <w:r w:rsidR="004E1DBD">
        <w:t>individuals and populations</w:t>
      </w:r>
      <w:r w:rsidR="000D1B5D">
        <w:t xml:space="preserve"> </w:t>
      </w:r>
      <w:r w:rsidR="004E1DBD">
        <w:t>contributing to multiple effect sizes</w:t>
      </w:r>
      <w:r w:rsidR="00DA7C99">
        <w:t xml:space="preserve"> </w:t>
      </w:r>
      <w:r w:rsidR="00DA7C99">
        <w:fldChar w:fldCharType="begin"/>
      </w:r>
      <w:r w:rsidR="004131E4">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DA7C99">
        <w:fldChar w:fldCharType="separate"/>
      </w:r>
      <w:r w:rsidR="00DA7C99">
        <w:rPr>
          <w:noProof/>
        </w:rPr>
        <w:t>(Nakagawa &amp; Santos, 2012)</w:t>
      </w:r>
      <w:r w:rsidR="00DA7C99">
        <w:fldChar w:fldCharType="end"/>
      </w:r>
      <w:r w:rsidR="00D87D21">
        <w:t>. We assumed</w:t>
      </w:r>
      <w:r w:rsidR="007E56A9">
        <w:t xml:space="preserve"> a correlation of </w:t>
      </w:r>
      <w:r w:rsidR="007E56A9">
        <w:rPr>
          <w:i/>
          <w:iCs/>
        </w:rPr>
        <w:t xml:space="preserve">r </w:t>
      </w:r>
      <w:r w:rsidR="007E56A9">
        <w:t>= 0.5</w:t>
      </w:r>
      <w:r w:rsidR="00854365">
        <w:t xml:space="preserve"> </w:t>
      </w:r>
      <w:r w:rsidR="00013DB7">
        <w:t xml:space="preserve">for the same species within the same </w:t>
      </w:r>
      <w:commentRangeStart w:id="51"/>
      <w:r w:rsidR="00013DB7">
        <w:t>studies</w:t>
      </w:r>
      <w:commentRangeEnd w:id="51"/>
      <w:r w:rsidR="00B633E9">
        <w:rPr>
          <w:rStyle w:val="CommentReference"/>
        </w:rPr>
        <w:commentReference w:id="51"/>
      </w:r>
      <w:r w:rsidR="00013DB7">
        <w:t xml:space="preserve">. </w:t>
      </w:r>
    </w:p>
    <w:p w14:paraId="3B3BD5DA" w14:textId="1AA91513" w:rsidR="005B5C26" w:rsidRPr="00B45D96" w:rsidRDefault="00B633E9" w:rsidP="00294A0A">
      <w:r>
        <w:lastRenderedPageBreak/>
        <w:t xml:space="preserve">We first </w:t>
      </w:r>
      <w:r w:rsidR="00EC19F6">
        <w:t>model</w:t>
      </w:r>
      <w:r w:rsidR="002A32B2">
        <w:t>led</w:t>
      </w:r>
      <w:r w:rsidR="00EC19F6">
        <w:t xml:space="preserve"> the </w:t>
      </w:r>
      <w:r w:rsidR="003C0BF5">
        <w:t>overall effect of fire on animal movement</w:t>
      </w:r>
      <w:r w:rsidR="00641470">
        <w:t xml:space="preserve"> by fitting </w:t>
      </w:r>
      <w:r w:rsidR="00540B63">
        <w:t>a null mode</w:t>
      </w:r>
      <w:commentRangeStart w:id="52"/>
      <w:commentRangeStart w:id="53"/>
      <w:r w:rsidR="00641470">
        <w:t>l</w:t>
      </w:r>
      <w:commentRangeEnd w:id="52"/>
      <w:r w:rsidR="00641470">
        <w:rPr>
          <w:rStyle w:val="CommentReference"/>
        </w:rPr>
        <w:commentReference w:id="52"/>
      </w:r>
      <w:commentRangeEnd w:id="53"/>
      <w:r w:rsidR="00540B63">
        <w:rPr>
          <w:rStyle w:val="CommentReference"/>
        </w:rPr>
        <w:commentReference w:id="53"/>
      </w:r>
      <w:r w:rsidR="00540B63">
        <w:t xml:space="preserve"> (with random effects)</w:t>
      </w:r>
      <w:r w:rsidR="00CC42FF">
        <w:t xml:space="preserve">. </w:t>
      </w:r>
      <w:r w:rsidR="00EC19F6">
        <w:rPr>
          <w:iCs/>
          <w:color w:val="000000"/>
        </w:rPr>
        <w:t>We then asked in subsequent models</w:t>
      </w:r>
      <w:r w:rsidR="00676987">
        <w:rPr>
          <w:iCs/>
          <w:color w:val="000000"/>
        </w:rPr>
        <w:t xml:space="preserve"> whether</w:t>
      </w:r>
      <w:r w:rsidR="00EC19F6">
        <w:rPr>
          <w:iCs/>
          <w:color w:val="000000"/>
        </w:rPr>
        <w:t xml:space="preserve"> </w:t>
      </w:r>
      <w:r w:rsidR="00676987">
        <w:t>movement responses</w:t>
      </w:r>
      <w:r w:rsidR="00676987">
        <w:rPr>
          <w:iCs/>
          <w:color w:val="000000"/>
        </w:rPr>
        <w:t xml:space="preserve"> varied </w:t>
      </w:r>
      <w:r w:rsidR="00FD3BE1">
        <w:rPr>
          <w:iCs/>
          <w:color w:val="000000"/>
        </w:rPr>
        <w:t>according to</w:t>
      </w:r>
      <w:r w:rsidR="00676987">
        <w:rPr>
          <w:iCs/>
          <w:color w:val="000000"/>
        </w:rPr>
        <w:t xml:space="preserve"> </w:t>
      </w:r>
      <w:r w:rsidR="00EC19F6">
        <w:rPr>
          <w:iCs/>
          <w:color w:val="000000"/>
        </w:rPr>
        <w:t xml:space="preserve">movement category, </w:t>
      </w:r>
      <w:r w:rsidR="00EC19F6">
        <w:t xml:space="preserve">fire type, fire size, maximum burn age, </w:t>
      </w:r>
      <w:commentRangeStart w:id="54"/>
      <w:r w:rsidR="00EC19F6">
        <w:t>biome</w:t>
      </w:r>
      <w:commentRangeEnd w:id="54"/>
      <w:r w:rsidR="00540B63">
        <w:rPr>
          <w:rStyle w:val="CommentReference"/>
        </w:rPr>
        <w:commentReference w:id="54"/>
      </w:r>
      <w:r w:rsidR="00EC19F6">
        <w:t xml:space="preserve">, body mass, </w:t>
      </w:r>
      <w:r w:rsidR="00071762">
        <w:t xml:space="preserve">and </w:t>
      </w:r>
      <w:r w:rsidR="00EC19F6">
        <w:t>taxonomic clas</w:t>
      </w:r>
      <w:commentRangeStart w:id="55"/>
      <w:r w:rsidR="00A452E1">
        <w:t>s</w:t>
      </w:r>
      <w:commentRangeEnd w:id="55"/>
      <w:r w:rsidR="008530F6">
        <w:rPr>
          <w:rStyle w:val="CommentReference"/>
        </w:rPr>
        <w:commentReference w:id="55"/>
      </w:r>
      <w:r w:rsidR="00FD3BE1">
        <w:t>.</w:t>
      </w:r>
      <w:r w:rsidR="00D34803">
        <w:t xml:space="preserve"> </w:t>
      </w:r>
      <w:r w:rsidR="00380F58">
        <w:t xml:space="preserve">Models were plotted using the </w:t>
      </w:r>
      <w:proofErr w:type="spellStart"/>
      <w:r w:rsidR="004C6766">
        <w:t>orchaRd</w:t>
      </w:r>
      <w:proofErr w:type="spellEnd"/>
      <w:r w:rsidR="004C6766">
        <w:t xml:space="preserve"> package </w:t>
      </w:r>
      <w:r w:rsidR="00901B30">
        <w:fldChar w:fldCharType="begin"/>
      </w:r>
      <w:r w:rsidR="004131E4">
        <w:instrText xml:space="preserve"> ADDIN EN.CITE &lt;EndNote&gt;&lt;Cite&gt;&lt;Author&gt;Nakagawa&lt;/Author&gt;&lt;Year&gt;2023&lt;/Year&gt;&lt;RecNum&gt;159&lt;/RecNum&gt;&lt;DisplayText&gt;(Nakagawa et al., 2023)&lt;/DisplayText&gt;&lt;record&gt;&lt;rec-number&gt;159&lt;/rec-number&gt;&lt;foreign-keys&gt;&lt;key app="EN" db-id="axpffp0eards98ew20rvpa0tdf0f0svatvst" timestamp="1748220528"&gt;159&lt;/key&gt;&lt;/foreign-keys&gt;&lt;ref-type name="Journal Article"&gt;17&lt;/ref-type&gt;&lt;contributors&gt;&lt;authors&gt;&lt;author&gt;Nakagawa, Shinichi&lt;/author&gt;&lt;author&gt;Lagisz, Malgorzata&lt;/author&gt;&lt;author&gt;O&amp;apos;Dea, Rose E.&lt;/author&gt;&lt;author&gt;Pottier, Patrice&lt;/author&gt;&lt;author&gt;Rutkowska, Joanna&lt;/author&gt;&lt;author&gt;Senior, Alistair M.&lt;/author&gt;&lt;author&gt;Yang, Yefeng&lt;/author&gt;&lt;author&gt;Noble, Daniel W. A.&lt;/author&gt;&lt;/authors&gt;&lt;/contributors&gt;&lt;titles&gt;&lt;title&gt;orchaRd 2.0: An R package for visualising meta-analyses with orchard plots&lt;/title&gt;&lt;secondary-title&gt;Methods in Ecology and Evolution&lt;/secondary-title&gt;&lt;/titles&gt;&lt;pages&gt;2003-2010&lt;/pages&gt;&lt;volume&gt;14&lt;/volume&gt;&lt;number&gt;8&lt;/number&gt;&lt;keywords&gt;&lt;keyword&gt;caterpillar plot&lt;/keyword&gt;&lt;keyword&gt;credibility interval&lt;/keyword&gt;&lt;keyword&gt;credible interval&lt;/keyword&gt;&lt;keyword&gt;evidence synthesis&lt;/keyword&gt;&lt;keyword&gt;graphical tools&lt;/keyword&gt;&lt;keyword&gt;meta-regression&lt;/keyword&gt;&lt;keyword&gt;summary forest plot&lt;/keyword&gt;&lt;/keywords&gt;&lt;dates&gt;&lt;year&gt;2023&lt;/year&gt;&lt;pub-dates&gt;&lt;date&gt;2023/08/01&lt;/date&gt;&lt;/pub-dates&gt;&lt;/dates&gt;&lt;publisher&gt;John Wiley &amp;amp; Sons, Ltd&lt;/publisher&gt;&lt;urls&gt;&lt;related-urls&gt;&lt;url&gt;https://doi.org/10.1111/2041-210X.14152&lt;/url&gt;&lt;/related-urls&gt;&lt;/urls&gt;&lt;electronic-resource-num&gt;10.1111/2041-210X.14152&lt;/electronic-resource-num&gt;&lt;access-date&gt;2025/05/25&lt;/access-date&gt;&lt;/record&gt;&lt;/Cite&gt;&lt;/EndNote&gt;</w:instrText>
      </w:r>
      <w:r w:rsidR="00901B30">
        <w:fldChar w:fldCharType="separate"/>
      </w:r>
      <w:r w:rsidR="00901B30">
        <w:rPr>
          <w:noProof/>
        </w:rPr>
        <w:t>(Nakagawa et al., 2023)</w:t>
      </w:r>
      <w:r w:rsidR="00901B30">
        <w:fldChar w:fldCharType="end"/>
      </w:r>
      <w:r w:rsidR="00901B30">
        <w:t>.</w:t>
      </w:r>
      <w:r w:rsidR="00EC19F6">
        <w:t xml:space="preserve"> </w:t>
      </w:r>
      <w:r w:rsidR="00C34230">
        <w:t xml:space="preserve">Meta-analysis was performed by </w:t>
      </w:r>
      <w:commentRangeStart w:id="56"/>
      <w:commentRangeStart w:id="57"/>
      <w:r w:rsidR="00C34230">
        <w:t>C.</w:t>
      </w:r>
      <w:r w:rsidR="003E34CC">
        <w:t>L.</w:t>
      </w:r>
      <w:r w:rsidR="00C34230">
        <w:t>M</w:t>
      </w:r>
      <w:r w:rsidR="00756D2A">
        <w:t xml:space="preserve"> and</w:t>
      </w:r>
      <w:r w:rsidR="00C34230">
        <w:t xml:space="preserve"> E.I.F.W</w:t>
      </w:r>
      <w:r w:rsidR="006C31BA">
        <w:t>.</w:t>
      </w:r>
      <w:commentRangeEnd w:id="56"/>
      <w:r w:rsidR="001729D4">
        <w:rPr>
          <w:rStyle w:val="CommentReference"/>
        </w:rPr>
        <w:commentReference w:id="56"/>
      </w:r>
      <w:commentRangeEnd w:id="57"/>
      <w:r w:rsidR="000349DC">
        <w:rPr>
          <w:rStyle w:val="CommentReference"/>
        </w:rPr>
        <w:commentReference w:id="57"/>
      </w:r>
    </w:p>
    <w:p w14:paraId="5864C413" w14:textId="612DC7E5" w:rsidR="00F26A6D" w:rsidRDefault="00F26A6D" w:rsidP="00294A0A">
      <w:pPr>
        <w:pStyle w:val="Heading2"/>
      </w:pPr>
      <w:r w:rsidRPr="00F26A6D">
        <w:t>Study heterogeneity</w:t>
      </w:r>
      <w:r w:rsidR="00F97364">
        <w:t>,</w:t>
      </w:r>
      <w:r w:rsidRPr="00F26A6D">
        <w:t xml:space="preserve"> publication bias</w:t>
      </w:r>
      <w:r w:rsidR="00F97364">
        <w:t xml:space="preserve"> and </w:t>
      </w:r>
      <w:r w:rsidR="00F97364" w:rsidRPr="00F26A6D">
        <w:t>sensitivity analysis</w:t>
      </w:r>
    </w:p>
    <w:p w14:paraId="4512C9E6" w14:textId="4631393C" w:rsidR="00B44E59" w:rsidRDefault="00526E00" w:rsidP="00294A0A">
      <w:r>
        <w:t xml:space="preserve">To </w:t>
      </w:r>
      <w:r w:rsidR="00666C8F">
        <w:t>quantify study</w:t>
      </w:r>
      <w:r>
        <w:t xml:space="preserve"> </w:t>
      </w:r>
      <w:r w:rsidR="00666C8F">
        <w:t>heterogeneity</w:t>
      </w:r>
      <w:r>
        <w:t xml:space="preserve">, </w:t>
      </w:r>
      <w:r w:rsidR="00C5161F">
        <w:t xml:space="preserve">and the proportion of variance </w:t>
      </w:r>
      <w:r w:rsidR="004A3450">
        <w:t xml:space="preserve">attributable to the random effects, </w:t>
      </w:r>
      <w:r>
        <w:t>w</w:t>
      </w:r>
      <w:r w:rsidR="00B90B97">
        <w:t xml:space="preserve">e </w:t>
      </w:r>
      <w:r>
        <w:t>calculated</w:t>
      </w:r>
      <w:r w:rsidR="00B90B97">
        <w:t xml:space="preserve"> </w:t>
      </w:r>
      <w:r w:rsidR="00C40EC7">
        <w:rPr>
          <w:i/>
          <w:iCs/>
        </w:rPr>
        <w:t>I</w:t>
      </w:r>
      <w:r w:rsidR="00C40EC7">
        <w:rPr>
          <w:i/>
          <w:iCs/>
          <w:vertAlign w:val="superscript"/>
        </w:rPr>
        <w:t xml:space="preserve">2 </w:t>
      </w:r>
      <w:r>
        <w:t xml:space="preserve">using </w:t>
      </w:r>
      <w:r w:rsidR="00174D70">
        <w:t xml:space="preserve">the </w:t>
      </w:r>
      <w:r w:rsidR="000C1363" w:rsidRPr="000C1363">
        <w:t>i2_ml</w:t>
      </w:r>
      <w:r w:rsidR="000C1363">
        <w:t xml:space="preserve"> function in the </w:t>
      </w:r>
      <w:proofErr w:type="spellStart"/>
      <w:r w:rsidR="00C30DB6" w:rsidRPr="00C30DB6">
        <w:t>orchaRd</w:t>
      </w:r>
      <w:proofErr w:type="spellEnd"/>
      <w:r w:rsidR="0031615A">
        <w:t xml:space="preserve"> </w:t>
      </w:r>
      <w:r w:rsidR="00174D70">
        <w:t>packa</w:t>
      </w:r>
      <w:r w:rsidR="009E38A9">
        <w:t xml:space="preserve">ge </w:t>
      </w:r>
      <w:r w:rsidR="00715623" w:rsidRPr="00715623">
        <w:fldChar w:fldCharType="begin">
          <w:fldData xml:space="preserve">PEVuZE5vdGU+PENpdGU+PEF1dGhvcj5OYWthZ2F3YTwvQXV0aG9yPjxZZWFyPjIwMTI8L1llYXI+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</w:fldData>
        </w:fldChar>
      </w:r>
      <w:r w:rsidR="004131E4">
        <w:instrText xml:space="preserve"> ADDIN EN.CITE </w:instrText>
      </w:r>
      <w:r w:rsidR="004131E4">
        <w:fldChar w:fldCharType="begin">
          <w:fldData xml:space="preserve">PEVuZE5vdGU+PENpdGU+PEF1dGhvcj5OYWthZ2F3YTwvQXV0aG9yPjxZZWFyPjIwMTI8L1llYXI+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</w:fldData>
        </w:fldChar>
      </w:r>
      <w:r w:rsidR="004131E4">
        <w:instrText xml:space="preserve"> ADDIN EN.CITE.DATA </w:instrText>
      </w:r>
      <w:r w:rsidR="004131E4">
        <w:fldChar w:fldCharType="end"/>
      </w:r>
      <w:r w:rsidR="00715623" w:rsidRPr="00715623">
        <w:fldChar w:fldCharType="separate"/>
      </w:r>
      <w:r w:rsidR="00731F4A">
        <w:rPr>
          <w:noProof/>
        </w:rPr>
        <w:t>(Nakagawa et al., 2023; Nakagawa &amp; Santos, 2012)</w:t>
      </w:r>
      <w:r w:rsidR="00715623" w:rsidRPr="00715623">
        <w:fldChar w:fldCharType="end"/>
      </w:r>
      <w:r w:rsidR="00715623" w:rsidRPr="00715623">
        <w:t>.</w:t>
      </w:r>
      <w:r w:rsidR="006234F8">
        <w:t xml:space="preserve"> </w:t>
      </w:r>
      <w:r w:rsidR="00FA6A4A">
        <w:t xml:space="preserve">To </w:t>
      </w:r>
      <w:r w:rsidR="000822C3">
        <w:t>test</w:t>
      </w:r>
      <w:r w:rsidR="00FA6A4A">
        <w:t xml:space="preserve"> </w:t>
      </w:r>
      <w:r w:rsidR="007A4DC4">
        <w:t xml:space="preserve">for </w:t>
      </w:r>
      <w:r w:rsidR="00FA6A4A">
        <w:t>publication bias</w:t>
      </w:r>
      <w:r w:rsidR="00FF7E7F">
        <w:t xml:space="preserve"> resulting from </w:t>
      </w:r>
      <w:r w:rsidR="00920404">
        <w:t xml:space="preserve">biases in </w:t>
      </w:r>
      <w:r w:rsidR="001B7CB2">
        <w:t>outcome reporting</w:t>
      </w:r>
      <w:r w:rsidR="00FA6A4A">
        <w:t xml:space="preserve">, we </w:t>
      </w:r>
      <w:r w:rsidR="00C86B62">
        <w:t xml:space="preserve">visually </w:t>
      </w:r>
      <w:r w:rsidR="00680DED">
        <w:t xml:space="preserve">assessed funnel plot asymmetry and </w:t>
      </w:r>
      <w:r w:rsidR="00AB57E4">
        <w:t xml:space="preserve">ran a multilevel </w:t>
      </w:r>
      <w:r w:rsidR="008D1332">
        <w:t>version of Egger’s regressions</w:t>
      </w:r>
      <w:r w:rsidR="003F07CA">
        <w:t xml:space="preserve"> </w:t>
      </w:r>
      <w:r w:rsidR="00154F8C">
        <w:t>with a</w:t>
      </w:r>
      <w:r w:rsidR="00381E2E">
        <w:t xml:space="preserve">n approximation of </w:t>
      </w:r>
      <w:r w:rsidR="00353F78">
        <w:t>observation precision as</w:t>
      </w:r>
      <w:r w:rsidR="00154F8C">
        <w:t xml:space="preserve"> </w:t>
      </w:r>
      <w:r w:rsidR="00B508EC">
        <w:t xml:space="preserve">a predictor </w:t>
      </w:r>
      <w:r w:rsidR="00B508EC">
        <w:fldChar w:fldCharType="begin"/>
      </w:r>
      <w:r w:rsidR="004131E4">
        <w:instrText xml:space="preserve"> ADDIN EN.CITE &lt;EndNote&gt;&lt;Cite&gt;&lt;Author&gt;Nakagawa&lt;/Author&gt;&lt;Year&gt;2022&lt;/Year&gt;&lt;RecNum&gt;149&lt;/RecNum&gt;&lt;DisplayText&gt;(Nakagawa et al., 2022)&lt;/DisplayText&gt;&lt;record&gt;&lt;rec-number&gt;149&lt;/rec-number&gt;&lt;foreign-keys&gt;&lt;key app="EN" db-id="axpffp0eards98ew20rvpa0tdf0f0svatvst" timestamp="1748219193"&gt;149&lt;/key&gt;&lt;/foreign-keys&gt;&lt;ref-type name="Journal Article"&gt;17&lt;/ref-type&gt;&lt;contributors&gt;&lt;authors&gt;&lt;author&gt;Nakagawa, Shinichi&lt;/author&gt;&lt;author&gt;Lagisz, Malgorzata&lt;/author&gt;&lt;author&gt;Jennions, Michael D.&lt;/author&gt;&lt;author&gt;Koricheva, Julia&lt;/author&gt;&lt;author&gt;Noble, Daniel W. A.&lt;/author&gt;&lt;author&gt;Parker, Timothy H.&lt;/author&gt;&lt;author&gt;Sánchez-Tójar, Alfredo&lt;/author&gt;&lt;author&gt;Yang, Yefeng&lt;/author&gt;&lt;author&gt;O&amp;apos;Dea, Rose E.&lt;/author&gt;&lt;/authors&gt;&lt;/contributors&gt;&lt;titles&gt;&lt;title&gt;Methods for testing publication bias in ecological and evolutionary meta-analyses&lt;/title&gt;&lt;secondary-title&gt;Methods in Ecology and Evolution&lt;/secondary-title&gt;&lt;/titles&gt;&lt;pages&gt;4-21&lt;/pages&gt;&lt;volume&gt;13&lt;/volume&gt;&lt;number&gt;1&lt;/number&gt;&lt;keywords&gt;&lt;keyword&gt;decline effect&lt;/keyword&gt;&lt;keyword&gt;effective sample size&lt;/keyword&gt;&lt;keyword&gt;multilevel meta-analysis&lt;/keyword&gt;&lt;keyword&gt;outcome reporting bias&lt;/keyword&gt;&lt;keyword&gt;p-hacking&lt;/keyword&gt;&lt;keyword&gt;radial plot&lt;/keyword&gt;&lt;keyword&gt;selection bias&lt;/keyword&gt;&lt;keyword&gt;time-lag bias&lt;/keyword&gt;&lt;/keywords&gt;&lt;dates&gt;&lt;year&gt;2022&lt;/year&gt;&lt;pub-dates&gt;&lt;date&gt;2022/01/01&lt;/date&gt;&lt;/pub-dates&gt;&lt;/dates&gt;&lt;publisher&gt;John Wiley &amp;amp; Sons, Ltd&lt;/publisher&gt;&lt;urls&gt;&lt;related-urls&gt;&lt;url&gt;https://doi.org/10.1111/2041-210X.13724&lt;/url&gt;&lt;/related-urls&gt;&lt;/urls&gt;&lt;electronic-resource-num&gt;https://doi.org/10.1111/2041-210X.13724&lt;/electronic-resource-num&gt;&lt;access-date&gt;2025/05/25&lt;/access-date&gt;&lt;/record&gt;&lt;/Cite&gt;&lt;/EndNote&gt;</w:instrText>
      </w:r>
      <w:r w:rsidR="00B508EC">
        <w:fldChar w:fldCharType="separate"/>
      </w:r>
      <w:r w:rsidR="00B508EC">
        <w:rPr>
          <w:noProof/>
        </w:rPr>
        <w:t>(Nakagawa et al., 2022)</w:t>
      </w:r>
      <w:r w:rsidR="00B508EC">
        <w:fldChar w:fldCharType="end"/>
      </w:r>
      <w:r w:rsidR="00390563">
        <w:t xml:space="preserve">. </w:t>
      </w:r>
      <w:r w:rsidR="00731F4A">
        <w:rPr>
          <w:noProof/>
          <w:lang w:val="en-US"/>
        </w:rPr>
        <w:t>We</w:t>
      </w:r>
      <w:r w:rsidR="00C33D64">
        <w:rPr>
          <w:noProof/>
          <w:lang w:val="en-US"/>
        </w:rPr>
        <w:t xml:space="preserve"> tested for a time</w:t>
      </w:r>
      <w:r w:rsidR="00355FB5">
        <w:rPr>
          <w:noProof/>
          <w:lang w:val="en-US"/>
        </w:rPr>
        <w:t xml:space="preserve"> lag effect by regressing effect sizes against study year</w:t>
      </w:r>
      <w:r w:rsidR="00731F4A">
        <w:rPr>
          <w:noProof/>
          <w:lang w:val="en-US"/>
        </w:rPr>
        <w:t xml:space="preserve">. </w:t>
      </w:r>
      <w:r w:rsidR="00E931FC">
        <w:rPr>
          <w:noProof/>
          <w:lang w:val="en-US"/>
        </w:rPr>
        <w:t>Finally, w</w:t>
      </w:r>
      <w:r w:rsidR="00E05D42">
        <w:rPr>
          <w:noProof/>
          <w:lang w:val="en-US"/>
        </w:rPr>
        <w:t xml:space="preserve">e performed a </w:t>
      </w:r>
      <w:r w:rsidR="00FD5C61">
        <w:rPr>
          <w:noProof/>
          <w:lang w:val="en-US"/>
        </w:rPr>
        <w:t xml:space="preserve">leave-a-study-out-test to </w:t>
      </w:r>
      <w:r w:rsidR="008E0130">
        <w:rPr>
          <w:noProof/>
          <w:lang w:val="en-US"/>
        </w:rPr>
        <w:t>evaluate the sensitity of</w:t>
      </w:r>
      <w:r w:rsidR="003D7ACE">
        <w:rPr>
          <w:noProof/>
          <w:lang w:val="en-US"/>
        </w:rPr>
        <w:t xml:space="preserve"> the overall</w:t>
      </w:r>
      <w:r w:rsidR="008E0130">
        <w:rPr>
          <w:noProof/>
          <w:lang w:val="en-US"/>
        </w:rPr>
        <w:t xml:space="preserve"> </w:t>
      </w:r>
      <w:r w:rsidR="008D7DDB">
        <w:rPr>
          <w:noProof/>
          <w:lang w:val="en-US"/>
        </w:rPr>
        <w:t>model results to</w:t>
      </w:r>
      <w:r w:rsidR="00710A33">
        <w:rPr>
          <w:noProof/>
          <w:lang w:val="en-US"/>
        </w:rPr>
        <w:t xml:space="preserve"> influential studies</w:t>
      </w:r>
      <w:r w:rsidR="00FD5206">
        <w:rPr>
          <w:noProof/>
          <w:lang w:val="en-US"/>
        </w:rPr>
        <w:t xml:space="preserve"> </w:t>
      </w:r>
      <w:r w:rsidR="00390563">
        <w:rPr>
          <w:noProof/>
          <w:lang w:val="en-US"/>
        </w:rPr>
        <w:fldChar w:fldCharType="begin"/>
      </w:r>
      <w:r w:rsidR="004131E4">
        <w:rPr>
          <w:noProof/>
          <w:lang w:val="en-US"/>
        </w:rPr>
        <w:instrText xml:space="preserve"> ADDIN EN.CITE &lt;EndNote&gt;&lt;Cite&gt;&lt;Author&gt;Viechtbauer&lt;/Author&gt;&lt;Year&gt;2010&lt;/Year&gt;&lt;RecNum&gt;143&lt;/RecNum&gt;&lt;DisplayText&gt;(Viechtbauer &amp;amp; Cheung, 2010)&lt;/DisplayText&gt;&lt;record&gt;&lt;rec-number&gt;143&lt;/rec-number&gt;&lt;foreign-keys&gt;&lt;key app="EN" db-id="axpffp0eards98ew20rvpa0tdf0f0svatvst" timestamp="1748218109"&gt;143&lt;/key&gt;&lt;/foreign-keys&gt;&lt;ref-type name="Journal Article"&gt;17&lt;/ref-type&gt;&lt;contributors&gt;&lt;authors&gt;&lt;author&gt;Viechtbauer, Wolfgang&lt;/author&gt;&lt;author&gt;Cheung, Mike W. L.&lt;/author&gt;&lt;/authors&gt;&lt;/contributors&gt;&lt;titles&gt;&lt;title&gt;Outlier and influence diagnostics for meta-analysis&lt;/title&gt;&lt;secondary-title&gt;Research Synthesis Methods&lt;/secondary-title&gt;&lt;/titles&gt;&lt;pages&gt;112-125&lt;/pages&gt;&lt;volume&gt;1&lt;/volume&gt;&lt;number&gt;2&lt;/number&gt;&lt;keywords&gt;&lt;keyword&gt;meta-analysis&lt;/keyword&gt;&lt;keyword&gt;outliers&lt;/keyword&gt;&lt;keyword&gt;influence diagnostics&lt;/keyword&gt;&lt;keyword&gt;mixed-effects model&lt;/keyword&gt;&lt;/keywords&gt;&lt;dates&gt;&lt;year&gt;2010&lt;/year&gt;&lt;pub-dates&gt;&lt;date&gt;2010/04/01&lt;/date&gt;&lt;/pub-dates&gt;&lt;/dates&gt;&lt;publisher&gt;John Wiley &amp;amp; Sons, Ltd&lt;/publisher&gt;&lt;isbn&gt;1759-2879&lt;/isbn&gt;&lt;urls&gt;&lt;related-urls&gt;&lt;url&gt;https://doi.org/10.1002/jrsm.11&lt;/url&gt;&lt;/related-urls&gt;&lt;/urls&gt;&lt;electronic-resource-num&gt;10.1002/jrsm.11&lt;/electronic-resource-num&gt;&lt;access-date&gt;2025/05/25&lt;/access-date&gt;&lt;/record&gt;&lt;/Cite&gt;&lt;/EndNote&gt;</w:instrText>
      </w:r>
      <w:r w:rsidR="00390563">
        <w:rPr>
          <w:noProof/>
          <w:lang w:val="en-US"/>
        </w:rPr>
        <w:fldChar w:fldCharType="separate"/>
      </w:r>
      <w:r w:rsidR="00390563">
        <w:rPr>
          <w:noProof/>
          <w:lang w:val="en-US"/>
        </w:rPr>
        <w:t>(Viechtbauer &amp; Cheung, 2010)</w:t>
      </w:r>
      <w:r w:rsidR="00390563">
        <w:rPr>
          <w:noProof/>
          <w:lang w:val="en-US"/>
        </w:rPr>
        <w:fldChar w:fldCharType="end"/>
      </w:r>
      <w:r w:rsidR="00985545">
        <w:rPr>
          <w:noProof/>
          <w:lang w:val="en-US"/>
        </w:rPr>
        <w:t>.</w:t>
      </w:r>
      <w:r w:rsidR="001729D4">
        <w:t xml:space="preserve"> Publication bias testing was done by C.</w:t>
      </w:r>
      <w:r w:rsidR="003E34CC">
        <w:t>L.</w:t>
      </w:r>
      <w:r w:rsidR="001729D4">
        <w:t>M and E.I.F.W.</w:t>
      </w:r>
    </w:p>
    <w:p w14:paraId="038B0EB7" w14:textId="00B25429" w:rsidR="00F97364" w:rsidRPr="00F97364" w:rsidRDefault="00F97364" w:rsidP="00294A0A">
      <w:pPr>
        <w:pStyle w:val="Heading1"/>
      </w:pPr>
      <w:r>
        <w:t>Results</w:t>
      </w:r>
    </w:p>
    <w:p w14:paraId="4CE40FA4" w14:textId="77777777" w:rsidR="00F26A6D" w:rsidRDefault="00F26A6D" w:rsidP="00294A0A">
      <w:pPr>
        <w:pStyle w:val="Heading2"/>
      </w:pPr>
      <w:r w:rsidRPr="00F26A6D">
        <w:t xml:space="preserve">Systematic </w:t>
      </w:r>
      <w:commentRangeStart w:id="58"/>
      <w:commentRangeStart w:id="59"/>
      <w:r w:rsidRPr="00F26A6D">
        <w:t>review</w:t>
      </w:r>
      <w:commentRangeEnd w:id="58"/>
      <w:r w:rsidR="00DA4C46">
        <w:rPr>
          <w:rStyle w:val="CommentReference"/>
          <w:rFonts w:eastAsiaTheme="minorHAnsi" w:cstheme="minorBidi"/>
          <w:b w:val="0"/>
          <w:color w:val="auto"/>
        </w:rPr>
        <w:commentReference w:id="58"/>
      </w:r>
      <w:commentRangeEnd w:id="59"/>
      <w:r w:rsidR="00E76AF8">
        <w:rPr>
          <w:rStyle w:val="CommentReference"/>
          <w:rFonts w:eastAsiaTheme="minorHAnsi" w:cstheme="minorBidi"/>
          <w:b w:val="0"/>
          <w:color w:val="auto"/>
        </w:rPr>
        <w:commentReference w:id="59"/>
      </w:r>
    </w:p>
    <w:p w14:paraId="62A6A2A4" w14:textId="128CCCFA" w:rsidR="000349DC" w:rsidRPr="000349DC" w:rsidRDefault="000349DC" w:rsidP="00F91C67">
      <w:pPr>
        <w:spacing w:before="100" w:beforeAutospacing="1" w:after="100" w:afterAutospacing="1"/>
        <w:rPr>
          <w:rFonts w:eastAsia="Times New Roman" w:cs="Times New Roman"/>
          <w:kern w:val="0"/>
          <w:szCs w:val="24"/>
          <w:lang w:eastAsia="en-AU"/>
          <w14:ligatures w14:val="none"/>
        </w:rPr>
      </w:pPr>
      <w:r w:rsidRPr="000349DC">
        <w:rPr>
          <w:rFonts w:eastAsia="Times New Roman" w:cs="Times New Roman"/>
          <w:kern w:val="0"/>
          <w:szCs w:val="24"/>
          <w:lang w:eastAsia="en-AU"/>
          <w14:ligatures w14:val="none"/>
        </w:rPr>
        <w:t xml:space="preserve">Our </w:t>
      </w:r>
      <w:r w:rsidR="000A06C1">
        <w:rPr>
          <w:rFonts w:eastAsia="Times New Roman" w:cs="Times New Roman"/>
          <w:kern w:val="0"/>
          <w:szCs w:val="24"/>
          <w:lang w:eastAsia="en-AU"/>
          <w14:ligatures w14:val="none"/>
        </w:rPr>
        <w:t>database searches</w:t>
      </w:r>
      <w:r w:rsidRPr="000349DC">
        <w:rPr>
          <w:rFonts w:eastAsia="Times New Roman" w:cs="Times New Roman"/>
          <w:kern w:val="0"/>
          <w:szCs w:val="24"/>
          <w:lang w:eastAsia="en-AU"/>
          <w14:ligatures w14:val="none"/>
        </w:rPr>
        <w:t xml:space="preserve"> yielded </w:t>
      </w:r>
      <w:r w:rsidRPr="00FB1493">
        <w:rPr>
          <w:rFonts w:eastAsia="Times New Roman" w:cs="Times New Roman"/>
          <w:kern w:val="0"/>
          <w:szCs w:val="24"/>
          <w:lang w:eastAsia="en-AU"/>
          <w14:ligatures w14:val="none"/>
        </w:rPr>
        <w:t>5,231 records</w:t>
      </w:r>
      <w:r w:rsidRPr="000349DC">
        <w:rPr>
          <w:rFonts w:eastAsia="Times New Roman" w:cs="Times New Roman"/>
          <w:kern w:val="0"/>
          <w:szCs w:val="24"/>
          <w:lang w:eastAsia="en-AU"/>
          <w14:ligatures w14:val="none"/>
        </w:rPr>
        <w:t xml:space="preserve"> after duplicate removal. Following screening, </w:t>
      </w:r>
      <w:r w:rsidRPr="00FB1493">
        <w:rPr>
          <w:rFonts w:eastAsia="Times New Roman" w:cs="Times New Roman"/>
          <w:kern w:val="0"/>
          <w:szCs w:val="24"/>
          <w:lang w:eastAsia="en-AU"/>
          <w14:ligatures w14:val="none"/>
        </w:rPr>
        <w:t>84 studies</w:t>
      </w:r>
      <w:r w:rsidRPr="000349DC">
        <w:rPr>
          <w:rFonts w:eastAsia="Times New Roman" w:cs="Times New Roman"/>
          <w:kern w:val="0"/>
          <w:szCs w:val="24"/>
          <w:lang w:eastAsia="en-AU"/>
          <w14:ligatures w14:val="none"/>
        </w:rPr>
        <w:t xml:space="preserve"> met the eligibility criteria. These studies were conducted across </w:t>
      </w:r>
      <w:r w:rsidRPr="00FB1493">
        <w:rPr>
          <w:rFonts w:eastAsia="Times New Roman" w:cs="Times New Roman"/>
          <w:kern w:val="0"/>
          <w:szCs w:val="24"/>
          <w:lang w:eastAsia="en-AU"/>
          <w14:ligatures w14:val="none"/>
        </w:rPr>
        <w:t>12 countries and six continents</w:t>
      </w:r>
      <w:r w:rsidRPr="000349DC">
        <w:rPr>
          <w:rFonts w:eastAsia="Times New Roman" w:cs="Times New Roman"/>
          <w:kern w:val="0"/>
          <w:szCs w:val="24"/>
          <w:lang w:eastAsia="en-AU"/>
          <w14:ligatures w14:val="none"/>
        </w:rPr>
        <w:t xml:space="preserve"> (Figure </w:t>
      </w:r>
      <w:r w:rsidR="003E34CC">
        <w:rPr>
          <w:rFonts w:eastAsia="Times New Roman" w:cs="Times New Roman"/>
          <w:kern w:val="0"/>
          <w:szCs w:val="24"/>
          <w:lang w:eastAsia="en-AU"/>
          <w14:ligatures w14:val="none"/>
        </w:rPr>
        <w:t>1</w:t>
      </w:r>
      <w:r w:rsidRPr="000349DC">
        <w:rPr>
          <w:rFonts w:eastAsia="Times New Roman" w:cs="Times New Roman"/>
          <w:kern w:val="0"/>
          <w:szCs w:val="24"/>
          <w:lang w:eastAsia="en-AU"/>
          <w14:ligatures w14:val="none"/>
        </w:rPr>
        <w:t xml:space="preserve">). Most research was conducted in </w:t>
      </w:r>
      <w:r w:rsidRPr="00FB1493">
        <w:rPr>
          <w:rFonts w:eastAsia="Times New Roman" w:cs="Times New Roman"/>
          <w:kern w:val="0"/>
          <w:szCs w:val="24"/>
          <w:lang w:eastAsia="en-AU"/>
          <w14:ligatures w14:val="none"/>
        </w:rPr>
        <w:t>North America (60.7%)</w:t>
      </w:r>
      <w:r w:rsidRPr="000349DC">
        <w:rPr>
          <w:rFonts w:eastAsia="Times New Roman" w:cs="Times New Roman"/>
          <w:kern w:val="0"/>
          <w:szCs w:val="24"/>
          <w:lang w:eastAsia="en-AU"/>
          <w14:ligatures w14:val="none"/>
        </w:rPr>
        <w:t xml:space="preserve">, followed by </w:t>
      </w:r>
      <w:r w:rsidRPr="00FB1493">
        <w:rPr>
          <w:rFonts w:eastAsia="Times New Roman" w:cs="Times New Roman"/>
          <w:kern w:val="0"/>
          <w:szCs w:val="24"/>
          <w:lang w:eastAsia="en-AU"/>
          <w14:ligatures w14:val="none"/>
        </w:rPr>
        <w:t>Oceania (20.2%)</w:t>
      </w:r>
      <w:r w:rsidRPr="000349DC">
        <w:rPr>
          <w:rFonts w:eastAsia="Times New Roman" w:cs="Times New Roman"/>
          <w:kern w:val="0"/>
          <w:szCs w:val="24"/>
          <w:lang w:eastAsia="en-AU"/>
          <w14:ligatures w14:val="none"/>
        </w:rPr>
        <w:t xml:space="preserve">. </w:t>
      </w:r>
      <w:r w:rsidR="00614768">
        <w:rPr>
          <w:rFonts w:eastAsia="Times New Roman" w:cs="Times New Roman"/>
          <w:kern w:val="0"/>
          <w:szCs w:val="24"/>
          <w:lang w:eastAsia="en-AU"/>
          <w14:ligatures w14:val="none"/>
        </w:rPr>
        <w:t>All Oceania studies were from Australia, while 90.2% of</w:t>
      </w:r>
      <w:r w:rsidRPr="000349DC">
        <w:rPr>
          <w:rFonts w:eastAsia="Times New Roman" w:cs="Times New Roman"/>
          <w:kern w:val="0"/>
          <w:szCs w:val="24"/>
          <w:lang w:eastAsia="en-AU"/>
          <w14:ligatures w14:val="none"/>
        </w:rPr>
        <w:t xml:space="preserve"> North America</w:t>
      </w:r>
      <w:r w:rsidR="00614768">
        <w:rPr>
          <w:rFonts w:eastAsia="Times New Roman" w:cs="Times New Roman"/>
          <w:kern w:val="0"/>
          <w:szCs w:val="24"/>
          <w:lang w:eastAsia="en-AU"/>
          <w14:ligatures w14:val="none"/>
        </w:rPr>
        <w:t>n</w:t>
      </w:r>
      <w:r w:rsidRPr="000349DC">
        <w:rPr>
          <w:rFonts w:eastAsia="Times New Roman" w:cs="Times New Roman"/>
          <w:kern w:val="0"/>
          <w:szCs w:val="24"/>
          <w:lang w:eastAsia="en-AU"/>
          <w14:ligatures w14:val="none"/>
        </w:rPr>
        <w:t xml:space="preserve"> studies were from the </w:t>
      </w:r>
      <w:r w:rsidRPr="00FB1493">
        <w:rPr>
          <w:rFonts w:eastAsia="Times New Roman" w:cs="Times New Roman"/>
          <w:kern w:val="0"/>
          <w:szCs w:val="24"/>
          <w:lang w:eastAsia="en-AU"/>
          <w14:ligatures w14:val="none"/>
        </w:rPr>
        <w:t>United States</w:t>
      </w:r>
      <w:r w:rsidRPr="000349DC">
        <w:rPr>
          <w:rFonts w:eastAsia="Times New Roman" w:cs="Times New Roman"/>
          <w:kern w:val="0"/>
          <w:szCs w:val="24"/>
          <w:lang w:eastAsia="en-AU"/>
          <w14:ligatures w14:val="none"/>
        </w:rPr>
        <w:t xml:space="preserve">, with the remainder from </w:t>
      </w:r>
      <w:r w:rsidRPr="00FB1493">
        <w:rPr>
          <w:rFonts w:eastAsia="Times New Roman" w:cs="Times New Roman"/>
          <w:kern w:val="0"/>
          <w:szCs w:val="24"/>
          <w:lang w:eastAsia="en-AU"/>
          <w14:ligatures w14:val="none"/>
        </w:rPr>
        <w:t>Canada</w:t>
      </w:r>
      <w:commentRangeStart w:id="60"/>
      <w:r w:rsidRPr="000349DC">
        <w:rPr>
          <w:rFonts w:eastAsia="Times New Roman" w:cs="Times New Roman"/>
          <w:kern w:val="0"/>
          <w:szCs w:val="24"/>
          <w:lang w:eastAsia="en-AU"/>
          <w14:ligatures w14:val="none"/>
        </w:rPr>
        <w:t>.</w:t>
      </w:r>
      <w:commentRangeEnd w:id="60"/>
      <w:r w:rsidR="00105AAA">
        <w:rPr>
          <w:rStyle w:val="CommentReference"/>
        </w:rPr>
        <w:commentReference w:id="60"/>
      </w:r>
      <w:r w:rsidRPr="000349DC">
        <w:rPr>
          <w:rFonts w:eastAsia="Times New Roman" w:cs="Times New Roman"/>
          <w:kern w:val="0"/>
          <w:szCs w:val="24"/>
          <w:lang w:eastAsia="en-AU"/>
          <w14:ligatures w14:val="none"/>
        </w:rPr>
        <w:t xml:space="preserve"> </w:t>
      </w:r>
      <w:r w:rsidR="00614768" w:rsidRPr="000349DC">
        <w:rPr>
          <w:rFonts w:eastAsia="Times New Roman" w:cs="Times New Roman"/>
          <w:kern w:val="0"/>
          <w:szCs w:val="24"/>
          <w:lang w:eastAsia="en-AU"/>
          <w14:ligatures w14:val="none"/>
        </w:rPr>
        <w:t>In</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Africa</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71.4%</w:t>
      </w:r>
      <w:r w:rsidRPr="000349DC">
        <w:rPr>
          <w:rFonts w:eastAsia="Times New Roman" w:cs="Times New Roman"/>
          <w:kern w:val="0"/>
          <w:szCs w:val="24"/>
          <w:lang w:eastAsia="en-AU"/>
          <w14:ligatures w14:val="none"/>
        </w:rPr>
        <w:t xml:space="preserve"> of studies originated from </w:t>
      </w:r>
      <w:r w:rsidRPr="00FB1493">
        <w:rPr>
          <w:rFonts w:eastAsia="Times New Roman" w:cs="Times New Roman"/>
          <w:kern w:val="0"/>
          <w:szCs w:val="24"/>
          <w:lang w:eastAsia="en-AU"/>
          <w14:ligatures w14:val="none"/>
        </w:rPr>
        <w:t>South Africa</w:t>
      </w:r>
      <w:r w:rsidRPr="000349DC">
        <w:rPr>
          <w:rFonts w:eastAsia="Times New Roman" w:cs="Times New Roman"/>
          <w:kern w:val="0"/>
          <w:szCs w:val="24"/>
          <w:lang w:eastAsia="en-AU"/>
          <w14:ligatures w14:val="none"/>
        </w:rPr>
        <w:t xml:space="preserve">, with single studies from </w:t>
      </w:r>
      <w:r w:rsidRPr="00FB1493">
        <w:rPr>
          <w:rFonts w:eastAsia="Times New Roman" w:cs="Times New Roman"/>
          <w:kern w:val="0"/>
          <w:szCs w:val="24"/>
          <w:lang w:eastAsia="en-AU"/>
          <w14:ligatures w14:val="none"/>
        </w:rPr>
        <w:t>Kenya</w:t>
      </w:r>
      <w:r w:rsidRPr="000349DC">
        <w:rPr>
          <w:rFonts w:eastAsia="Times New Roman" w:cs="Times New Roman"/>
          <w:kern w:val="0"/>
          <w:szCs w:val="24"/>
          <w:lang w:eastAsia="en-AU"/>
          <w14:ligatures w14:val="none"/>
        </w:rPr>
        <w:t xml:space="preserve"> and </w:t>
      </w:r>
      <w:r w:rsidRPr="00FB1493">
        <w:rPr>
          <w:rFonts w:eastAsia="Times New Roman" w:cs="Times New Roman"/>
          <w:kern w:val="0"/>
          <w:szCs w:val="24"/>
          <w:lang w:eastAsia="en-AU"/>
          <w14:ligatures w14:val="none"/>
        </w:rPr>
        <w:t>Uganda</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South America</w:t>
      </w:r>
      <w:r w:rsidRPr="000349DC">
        <w:rPr>
          <w:rFonts w:eastAsia="Times New Roman" w:cs="Times New Roman"/>
          <w:kern w:val="0"/>
          <w:szCs w:val="24"/>
          <w:lang w:eastAsia="en-AU"/>
          <w14:ligatures w14:val="none"/>
        </w:rPr>
        <w:t xml:space="preserve"> was represented by a single study from </w:t>
      </w:r>
      <w:r w:rsidRPr="00FB1493">
        <w:rPr>
          <w:rFonts w:eastAsia="Times New Roman" w:cs="Times New Roman"/>
          <w:kern w:val="0"/>
          <w:szCs w:val="24"/>
          <w:lang w:eastAsia="en-AU"/>
          <w14:ligatures w14:val="none"/>
        </w:rPr>
        <w:t>Paraguay</w:t>
      </w:r>
      <w:r w:rsidRPr="000349DC">
        <w:rPr>
          <w:rFonts w:eastAsia="Times New Roman" w:cs="Times New Roman"/>
          <w:kern w:val="0"/>
          <w:szCs w:val="24"/>
          <w:lang w:eastAsia="en-AU"/>
          <w14:ligatures w14:val="none"/>
        </w:rPr>
        <w:t xml:space="preserve">. In </w:t>
      </w:r>
      <w:r w:rsidRPr="00FB1493">
        <w:rPr>
          <w:rFonts w:eastAsia="Times New Roman" w:cs="Times New Roman"/>
          <w:kern w:val="0"/>
          <w:szCs w:val="24"/>
          <w:lang w:eastAsia="en-AU"/>
          <w14:ligatures w14:val="none"/>
        </w:rPr>
        <w:t>Asia</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60%</w:t>
      </w:r>
      <w:r w:rsidRPr="000349DC">
        <w:rPr>
          <w:rFonts w:eastAsia="Times New Roman" w:cs="Times New Roman"/>
          <w:kern w:val="0"/>
          <w:szCs w:val="24"/>
          <w:lang w:eastAsia="en-AU"/>
          <w14:ligatures w14:val="none"/>
        </w:rPr>
        <w:t xml:space="preserve"> of studies were conducted in </w:t>
      </w:r>
      <w:r w:rsidRPr="00FB1493">
        <w:rPr>
          <w:rFonts w:eastAsia="Times New Roman" w:cs="Times New Roman"/>
          <w:kern w:val="0"/>
          <w:szCs w:val="24"/>
          <w:lang w:eastAsia="en-AU"/>
          <w14:ligatures w14:val="none"/>
        </w:rPr>
        <w:t>Indonesia</w:t>
      </w:r>
      <w:r w:rsidRPr="000349DC">
        <w:rPr>
          <w:rFonts w:eastAsia="Times New Roman" w:cs="Times New Roman"/>
          <w:kern w:val="0"/>
          <w:szCs w:val="24"/>
          <w:lang w:eastAsia="en-AU"/>
          <w14:ligatures w14:val="none"/>
        </w:rPr>
        <w:t xml:space="preserve">, while </w:t>
      </w:r>
      <w:r w:rsidRPr="00FB1493">
        <w:rPr>
          <w:rFonts w:eastAsia="Times New Roman" w:cs="Times New Roman"/>
          <w:kern w:val="0"/>
          <w:szCs w:val="24"/>
          <w:lang w:eastAsia="en-AU"/>
          <w14:ligatures w14:val="none"/>
        </w:rPr>
        <w:t>Europe</w:t>
      </w:r>
      <w:r w:rsidRPr="000349DC">
        <w:rPr>
          <w:rFonts w:eastAsia="Times New Roman" w:cs="Times New Roman"/>
          <w:kern w:val="0"/>
          <w:szCs w:val="24"/>
          <w:lang w:eastAsia="en-AU"/>
          <w14:ligatures w14:val="none"/>
        </w:rPr>
        <w:t xml:space="preserve"> was represented by three studies</w:t>
      </w:r>
      <w:r w:rsidR="000E1094">
        <w:rPr>
          <w:rFonts w:eastAsia="Times New Roman" w:cs="Times New Roman"/>
          <w:kern w:val="0"/>
          <w:szCs w:val="24"/>
          <w:lang w:eastAsia="en-AU"/>
          <w14:ligatures w14:val="none"/>
        </w:rPr>
        <w:t xml:space="preserve">, </w:t>
      </w:r>
      <w:r w:rsidRPr="000349DC">
        <w:rPr>
          <w:rFonts w:eastAsia="Times New Roman" w:cs="Times New Roman"/>
          <w:kern w:val="0"/>
          <w:szCs w:val="24"/>
          <w:lang w:eastAsia="en-AU"/>
          <w14:ligatures w14:val="none"/>
        </w:rPr>
        <w:t xml:space="preserve">two from </w:t>
      </w:r>
      <w:r w:rsidRPr="00FB1493">
        <w:rPr>
          <w:rFonts w:eastAsia="Times New Roman" w:cs="Times New Roman"/>
          <w:kern w:val="0"/>
          <w:szCs w:val="24"/>
          <w:lang w:eastAsia="en-AU"/>
          <w14:ligatures w14:val="none"/>
        </w:rPr>
        <w:t>Spain</w:t>
      </w:r>
      <w:r w:rsidRPr="000349DC">
        <w:rPr>
          <w:rFonts w:eastAsia="Times New Roman" w:cs="Times New Roman"/>
          <w:kern w:val="0"/>
          <w:szCs w:val="24"/>
          <w:lang w:eastAsia="en-AU"/>
          <w14:ligatures w14:val="none"/>
        </w:rPr>
        <w:t xml:space="preserve"> and one from </w:t>
      </w:r>
      <w:r w:rsidRPr="00FB1493">
        <w:rPr>
          <w:rFonts w:eastAsia="Times New Roman" w:cs="Times New Roman"/>
          <w:kern w:val="0"/>
          <w:szCs w:val="24"/>
          <w:lang w:eastAsia="en-AU"/>
          <w14:ligatures w14:val="none"/>
        </w:rPr>
        <w:t>Portugal</w:t>
      </w:r>
      <w:r w:rsidRPr="000349DC">
        <w:rPr>
          <w:rFonts w:eastAsia="Times New Roman" w:cs="Times New Roman"/>
          <w:kern w:val="0"/>
          <w:szCs w:val="24"/>
          <w:lang w:eastAsia="en-AU"/>
          <w14:ligatures w14:val="none"/>
        </w:rPr>
        <w:t xml:space="preserve">. Research effort has increased markedly over time. Only </w:t>
      </w:r>
      <w:r w:rsidRPr="00FB1493">
        <w:rPr>
          <w:rFonts w:eastAsia="Times New Roman" w:cs="Times New Roman"/>
          <w:kern w:val="0"/>
          <w:szCs w:val="24"/>
          <w:lang w:eastAsia="en-AU"/>
          <w14:ligatures w14:val="none"/>
        </w:rPr>
        <w:t>nine</w:t>
      </w:r>
      <w:r w:rsidRPr="000349DC">
        <w:rPr>
          <w:rFonts w:eastAsia="Times New Roman" w:cs="Times New Roman"/>
          <w:kern w:val="0"/>
          <w:szCs w:val="24"/>
          <w:lang w:eastAsia="en-AU"/>
          <w14:ligatures w14:val="none"/>
        </w:rPr>
        <w:t xml:space="preserve"> of the 84 studies were published before </w:t>
      </w:r>
      <w:r w:rsidRPr="00FB1493">
        <w:rPr>
          <w:rFonts w:eastAsia="Times New Roman" w:cs="Times New Roman"/>
          <w:kern w:val="0"/>
          <w:szCs w:val="24"/>
          <w:lang w:eastAsia="en-AU"/>
          <w14:ligatures w14:val="none"/>
        </w:rPr>
        <w:t>2000</w:t>
      </w:r>
      <w:r w:rsidRPr="000349DC">
        <w:rPr>
          <w:rFonts w:eastAsia="Times New Roman" w:cs="Times New Roman"/>
          <w:kern w:val="0"/>
          <w:szCs w:val="24"/>
          <w:lang w:eastAsia="en-AU"/>
          <w14:ligatures w14:val="none"/>
        </w:rPr>
        <w:t>, whereas nearly half (</w:t>
      </w:r>
      <w:r w:rsidRPr="00FB1493">
        <w:rPr>
          <w:rFonts w:eastAsia="Times New Roman" w:cs="Times New Roman"/>
          <w:kern w:val="0"/>
          <w:szCs w:val="24"/>
          <w:lang w:eastAsia="en-AU"/>
          <w14:ligatures w14:val="none"/>
        </w:rPr>
        <w:t>48.8%</w:t>
      </w:r>
      <w:r w:rsidRPr="000349DC">
        <w:rPr>
          <w:rFonts w:eastAsia="Times New Roman" w:cs="Times New Roman"/>
          <w:kern w:val="0"/>
          <w:szCs w:val="24"/>
          <w:lang w:eastAsia="en-AU"/>
          <w14:ligatures w14:val="none"/>
        </w:rPr>
        <w:t xml:space="preserve">) were published between </w:t>
      </w:r>
      <w:r w:rsidRPr="00FB1493">
        <w:rPr>
          <w:rFonts w:eastAsia="Times New Roman" w:cs="Times New Roman"/>
          <w:kern w:val="0"/>
          <w:szCs w:val="24"/>
          <w:lang w:eastAsia="en-AU"/>
          <w14:ligatures w14:val="none"/>
        </w:rPr>
        <w:t>2010 and 2019</w:t>
      </w:r>
      <w:r w:rsidRPr="000349DC">
        <w:rPr>
          <w:rFonts w:eastAsia="Times New Roman" w:cs="Times New Roman"/>
          <w:kern w:val="0"/>
          <w:szCs w:val="24"/>
          <w:lang w:eastAsia="en-AU"/>
          <w14:ligatures w14:val="none"/>
        </w:rPr>
        <w:t xml:space="preserve"> (Supplementary Information 3, Figure S3.1).</w:t>
      </w:r>
    </w:p>
    <w:p w14:paraId="62358331" w14:textId="56AD590A" w:rsidR="00900C02" w:rsidRDefault="006E0860" w:rsidP="00294A0A">
      <w:pPr>
        <w:rPr>
          <w:lang w:val="en-US"/>
        </w:rPr>
      </w:pPr>
      <w:commentRangeStart w:id="61"/>
      <w:commentRangeStart w:id="62"/>
      <w:commentRangeEnd w:id="61"/>
      <w:r>
        <w:rPr>
          <w:rStyle w:val="CommentReference"/>
        </w:rPr>
        <w:lastRenderedPageBreak/>
        <w:commentReference w:id="61"/>
      </w:r>
      <w:commentRangeEnd w:id="62"/>
      <w:r w:rsidR="00DD4C66">
        <w:rPr>
          <w:rStyle w:val="CommentReference"/>
        </w:rPr>
        <w:commentReference w:id="62"/>
      </w:r>
      <w:r w:rsidR="00CE1C58" w:rsidRPr="00CE1C58">
        <w:rPr>
          <w:noProof/>
          <w:lang w:val="en-US"/>
        </w:rPr>
        <w:drawing>
          <wp:inline distT="0" distB="0" distL="0" distR="0" wp14:anchorId="533DBDE8" wp14:editId="2EA2AAB3">
            <wp:extent cx="5719681" cy="3078480"/>
            <wp:effectExtent l="0" t="0" r="0" b="7620"/>
            <wp:docPr id="89223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37055" name="Picture 1"/>
                    <pic:cNvPicPr/>
                  </pic:nvPicPr>
                  <pic:blipFill rotWithShape="1">
                    <a:blip r:embed="rId12" cstate="print">
                      <a:extLst>
                        <a:ext uri="{28A0092B-C50C-407E-A947-70E740481C1C}">
                          <a14:useLocalDpi xmlns:a14="http://schemas.microsoft.com/office/drawing/2010/main" val="0"/>
                        </a:ext>
                      </a:extLst>
                    </a:blip>
                    <a:srcRect l="7103"/>
                    <a:stretch>
                      <a:fillRect/>
                    </a:stretch>
                  </pic:blipFill>
                  <pic:spPr bwMode="auto">
                    <a:xfrm>
                      <a:off x="0" y="0"/>
                      <a:ext cx="5735921" cy="3087221"/>
                    </a:xfrm>
                    <a:prstGeom prst="rect">
                      <a:avLst/>
                    </a:prstGeom>
                    <a:ln>
                      <a:noFill/>
                    </a:ln>
                    <a:extLst>
                      <a:ext uri="{53640926-AAD7-44D8-BBD7-CCE9431645EC}">
                        <a14:shadowObscured xmlns:a14="http://schemas.microsoft.com/office/drawing/2010/main"/>
                      </a:ext>
                    </a:extLst>
                  </pic:spPr>
                </pic:pic>
              </a:graphicData>
            </a:graphic>
          </wp:inline>
        </w:drawing>
      </w:r>
    </w:p>
    <w:p w14:paraId="10C08EAB" w14:textId="7C77126E" w:rsidR="00F42D1F" w:rsidRPr="00F42D1F" w:rsidRDefault="00F42D1F" w:rsidP="008C3E70">
      <w:pPr>
        <w:pStyle w:val="MSCaption"/>
        <w:rPr>
          <w:lang w:val="en-US"/>
        </w:rPr>
      </w:pPr>
      <w:commentRangeStart w:id="63"/>
      <w:r w:rsidRPr="008C3E70">
        <w:rPr>
          <w:b/>
          <w:bCs w:val="0"/>
          <w:lang w:val="en-US"/>
        </w:rPr>
        <w:t xml:space="preserve">Figure </w:t>
      </w:r>
      <w:commentRangeEnd w:id="63"/>
      <w:r w:rsidR="00543EA8">
        <w:rPr>
          <w:rStyle w:val="CommentReference"/>
          <w:bCs w:val="0"/>
        </w:rPr>
        <w:commentReference w:id="63"/>
      </w:r>
      <w:r w:rsidR="003E34CC">
        <w:rPr>
          <w:b/>
          <w:bCs w:val="0"/>
          <w:lang w:val="en-US"/>
        </w:rPr>
        <w:t>1</w:t>
      </w:r>
      <w:r w:rsidRPr="008C3E70">
        <w:rPr>
          <w:b/>
          <w:bCs w:val="0"/>
          <w:lang w:val="en-US"/>
        </w:rPr>
        <w:t>:</w:t>
      </w:r>
      <w:r w:rsidR="000F325C">
        <w:rPr>
          <w:b/>
          <w:bCs w:val="0"/>
          <w:lang w:val="en-US"/>
        </w:rPr>
        <w:t xml:space="preserve"> </w:t>
      </w:r>
      <w:r w:rsidR="00D22C25" w:rsidRPr="008C3E70">
        <w:rPr>
          <w:lang w:val="en-US"/>
        </w:rPr>
        <w:t xml:space="preserve">Map </w:t>
      </w:r>
      <w:proofErr w:type="gramStart"/>
      <w:r w:rsidR="00D22C25" w:rsidRPr="008C3E70">
        <w:rPr>
          <w:lang w:val="en-US"/>
        </w:rPr>
        <w:t>illustrating</w:t>
      </w:r>
      <w:proofErr w:type="gramEnd"/>
      <w:r w:rsidR="00D22C25" w:rsidRPr="008C3E70">
        <w:rPr>
          <w:lang w:val="en-US"/>
        </w:rPr>
        <w:t xml:space="preserve"> the number of studies </w:t>
      </w:r>
      <w:r w:rsidR="003972D3" w:rsidRPr="008C3E70">
        <w:rPr>
          <w:lang w:val="en-US"/>
        </w:rPr>
        <w:t xml:space="preserve">per country </w:t>
      </w:r>
      <w:r w:rsidR="00820180" w:rsidRPr="008C3E70">
        <w:rPr>
          <w:lang w:val="en-US"/>
        </w:rPr>
        <w:t xml:space="preserve">and locations </w:t>
      </w:r>
      <w:r w:rsidR="005D242B" w:rsidRPr="008C3E70">
        <w:rPr>
          <w:lang w:val="en-US"/>
        </w:rPr>
        <w:t xml:space="preserve">of the 84 studies </w:t>
      </w:r>
      <w:r w:rsidR="003972D3" w:rsidRPr="008C3E70">
        <w:rPr>
          <w:lang w:val="en-US"/>
        </w:rPr>
        <w:t xml:space="preserve">included in the </w:t>
      </w:r>
      <w:r w:rsidR="00005C17">
        <w:rPr>
          <w:lang w:val="en-US"/>
        </w:rPr>
        <w:t xml:space="preserve">systematic </w:t>
      </w:r>
      <w:r w:rsidR="005D242B" w:rsidRPr="008C3E70">
        <w:rPr>
          <w:lang w:val="en-US"/>
        </w:rPr>
        <w:t xml:space="preserve">review. </w:t>
      </w:r>
      <w:r w:rsidR="00AE5655">
        <w:rPr>
          <w:lang w:val="en-US"/>
        </w:rPr>
        <w:t>The color scale show</w:t>
      </w:r>
      <w:r w:rsidR="008E77AA">
        <w:rPr>
          <w:lang w:val="en-US"/>
        </w:rPr>
        <w:t>s</w:t>
      </w:r>
      <w:r w:rsidR="00AE5655">
        <w:rPr>
          <w:lang w:val="en-US"/>
        </w:rPr>
        <w:t xml:space="preserve"> the </w:t>
      </w:r>
      <w:r w:rsidR="00AD1958">
        <w:rPr>
          <w:lang w:val="en-US"/>
        </w:rPr>
        <w:t>number of studies per country, with darker colours indicating fewer studies, and lighter colours</w:t>
      </w:r>
      <w:r w:rsidR="008C123F">
        <w:rPr>
          <w:lang w:val="en-US"/>
        </w:rPr>
        <w:t xml:space="preserve"> indicating more studies.</w:t>
      </w:r>
      <w:r w:rsidR="00AE5655">
        <w:rPr>
          <w:lang w:val="en-US"/>
        </w:rPr>
        <w:t xml:space="preserve"> </w:t>
      </w:r>
      <w:r w:rsidR="008C123F">
        <w:rPr>
          <w:lang w:val="en-US"/>
        </w:rPr>
        <w:t xml:space="preserve">The colour of the study </w:t>
      </w:r>
      <w:r w:rsidR="000F7959">
        <w:rPr>
          <w:lang w:val="en-US"/>
        </w:rPr>
        <w:t>points indicate</w:t>
      </w:r>
      <w:r w:rsidR="008C123F">
        <w:rPr>
          <w:lang w:val="en-US"/>
        </w:rPr>
        <w:t xml:space="preserve"> the type of fire the study investigated</w:t>
      </w:r>
      <w:r w:rsidR="008E77AA">
        <w:rPr>
          <w:lang w:val="en-US"/>
        </w:rPr>
        <w:t>.</w:t>
      </w:r>
      <w:r w:rsidR="008C123F">
        <w:rPr>
          <w:lang w:val="en-US"/>
        </w:rPr>
        <w:t xml:space="preserve"> </w:t>
      </w:r>
    </w:p>
    <w:p w14:paraId="7AA86B51" w14:textId="74F31315" w:rsidR="008D6AA9" w:rsidRDefault="002D1D00" w:rsidP="00294A0A">
      <w:pPr>
        <w:rPr>
          <w:lang w:val="en-US"/>
        </w:rPr>
      </w:pPr>
      <w:r>
        <w:rPr>
          <w:lang w:val="en-US"/>
        </w:rPr>
        <w:t>From the</w:t>
      </w:r>
      <w:r w:rsidR="00AC0C19">
        <w:rPr>
          <w:lang w:val="en-US"/>
        </w:rPr>
        <w:t xml:space="preserve"> 84 studies</w:t>
      </w:r>
      <w:r>
        <w:rPr>
          <w:lang w:val="en-US"/>
        </w:rPr>
        <w:t xml:space="preserve">, we extracted </w:t>
      </w:r>
      <w:commentRangeStart w:id="64"/>
      <w:r>
        <w:rPr>
          <w:lang w:val="en-US"/>
        </w:rPr>
        <w:t xml:space="preserve">185 </w:t>
      </w:r>
      <w:commentRangeEnd w:id="64"/>
      <w:r w:rsidR="0043008D">
        <w:rPr>
          <w:rStyle w:val="CommentReference"/>
        </w:rPr>
        <w:commentReference w:id="64"/>
      </w:r>
      <w:r>
        <w:rPr>
          <w:lang w:val="en-US"/>
        </w:rPr>
        <w:t xml:space="preserve">cases investigating the influence of fire on animal movement </w:t>
      </w:r>
      <w:r w:rsidR="008A2945">
        <w:rPr>
          <w:lang w:val="en-US"/>
        </w:rPr>
        <w:t>for inclusion in the review</w:t>
      </w:r>
      <w:r>
        <w:rPr>
          <w:lang w:val="en-US"/>
        </w:rPr>
        <w:t xml:space="preserve">. </w:t>
      </w:r>
      <w:r w:rsidR="00C44110">
        <w:rPr>
          <w:lang w:val="en-US"/>
        </w:rPr>
        <w:t xml:space="preserve">Only a single study investigated movement responses to both planned and wildfire fire separately </w:t>
      </w:r>
      <w:r w:rsidR="00452A81">
        <w:rPr>
          <w:lang w:val="en-US"/>
        </w:rPr>
        <w:fldChar w:fldCharType="begin"/>
      </w:r>
      <w:r w:rsidR="004131E4">
        <w:rPr>
          <w:lang w:val="en-US"/>
        </w:rPr>
        <w:instrText xml:space="preserve"> ADDIN EN.CITE &lt;EndNote&gt;&lt;Cite&gt;&lt;Author&gt;Clapp&lt;/Author&gt;&lt;Year&gt;2016&lt;/Year&gt;&lt;RecNum&gt;196&lt;/RecNum&gt;&lt;DisplayText&gt;(Clapp &amp;amp; Beck, 2016)&lt;/DisplayText&gt;&lt;record&gt;&lt;rec-number&gt;196&lt;/rec-number&gt;&lt;foreign-keys&gt;&lt;key app="EN" db-id="axpffp0eards98ew20rvpa0tdf0f0svatvst" timestamp="1754280982"&gt;196&lt;/key&gt;&lt;/foreign-keys&gt;&lt;ref-type name="Journal Article"&gt;17&lt;/ref-type&gt;&lt;contributors&gt;&lt;authors&gt;&lt;author&gt;Clapp, Justin G.&lt;/author&gt;&lt;author&gt;Beck, Jeffrey L.&lt;/author&gt;&lt;/authors&gt;&lt;/contributors&gt;&lt;titles&gt;&lt;title&gt;Short-term impacts of fire-mediated habitat alterations on an isolated bighorn sheep population&lt;/title&gt;&lt;secondary-title&gt;Fire Ecology&lt;/secondary-title&gt;&lt;/titles&gt;&lt;pages&gt;80-98&lt;/pages&gt;&lt;volume&gt;12&lt;/volume&gt;&lt;number&gt;3&lt;/number&gt;&lt;dates&gt;&lt;year&gt;2016&lt;/year&gt;&lt;pub-dates&gt;&lt;date&gt;2016/12/01&lt;/date&gt;&lt;/pub-dates&gt;&lt;/dates&gt;&lt;isbn&gt;1933-9747&lt;/isbn&gt;&lt;urls&gt;&lt;related-urls&gt;&lt;url&gt;https://doi.org/10.4996/fireecology.1203080&lt;/url&gt;&lt;/related-urls&gt;&lt;/urls&gt;&lt;electronic-resource-num&gt;10.4996/fireecology.1203080&lt;/electronic-resource-num&gt;&lt;/record&gt;&lt;/Cite&gt;&lt;/EndNote&gt;</w:instrText>
      </w:r>
      <w:r w:rsidR="00452A81">
        <w:rPr>
          <w:lang w:val="en-US"/>
        </w:rPr>
        <w:fldChar w:fldCharType="separate"/>
      </w:r>
      <w:r w:rsidR="00452A81">
        <w:rPr>
          <w:noProof/>
          <w:lang w:val="en-US"/>
        </w:rPr>
        <w:t>(Clapp &amp; Beck, 2016)</w:t>
      </w:r>
      <w:r w:rsidR="00452A81">
        <w:rPr>
          <w:lang w:val="en-US"/>
        </w:rPr>
        <w:fldChar w:fldCharType="end"/>
      </w:r>
      <w:r w:rsidR="001B6830">
        <w:rPr>
          <w:lang w:val="en-US"/>
        </w:rPr>
        <w:t>, although other</w:t>
      </w:r>
      <w:r w:rsidR="001B593A">
        <w:rPr>
          <w:lang w:val="en-US"/>
        </w:rPr>
        <w:t xml:space="preserve"> studies investigate</w:t>
      </w:r>
      <w:r w:rsidR="00D033D8">
        <w:rPr>
          <w:lang w:val="en-US"/>
        </w:rPr>
        <w:t>d</w:t>
      </w:r>
      <w:r w:rsidR="001B593A">
        <w:rPr>
          <w:lang w:val="en-US"/>
        </w:rPr>
        <w:t xml:space="preserve"> the combined effect of wildfire and planned burns</w:t>
      </w:r>
      <w:r w:rsidR="00452A81">
        <w:rPr>
          <w:lang w:val="en-US"/>
        </w:rPr>
        <w:t>.</w:t>
      </w:r>
      <w:r w:rsidR="00C44110" w:rsidRPr="00DB1057">
        <w:rPr>
          <w:lang w:val="en-US"/>
        </w:rPr>
        <w:t xml:space="preserve"> </w:t>
      </w:r>
      <w:r w:rsidR="00C44110">
        <w:rPr>
          <w:lang w:val="en-US"/>
        </w:rPr>
        <w:t xml:space="preserve">Similarly, all but one study investigated movement responses in a single species </w:t>
      </w:r>
      <w:r w:rsidR="00452A81">
        <w:rPr>
          <w:lang w:val="en-US"/>
        </w:rPr>
        <w:fldChar w:fldCharType="begin"/>
      </w:r>
      <w:r w:rsidR="004131E4">
        <w:rPr>
          <w:lang w:val="en-US"/>
        </w:rPr>
        <w:instrText xml:space="preserve"> ADDIN EN.CITE &lt;EndNote&gt;&lt;Cite&gt;&lt;Author&gt;Venter&lt;/Author&gt;&lt;Year&gt;2014&lt;/Year&gt;&lt;RecNum&gt;197&lt;/RecNum&gt;&lt;DisplayText&gt;(Venter et al., 2014)&lt;/DisplayText&gt;&lt;record&gt;&lt;rec-number&gt;197&lt;/rec-number&gt;&lt;foreign-keys&gt;&lt;key app="EN" db-id="axpffp0eards98ew20rvpa0tdf0f0svatvst" timestamp="1754281044"&gt;197&lt;/key&gt;&lt;/foreign-keys&gt;&lt;ref-type name="Journal Article"&gt;17&lt;/ref-type&gt;&lt;contributors&gt;&lt;authors&gt;&lt;author&gt;Venter, Jan A.&lt;/author&gt;&lt;author&gt;Nabe-Nielsen, Jacob&lt;/author&gt;&lt;author&gt;Prins, Herbert H. T.&lt;/author&gt;&lt;author&gt;Slotow, Rob&lt;/author&gt;&lt;/authors&gt;&lt;/contributors&gt;&lt;titles&gt;&lt;title&gt;Forage patch use by grazing herbivores in a South African grazing ecosystem&lt;/title&gt;&lt;secondary-title&gt;Acta Theriologica&lt;/secondary-title&gt;&lt;/titles&gt;&lt;periodical&gt;&lt;full-title&gt;Acta Theriologica&lt;/full-title&gt;&lt;abbr-1&gt;Acta Theriol&lt;/abbr-1&gt;&lt;abbr-2&gt;Acta Theriol.&lt;/abbr-2&gt;&lt;/periodical&gt;&lt;pages&gt;457-466&lt;/pages&gt;&lt;volume&gt;59&lt;/volume&gt;&lt;number&gt;3&lt;/number&gt;&lt;dates&gt;&lt;year&gt;2014&lt;/year&gt;&lt;pub-dates&gt;&lt;date&gt;2014/07/01&lt;/date&gt;&lt;/pub-dates&gt;&lt;/dates&gt;&lt;isbn&gt;2190-3743&lt;/isbn&gt;&lt;urls&gt;&lt;related-urls&gt;&lt;url&gt;https://doi.org/10.1007/s13364-014-0184-y&lt;/url&gt;&lt;/related-urls&gt;&lt;/urls&gt;&lt;electronic-resource-num&gt;10.1007/s13364-014-0184-y&lt;/electronic-resource-num&gt;&lt;/record&gt;&lt;/Cite&gt;&lt;/EndNote&gt;</w:instrText>
      </w:r>
      <w:r w:rsidR="00452A81">
        <w:rPr>
          <w:lang w:val="en-US"/>
        </w:rPr>
        <w:fldChar w:fldCharType="separate"/>
      </w:r>
      <w:r w:rsidR="00452A81">
        <w:rPr>
          <w:noProof/>
          <w:lang w:val="en-US"/>
        </w:rPr>
        <w:t>(Venter et al., 2014)</w:t>
      </w:r>
      <w:r w:rsidR="00452A81">
        <w:rPr>
          <w:lang w:val="en-US"/>
        </w:rPr>
        <w:fldChar w:fldCharType="end"/>
      </w:r>
      <w:r w:rsidR="00452A81">
        <w:rPr>
          <w:lang w:val="en-US"/>
        </w:rPr>
        <w:t>.</w:t>
      </w:r>
      <w:r w:rsidR="00C44110">
        <w:rPr>
          <w:lang w:val="en-US"/>
        </w:rPr>
        <w:t xml:space="preserve"> </w:t>
      </w:r>
      <w:r w:rsidR="003621F5">
        <w:rPr>
          <w:lang w:val="en-US"/>
        </w:rPr>
        <w:t xml:space="preserve">Over half </w:t>
      </w:r>
      <w:r w:rsidR="0049223B">
        <w:rPr>
          <w:lang w:val="en-US"/>
        </w:rPr>
        <w:t xml:space="preserve">(n = </w:t>
      </w:r>
      <w:r w:rsidR="00CE601D">
        <w:rPr>
          <w:lang w:val="en-US"/>
        </w:rPr>
        <w:t xml:space="preserve">102, </w:t>
      </w:r>
      <w:r w:rsidR="0049223B">
        <w:rPr>
          <w:lang w:val="en-US"/>
        </w:rPr>
        <w:t xml:space="preserve">55.1%) </w:t>
      </w:r>
      <w:r w:rsidR="003621F5">
        <w:rPr>
          <w:lang w:val="en-US"/>
        </w:rPr>
        <w:t xml:space="preserve">of all </w:t>
      </w:r>
      <w:r w:rsidR="00AD6572">
        <w:rPr>
          <w:lang w:val="en-US"/>
        </w:rPr>
        <w:t>case</w:t>
      </w:r>
      <w:r w:rsidR="007275CA">
        <w:rPr>
          <w:lang w:val="en-US"/>
        </w:rPr>
        <w:t xml:space="preserve">s </w:t>
      </w:r>
      <w:r w:rsidR="00AB2036">
        <w:rPr>
          <w:lang w:val="en-US"/>
        </w:rPr>
        <w:t xml:space="preserve">investigated movement </w:t>
      </w:r>
      <w:r w:rsidR="0049223B">
        <w:rPr>
          <w:lang w:val="en-US"/>
        </w:rPr>
        <w:t>responses</w:t>
      </w:r>
      <w:r w:rsidR="00AB2036">
        <w:rPr>
          <w:lang w:val="en-US"/>
        </w:rPr>
        <w:t xml:space="preserve"> using a </w:t>
      </w:r>
      <w:r w:rsidR="003041D8">
        <w:rPr>
          <w:lang w:val="en-US"/>
        </w:rPr>
        <w:t>burnt</w:t>
      </w:r>
      <w:r w:rsidR="0063685C">
        <w:rPr>
          <w:lang w:val="en-US"/>
        </w:rPr>
        <w:t>–</w:t>
      </w:r>
      <w:r w:rsidR="003041D8">
        <w:rPr>
          <w:lang w:val="en-US"/>
        </w:rPr>
        <w:t xml:space="preserve">unburnt </w:t>
      </w:r>
      <w:r w:rsidR="00AB2036">
        <w:rPr>
          <w:lang w:val="en-US"/>
        </w:rPr>
        <w:t>study design</w:t>
      </w:r>
      <w:r w:rsidR="0049223B">
        <w:rPr>
          <w:lang w:val="en-US"/>
        </w:rPr>
        <w:t xml:space="preserve">. </w:t>
      </w:r>
      <w:r w:rsidR="00E626CB">
        <w:rPr>
          <w:lang w:val="en-US"/>
        </w:rPr>
        <w:t>A before</w:t>
      </w:r>
      <w:r w:rsidR="0063685C">
        <w:rPr>
          <w:lang w:val="en-US"/>
        </w:rPr>
        <w:t>–</w:t>
      </w:r>
      <w:r w:rsidR="00E626CB">
        <w:rPr>
          <w:lang w:val="en-US"/>
        </w:rPr>
        <w:t xml:space="preserve">after study design was used in 34.6% of </w:t>
      </w:r>
      <w:r w:rsidR="00AD6572">
        <w:rPr>
          <w:lang w:val="en-US"/>
        </w:rPr>
        <w:t>cases</w:t>
      </w:r>
      <w:r w:rsidR="00E626CB">
        <w:rPr>
          <w:lang w:val="en-US"/>
        </w:rPr>
        <w:t xml:space="preserve"> and </w:t>
      </w:r>
      <w:commentRangeStart w:id="65"/>
      <w:r w:rsidR="008D186B">
        <w:rPr>
          <w:lang w:val="en-US"/>
        </w:rPr>
        <w:t>BACI</w:t>
      </w:r>
      <w:r w:rsidR="00E626CB">
        <w:rPr>
          <w:lang w:val="en-US"/>
        </w:rPr>
        <w:t xml:space="preserve"> </w:t>
      </w:r>
      <w:commentRangeEnd w:id="65"/>
      <w:r w:rsidR="00F921ED">
        <w:rPr>
          <w:rStyle w:val="CommentReference"/>
        </w:rPr>
        <w:commentReference w:id="65"/>
      </w:r>
      <w:r w:rsidR="00E626CB">
        <w:rPr>
          <w:lang w:val="en-US"/>
        </w:rPr>
        <w:t>designs accounted for the remaining 10.3%.</w:t>
      </w:r>
      <w:r w:rsidR="009362F8">
        <w:rPr>
          <w:lang w:val="en-US"/>
        </w:rPr>
        <w:t xml:space="preserve"> </w:t>
      </w:r>
      <w:r w:rsidR="00730230">
        <w:rPr>
          <w:lang w:val="en-US"/>
        </w:rPr>
        <w:t xml:space="preserve">Investigations of home range metrics accounted for 45.6% of </w:t>
      </w:r>
      <w:r w:rsidR="00AD6572">
        <w:rPr>
          <w:lang w:val="en-US"/>
        </w:rPr>
        <w:t>cases</w:t>
      </w:r>
      <w:r w:rsidR="00A10956">
        <w:rPr>
          <w:lang w:val="en-US"/>
        </w:rPr>
        <w:t>, followed by linear distance (35.1%) and other space use</w:t>
      </w:r>
      <w:r w:rsidR="001A10F2">
        <w:rPr>
          <w:lang w:val="en-US"/>
        </w:rPr>
        <w:t xml:space="preserve"> (14.1%). </w:t>
      </w:r>
    </w:p>
    <w:p w14:paraId="28F94BFB" w14:textId="395339F0" w:rsidR="000349DC" w:rsidRDefault="000349DC" w:rsidP="00294A0A">
      <w:r w:rsidRPr="000349DC">
        <w:t xml:space="preserve">Twelve biomes were represented among the 185 cases included in the review (Supplementary Information 3, Figure S3.2). Most research occurred in </w:t>
      </w:r>
      <w:r w:rsidRPr="00FB1493">
        <w:rPr>
          <w:rStyle w:val="Strong"/>
          <w:b w:val="0"/>
          <w:bCs w:val="0"/>
        </w:rPr>
        <w:t>temperate biomes</w:t>
      </w:r>
      <w:r w:rsidRPr="000349DC">
        <w:t xml:space="preserve">, with </w:t>
      </w:r>
      <w:r w:rsidRPr="00FB1493">
        <w:rPr>
          <w:rStyle w:val="Strong"/>
          <w:b w:val="0"/>
          <w:bCs w:val="0"/>
        </w:rPr>
        <w:t>20%</w:t>
      </w:r>
      <w:r w:rsidRPr="000349DC">
        <w:t xml:space="preserve"> of cases in </w:t>
      </w:r>
      <w:r w:rsidRPr="000349DC">
        <w:rPr>
          <w:rStyle w:val="Emphasis"/>
        </w:rPr>
        <w:t>Temperate broadleaf and mixed forests</w:t>
      </w:r>
      <w:r w:rsidRPr="000349DC">
        <w:t xml:space="preserve">, </w:t>
      </w:r>
      <w:r w:rsidRPr="00FB1493">
        <w:rPr>
          <w:rStyle w:val="Strong"/>
          <w:b w:val="0"/>
          <w:bCs w:val="0"/>
        </w:rPr>
        <w:t>26%</w:t>
      </w:r>
      <w:r w:rsidRPr="000349DC">
        <w:t xml:space="preserve"> in </w:t>
      </w:r>
      <w:r w:rsidRPr="000349DC">
        <w:rPr>
          <w:rStyle w:val="Emphasis"/>
        </w:rPr>
        <w:t>Mediterranean forests, woodlands and scrub</w:t>
      </w:r>
      <w:r w:rsidRPr="000349DC">
        <w:t xml:space="preserve"> (including sclerophyll forests), and </w:t>
      </w:r>
      <w:r w:rsidRPr="00FB1493">
        <w:rPr>
          <w:rStyle w:val="Strong"/>
          <w:b w:val="0"/>
          <w:bCs w:val="0"/>
        </w:rPr>
        <w:t>25%</w:t>
      </w:r>
      <w:r w:rsidRPr="000349DC">
        <w:t xml:space="preserve"> in </w:t>
      </w:r>
      <w:r w:rsidRPr="000349DC">
        <w:rPr>
          <w:rStyle w:val="Emphasis"/>
        </w:rPr>
        <w:t>Temperate coniferous forests</w:t>
      </w:r>
      <w:r w:rsidRPr="000349DC">
        <w:t>. Approximately half of all cases (</w:t>
      </w:r>
      <w:r w:rsidRPr="00FB1493">
        <w:rPr>
          <w:rStyle w:val="Strong"/>
          <w:b w:val="0"/>
          <w:bCs w:val="0"/>
        </w:rPr>
        <w:t>49.7%</w:t>
      </w:r>
      <w:r w:rsidRPr="000349DC">
        <w:t xml:space="preserve">) examined the effects of </w:t>
      </w:r>
      <w:r w:rsidRPr="00FB1493">
        <w:rPr>
          <w:rStyle w:val="Strong"/>
          <w:b w:val="0"/>
          <w:bCs w:val="0"/>
        </w:rPr>
        <w:t>wildfire</w:t>
      </w:r>
      <w:r w:rsidRPr="000349DC">
        <w:t xml:space="preserve"> on animal movement, while </w:t>
      </w:r>
      <w:r w:rsidRPr="00FB1493">
        <w:rPr>
          <w:rStyle w:val="Strong"/>
          <w:b w:val="0"/>
          <w:bCs w:val="0"/>
        </w:rPr>
        <w:t>34.1%</w:t>
      </w:r>
      <w:r w:rsidRPr="000349DC">
        <w:t xml:space="preserve"> investigated </w:t>
      </w:r>
      <w:r w:rsidRPr="00FB1493">
        <w:rPr>
          <w:rStyle w:val="Strong"/>
          <w:b w:val="0"/>
          <w:bCs w:val="0"/>
        </w:rPr>
        <w:t>planned burns</w:t>
      </w:r>
      <w:r w:rsidRPr="000349DC">
        <w:t xml:space="preserve">. </w:t>
      </w:r>
      <w:r w:rsidR="008D186B">
        <w:t>Fire</w:t>
      </w:r>
      <w:r w:rsidRPr="00FB1493">
        <w:rPr>
          <w:rStyle w:val="Strong"/>
          <w:b w:val="0"/>
          <w:bCs w:val="0"/>
        </w:rPr>
        <w:t xml:space="preserve"> type</w:t>
      </w:r>
      <w:r w:rsidRPr="000349DC">
        <w:t xml:space="preserve"> was not clearly specified for </w:t>
      </w:r>
      <w:r w:rsidRPr="00FB1493">
        <w:rPr>
          <w:rStyle w:val="Strong"/>
          <w:b w:val="0"/>
          <w:bCs w:val="0"/>
        </w:rPr>
        <w:t>9.2%</w:t>
      </w:r>
      <w:r w:rsidRPr="000349DC">
        <w:t xml:space="preserve"> of observations, and </w:t>
      </w:r>
      <w:r w:rsidRPr="00FB1493">
        <w:rPr>
          <w:rStyle w:val="Strong"/>
          <w:b w:val="0"/>
          <w:bCs w:val="0"/>
        </w:rPr>
        <w:t>7%</w:t>
      </w:r>
      <w:r w:rsidRPr="000349DC">
        <w:t xml:space="preserve"> assessed the </w:t>
      </w:r>
      <w:r w:rsidRPr="00FB1493">
        <w:rPr>
          <w:rStyle w:val="Strong"/>
          <w:b w:val="0"/>
          <w:bCs w:val="0"/>
        </w:rPr>
        <w:t>combined effects</w:t>
      </w:r>
      <w:r w:rsidRPr="000349DC">
        <w:t xml:space="preserve"> of wildfire and planned burns. Within </w:t>
      </w:r>
      <w:r w:rsidRPr="000349DC">
        <w:rPr>
          <w:rStyle w:val="Emphasis"/>
        </w:rPr>
        <w:t>Temperate broadleaf and mixed forests</w:t>
      </w:r>
      <w:r w:rsidRPr="000349DC">
        <w:t xml:space="preserve">, more than half of the cases examined planned </w:t>
      </w:r>
      <w:r w:rsidRPr="000349DC">
        <w:lastRenderedPageBreak/>
        <w:t xml:space="preserve">fires, whereas in </w:t>
      </w:r>
      <w:r w:rsidRPr="000349DC">
        <w:rPr>
          <w:rStyle w:val="Emphasis"/>
        </w:rPr>
        <w:t>Mediterranean forests, woodlands and scrub</w:t>
      </w:r>
      <w:r w:rsidRPr="000349DC">
        <w:t xml:space="preserve"> (or sclerophyll forests), most studies focused on wildfire effects</w:t>
      </w:r>
      <w:commentRangeStart w:id="66"/>
      <w:r w:rsidRPr="000349DC">
        <w:t>.</w:t>
      </w:r>
      <w:commentRangeEnd w:id="66"/>
      <w:r w:rsidR="00766B62">
        <w:rPr>
          <w:rStyle w:val="CommentReference"/>
        </w:rPr>
        <w:commentReference w:id="66"/>
      </w:r>
    </w:p>
    <w:p w14:paraId="4B8BF7E6" w14:textId="7FD4D656" w:rsidR="000349DC" w:rsidRPr="000349DC" w:rsidRDefault="000349DC" w:rsidP="000349DC">
      <w:r w:rsidRPr="000349DC">
        <w:t xml:space="preserve">The dataset encompassed </w:t>
      </w:r>
      <w:r w:rsidRPr="000349DC">
        <w:rPr>
          <w:bCs/>
        </w:rPr>
        <w:t>73 taxa</w:t>
      </w:r>
      <w:r w:rsidRPr="000349DC">
        <w:t xml:space="preserve"> spanning </w:t>
      </w:r>
      <w:r w:rsidRPr="000349DC">
        <w:rPr>
          <w:bCs/>
        </w:rPr>
        <w:t>23 orders</w:t>
      </w:r>
      <w:r w:rsidRPr="000349DC">
        <w:t xml:space="preserve"> and </w:t>
      </w:r>
      <w:r w:rsidRPr="000349DC">
        <w:rPr>
          <w:bCs/>
        </w:rPr>
        <w:t>four vertebrate classes</w:t>
      </w:r>
      <w:r w:rsidRPr="000349DC">
        <w:t xml:space="preserve">. Most taxa belonged to </w:t>
      </w:r>
      <w:commentRangeStart w:id="67"/>
      <w:r w:rsidRPr="00821948">
        <w:rPr>
          <w:bCs/>
          <w:i/>
          <w:iCs/>
        </w:rPr>
        <w:t>Mammalia</w:t>
      </w:r>
      <w:r w:rsidRPr="000349DC">
        <w:rPr>
          <w:bCs/>
        </w:rPr>
        <w:t xml:space="preserve"> (65.9%)</w:t>
      </w:r>
      <w:r w:rsidRPr="000349DC">
        <w:t xml:space="preserve">, followed by </w:t>
      </w:r>
      <w:r w:rsidRPr="00821948">
        <w:rPr>
          <w:bCs/>
          <w:i/>
          <w:iCs/>
        </w:rPr>
        <w:t>Aves</w:t>
      </w:r>
      <w:r w:rsidRPr="000349DC">
        <w:rPr>
          <w:bCs/>
        </w:rPr>
        <w:t xml:space="preserve"> (18.9%)</w:t>
      </w:r>
      <w:r w:rsidRPr="000349DC">
        <w:t xml:space="preserve">, </w:t>
      </w:r>
      <w:r w:rsidRPr="00821948">
        <w:rPr>
          <w:bCs/>
          <w:i/>
          <w:iCs/>
        </w:rPr>
        <w:t>Reptilia</w:t>
      </w:r>
      <w:r w:rsidRPr="000349DC">
        <w:rPr>
          <w:bCs/>
        </w:rPr>
        <w:t xml:space="preserve"> (13.0%)</w:t>
      </w:r>
      <w:r w:rsidRPr="000349DC">
        <w:t xml:space="preserve">, and </w:t>
      </w:r>
      <w:r w:rsidRPr="00821948">
        <w:rPr>
          <w:bCs/>
          <w:i/>
          <w:iCs/>
        </w:rPr>
        <w:t>Amphibia</w:t>
      </w:r>
      <w:r w:rsidRPr="000349DC">
        <w:rPr>
          <w:bCs/>
        </w:rPr>
        <w:t xml:space="preserve"> (2.2%)</w:t>
      </w:r>
      <w:commentRangeEnd w:id="67"/>
      <w:r w:rsidR="000E01CD">
        <w:rPr>
          <w:rStyle w:val="CommentReference"/>
        </w:rPr>
        <w:commentReference w:id="67"/>
      </w:r>
      <w:r w:rsidRPr="000349DC">
        <w:t xml:space="preserve">. Among orders, </w:t>
      </w:r>
      <w:r w:rsidRPr="000349DC">
        <w:rPr>
          <w:bCs/>
        </w:rPr>
        <w:t>Artiodactyla</w:t>
      </w:r>
      <w:r w:rsidRPr="000349DC">
        <w:t xml:space="preserve"> (even-toed ungulates; 23.8%) and </w:t>
      </w:r>
      <w:r w:rsidRPr="000349DC">
        <w:rPr>
          <w:bCs/>
        </w:rPr>
        <w:t>Rodentia</w:t>
      </w:r>
      <w:r w:rsidRPr="000349DC">
        <w:t xml:space="preserve"> (14.1%) were the most frequently represented (Supplementary Information 3, Figure S3.3). Several orders</w:t>
      </w:r>
      <w:r w:rsidR="0042488F">
        <w:t xml:space="preserve">, </w:t>
      </w:r>
      <w:r w:rsidRPr="000349DC">
        <w:rPr>
          <w:bCs/>
        </w:rPr>
        <w:t>Accipitriformes</w:t>
      </w:r>
      <w:r w:rsidRPr="000349DC">
        <w:t xml:space="preserve">, </w:t>
      </w:r>
      <w:r w:rsidRPr="000349DC">
        <w:rPr>
          <w:bCs/>
        </w:rPr>
        <w:t>Caprimulgiformes</w:t>
      </w:r>
      <w:r w:rsidRPr="000349DC">
        <w:t xml:space="preserve">, </w:t>
      </w:r>
      <w:r w:rsidRPr="000349DC">
        <w:rPr>
          <w:bCs/>
        </w:rPr>
        <w:t>Piciformes</w:t>
      </w:r>
      <w:r w:rsidRPr="000349DC">
        <w:t xml:space="preserve">, and </w:t>
      </w:r>
      <w:proofErr w:type="spellStart"/>
      <w:r w:rsidRPr="000349DC">
        <w:rPr>
          <w:bCs/>
        </w:rPr>
        <w:t>Dasyuromorphia</w:t>
      </w:r>
      <w:proofErr w:type="spellEnd"/>
      <w:r w:rsidR="0042488F">
        <w:t xml:space="preserve">, </w:t>
      </w:r>
      <w:r w:rsidRPr="000349DC">
        <w:t>were each represented by a single case.</w:t>
      </w:r>
      <w:commentRangeStart w:id="68"/>
      <w:r w:rsidRPr="000349DC">
        <w:t xml:space="preserve"> Within </w:t>
      </w:r>
      <w:r w:rsidRPr="003E34CC">
        <w:rPr>
          <w:i/>
          <w:iCs/>
        </w:rPr>
        <w:t>Aves</w:t>
      </w:r>
      <w:r w:rsidRPr="000349DC">
        <w:t xml:space="preserve">, </w:t>
      </w:r>
      <w:r w:rsidRPr="000349DC">
        <w:rPr>
          <w:bCs/>
        </w:rPr>
        <w:t>Galliformes</w:t>
      </w:r>
      <w:r w:rsidRPr="000349DC">
        <w:t xml:space="preserve"> was the most frequently studied order, while within </w:t>
      </w:r>
      <w:r w:rsidRPr="000349DC">
        <w:rPr>
          <w:i/>
          <w:iCs/>
        </w:rPr>
        <w:t>Reptilia</w:t>
      </w:r>
      <w:r w:rsidRPr="000349DC">
        <w:t xml:space="preserve">, </w:t>
      </w:r>
      <w:r w:rsidRPr="000349DC">
        <w:rPr>
          <w:bCs/>
        </w:rPr>
        <w:t>Testudines</w:t>
      </w:r>
      <w:r w:rsidRPr="000349DC">
        <w:t xml:space="preserve"> predominated. At the species level, </w:t>
      </w:r>
      <w:r w:rsidRPr="000349DC">
        <w:rPr>
          <w:bCs/>
        </w:rPr>
        <w:t>white-tailed deer (</w:t>
      </w:r>
      <w:r w:rsidRPr="000349DC">
        <w:rPr>
          <w:bCs/>
          <w:i/>
          <w:iCs/>
        </w:rPr>
        <w:t>Odocoileus virginianus</w:t>
      </w:r>
      <w:r w:rsidRPr="000349DC">
        <w:rPr>
          <w:bCs/>
        </w:rPr>
        <w:t>)</w:t>
      </w:r>
      <w:r w:rsidRPr="000349DC">
        <w:t xml:space="preserve"> was the most commonly studied species (12 cases), followed by </w:t>
      </w:r>
      <w:r w:rsidRPr="000349DC">
        <w:rPr>
          <w:bCs/>
        </w:rPr>
        <w:t>moose (</w:t>
      </w:r>
      <w:r w:rsidRPr="000349DC">
        <w:rPr>
          <w:bCs/>
          <w:i/>
          <w:iCs/>
        </w:rPr>
        <w:t xml:space="preserve">Alces </w:t>
      </w:r>
      <w:proofErr w:type="spellStart"/>
      <w:r w:rsidRPr="000349DC">
        <w:rPr>
          <w:bCs/>
          <w:i/>
          <w:iCs/>
        </w:rPr>
        <w:t>alces</w:t>
      </w:r>
      <w:proofErr w:type="spellEnd"/>
      <w:r w:rsidRPr="000349DC">
        <w:rPr>
          <w:bCs/>
        </w:rPr>
        <w:t>)</w:t>
      </w:r>
      <w:r w:rsidRPr="000349DC">
        <w:t xml:space="preserve"> with 10 cases.</w:t>
      </w:r>
      <w:commentRangeEnd w:id="68"/>
      <w:r w:rsidR="006A052F">
        <w:rPr>
          <w:rStyle w:val="CommentReference"/>
        </w:rPr>
        <w:commentReference w:id="68"/>
      </w:r>
    </w:p>
    <w:p w14:paraId="5759D2BD" w14:textId="30DFECE1" w:rsidR="0034536B" w:rsidRDefault="002B2E22" w:rsidP="003E34CC">
      <w:pPr>
        <w:pStyle w:val="Heading2"/>
      </w:pPr>
      <w:r>
        <w:t>M</w:t>
      </w:r>
      <w:r w:rsidR="0034536B">
        <w:t>e</w:t>
      </w:r>
      <w:r>
        <w:t>ta-</w:t>
      </w:r>
      <w:r w:rsidR="0034536B">
        <w:t>analysis</w:t>
      </w:r>
    </w:p>
    <w:p w14:paraId="4A4329D4" w14:textId="3F65A3B1" w:rsidR="00FF0E51" w:rsidRDefault="00D10A7E" w:rsidP="00294A0A">
      <w:pPr>
        <w:rPr>
          <w:strike/>
        </w:rPr>
      </w:pPr>
      <w:r>
        <w:t>From the 18</w:t>
      </w:r>
      <w:r w:rsidR="00BD1E7D">
        <w:t>5 cases</w:t>
      </w:r>
      <w:r>
        <w:t xml:space="preserve"> included in the</w:t>
      </w:r>
      <w:r w:rsidR="00293AC1">
        <w:t xml:space="preserve"> systematic</w:t>
      </w:r>
      <w:r>
        <w:t xml:space="preserve"> review, </w:t>
      </w:r>
      <w:r w:rsidR="005465D3">
        <w:t xml:space="preserve">we calculated </w:t>
      </w:r>
      <w:r w:rsidR="00293AC1">
        <w:t xml:space="preserve">113 </w:t>
      </w:r>
      <w:r w:rsidR="005465D3">
        <w:t>effect sizes</w:t>
      </w:r>
      <w:r w:rsidR="00293AC1">
        <w:t xml:space="preserve"> from </w:t>
      </w:r>
      <w:r w:rsidR="00FF7010">
        <w:t>43 studies</w:t>
      </w:r>
      <w:r w:rsidR="005465D3">
        <w:t>. The remaining</w:t>
      </w:r>
      <w:r w:rsidR="0007168E">
        <w:t xml:space="preserve"> 72</w:t>
      </w:r>
      <w:r w:rsidR="005465D3">
        <w:t xml:space="preserve"> cases</w:t>
      </w:r>
      <w:r w:rsidR="0007168E">
        <w:t xml:space="preserve"> </w:t>
      </w:r>
      <w:r w:rsidR="003C7D2B">
        <w:t>were not included</w:t>
      </w:r>
      <w:r w:rsidR="00FF7010">
        <w:t xml:space="preserve"> in </w:t>
      </w:r>
      <w:commentRangeStart w:id="69"/>
      <w:r w:rsidR="00FF7010">
        <w:t>the meta-analysis</w:t>
      </w:r>
      <w:r w:rsidR="00BB4136">
        <w:t xml:space="preserve">, largely due to insufficient sample sizes and </w:t>
      </w:r>
      <w:r w:rsidR="003C7D2B">
        <w:t>inadequate data to calculate effect sizes</w:t>
      </w:r>
      <w:r w:rsidR="00FF7010">
        <w:t>.</w:t>
      </w:r>
      <w:r>
        <w:t xml:space="preserve"> </w:t>
      </w:r>
      <w:commentRangeEnd w:id="69"/>
      <w:r w:rsidR="003108BE">
        <w:rPr>
          <w:rStyle w:val="CommentReference"/>
        </w:rPr>
        <w:commentReference w:id="69"/>
      </w:r>
      <w:r w:rsidR="000349DC" w:rsidRPr="000349DC">
        <w:t xml:space="preserve">The phylogenetic multilevel meta-analytic model revealed a </w:t>
      </w:r>
      <w:r w:rsidR="000349DC" w:rsidRPr="00FB1493">
        <w:t>significant positive overall effect</w:t>
      </w:r>
      <w:r w:rsidR="000349DC" w:rsidRPr="000349DC">
        <w:t xml:space="preserve"> of fire on animal movement (</w:t>
      </w:r>
      <w:r w:rsidR="000349DC" w:rsidRPr="00D3763B">
        <w:t>Hedge’s</w:t>
      </w:r>
      <w:r w:rsidR="000349DC" w:rsidRPr="00821948">
        <w:rPr>
          <w:i/>
          <w:iCs/>
        </w:rPr>
        <w:t xml:space="preserve"> g</w:t>
      </w:r>
      <w:r w:rsidR="00256B33">
        <w:rPr>
          <w:i/>
          <w:iCs/>
        </w:rPr>
        <w:t xml:space="preserve"> </w:t>
      </w:r>
      <w:r w:rsidR="00256B33">
        <w:t>[95% CI]</w:t>
      </w:r>
      <w:r w:rsidR="000349DC" w:rsidRPr="00FB1493">
        <w:t xml:space="preserve"> = 0.21</w:t>
      </w:r>
      <w:r w:rsidR="00256B33">
        <w:t xml:space="preserve"> [0.02–0.41]</w:t>
      </w:r>
      <w:r w:rsidR="000349DC" w:rsidRPr="000349DC">
        <w:t xml:space="preserve">, </w:t>
      </w:r>
      <w:r w:rsidR="000349DC" w:rsidRPr="000349DC">
        <w:rPr>
          <w:i/>
          <w:iCs/>
        </w:rPr>
        <w:t>p</w:t>
      </w:r>
      <w:r w:rsidR="000349DC" w:rsidRPr="000349DC">
        <w:t xml:space="preserve"> = 0.024; Figure </w:t>
      </w:r>
      <w:r w:rsidR="003E34CC">
        <w:t>2</w:t>
      </w:r>
      <w:r w:rsidR="000349DC" w:rsidRPr="000349DC">
        <w:t xml:space="preserve">). On average, animals occupying </w:t>
      </w:r>
      <w:r w:rsidR="000349DC" w:rsidRPr="00FB1493">
        <w:t>fire-affected habitats moved more</w:t>
      </w:r>
      <w:r w:rsidR="000349DC" w:rsidRPr="000349DC">
        <w:t xml:space="preserve"> than those in unburnt areas. However, </w:t>
      </w:r>
      <w:r w:rsidR="000349DC" w:rsidRPr="00FB1493">
        <w:t>responses varied substantially among species</w:t>
      </w:r>
      <w:r w:rsidR="000349DC" w:rsidRPr="000349DC">
        <w:t>, indicating high interspecific heterogeneity (Supplementary Information 4, Figure S4.1).</w:t>
      </w:r>
      <w:r w:rsidR="00916C70" w:rsidRPr="00FB1493">
        <w:rPr>
          <w:strike/>
        </w:rPr>
        <w:t xml:space="preserve"> </w:t>
      </w:r>
    </w:p>
    <w:p w14:paraId="36E1E17A" w14:textId="77777777" w:rsidR="00434E98" w:rsidRPr="00FB1493" w:rsidRDefault="00434E98" w:rsidP="00294A0A">
      <w:pPr>
        <w:rPr>
          <w:strike/>
        </w:rPr>
      </w:pPr>
    </w:p>
    <w:p w14:paraId="130B8204" w14:textId="4E9354EC" w:rsidR="00BF6BA1" w:rsidRDefault="00B20FCD" w:rsidP="00294A0A">
      <w:r w:rsidRPr="00B20FCD">
        <w:rPr>
          <w:noProof/>
        </w:rPr>
        <w:lastRenderedPageBreak/>
        <w:drawing>
          <wp:inline distT="0" distB="0" distL="0" distR="0" wp14:anchorId="052DC398" wp14:editId="5A75F92C">
            <wp:extent cx="5721209" cy="4255455"/>
            <wp:effectExtent l="0" t="0" r="0" b="0"/>
            <wp:docPr id="158641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16973" name="Picture 1"/>
                    <pic:cNvPicPr/>
                  </pic:nvPicPr>
                  <pic:blipFill>
                    <a:blip r:embed="rId13" cstate="print">
                      <a:extLst>
                        <a:ext uri="{28A0092B-C50C-407E-A947-70E740481C1C}">
                          <a14:useLocalDpi xmlns:a14="http://schemas.microsoft.com/office/drawing/2010/main" val="0"/>
                        </a:ext>
                      </a:extLst>
                    </a:blip>
                    <a:srcRect l="5185" r="5185"/>
                    <a:stretch>
                      <a:fillRect/>
                    </a:stretch>
                  </pic:blipFill>
                  <pic:spPr bwMode="auto">
                    <a:xfrm>
                      <a:off x="0" y="0"/>
                      <a:ext cx="5721209" cy="4255455"/>
                    </a:xfrm>
                    <a:prstGeom prst="rect">
                      <a:avLst/>
                    </a:prstGeom>
                    <a:ln>
                      <a:noFill/>
                    </a:ln>
                    <a:extLst>
                      <a:ext uri="{53640926-AAD7-44D8-BBD7-CCE9431645EC}">
                        <a14:shadowObscured xmlns:a14="http://schemas.microsoft.com/office/drawing/2010/main"/>
                      </a:ext>
                    </a:extLst>
                  </pic:spPr>
                </pic:pic>
              </a:graphicData>
            </a:graphic>
          </wp:inline>
        </w:drawing>
      </w:r>
    </w:p>
    <w:p w14:paraId="6B283354" w14:textId="15112525" w:rsidR="00A960B8" w:rsidRPr="00591A10" w:rsidRDefault="00A960B8" w:rsidP="008C3E70">
      <w:pPr>
        <w:pStyle w:val="MSCaption"/>
      </w:pPr>
      <w:commentRangeStart w:id="70"/>
      <w:commentRangeStart w:id="71"/>
      <w:commentRangeStart w:id="72"/>
      <w:r w:rsidRPr="008C3E70">
        <w:rPr>
          <w:b/>
          <w:highlight w:val="yellow"/>
        </w:rPr>
        <w:t xml:space="preserve">Figure </w:t>
      </w:r>
      <w:commentRangeEnd w:id="70"/>
      <w:r w:rsidR="007A7C14">
        <w:rPr>
          <w:rStyle w:val="CommentReference"/>
          <w:bCs w:val="0"/>
        </w:rPr>
        <w:commentReference w:id="70"/>
      </w:r>
      <w:commentRangeEnd w:id="71"/>
      <w:r w:rsidR="007A7C14">
        <w:rPr>
          <w:rStyle w:val="CommentReference"/>
          <w:bCs w:val="0"/>
        </w:rPr>
        <w:commentReference w:id="71"/>
      </w:r>
      <w:commentRangeEnd w:id="72"/>
      <w:r w:rsidR="009259F6">
        <w:rPr>
          <w:rStyle w:val="CommentReference"/>
          <w:bCs w:val="0"/>
        </w:rPr>
        <w:commentReference w:id="72"/>
      </w:r>
      <w:r w:rsidR="003E34CC">
        <w:rPr>
          <w:b/>
          <w:highlight w:val="yellow"/>
        </w:rPr>
        <w:t>2</w:t>
      </w:r>
      <w:r w:rsidR="00E03DE3" w:rsidRPr="008C3E70">
        <w:rPr>
          <w:b/>
          <w:highlight w:val="yellow"/>
        </w:rPr>
        <w:t>:</w:t>
      </w:r>
      <w:r w:rsidR="00E03DE3">
        <w:rPr>
          <w:b/>
        </w:rPr>
        <w:t xml:space="preserve"> </w:t>
      </w:r>
      <w:commentRangeStart w:id="73"/>
      <w:r w:rsidR="00681CD7" w:rsidRPr="008C3E70">
        <w:rPr>
          <w:rStyle w:val="MSCaptionChar"/>
        </w:rPr>
        <w:t xml:space="preserve">Orchard </w:t>
      </w:r>
      <w:commentRangeEnd w:id="73"/>
      <w:r w:rsidR="00CA29A8">
        <w:rPr>
          <w:rStyle w:val="CommentReference"/>
          <w:bCs w:val="0"/>
        </w:rPr>
        <w:commentReference w:id="73"/>
      </w:r>
      <w:r w:rsidR="00681CD7" w:rsidRPr="008C3E70">
        <w:rPr>
          <w:rStyle w:val="MSCaptionChar"/>
        </w:rPr>
        <w:t>p</w:t>
      </w:r>
      <w:r w:rsidR="00756D44" w:rsidRPr="008C3E70">
        <w:rPr>
          <w:rStyle w:val="MSCaptionChar"/>
        </w:rPr>
        <w:t xml:space="preserve">lot </w:t>
      </w:r>
      <w:commentRangeStart w:id="74"/>
      <w:r w:rsidR="00EF1E97" w:rsidRPr="008C3E70">
        <w:rPr>
          <w:rStyle w:val="MSCaptionChar"/>
        </w:rPr>
        <w:t>showing</w:t>
      </w:r>
      <w:commentRangeEnd w:id="74"/>
      <w:r w:rsidR="00763ACC">
        <w:rPr>
          <w:rStyle w:val="CommentReference"/>
          <w:bCs w:val="0"/>
        </w:rPr>
        <w:commentReference w:id="74"/>
      </w:r>
      <w:r w:rsidR="00EF1E97" w:rsidRPr="008C3E70">
        <w:rPr>
          <w:rStyle w:val="MSCaptionChar"/>
        </w:rPr>
        <w:t xml:space="preserve"> the overall</w:t>
      </w:r>
      <w:r w:rsidR="005935FF" w:rsidRPr="008C3E70">
        <w:rPr>
          <w:rStyle w:val="MSCaptionChar"/>
        </w:rPr>
        <w:t xml:space="preserve"> </w:t>
      </w:r>
      <w:r w:rsidR="00632508" w:rsidRPr="008C3E70">
        <w:rPr>
          <w:rStyle w:val="MSCaptionChar"/>
        </w:rPr>
        <w:t xml:space="preserve">estimated </w:t>
      </w:r>
      <w:r w:rsidR="005935FF" w:rsidRPr="008C3E70">
        <w:rPr>
          <w:rStyle w:val="MSCaptionChar"/>
        </w:rPr>
        <w:t xml:space="preserve">effect of fire on animal movement. </w:t>
      </w:r>
      <w:r w:rsidR="00C74FDF">
        <w:rPr>
          <w:rStyle w:val="MSCaptionChar"/>
        </w:rPr>
        <w:t>The outlined point is t</w:t>
      </w:r>
      <w:r w:rsidR="00591A10" w:rsidRPr="008C3E70">
        <w:rPr>
          <w:rStyle w:val="MSCaptionChar"/>
        </w:rPr>
        <w:t xml:space="preserve">he meta-analytic mean, the thick horizontal bars </w:t>
      </w:r>
      <w:r w:rsidR="00881588">
        <w:rPr>
          <w:rStyle w:val="MSCaptionChar"/>
        </w:rPr>
        <w:t xml:space="preserve">are </w:t>
      </w:r>
      <w:r w:rsidR="00591A10" w:rsidRPr="008C3E70">
        <w:rPr>
          <w:rStyle w:val="MSCaptionChar"/>
        </w:rPr>
        <w:t xml:space="preserve">95% confidence </w:t>
      </w:r>
      <w:r w:rsidR="001E3004" w:rsidRPr="008C3E70">
        <w:rPr>
          <w:rStyle w:val="MSCaptionChar"/>
        </w:rPr>
        <w:t>interval</w:t>
      </w:r>
      <w:r w:rsidR="001E3004">
        <w:rPr>
          <w:rStyle w:val="MSCaptionChar"/>
        </w:rPr>
        <w:t>s,</w:t>
      </w:r>
      <w:r w:rsidR="00591A10" w:rsidRPr="008C3E70">
        <w:rPr>
          <w:rStyle w:val="MSCaptionChar"/>
        </w:rPr>
        <w:t xml:space="preserve"> and the whiskers </w:t>
      </w:r>
      <w:r w:rsidR="00881588">
        <w:rPr>
          <w:rStyle w:val="MSCaptionChar"/>
        </w:rPr>
        <w:t>are</w:t>
      </w:r>
      <w:r w:rsidR="00881588" w:rsidRPr="008C3E70">
        <w:rPr>
          <w:rStyle w:val="MSCaptionChar"/>
        </w:rPr>
        <w:t xml:space="preserve"> </w:t>
      </w:r>
      <w:r w:rsidR="00591A10" w:rsidRPr="008C3E70">
        <w:rPr>
          <w:rStyle w:val="MSCaptionChar"/>
        </w:rPr>
        <w:t>95% prediction intervals</w:t>
      </w:r>
      <w:r w:rsidR="00D66FD7" w:rsidRPr="008C3E70">
        <w:rPr>
          <w:rStyle w:val="MSCaptionChar"/>
        </w:rPr>
        <w:t>.</w:t>
      </w:r>
      <w:r w:rsidR="00591A10" w:rsidRPr="008C3E70">
        <w:rPr>
          <w:rStyle w:val="MSCaptionChar"/>
        </w:rPr>
        <w:t xml:space="preserve"> </w:t>
      </w:r>
      <w:r w:rsidR="00881588">
        <w:rPr>
          <w:rStyle w:val="MSCaptionChar"/>
        </w:rPr>
        <w:t>S</w:t>
      </w:r>
      <w:r w:rsidR="00294C00" w:rsidRPr="008C3E70">
        <w:rPr>
          <w:rStyle w:val="MSCaptionChar"/>
        </w:rPr>
        <w:t>haded point</w:t>
      </w:r>
      <w:r w:rsidR="00881588">
        <w:rPr>
          <w:rStyle w:val="MSCaptionChar"/>
        </w:rPr>
        <w:t>s</w:t>
      </w:r>
      <w:r w:rsidR="00294C00" w:rsidRPr="008C3E70">
        <w:rPr>
          <w:rStyle w:val="MSCaptionChar"/>
        </w:rPr>
        <w:t xml:space="preserve"> </w:t>
      </w:r>
      <w:r w:rsidR="00DA4FC0" w:rsidRPr="008C3E70">
        <w:rPr>
          <w:rStyle w:val="MSCaptionChar"/>
        </w:rPr>
        <w:t>a</w:t>
      </w:r>
      <w:r w:rsidR="00881588">
        <w:rPr>
          <w:rStyle w:val="MSCaptionChar"/>
        </w:rPr>
        <w:t>re</w:t>
      </w:r>
      <w:r w:rsidR="00DA4FC0" w:rsidRPr="008C3E70">
        <w:rPr>
          <w:rStyle w:val="MSCaptionChar"/>
        </w:rPr>
        <w:t xml:space="preserve"> </w:t>
      </w:r>
      <w:r w:rsidR="00294C00" w:rsidRPr="008C3E70">
        <w:rPr>
          <w:rStyle w:val="MSCaptionChar"/>
        </w:rPr>
        <w:t>effect size</w:t>
      </w:r>
      <w:r w:rsidR="00881588">
        <w:rPr>
          <w:rStyle w:val="MSCaptionChar"/>
        </w:rPr>
        <w:t>s</w:t>
      </w:r>
      <w:r w:rsidR="00294C00" w:rsidRPr="008C3E70">
        <w:rPr>
          <w:rStyle w:val="MSCaptionChar"/>
        </w:rPr>
        <w:t xml:space="preserve"> (</w:t>
      </w:r>
      <w:r w:rsidR="00D3763B" w:rsidRPr="00821948">
        <w:rPr>
          <w:rStyle w:val="MSCaptionChar"/>
        </w:rPr>
        <w:t>Hedge’s</w:t>
      </w:r>
      <w:r w:rsidR="00D3763B">
        <w:rPr>
          <w:rStyle w:val="MSCaptionChar"/>
          <w:i/>
          <w:iCs/>
        </w:rPr>
        <w:t xml:space="preserve"> </w:t>
      </w:r>
      <w:r w:rsidR="00D3763B" w:rsidRPr="00D3763B">
        <w:rPr>
          <w:rStyle w:val="MSCaptionChar"/>
          <w:i/>
          <w:iCs/>
        </w:rPr>
        <w:t>g</w:t>
      </w:r>
      <w:commentRangeStart w:id="75"/>
      <w:r w:rsidR="00D3763B">
        <w:rPr>
          <w:rStyle w:val="MSCaptionChar"/>
        </w:rPr>
        <w:t xml:space="preserve">, </w:t>
      </w:r>
      <w:r w:rsidR="00294C00" w:rsidRPr="00D3763B">
        <w:rPr>
          <w:rStyle w:val="MSCaptionChar"/>
        </w:rPr>
        <w:t>n</w:t>
      </w:r>
      <w:r w:rsidR="00294C00" w:rsidRPr="008C3E70">
        <w:rPr>
          <w:rStyle w:val="MSCaptionChar"/>
        </w:rPr>
        <w:t xml:space="preserve"> = 113</w:t>
      </w:r>
      <w:commentRangeEnd w:id="75"/>
      <w:r w:rsidR="00730D9A">
        <w:rPr>
          <w:rStyle w:val="CommentReference"/>
          <w:bCs w:val="0"/>
        </w:rPr>
        <w:commentReference w:id="75"/>
      </w:r>
      <w:r w:rsidR="00294C00" w:rsidRPr="008C3E70">
        <w:rPr>
          <w:rStyle w:val="MSCaptionChar"/>
        </w:rPr>
        <w:t>)</w:t>
      </w:r>
      <w:r w:rsidR="00371816" w:rsidRPr="008C3E70">
        <w:rPr>
          <w:rStyle w:val="MSCaptionChar"/>
        </w:rPr>
        <w:t xml:space="preserve">, </w:t>
      </w:r>
      <w:r w:rsidR="007533D7" w:rsidRPr="008C3E70">
        <w:rPr>
          <w:rStyle w:val="MSCaptionChar"/>
        </w:rPr>
        <w:t xml:space="preserve">with </w:t>
      </w:r>
      <w:r w:rsidR="00881588">
        <w:rPr>
          <w:rStyle w:val="MSCaptionChar"/>
        </w:rPr>
        <w:t>point</w:t>
      </w:r>
      <w:r w:rsidR="00881588" w:rsidRPr="008C3E70">
        <w:rPr>
          <w:rStyle w:val="MSCaptionChar"/>
        </w:rPr>
        <w:t xml:space="preserve"> </w:t>
      </w:r>
      <w:r w:rsidR="007533D7" w:rsidRPr="008C3E70">
        <w:rPr>
          <w:rStyle w:val="MSCaptionChar"/>
        </w:rPr>
        <w:t>size scaled to show precision</w:t>
      </w:r>
      <w:r w:rsidR="003B350C" w:rsidRPr="008C3E70">
        <w:rPr>
          <w:rStyle w:val="MSCaptionChar"/>
        </w:rPr>
        <w:t xml:space="preserve"> </w:t>
      </w:r>
      <w:r w:rsidR="00805D79" w:rsidRPr="008C3E70">
        <w:rPr>
          <w:rStyle w:val="MSCaptionChar"/>
        </w:rPr>
        <w:t>(</w:t>
      </w:r>
      <w:r w:rsidR="003B350C" w:rsidRPr="008C3E70">
        <w:rPr>
          <w:rStyle w:val="MSCaptionChar"/>
        </w:rPr>
        <w:t>1/SE</w:t>
      </w:r>
      <w:r w:rsidR="0002536A">
        <w:rPr>
          <w:rStyle w:val="MSCaptionChar"/>
        </w:rPr>
        <w:t>; i.e.,</w:t>
      </w:r>
      <w:r w:rsidR="00A41177" w:rsidRPr="008C3E70">
        <w:rPr>
          <w:rStyle w:val="MSCaptionChar"/>
        </w:rPr>
        <w:t xml:space="preserve"> l</w:t>
      </w:r>
      <w:r w:rsidR="00805D79" w:rsidRPr="008C3E70">
        <w:rPr>
          <w:rStyle w:val="MSCaptionChar"/>
        </w:rPr>
        <w:t>arger points</w:t>
      </w:r>
      <w:r w:rsidR="00F434E1" w:rsidRPr="008C3E70">
        <w:rPr>
          <w:rStyle w:val="MSCaptionChar"/>
        </w:rPr>
        <w:t xml:space="preserve"> </w:t>
      </w:r>
      <w:r w:rsidR="0002536A">
        <w:rPr>
          <w:rStyle w:val="MSCaptionChar"/>
        </w:rPr>
        <w:t xml:space="preserve">had </w:t>
      </w:r>
      <w:r w:rsidR="00C909FA" w:rsidRPr="008C3E70">
        <w:rPr>
          <w:rStyle w:val="MSCaptionChar"/>
        </w:rPr>
        <w:t>greater influence</w:t>
      </w:r>
      <w:r w:rsidR="0002536A">
        <w:rPr>
          <w:rStyle w:val="MSCaptionChar"/>
        </w:rPr>
        <w:t>).</w:t>
      </w:r>
      <w:r w:rsidR="007A0ABA" w:rsidRPr="008C3E70">
        <w:rPr>
          <w:rStyle w:val="MSCaptionChar"/>
        </w:rPr>
        <w:t xml:space="preserve"> </w:t>
      </w:r>
      <w:r w:rsidR="0002536A">
        <w:rPr>
          <w:rStyle w:val="MSCaptionChar"/>
        </w:rPr>
        <w:t>P</w:t>
      </w:r>
      <w:r w:rsidR="007A0ABA" w:rsidRPr="008C3E70">
        <w:rPr>
          <w:rStyle w:val="MSCaptionChar"/>
        </w:rPr>
        <w:t xml:space="preserve">oints are jittered on the y axis to </w:t>
      </w:r>
      <w:r w:rsidR="00591A10" w:rsidRPr="008C3E70">
        <w:rPr>
          <w:rStyle w:val="MSCaptionChar"/>
        </w:rPr>
        <w:t>improve</w:t>
      </w:r>
      <w:r w:rsidR="0057501D" w:rsidRPr="008C3E70">
        <w:rPr>
          <w:rStyle w:val="MSCaptionChar"/>
        </w:rPr>
        <w:t xml:space="preserve"> </w:t>
      </w:r>
      <w:r w:rsidR="005443E2" w:rsidRPr="008C3E70">
        <w:rPr>
          <w:rStyle w:val="MSCaptionChar"/>
        </w:rPr>
        <w:t>readability</w:t>
      </w:r>
      <w:r w:rsidR="00591A10" w:rsidRPr="008C3E70">
        <w:rPr>
          <w:rStyle w:val="MSCaptionChar"/>
        </w:rPr>
        <w:t>.</w:t>
      </w:r>
    </w:p>
    <w:p w14:paraId="39573A1F" w14:textId="0EC21493" w:rsidR="0058085F" w:rsidRPr="000349DC" w:rsidRDefault="004317C5" w:rsidP="008C3E70">
      <w:pPr>
        <w:pStyle w:val="Heading3"/>
      </w:pPr>
      <w:r w:rsidRPr="000349DC">
        <w:t xml:space="preserve">Movement </w:t>
      </w:r>
      <w:r w:rsidR="0089245E" w:rsidRPr="000349DC">
        <w:t>Category</w:t>
      </w:r>
    </w:p>
    <w:p w14:paraId="3227682A" w14:textId="441259CB" w:rsidR="00D3763B" w:rsidRDefault="000349DC" w:rsidP="00294A0A">
      <w:r w:rsidRPr="000349DC">
        <w:t xml:space="preserve">When modelling </w:t>
      </w:r>
      <w:r w:rsidRPr="00FB1493">
        <w:t>movement category</w:t>
      </w:r>
      <w:r w:rsidRPr="000349DC">
        <w:t xml:space="preserve"> as a moderator, fire had a </w:t>
      </w:r>
      <w:r w:rsidRPr="00FB1493">
        <w:t>small but significant positive effect</w:t>
      </w:r>
      <w:r w:rsidRPr="000349DC">
        <w:t xml:space="preserve"> on </w:t>
      </w:r>
      <w:r w:rsidRPr="00FB1493">
        <w:t>linear distance movements</w:t>
      </w:r>
      <w:r w:rsidR="008745E9">
        <w:t xml:space="preserve"> (</w:t>
      </w:r>
      <w:r w:rsidR="001E3004" w:rsidRPr="000349DC">
        <w:t xml:space="preserve">Hedge’s </w:t>
      </w:r>
      <w:r w:rsidR="001E3004" w:rsidRPr="000349DC">
        <w:rPr>
          <w:i/>
          <w:iCs/>
        </w:rPr>
        <w:t>g</w:t>
      </w:r>
      <w:r w:rsidR="001E3004" w:rsidRPr="000349DC">
        <w:t xml:space="preserve"> </w:t>
      </w:r>
      <w:r w:rsidR="001E3004">
        <w:t xml:space="preserve">= </w:t>
      </w:r>
      <w:r w:rsidR="008745E9">
        <w:t>0.30</w:t>
      </w:r>
      <w:r w:rsidR="001E3004">
        <w:t>, 95% CI</w:t>
      </w:r>
      <w:r w:rsidR="008745E9">
        <w:t xml:space="preserve"> [0.04–0.56]</w:t>
      </w:r>
      <w:r w:rsidR="009E2BE2">
        <w:t>; Figure 3).</w:t>
      </w:r>
      <w:r w:rsidRPr="000349DC">
        <w:t xml:space="preserve"> The effect of fire on </w:t>
      </w:r>
      <w:r w:rsidRPr="00FB1493">
        <w:t xml:space="preserve">other space-use </w:t>
      </w:r>
      <w:r w:rsidRPr="000349DC">
        <w:t xml:space="preserve">was also positive but </w:t>
      </w:r>
      <w:r w:rsidRPr="00FB1493">
        <w:t>non-significant</w:t>
      </w:r>
      <w:r w:rsidRPr="000349DC">
        <w:t xml:space="preserve"> (0.32, </w:t>
      </w:r>
      <w:r w:rsidR="001E3004">
        <w:t>[</w:t>
      </w:r>
      <w:r w:rsidRPr="000349DC">
        <w:t xml:space="preserve"> –0.08–0.72</w:t>
      </w:r>
      <w:r w:rsidR="001E3004">
        <w:t>]</w:t>
      </w:r>
      <w:r w:rsidRPr="000349DC">
        <w:t xml:space="preserve">). Effects on </w:t>
      </w:r>
      <w:r w:rsidRPr="00FB1493">
        <w:t>home-range size</w:t>
      </w:r>
      <w:r w:rsidRPr="000349DC">
        <w:t xml:space="preserve"> (0.15,</w:t>
      </w:r>
      <w:r w:rsidR="0012359B">
        <w:t xml:space="preserve"> [</w:t>
      </w:r>
      <w:r w:rsidRPr="000349DC">
        <w:t>–0.07–0.38</w:t>
      </w:r>
      <w:r w:rsidR="0012359B">
        <w:t>]</w:t>
      </w:r>
      <w:r w:rsidRPr="000349DC">
        <w:t xml:space="preserve">) and </w:t>
      </w:r>
      <w:r w:rsidRPr="00FB1493">
        <w:t>tortuosity</w:t>
      </w:r>
      <w:r w:rsidRPr="000349DC">
        <w:t xml:space="preserve"> (0.14, </w:t>
      </w:r>
      <w:r w:rsidR="0012359B">
        <w:t>[</w:t>
      </w:r>
      <w:r w:rsidRPr="000349DC">
        <w:t>0.56–0.85</w:t>
      </w:r>
      <w:r w:rsidR="0012359B">
        <w:t>]</w:t>
      </w:r>
      <w:r w:rsidRPr="000349DC">
        <w:t>) were also non-significant.</w:t>
      </w:r>
    </w:p>
    <w:p w14:paraId="5FE83D3F" w14:textId="390C911A" w:rsidR="001E2E0B" w:rsidRDefault="001E2E0B" w:rsidP="00294A0A">
      <w:r w:rsidRPr="001E2E0B">
        <w:rPr>
          <w:noProof/>
        </w:rPr>
        <w:lastRenderedPageBreak/>
        <w:drawing>
          <wp:inline distT="0" distB="0" distL="0" distR="0" wp14:anchorId="13366EAA" wp14:editId="3196F0E0">
            <wp:extent cx="5694997" cy="3796665"/>
            <wp:effectExtent l="0" t="0" r="0" b="0"/>
            <wp:docPr id="32368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85085" name="Picture 1"/>
                    <pic:cNvPicPr/>
                  </pic:nvPicPr>
                  <pic:blipFill>
                    <a:blip r:embed="rId14">
                      <a:extLst>
                        <a:ext uri="{96DAC541-7B7A-43D3-8B79-37D633B846F1}">
                          <asvg:svgBlip xmlns:asvg="http://schemas.microsoft.com/office/drawing/2016/SVG/main" r:embed="rId15"/>
                        </a:ext>
                      </a:extLst>
                    </a:blip>
                    <a:stretch>
                      <a:fillRect/>
                    </a:stretch>
                  </pic:blipFill>
                  <pic:spPr>
                    <a:xfrm>
                      <a:off x="0" y="0"/>
                      <a:ext cx="5694997" cy="3796665"/>
                    </a:xfrm>
                    <a:prstGeom prst="rect">
                      <a:avLst/>
                    </a:prstGeom>
                  </pic:spPr>
                </pic:pic>
              </a:graphicData>
            </a:graphic>
          </wp:inline>
        </w:drawing>
      </w:r>
    </w:p>
    <w:p w14:paraId="5F354F98" w14:textId="1A7A288C" w:rsidR="00554978" w:rsidRPr="00591A10" w:rsidRDefault="009E3DAB" w:rsidP="008C3E70">
      <w:pPr>
        <w:pStyle w:val="MSCaption"/>
      </w:pPr>
      <w:commentRangeStart w:id="76"/>
      <w:r w:rsidRPr="008C3E70">
        <w:rPr>
          <w:b/>
          <w:highlight w:val="yellow"/>
        </w:rPr>
        <w:t>F</w:t>
      </w:r>
      <w:commentRangeStart w:id="77"/>
      <w:commentRangeStart w:id="78"/>
      <w:commentRangeStart w:id="79"/>
      <w:r w:rsidRPr="008C3E70">
        <w:rPr>
          <w:b/>
          <w:highlight w:val="yellow"/>
        </w:rPr>
        <w:t xml:space="preserve">igure </w:t>
      </w:r>
      <w:commentRangeEnd w:id="76"/>
      <w:r w:rsidR="007A7C14">
        <w:rPr>
          <w:rStyle w:val="CommentReference"/>
          <w:bCs w:val="0"/>
        </w:rPr>
        <w:commentReference w:id="76"/>
      </w:r>
      <w:r w:rsidR="00D3763B">
        <w:rPr>
          <w:b/>
          <w:highlight w:val="yellow"/>
        </w:rPr>
        <w:t>3</w:t>
      </w:r>
      <w:r>
        <w:rPr>
          <w:b/>
        </w:rPr>
        <w:t xml:space="preserve">: </w:t>
      </w:r>
      <w:commentRangeEnd w:id="77"/>
      <w:r w:rsidR="0012359B">
        <w:rPr>
          <w:rStyle w:val="CommentReference"/>
          <w:bCs w:val="0"/>
        </w:rPr>
        <w:commentReference w:id="77"/>
      </w:r>
      <w:commentRangeEnd w:id="78"/>
      <w:r w:rsidR="00CA29A8">
        <w:rPr>
          <w:rStyle w:val="CommentReference"/>
          <w:bCs w:val="0"/>
        </w:rPr>
        <w:commentReference w:id="78"/>
      </w:r>
      <w:commentRangeEnd w:id="79"/>
      <w:r w:rsidR="00763ACC">
        <w:rPr>
          <w:rStyle w:val="CommentReference"/>
          <w:bCs w:val="0"/>
        </w:rPr>
        <w:commentReference w:id="79"/>
      </w:r>
      <w:commentRangeStart w:id="80"/>
      <w:r w:rsidR="00554978" w:rsidRPr="005F502D">
        <w:t xml:space="preserve">Orchard </w:t>
      </w:r>
      <w:commentRangeEnd w:id="80"/>
      <w:r w:rsidR="00CA29A8">
        <w:rPr>
          <w:rStyle w:val="CommentReference"/>
          <w:bCs w:val="0"/>
        </w:rPr>
        <w:commentReference w:id="80"/>
      </w:r>
      <w:r w:rsidR="00554978" w:rsidRPr="005F502D">
        <w:t xml:space="preserve">plot showing the estimated effect of fire </w:t>
      </w:r>
      <w:r w:rsidR="006D6A12">
        <w:t xml:space="preserve">on each of the four </w:t>
      </w:r>
      <w:r w:rsidR="00554978">
        <w:t>moveme</w:t>
      </w:r>
      <w:r w:rsidR="006D6A12">
        <w:t>nt response categor</w:t>
      </w:r>
      <w:r w:rsidR="00773409">
        <w:t>ies</w:t>
      </w:r>
      <w:r w:rsidR="00554978" w:rsidRPr="005F502D">
        <w:t>. The meta-analytic mean is represented by the outlined point, with the thick horizontal bars showing 95% confidence interval and the whiskers the 95% prediction intervals</w:t>
      </w:r>
      <w:r w:rsidR="00554978">
        <w:t>.</w:t>
      </w:r>
      <w:r w:rsidR="00554978" w:rsidRPr="005F502D">
        <w:t xml:space="preserve"> Each shaded point represents an effect size (Hedge’s </w:t>
      </w:r>
      <w:r w:rsidR="00554978" w:rsidRPr="00821948">
        <w:rPr>
          <w:i/>
          <w:iCs/>
        </w:rPr>
        <w:t>g</w:t>
      </w:r>
      <w:r w:rsidR="00554978" w:rsidRPr="005F502D">
        <w:t xml:space="preserve">, n = 113), with the size of the point scaled to show precision within the model (1/SE) and larger points having a greater influence on the model. Effect size is shown on the x axis, and points are jittered on the y axis to improve </w:t>
      </w:r>
      <w:r w:rsidR="00554978">
        <w:t>readability</w:t>
      </w:r>
      <w:r w:rsidR="00554978" w:rsidRPr="005F502D">
        <w:t>.</w:t>
      </w:r>
      <w:ins w:id="81" w:author="Wooster, Eamonn" w:date="2025-11-11T08:49:00Z" w16du:dateUtc="2025-11-10T21:49:00Z">
        <w:r w:rsidR="00CA29A8" w:rsidRPr="00CA29A8">
          <w:rPr>
            <w:bCs w:val="0"/>
          </w:rPr>
          <w:t xml:space="preserve"> </w:t>
        </w:r>
        <w:r w:rsidR="00CA29A8">
          <w:rPr>
            <w:bCs w:val="0"/>
          </w:rPr>
          <w:t xml:space="preserve">Silhouettes are from </w:t>
        </w:r>
        <w:proofErr w:type="spellStart"/>
        <w:r w:rsidR="00CA29A8">
          <w:rPr>
            <w:bCs w:val="0"/>
          </w:rPr>
          <w:t>Phylopic</w:t>
        </w:r>
        <w:proofErr w:type="spellEnd"/>
        <w:r w:rsidR="00CA29A8">
          <w:rPr>
            <w:bCs w:val="0"/>
          </w:rPr>
          <w:t>.</w:t>
        </w:r>
      </w:ins>
    </w:p>
    <w:p w14:paraId="45D471F3" w14:textId="5AE4EDB2" w:rsidR="00220579" w:rsidRDefault="00220579" w:rsidP="008C3E70">
      <w:pPr>
        <w:pStyle w:val="Heading3"/>
      </w:pPr>
      <w:r>
        <w:t>Taxonomy</w:t>
      </w:r>
    </w:p>
    <w:p w14:paraId="674E3756" w14:textId="3CBF1EED" w:rsidR="001B0BCB" w:rsidRPr="000349DC" w:rsidRDefault="000349DC" w:rsidP="00294A0A">
      <w:r w:rsidRPr="000349DC">
        <w:t xml:space="preserve">When modelling </w:t>
      </w:r>
      <w:r w:rsidRPr="00FB1493">
        <w:t>taxonomic class</w:t>
      </w:r>
      <w:r w:rsidRPr="000349DC">
        <w:t xml:space="preserve"> as a moderator, fire had a </w:t>
      </w:r>
      <w:r w:rsidRPr="00FB1493">
        <w:t>small but significant positive effect</w:t>
      </w:r>
      <w:r w:rsidRPr="000349DC">
        <w:t xml:space="preserve"> on movement in </w:t>
      </w:r>
      <w:commentRangeStart w:id="82"/>
      <w:r w:rsidRPr="00FB1493">
        <w:t>mammals</w:t>
      </w:r>
      <w:commentRangeEnd w:id="82"/>
      <w:r w:rsidR="004E3AD1">
        <w:rPr>
          <w:rStyle w:val="CommentReference"/>
        </w:rPr>
        <w:commentReference w:id="82"/>
      </w:r>
      <w:r w:rsidRPr="000349DC">
        <w:t xml:space="preserve"> (0.27, </w:t>
      </w:r>
      <w:r w:rsidR="0012359B">
        <w:t>[</w:t>
      </w:r>
      <w:r w:rsidRPr="000349DC">
        <w:t>0.02–0.52</w:t>
      </w:r>
      <w:r w:rsidR="0012359B">
        <w:t>]</w:t>
      </w:r>
      <w:r w:rsidRPr="000349DC">
        <w:t xml:space="preserve">; Figure </w:t>
      </w:r>
      <w:r w:rsidR="00D3763B">
        <w:t>4</w:t>
      </w:r>
      <w:r w:rsidRPr="000349DC">
        <w:t xml:space="preserve">). A </w:t>
      </w:r>
      <w:r w:rsidRPr="00FB1493">
        <w:t>small, positive effect</w:t>
      </w:r>
      <w:r w:rsidRPr="000349DC">
        <w:t xml:space="preserve"> was also observed in </w:t>
      </w:r>
      <w:r w:rsidRPr="00FB1493">
        <w:t>birds</w:t>
      </w:r>
      <w:r w:rsidR="00713254">
        <w:t>, however CIs overlapped zero</w:t>
      </w:r>
      <w:r w:rsidRPr="000349DC">
        <w:t xml:space="preserve"> (0.35, </w:t>
      </w:r>
      <w:r w:rsidR="0012359B">
        <w:t>[</w:t>
      </w:r>
      <w:r w:rsidRPr="000349DC">
        <w:t>–0.04–0.74</w:t>
      </w:r>
      <w:r w:rsidR="0012359B">
        <w:t>]</w:t>
      </w:r>
      <w:r w:rsidRPr="000349DC">
        <w:t xml:space="preserve">). </w:t>
      </w:r>
      <w:r w:rsidR="0012359B">
        <w:t>In</w:t>
      </w:r>
      <w:r w:rsidR="0012359B" w:rsidRPr="000349DC">
        <w:t xml:space="preserve"> </w:t>
      </w:r>
      <w:r w:rsidRPr="000349DC">
        <w:t xml:space="preserve">contrast, </w:t>
      </w:r>
      <w:r w:rsidRPr="00FB1493">
        <w:t xml:space="preserve">no </w:t>
      </w:r>
      <w:r w:rsidRPr="00FB1493">
        <w:lastRenderedPageBreak/>
        <w:t>effect</w:t>
      </w:r>
      <w:r w:rsidRPr="000349DC">
        <w:t xml:space="preserve"> of fire on movement was detected in </w:t>
      </w:r>
      <w:r w:rsidRPr="00FB1493">
        <w:t>reptiles</w:t>
      </w:r>
      <w:r w:rsidRPr="000349DC">
        <w:t xml:space="preserve"> (0.00, </w:t>
      </w:r>
      <w:r w:rsidR="0012359B">
        <w:t>[</w:t>
      </w:r>
      <w:r w:rsidRPr="000349DC">
        <w:t>–0.42–0.42</w:t>
      </w:r>
      <w:r w:rsidR="0012359B">
        <w:t>]</w:t>
      </w:r>
      <w:r w:rsidRPr="000349DC">
        <w:t>).</w:t>
      </w:r>
      <w:r w:rsidR="001B0BCB" w:rsidRPr="000349DC">
        <w:rPr>
          <w:noProof/>
        </w:rPr>
        <w:drawing>
          <wp:inline distT="0" distB="0" distL="0" distR="0" wp14:anchorId="6D75FB9A" wp14:editId="6099D10B">
            <wp:extent cx="5715000" cy="3810000"/>
            <wp:effectExtent l="0" t="0" r="0" b="0"/>
            <wp:docPr id="52446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67144"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5570" cy="3810380"/>
                    </a:xfrm>
                    <a:prstGeom prst="rect">
                      <a:avLst/>
                    </a:prstGeom>
                  </pic:spPr>
                </pic:pic>
              </a:graphicData>
            </a:graphic>
          </wp:inline>
        </w:drawing>
      </w:r>
    </w:p>
    <w:p w14:paraId="152542A8" w14:textId="3A636DAA" w:rsidR="00D45967" w:rsidRDefault="00974596" w:rsidP="00D45967">
      <w:pPr>
        <w:pStyle w:val="MSCaption"/>
        <w:rPr>
          <w:bCs w:val="0"/>
        </w:rPr>
      </w:pPr>
      <w:commentRangeStart w:id="83"/>
      <w:r w:rsidRPr="0042488F">
        <w:rPr>
          <w:b/>
          <w:highlight w:val="yellow"/>
        </w:rPr>
        <w:t>Figur</w:t>
      </w:r>
      <w:commentRangeStart w:id="84"/>
      <w:commentRangeStart w:id="85"/>
      <w:r w:rsidRPr="0042488F">
        <w:rPr>
          <w:b/>
          <w:highlight w:val="yellow"/>
        </w:rPr>
        <w:t xml:space="preserve">e </w:t>
      </w:r>
      <w:commentRangeEnd w:id="83"/>
      <w:r w:rsidR="00D07B71" w:rsidRPr="00FB1493">
        <w:rPr>
          <w:rStyle w:val="CommentReference"/>
          <w:b/>
        </w:rPr>
        <w:commentReference w:id="83"/>
      </w:r>
      <w:commentRangeStart w:id="86"/>
      <w:commentRangeStart w:id="87"/>
      <w:r w:rsidR="00D3763B">
        <w:rPr>
          <w:b/>
          <w:highlight w:val="yellow"/>
        </w:rPr>
        <w:t>4</w:t>
      </w:r>
      <w:commentRangeEnd w:id="86"/>
      <w:r w:rsidR="00763ACC">
        <w:rPr>
          <w:rStyle w:val="CommentReference"/>
          <w:bCs w:val="0"/>
        </w:rPr>
        <w:commentReference w:id="86"/>
      </w:r>
      <w:commentRangeEnd w:id="87"/>
      <w:r w:rsidR="00C37D94">
        <w:rPr>
          <w:rStyle w:val="CommentReference"/>
          <w:bCs w:val="0"/>
        </w:rPr>
        <w:commentReference w:id="87"/>
      </w:r>
      <w:r w:rsidRPr="0042488F">
        <w:rPr>
          <w:b/>
          <w:highlight w:val="yellow"/>
        </w:rPr>
        <w:t>:</w:t>
      </w:r>
      <w:r w:rsidRPr="00FB1493">
        <w:rPr>
          <w:bCs w:val="0"/>
        </w:rPr>
        <w:t xml:space="preserve"> </w:t>
      </w:r>
      <w:commentRangeEnd w:id="84"/>
      <w:r w:rsidR="00CC77C8">
        <w:rPr>
          <w:rStyle w:val="CommentReference"/>
          <w:bCs w:val="0"/>
        </w:rPr>
        <w:commentReference w:id="84"/>
      </w:r>
      <w:commentRangeEnd w:id="85"/>
      <w:r w:rsidR="00CA29A8">
        <w:rPr>
          <w:rStyle w:val="CommentReference"/>
          <w:bCs w:val="0"/>
        </w:rPr>
        <w:commentReference w:id="85"/>
      </w:r>
      <w:r w:rsidR="00D45967" w:rsidRPr="00FB1493">
        <w:rPr>
          <w:bCs w:val="0"/>
        </w:rPr>
        <w:t>Orchard plot showing the estimated effect of fire on animal movement by taxonomic class. The meta-analytic mean is represented by the outlined point; thick horizontal bars indicate 95 % confidence intervals, and whiskers denote 95 % prediction intervals. Each shaded point represents an individual effect size (</w:t>
      </w:r>
      <w:r w:rsidR="00D45967" w:rsidRPr="00821948">
        <w:rPr>
          <w:bCs w:val="0"/>
        </w:rPr>
        <w:t xml:space="preserve">Hedge’s </w:t>
      </w:r>
      <w:r w:rsidR="00D45967" w:rsidRPr="00FB1493">
        <w:rPr>
          <w:bCs w:val="0"/>
          <w:i/>
          <w:iCs/>
        </w:rPr>
        <w:t>g</w:t>
      </w:r>
      <w:r w:rsidR="00D45967" w:rsidRPr="00FB1493">
        <w:rPr>
          <w:bCs w:val="0"/>
        </w:rPr>
        <w:t xml:space="preserve">, </w:t>
      </w:r>
      <w:r w:rsidR="00D45967" w:rsidRPr="00614768">
        <w:rPr>
          <w:bCs w:val="0"/>
        </w:rPr>
        <w:t>n</w:t>
      </w:r>
      <w:r w:rsidR="00D45967" w:rsidRPr="00FB1493">
        <w:rPr>
          <w:bCs w:val="0"/>
        </w:rPr>
        <w:t xml:space="preserve"> = 109), with point size scaled by precision (1/SE), such that larger points have greater influence on the model. Effect size is shown on the </w:t>
      </w:r>
      <w:r w:rsidR="00D45967" w:rsidRPr="00FB1493">
        <w:rPr>
          <w:bCs w:val="0"/>
          <w:i/>
          <w:iCs/>
        </w:rPr>
        <w:t>x</w:t>
      </w:r>
      <w:r w:rsidR="00D45967" w:rsidRPr="00FB1493">
        <w:rPr>
          <w:bCs w:val="0"/>
        </w:rPr>
        <w:t xml:space="preserve">-axis, with points jittered along the </w:t>
      </w:r>
      <w:r w:rsidR="00D45967" w:rsidRPr="00FB1493">
        <w:rPr>
          <w:bCs w:val="0"/>
          <w:i/>
          <w:iCs/>
        </w:rPr>
        <w:t>y</w:t>
      </w:r>
      <w:r w:rsidR="00D45967" w:rsidRPr="00FB1493">
        <w:rPr>
          <w:bCs w:val="0"/>
        </w:rPr>
        <w:t>-axis for clarity.</w:t>
      </w:r>
      <w:ins w:id="88" w:author="Wooster, Eamonn" w:date="2025-11-11T08:49:00Z" w16du:dateUtc="2025-11-10T21:49:00Z">
        <w:r w:rsidR="00CA29A8">
          <w:rPr>
            <w:bCs w:val="0"/>
          </w:rPr>
          <w:t xml:space="preserve"> Silhouettes are from </w:t>
        </w:r>
        <w:proofErr w:type="spellStart"/>
        <w:r w:rsidR="00CA29A8">
          <w:rPr>
            <w:bCs w:val="0"/>
          </w:rPr>
          <w:t>Phylopic</w:t>
        </w:r>
        <w:proofErr w:type="spellEnd"/>
        <w:r w:rsidR="00CA29A8">
          <w:rPr>
            <w:bCs w:val="0"/>
          </w:rPr>
          <w:t xml:space="preserve">. </w:t>
        </w:r>
      </w:ins>
    </w:p>
    <w:p w14:paraId="78CB5088" w14:textId="77777777" w:rsidR="00D3763B" w:rsidRPr="00FB1493" w:rsidRDefault="00D3763B" w:rsidP="00D45967">
      <w:pPr>
        <w:pStyle w:val="MSCaption"/>
        <w:rPr>
          <w:bCs w:val="0"/>
        </w:rPr>
      </w:pPr>
    </w:p>
    <w:p w14:paraId="3150C4C9" w14:textId="19B7ADBA" w:rsidR="00D3763B" w:rsidRDefault="00D3763B" w:rsidP="00D3763B">
      <w:pPr>
        <w:pStyle w:val="Heading3"/>
      </w:pPr>
      <w:commentRangeStart w:id="89"/>
      <w:r w:rsidRPr="00F12E64">
        <w:t xml:space="preserve">Fire </w:t>
      </w:r>
      <w:commentRangeEnd w:id="89"/>
      <w:r>
        <w:rPr>
          <w:rStyle w:val="CommentReference"/>
          <w:rFonts w:eastAsiaTheme="minorHAnsi" w:cstheme="minorBidi"/>
          <w:i w:val="0"/>
        </w:rPr>
        <w:commentReference w:id="89"/>
      </w:r>
      <w:r w:rsidRPr="00F12E64">
        <w:t>Type, Fire Size</w:t>
      </w:r>
      <w:r w:rsidR="00197BF8">
        <w:t xml:space="preserve">, </w:t>
      </w:r>
      <w:r w:rsidRPr="00F12E64">
        <w:t>&amp; Maximum Burn Age</w:t>
      </w:r>
    </w:p>
    <w:p w14:paraId="029A14E3" w14:textId="313036E7" w:rsidR="00D3763B" w:rsidRDefault="00D3763B" w:rsidP="00D3763B">
      <w:r>
        <w:t>When comparing the effect of fire type, either planned or wildfire, on animal movement, we found that planned burns had a significant small, positive effect on movement (</w:t>
      </w:r>
      <w:r w:rsidRPr="00D1510E">
        <w:t>0.313</w:t>
      </w:r>
      <w:r>
        <w:t xml:space="preserve">, </w:t>
      </w:r>
      <w:r w:rsidR="0012359B">
        <w:t>[</w:t>
      </w:r>
      <w:r w:rsidRPr="00D1510E">
        <w:t>0.00</w:t>
      </w:r>
      <w:r w:rsidR="0058071E">
        <w:t>5</w:t>
      </w:r>
      <w:r>
        <w:t>,</w:t>
      </w:r>
      <w:r w:rsidRPr="00D1510E">
        <w:t xml:space="preserve"> 0.62</w:t>
      </w:r>
      <w:r w:rsidR="0058071E">
        <w:t>2</w:t>
      </w:r>
      <w:r w:rsidR="0012359B">
        <w:t>]</w:t>
      </w:r>
      <w:r>
        <w:t xml:space="preserve">; </w:t>
      </w:r>
      <w:r w:rsidRPr="008C3E70">
        <w:rPr>
          <w:highlight w:val="yellow"/>
        </w:rPr>
        <w:t xml:space="preserve">Figure </w:t>
      </w:r>
      <w:r>
        <w:rPr>
          <w:highlight w:val="yellow"/>
        </w:rPr>
        <w:t>5</w:t>
      </w:r>
      <w:r>
        <w:t xml:space="preserve">). When modelling the effect of maximum burn age on movement responses </w:t>
      </w:r>
      <w:r w:rsidR="0012359B">
        <w:t xml:space="preserve">from 107 effect sizes, </w:t>
      </w:r>
      <w:r>
        <w:t>we found no correlation between maximum burn age and movement responses (</w:t>
      </w:r>
      <w:r w:rsidRPr="00570391">
        <w:t>β = –0.047</w:t>
      </w:r>
      <w:r w:rsidR="0012359B">
        <w:t>,</w:t>
      </w:r>
      <w:r>
        <w:t xml:space="preserve"> 95% </w:t>
      </w:r>
      <w:r w:rsidR="00614768">
        <w:t>CI [</w:t>
      </w:r>
      <w:r w:rsidRPr="00570391">
        <w:t>–0.163</w:t>
      </w:r>
      <w:r>
        <w:t>,</w:t>
      </w:r>
      <w:r w:rsidRPr="00570391">
        <w:t xml:space="preserve"> 0.070</w:t>
      </w:r>
      <w:r>
        <w:t>]; Supplementary Information 4, Table S4.1). Similarly, we found no relationship between fire size and movement responses</w:t>
      </w:r>
      <w:r w:rsidR="0012359B">
        <w:t xml:space="preserve"> from 65 effect sizes</w:t>
      </w:r>
      <w:r>
        <w:t xml:space="preserve"> (</w:t>
      </w:r>
      <w:r w:rsidRPr="00570391">
        <w:t xml:space="preserve">β = </w:t>
      </w:r>
      <w:r>
        <w:t>0.002</w:t>
      </w:r>
      <w:r w:rsidR="0012359B">
        <w:t xml:space="preserve">, </w:t>
      </w:r>
      <w:r>
        <w:t>[-0.11</w:t>
      </w:r>
      <w:r w:rsidR="0058071E">
        <w:t>3</w:t>
      </w:r>
      <w:r>
        <w:t>, 0.11</w:t>
      </w:r>
      <w:r w:rsidR="0058071E">
        <w:t>7</w:t>
      </w:r>
      <w:r>
        <w:t>]; Supplementary Information 4, Table S4.1).</w:t>
      </w:r>
      <w:r w:rsidRPr="00F12E64">
        <w:t xml:space="preserve"> </w:t>
      </w:r>
      <w:commentRangeStart w:id="90"/>
      <w:r w:rsidR="00197BF8" w:rsidRPr="00614768">
        <w:rPr>
          <w:highlight w:val="yellow"/>
        </w:rPr>
        <w:t xml:space="preserve">Fire activity (Pausas 2017) index also </w:t>
      </w:r>
      <w:proofErr w:type="spellStart"/>
      <w:r w:rsidR="00197BF8" w:rsidRPr="00614768">
        <w:rPr>
          <w:highlight w:val="yellow"/>
        </w:rPr>
        <w:t>nonsig</w:t>
      </w:r>
      <w:commentRangeEnd w:id="90"/>
      <w:proofErr w:type="spellEnd"/>
      <w:r w:rsidR="00197BF8" w:rsidRPr="00614768">
        <w:rPr>
          <w:rStyle w:val="CommentReference"/>
          <w:highlight w:val="yellow"/>
        </w:rPr>
        <w:commentReference w:id="90"/>
      </w:r>
      <w:r w:rsidR="00197BF8" w:rsidRPr="00614768">
        <w:rPr>
          <w:highlight w:val="yellow"/>
        </w:rPr>
        <w:t>.</w:t>
      </w:r>
    </w:p>
    <w:p w14:paraId="6C1FEEFA" w14:textId="77777777" w:rsidR="00D3763B" w:rsidRDefault="00D3763B" w:rsidP="00D3763B"/>
    <w:p w14:paraId="201FD49A" w14:textId="77777777" w:rsidR="00D3763B" w:rsidRDefault="00D3763B" w:rsidP="00D3763B">
      <w:r w:rsidRPr="00490D69">
        <w:rPr>
          <w:noProof/>
        </w:rPr>
        <w:lastRenderedPageBreak/>
        <w:drawing>
          <wp:inline distT="0" distB="0" distL="0" distR="0" wp14:anchorId="2C24B487" wp14:editId="3B986650">
            <wp:extent cx="5709285" cy="3806190"/>
            <wp:effectExtent l="0" t="0" r="5715" b="3810"/>
            <wp:docPr id="207683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34756"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09285" cy="3806190"/>
                    </a:xfrm>
                    <a:prstGeom prst="rect">
                      <a:avLst/>
                    </a:prstGeom>
                  </pic:spPr>
                </pic:pic>
              </a:graphicData>
            </a:graphic>
          </wp:inline>
        </w:drawing>
      </w:r>
    </w:p>
    <w:p w14:paraId="002BD205" w14:textId="1E075ED7" w:rsidR="00D3763B" w:rsidRPr="0007102B" w:rsidRDefault="00D3763B" w:rsidP="00D3763B">
      <w:pPr>
        <w:pStyle w:val="MSCaption"/>
      </w:pPr>
      <w:r w:rsidRPr="008C3E70">
        <w:rPr>
          <w:b/>
          <w:highlight w:val="yellow"/>
        </w:rPr>
        <w:t xml:space="preserve">Figure </w:t>
      </w:r>
      <w:r w:rsidR="006E37B7">
        <w:rPr>
          <w:b/>
          <w:highlight w:val="yellow"/>
        </w:rPr>
        <w:t>5</w:t>
      </w:r>
      <w:r w:rsidRPr="008C3E70">
        <w:rPr>
          <w:b/>
        </w:rPr>
        <w:t>:</w:t>
      </w:r>
      <w:r>
        <w:t xml:space="preserve"> </w:t>
      </w:r>
      <w:commentRangeStart w:id="91"/>
      <w:commentRangeStart w:id="92"/>
      <w:r w:rsidRPr="005F502D">
        <w:t>Orchard</w:t>
      </w:r>
      <w:commentRangeEnd w:id="91"/>
      <w:r>
        <w:rPr>
          <w:rStyle w:val="CommentReference"/>
          <w:bCs w:val="0"/>
        </w:rPr>
        <w:commentReference w:id="91"/>
      </w:r>
      <w:r w:rsidRPr="005F502D">
        <w:t xml:space="preserve"> </w:t>
      </w:r>
      <w:commentRangeEnd w:id="92"/>
      <w:r w:rsidR="00CA29A8">
        <w:rPr>
          <w:rStyle w:val="CommentReference"/>
          <w:bCs w:val="0"/>
        </w:rPr>
        <w:commentReference w:id="92"/>
      </w:r>
      <w:r w:rsidRPr="005F502D">
        <w:t xml:space="preserve">plot showing the estimated effect of fire </w:t>
      </w:r>
      <w:r>
        <w:t>on animal movement by fire type</w:t>
      </w:r>
      <w:r w:rsidRPr="005F502D">
        <w:t>. The meta-analytic mean is represented by the outlined point, with the thick horizontal bars showing 95% confidence interval and the whiskers the 95% prediction intervals</w:t>
      </w:r>
      <w:r>
        <w:t>.</w:t>
      </w:r>
      <w:r w:rsidRPr="005F502D">
        <w:t xml:space="preserve"> Each shaded point represents an effect size (</w:t>
      </w:r>
      <w:r w:rsidRPr="00821948">
        <w:t>Hedge’s</w:t>
      </w:r>
      <w:r w:rsidRPr="005B2DE1">
        <w:rPr>
          <w:i/>
          <w:iCs/>
        </w:rPr>
        <w:t xml:space="preserve"> g</w:t>
      </w:r>
      <w:r w:rsidRPr="005F502D">
        <w:t xml:space="preserve">, n = </w:t>
      </w:r>
      <w:r>
        <w:t>97</w:t>
      </w:r>
      <w:r w:rsidRPr="005F502D">
        <w:t xml:space="preserve">), with the size of the point scaled to show precision within the model (1/SE) and larger points having a greater influence on the model. Effect size is shown on the x axis, and points are jittered on the y axis to improve </w:t>
      </w:r>
      <w:r>
        <w:t>readability</w:t>
      </w:r>
      <w:r w:rsidRPr="005F502D">
        <w:t>.</w:t>
      </w:r>
    </w:p>
    <w:p w14:paraId="166357EB" w14:textId="50090D6A" w:rsidR="0089245E" w:rsidRDefault="0089245E" w:rsidP="00FB1493">
      <w:pPr>
        <w:pStyle w:val="Heading3"/>
      </w:pPr>
      <w:commentRangeStart w:id="93"/>
      <w:r w:rsidRPr="00F12E64">
        <w:t>Biome</w:t>
      </w:r>
      <w:commentRangeEnd w:id="93"/>
      <w:r w:rsidR="00197BF8">
        <w:rPr>
          <w:rStyle w:val="CommentReference"/>
          <w:rFonts w:eastAsiaTheme="minorHAnsi" w:cstheme="minorBidi"/>
          <w:i w:val="0"/>
        </w:rPr>
        <w:commentReference w:id="93"/>
      </w:r>
    </w:p>
    <w:p w14:paraId="39EB0BFC" w14:textId="674E412F" w:rsidR="00DB07C1" w:rsidRDefault="000349DC" w:rsidP="00294A0A">
      <w:r w:rsidRPr="000349DC">
        <w:t xml:space="preserve">The phylogenetic multilevel meta-analytic model indicated that </w:t>
      </w:r>
      <w:r w:rsidRPr="00FB1493">
        <w:t>biome significantly influenced animal movement responses to fire</w:t>
      </w:r>
      <w:r w:rsidRPr="000349DC">
        <w:t xml:space="preserve">, although the </w:t>
      </w:r>
      <w:r w:rsidRPr="00FB1493">
        <w:t>magnitude and direction of effects</w:t>
      </w:r>
      <w:r w:rsidRPr="000349DC">
        <w:t xml:space="preserve"> varied across biomes (Figure </w:t>
      </w:r>
      <w:r w:rsidR="006E37B7">
        <w:t>6</w:t>
      </w:r>
      <w:r w:rsidRPr="000349DC">
        <w:t xml:space="preserve">). A </w:t>
      </w:r>
      <w:r w:rsidRPr="00FB1493">
        <w:t>large and significant positive effect</w:t>
      </w:r>
      <w:r w:rsidRPr="000349DC">
        <w:t xml:space="preserve"> was detected in </w:t>
      </w:r>
      <w:r w:rsidRPr="00821948">
        <w:rPr>
          <w:i/>
          <w:iCs/>
        </w:rPr>
        <w:t>tropical and subtropical grasslands, savannas and shrublands</w:t>
      </w:r>
      <w:r w:rsidRPr="000349DC">
        <w:t xml:space="preserve"> (0.83, </w:t>
      </w:r>
      <w:r w:rsidR="00197BF8">
        <w:t>[</w:t>
      </w:r>
      <w:r w:rsidRPr="000349DC">
        <w:t>0.22–1.43</w:t>
      </w:r>
      <w:r w:rsidR="00197BF8">
        <w:t>]</w:t>
      </w:r>
      <w:r w:rsidRPr="000349DC">
        <w:t xml:space="preserve">). </w:t>
      </w:r>
      <w:r w:rsidRPr="00FB1493">
        <w:t>Moderate, marginally positive effects</w:t>
      </w:r>
      <w:r w:rsidRPr="000349DC">
        <w:t xml:space="preserve"> were observed in </w:t>
      </w:r>
      <w:r w:rsidRPr="00821948">
        <w:rPr>
          <w:i/>
          <w:iCs/>
        </w:rPr>
        <w:t xml:space="preserve">flooded grasslands and savannas </w:t>
      </w:r>
      <w:r w:rsidRPr="000349DC">
        <w:t xml:space="preserve">(0.78, </w:t>
      </w:r>
      <w:r w:rsidR="00197BF8">
        <w:t>[</w:t>
      </w:r>
      <w:r w:rsidRPr="000349DC">
        <w:t>–0.08–1.64</w:t>
      </w:r>
      <w:r w:rsidR="00197BF8">
        <w:t>]</w:t>
      </w:r>
      <w:r w:rsidRPr="000349DC">
        <w:t xml:space="preserve">) and </w:t>
      </w:r>
      <w:r w:rsidRPr="00821948">
        <w:rPr>
          <w:i/>
          <w:iCs/>
        </w:rPr>
        <w:t xml:space="preserve">temperate grasslands, savannas and shrublands </w:t>
      </w:r>
      <w:r w:rsidRPr="000349DC">
        <w:t xml:space="preserve">(0.59, </w:t>
      </w:r>
      <w:r w:rsidR="00197BF8">
        <w:t>[</w:t>
      </w:r>
      <w:r w:rsidRPr="000349DC">
        <w:t>–0.01–1.19</w:t>
      </w:r>
      <w:r w:rsidR="00197BF8">
        <w:t>]</w:t>
      </w:r>
      <w:r w:rsidRPr="000349DC">
        <w:t xml:space="preserve">). </w:t>
      </w:r>
      <w:r w:rsidRPr="00821948">
        <w:rPr>
          <w:i/>
          <w:iCs/>
        </w:rPr>
        <w:t>Deserts and xeric shrublands</w:t>
      </w:r>
      <w:r w:rsidRPr="000349DC">
        <w:t xml:space="preserve"> exhibited a </w:t>
      </w:r>
      <w:r w:rsidRPr="00FB1493">
        <w:t>negative but non-significant effect</w:t>
      </w:r>
      <w:r w:rsidRPr="000349DC">
        <w:t xml:space="preserve">, while </w:t>
      </w:r>
      <w:r w:rsidRPr="00FB1493">
        <w:t>all remaining biomes</w:t>
      </w:r>
      <w:r w:rsidRPr="000349DC">
        <w:t xml:space="preserve"> </w:t>
      </w:r>
      <w:r w:rsidRPr="000349DC">
        <w:lastRenderedPageBreak/>
        <w:t>showed no significant responses (Supplementary Information 4, Table S4.1).</w:t>
      </w:r>
      <w:r w:rsidR="00DB07C1" w:rsidRPr="00DE5D8B">
        <w:rPr>
          <w:noProof/>
        </w:rPr>
        <w:drawing>
          <wp:inline distT="0" distB="0" distL="0" distR="0" wp14:anchorId="7D8C96FF" wp14:editId="49245621">
            <wp:extent cx="5650653" cy="4237990"/>
            <wp:effectExtent l="0" t="0" r="7620" b="0"/>
            <wp:docPr id="196630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02555"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50653" cy="4237990"/>
                    </a:xfrm>
                    <a:prstGeom prst="rect">
                      <a:avLst/>
                    </a:prstGeom>
                  </pic:spPr>
                </pic:pic>
              </a:graphicData>
            </a:graphic>
          </wp:inline>
        </w:drawing>
      </w:r>
    </w:p>
    <w:p w14:paraId="47F7C6D8" w14:textId="09EF7A77" w:rsidR="00B63554" w:rsidRDefault="00B63554" w:rsidP="008C3E70">
      <w:pPr>
        <w:pStyle w:val="MSCaption"/>
      </w:pPr>
      <w:r w:rsidRPr="008C3E70">
        <w:rPr>
          <w:b/>
          <w:highlight w:val="yellow"/>
        </w:rPr>
        <w:t xml:space="preserve">Figure </w:t>
      </w:r>
      <w:r w:rsidR="00875402">
        <w:rPr>
          <w:b/>
          <w:highlight w:val="yellow"/>
        </w:rPr>
        <w:t>6</w:t>
      </w:r>
      <w:r w:rsidRPr="008C3E70">
        <w:rPr>
          <w:b/>
          <w:highlight w:val="yellow"/>
        </w:rPr>
        <w:t>:</w:t>
      </w:r>
      <w:r>
        <w:rPr>
          <w:b/>
        </w:rPr>
        <w:t xml:space="preserve"> </w:t>
      </w:r>
      <w:commentRangeStart w:id="94"/>
      <w:r w:rsidRPr="005F502D">
        <w:t xml:space="preserve">Orchard </w:t>
      </w:r>
      <w:commentRangeEnd w:id="94"/>
      <w:r w:rsidR="00EC5DCA">
        <w:rPr>
          <w:rStyle w:val="CommentReference"/>
          <w:bCs w:val="0"/>
        </w:rPr>
        <w:commentReference w:id="94"/>
      </w:r>
      <w:r w:rsidRPr="005F502D">
        <w:t xml:space="preserve">plot showing </w:t>
      </w:r>
      <w:commentRangeStart w:id="95"/>
      <w:commentRangeStart w:id="96"/>
      <w:r w:rsidRPr="005F502D">
        <w:t>the</w:t>
      </w:r>
      <w:commentRangeEnd w:id="95"/>
      <w:r w:rsidR="003B45AF">
        <w:rPr>
          <w:rStyle w:val="CommentReference"/>
          <w:bCs w:val="0"/>
        </w:rPr>
        <w:commentReference w:id="95"/>
      </w:r>
      <w:commentRangeEnd w:id="96"/>
      <w:r w:rsidR="00432A4D">
        <w:rPr>
          <w:rStyle w:val="CommentReference"/>
          <w:bCs w:val="0"/>
        </w:rPr>
        <w:commentReference w:id="96"/>
      </w:r>
      <w:r w:rsidRPr="005F502D">
        <w:t xml:space="preserve"> estimated effect </w:t>
      </w:r>
      <w:commentRangeStart w:id="97"/>
      <w:commentRangeStart w:id="98"/>
      <w:r w:rsidRPr="005F502D">
        <w:t>of</w:t>
      </w:r>
      <w:commentRangeEnd w:id="97"/>
      <w:r w:rsidR="00DA4C46">
        <w:rPr>
          <w:rStyle w:val="CommentReference"/>
          <w:bCs w:val="0"/>
        </w:rPr>
        <w:commentReference w:id="97"/>
      </w:r>
      <w:commentRangeEnd w:id="98"/>
      <w:r w:rsidR="00D800E8">
        <w:rPr>
          <w:rStyle w:val="CommentReference"/>
          <w:bCs w:val="0"/>
        </w:rPr>
        <w:commentReference w:id="98"/>
      </w:r>
      <w:r w:rsidRPr="005F502D">
        <w:t xml:space="preserve"> fire </w:t>
      </w:r>
      <w:r>
        <w:t>on animal movement by biome</w:t>
      </w:r>
      <w:r w:rsidRPr="005F502D">
        <w:t>. The meta-analytic mean is represented by the outlined point, with the thick horizontal bars showing 95% confidence interval and the whiskers the 95% prediction intervals</w:t>
      </w:r>
      <w:r>
        <w:t>.</w:t>
      </w:r>
      <w:r w:rsidRPr="005F502D">
        <w:t xml:space="preserve"> Each shaded point represents an effect size (</w:t>
      </w:r>
      <w:r w:rsidR="006E37B7">
        <w:t xml:space="preserve">Hedge’s </w:t>
      </w:r>
      <w:r w:rsidR="006E37B7" w:rsidRPr="00FE03EB">
        <w:rPr>
          <w:i/>
          <w:iCs/>
        </w:rPr>
        <w:t>g</w:t>
      </w:r>
      <w:r w:rsidR="00FE03EB">
        <w:t xml:space="preserve">, </w:t>
      </w:r>
      <w:r w:rsidRPr="006E37B7">
        <w:t>n</w:t>
      </w:r>
      <w:r w:rsidRPr="005F502D">
        <w:t xml:space="preserve"> = 1</w:t>
      </w:r>
      <w:r>
        <w:t>13</w:t>
      </w:r>
      <w:r w:rsidRPr="005F502D">
        <w:t xml:space="preserve">), with the size of the point scaled to show precision within the model (1/SE) and larger points having a greater influence on the model. Effect size is shown on the x axis, and points are jittered on the y axis to improve </w:t>
      </w:r>
      <w:r>
        <w:t>readability</w:t>
      </w:r>
      <w:r w:rsidRPr="005F502D">
        <w:t>.</w:t>
      </w:r>
    </w:p>
    <w:p w14:paraId="746C383E" w14:textId="4C6FD5B8" w:rsidR="00DE5D8B" w:rsidRDefault="00DE5D8B" w:rsidP="00DE5D8B">
      <w:pPr>
        <w:pStyle w:val="Heading3"/>
      </w:pPr>
      <w:r w:rsidRPr="00197BF8">
        <w:rPr>
          <w:highlight w:val="yellow"/>
        </w:rPr>
        <w:t>Climate and Vegetation</w:t>
      </w:r>
      <w:commentRangeStart w:id="99"/>
      <w:r w:rsidRPr="00197BF8">
        <w:rPr>
          <w:highlight w:val="yellow"/>
        </w:rPr>
        <w:t xml:space="preserve"> Str</w:t>
      </w:r>
      <w:r w:rsidR="007D792B" w:rsidRPr="00197BF8">
        <w:rPr>
          <w:highlight w:val="yellow"/>
        </w:rPr>
        <w:t>ucture</w:t>
      </w:r>
      <w:commentRangeEnd w:id="99"/>
      <w:r w:rsidR="00794202">
        <w:rPr>
          <w:rStyle w:val="CommentReference"/>
          <w:rFonts w:eastAsiaTheme="minorHAnsi" w:cstheme="minorBidi"/>
          <w:i w:val="0"/>
        </w:rPr>
        <w:commentReference w:id="99"/>
      </w:r>
    </w:p>
    <w:p w14:paraId="080E7D40" w14:textId="49A0C7B5" w:rsidR="008A20BD" w:rsidRPr="00A135E7" w:rsidRDefault="008A20BD" w:rsidP="00D95E93">
      <w:r>
        <w:t>W</w:t>
      </w:r>
      <w:r w:rsidR="00107CCC">
        <w:t xml:space="preserve">hen </w:t>
      </w:r>
      <w:r w:rsidR="0080006D">
        <w:t>comparing the effect of broad climate zone</w:t>
      </w:r>
      <w:r w:rsidR="005E0598">
        <w:t>, and broad climate zone combined with vegetation</w:t>
      </w:r>
      <w:r w:rsidR="009460BA">
        <w:t xml:space="preserve">, </w:t>
      </w:r>
      <w:r w:rsidR="00775954">
        <w:t xml:space="preserve">we found </w:t>
      </w:r>
      <w:r w:rsidR="00B717C6">
        <w:t xml:space="preserve">large, significant effects </w:t>
      </w:r>
      <w:r w:rsidR="009F77C0">
        <w:t>in the</w:t>
      </w:r>
      <w:r w:rsidR="00B717C6">
        <w:t xml:space="preserve"> </w:t>
      </w:r>
      <w:r w:rsidR="00A135E7">
        <w:rPr>
          <w:i/>
          <w:iCs/>
        </w:rPr>
        <w:t>t</w:t>
      </w:r>
      <w:r w:rsidR="009C4326">
        <w:rPr>
          <w:i/>
          <w:iCs/>
        </w:rPr>
        <w:t>ropical</w:t>
      </w:r>
      <w:r w:rsidR="009F77C0">
        <w:rPr>
          <w:i/>
          <w:iCs/>
        </w:rPr>
        <w:t xml:space="preserve"> </w:t>
      </w:r>
      <w:r w:rsidR="009F77C0">
        <w:t>climate zone</w:t>
      </w:r>
      <w:r w:rsidR="003B5DAC">
        <w:t xml:space="preserve"> (</w:t>
      </w:r>
      <w:r w:rsidR="00AD0E54">
        <w:t>0.915</w:t>
      </w:r>
      <w:r w:rsidR="000F693B">
        <w:t xml:space="preserve">, </w:t>
      </w:r>
      <w:r w:rsidR="00197BF8">
        <w:t>[</w:t>
      </w:r>
      <w:r w:rsidR="00D95E93">
        <w:t>0.147-1.684</w:t>
      </w:r>
      <w:r w:rsidR="00197BF8">
        <w:t>]</w:t>
      </w:r>
      <w:r w:rsidR="001647E1">
        <w:t>)</w:t>
      </w:r>
      <w:r w:rsidR="003B5DAC">
        <w:t xml:space="preserve"> </w:t>
      </w:r>
      <w:r w:rsidR="009C4326">
        <w:t xml:space="preserve">and </w:t>
      </w:r>
      <w:r w:rsidR="00A135E7">
        <w:rPr>
          <w:i/>
          <w:iCs/>
        </w:rPr>
        <w:t xml:space="preserve">open tropical </w:t>
      </w:r>
      <w:r w:rsidR="00F664F0">
        <w:t>grouping</w:t>
      </w:r>
      <w:r w:rsidR="003B5DAC">
        <w:t xml:space="preserve"> (</w:t>
      </w:r>
      <w:r w:rsidR="00197BF8">
        <w:t>[</w:t>
      </w:r>
      <w:r w:rsidR="003B5DAC" w:rsidRPr="00F664F0">
        <w:t>0.901</w:t>
      </w:r>
      <w:r w:rsidR="003B5DAC">
        <w:t xml:space="preserve">, </w:t>
      </w:r>
      <w:r w:rsidR="00197BF8">
        <w:t>[</w:t>
      </w:r>
      <w:r w:rsidR="003B5DAC">
        <w:t>0.223-1.579</w:t>
      </w:r>
      <w:r w:rsidR="00197BF8">
        <w:t>]</w:t>
      </w:r>
      <w:r w:rsidR="00715100">
        <w:t xml:space="preserve">) </w:t>
      </w:r>
      <w:r w:rsidR="00715100" w:rsidRPr="00197BF8">
        <w:rPr>
          <w:highlight w:val="yellow"/>
        </w:rPr>
        <w:t>(Supp mat)</w:t>
      </w:r>
      <w:r w:rsidR="00F664F0">
        <w:t>.</w:t>
      </w:r>
    </w:p>
    <w:p w14:paraId="40FC0A42" w14:textId="4874A4B5" w:rsidR="00FF6066" w:rsidRPr="008A20BD" w:rsidRDefault="00FF6066" w:rsidP="00197BF8">
      <w:commentRangeStart w:id="100"/>
      <w:commentRangeStart w:id="101"/>
      <w:commentRangeStart w:id="102"/>
      <w:r>
        <w:rPr>
          <w:noProof/>
        </w:rPr>
        <w:lastRenderedPageBreak/>
        <w:drawing>
          <wp:inline distT="0" distB="0" distL="0" distR="0" wp14:anchorId="50CE2364" wp14:editId="4476612F">
            <wp:extent cx="5797380" cy="4057650"/>
            <wp:effectExtent l="0" t="0" r="0" b="0"/>
            <wp:docPr id="18989155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05050" cy="4063018"/>
                    </a:xfrm>
                    <a:prstGeom prst="rect">
                      <a:avLst/>
                    </a:prstGeom>
                    <a:noFill/>
                  </pic:spPr>
                </pic:pic>
              </a:graphicData>
            </a:graphic>
          </wp:inline>
        </w:drawing>
      </w:r>
      <w:commentRangeEnd w:id="100"/>
      <w:commentRangeEnd w:id="101"/>
      <w:r w:rsidR="00402174">
        <w:rPr>
          <w:rStyle w:val="CommentReference"/>
        </w:rPr>
        <w:commentReference w:id="100"/>
      </w:r>
      <w:r w:rsidR="00197BF8">
        <w:rPr>
          <w:rStyle w:val="CommentReference"/>
        </w:rPr>
        <w:commentReference w:id="101"/>
      </w:r>
      <w:commentRangeEnd w:id="102"/>
      <w:r w:rsidR="00763ACC">
        <w:rPr>
          <w:rStyle w:val="CommentReference"/>
        </w:rPr>
        <w:commentReference w:id="102"/>
      </w:r>
    </w:p>
    <w:p w14:paraId="4A3E0C71" w14:textId="45ED068A" w:rsidR="007D792B" w:rsidRPr="007D792B" w:rsidRDefault="008A20BD" w:rsidP="00197BF8">
      <w:r>
        <w:rPr>
          <w:noProof/>
        </w:rPr>
        <w:drawing>
          <wp:inline distT="0" distB="0" distL="0" distR="0" wp14:anchorId="508468FD" wp14:editId="6A316DBD">
            <wp:extent cx="5797380" cy="4057650"/>
            <wp:effectExtent l="0" t="0" r="0" b="0"/>
            <wp:docPr id="2907788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10069" cy="4066531"/>
                    </a:xfrm>
                    <a:prstGeom prst="rect">
                      <a:avLst/>
                    </a:prstGeom>
                    <a:noFill/>
                  </pic:spPr>
                </pic:pic>
              </a:graphicData>
            </a:graphic>
          </wp:inline>
        </w:drawing>
      </w:r>
    </w:p>
    <w:p w14:paraId="0E066523" w14:textId="418627B3" w:rsidR="0089245E" w:rsidRDefault="0089245E" w:rsidP="008C3E70">
      <w:pPr>
        <w:pStyle w:val="Heading3"/>
      </w:pPr>
      <w:r>
        <w:lastRenderedPageBreak/>
        <w:t>Body Mass</w:t>
      </w:r>
    </w:p>
    <w:p w14:paraId="3BC76139" w14:textId="0C67F47E" w:rsidR="004E3AD1" w:rsidRDefault="004E3AD1" w:rsidP="004E3AD1">
      <w:commentRangeStart w:id="103"/>
      <w:r w:rsidRPr="004E3AD1">
        <w:t>Across</w:t>
      </w:r>
      <w:commentRangeEnd w:id="103"/>
      <w:r>
        <w:rPr>
          <w:rStyle w:val="CommentReference"/>
        </w:rPr>
        <w:commentReference w:id="103"/>
      </w:r>
      <w:r w:rsidRPr="004E3AD1">
        <w:t xml:space="preserve"> the full dataset, </w:t>
      </w:r>
      <w:r w:rsidRPr="004E3AD1">
        <w:rPr>
          <w:bCs/>
        </w:rPr>
        <w:t>body mass was not correlated</w:t>
      </w:r>
      <w:r w:rsidRPr="004E3AD1">
        <w:t xml:space="preserve"> with animal movement responses to fire (</w:t>
      </w:r>
      <w:r w:rsidRPr="00614768">
        <w:t>β</w:t>
      </w:r>
      <w:r w:rsidRPr="00197BF8">
        <w:t xml:space="preserve"> </w:t>
      </w:r>
      <w:r w:rsidRPr="004E3AD1">
        <w:t xml:space="preserve">= 0.02, </w:t>
      </w:r>
      <w:r w:rsidR="00197BF8">
        <w:t>[</w:t>
      </w:r>
      <w:r w:rsidRPr="004E3AD1">
        <w:t xml:space="preserve"> –0.04–0.08</w:t>
      </w:r>
      <w:r w:rsidR="00197BF8">
        <w:t>]</w:t>
      </w:r>
      <w:r w:rsidRPr="004E3AD1">
        <w:t xml:space="preserve">; Supplementary Information 4, Table S4.1). When modelled separately for each </w:t>
      </w:r>
      <w:r w:rsidRPr="004E3AD1">
        <w:rPr>
          <w:bCs/>
        </w:rPr>
        <w:t>taxonomic class</w:t>
      </w:r>
      <w:r w:rsidRPr="004E3AD1">
        <w:t xml:space="preserve">, </w:t>
      </w:r>
      <w:r w:rsidRPr="004E3AD1">
        <w:rPr>
          <w:bCs/>
        </w:rPr>
        <w:t>no significant relationship</w:t>
      </w:r>
      <w:r w:rsidRPr="004E3AD1">
        <w:t xml:space="preserve"> between body mass and movement response was detected in any </w:t>
      </w:r>
      <w:commentRangeStart w:id="104"/>
      <w:commentRangeStart w:id="105"/>
      <w:commentRangeStart w:id="106"/>
      <w:r w:rsidRPr="004E3AD1">
        <w:t xml:space="preserve">group </w:t>
      </w:r>
      <w:commentRangeEnd w:id="104"/>
      <w:r w:rsidR="00090C87">
        <w:rPr>
          <w:rStyle w:val="CommentReference"/>
        </w:rPr>
        <w:commentReference w:id="104"/>
      </w:r>
      <w:commentRangeEnd w:id="105"/>
      <w:r w:rsidR="00901991">
        <w:rPr>
          <w:rStyle w:val="CommentReference"/>
        </w:rPr>
        <w:commentReference w:id="105"/>
      </w:r>
      <w:commentRangeEnd w:id="106"/>
      <w:r w:rsidR="00763ACC">
        <w:rPr>
          <w:rStyle w:val="CommentReference"/>
        </w:rPr>
        <w:commentReference w:id="106"/>
      </w:r>
      <w:r w:rsidRPr="004E3AD1">
        <w:t>(Supplementary Information 4, Table S4.1).</w:t>
      </w:r>
    </w:p>
    <w:p w14:paraId="716A60E3" w14:textId="4CAC6389" w:rsidR="00DB5966" w:rsidRDefault="00DB5966" w:rsidP="00DB5966">
      <w:pPr>
        <w:pStyle w:val="Heading3"/>
      </w:pPr>
      <w:r>
        <w:t>Study heterogeneity, publication bias and sensitivity</w:t>
      </w:r>
    </w:p>
    <w:p w14:paraId="1A82F1C2" w14:textId="28F8BF33" w:rsidR="00DB5966" w:rsidRDefault="00DB5966" w:rsidP="00DB5966">
      <w:pPr>
        <w:rPr>
          <w:iCs/>
          <w:color w:val="000000"/>
        </w:rPr>
      </w:pPr>
      <w:r w:rsidRPr="00A33032">
        <w:t xml:space="preserve">For overall </w:t>
      </w:r>
      <w:r>
        <w:t>effect of fire on animal movement</w:t>
      </w:r>
      <w:r w:rsidRPr="00A33032">
        <w:t>,</w:t>
      </w:r>
      <w:r w:rsidRPr="00A33032">
        <w:rPr>
          <w:iCs/>
          <w:color w:val="000000"/>
        </w:rPr>
        <w:t xml:space="preserve"> total heterogeneity was</w:t>
      </w:r>
      <w:r>
        <w:rPr>
          <w:iCs/>
          <w:color w:val="000000"/>
        </w:rPr>
        <w:t xml:space="preserve"> 61.59% (I</w:t>
      </w:r>
      <w:r w:rsidRPr="008C3E70">
        <w:rPr>
          <w:iCs/>
          <w:color w:val="000000"/>
          <w:vertAlign w:val="superscript"/>
        </w:rPr>
        <w:t>2</w:t>
      </w:r>
      <w:r>
        <w:rPr>
          <w:iCs/>
          <w:color w:val="000000"/>
          <w:vertAlign w:val="subscript"/>
        </w:rPr>
        <w:t>[total]</w:t>
      </w:r>
      <w:r>
        <w:rPr>
          <w:iCs/>
          <w:color w:val="000000"/>
        </w:rPr>
        <w:t xml:space="preserve">=61.59), with </w:t>
      </w:r>
      <w:commentRangeStart w:id="107"/>
      <w:commentRangeStart w:id="108"/>
      <w:r>
        <w:rPr>
          <w:iCs/>
          <w:color w:val="000000"/>
        </w:rPr>
        <w:t xml:space="preserve">33.26% of variation remaining unexplained </w:t>
      </w:r>
      <w:commentRangeEnd w:id="107"/>
      <w:r w:rsidR="0088245E">
        <w:rPr>
          <w:rStyle w:val="CommentReference"/>
        </w:rPr>
        <w:commentReference w:id="107"/>
      </w:r>
      <w:commentRangeEnd w:id="108"/>
      <w:r w:rsidR="00901991">
        <w:rPr>
          <w:rStyle w:val="CommentReference"/>
        </w:rPr>
        <w:commentReference w:id="108"/>
      </w:r>
      <w:r w:rsidR="00BB75D5">
        <w:rPr>
          <w:iCs/>
          <w:color w:val="000000"/>
        </w:rPr>
        <w:t>(</w:t>
      </w:r>
      <w:r>
        <w:rPr>
          <w:iCs/>
          <w:color w:val="000000"/>
        </w:rPr>
        <w:t>I</w:t>
      </w:r>
      <w:r w:rsidRPr="00CE6133">
        <w:rPr>
          <w:iCs/>
          <w:color w:val="000000"/>
          <w:vertAlign w:val="superscript"/>
        </w:rPr>
        <w:t>2</w:t>
      </w:r>
      <w:r>
        <w:rPr>
          <w:iCs/>
          <w:color w:val="000000"/>
          <w:vertAlign w:val="subscript"/>
        </w:rPr>
        <w:t>[residuals]</w:t>
      </w:r>
      <w:r>
        <w:rPr>
          <w:iCs/>
          <w:color w:val="000000"/>
        </w:rPr>
        <w:t xml:space="preserve">=33.26), indicating a moderate to high level of true heterogeneity in the full dataset. </w:t>
      </w:r>
      <w:r w:rsidR="00017FEA">
        <w:rPr>
          <w:iCs/>
          <w:color w:val="000000"/>
        </w:rPr>
        <w:t>Between</w:t>
      </w:r>
      <w:ins w:id="109" w:author="Nimmo, Dale" w:date="2025-11-14T09:13:00Z" w16du:dateUtc="2025-11-13T22:13:00Z">
        <w:r w:rsidR="00763ACC">
          <w:rPr>
            <w:iCs/>
            <w:color w:val="000000"/>
          </w:rPr>
          <w:t>-</w:t>
        </w:r>
      </w:ins>
      <w:del w:id="110" w:author="Nimmo, Dale" w:date="2025-11-14T09:13:00Z" w16du:dateUtc="2025-11-13T22:13:00Z">
        <w:r w:rsidR="00017FEA" w:rsidDel="00763ACC">
          <w:rPr>
            <w:iCs/>
            <w:color w:val="000000"/>
          </w:rPr>
          <w:delText xml:space="preserve"> </w:delText>
        </w:r>
      </w:del>
      <w:r w:rsidRPr="00A02C71">
        <w:rPr>
          <w:iCs/>
          <w:color w:val="000000"/>
        </w:rPr>
        <w:t>study variation accounted for 28.32% of the estimated heterogeneity</w:t>
      </w:r>
      <w:r>
        <w:rPr>
          <w:iCs/>
          <w:color w:val="000000"/>
        </w:rPr>
        <w:t xml:space="preserve"> </w:t>
      </w:r>
      <w:r w:rsidRPr="00A02C71">
        <w:rPr>
          <w:iCs/>
          <w:color w:val="000000"/>
        </w:rPr>
        <w:t>(I2</w:t>
      </w:r>
      <w:r w:rsidRPr="008C3E70">
        <w:rPr>
          <w:iCs/>
          <w:color w:val="000000"/>
          <w:vertAlign w:val="subscript"/>
        </w:rPr>
        <w:t>[</w:t>
      </w:r>
      <w:proofErr w:type="spellStart"/>
      <w:r w:rsidRPr="008C3E70">
        <w:rPr>
          <w:iCs/>
          <w:color w:val="000000"/>
          <w:vertAlign w:val="subscript"/>
        </w:rPr>
        <w:t>study_ID</w:t>
      </w:r>
      <w:proofErr w:type="spellEnd"/>
      <w:r w:rsidRPr="008C3E70">
        <w:rPr>
          <w:iCs/>
          <w:color w:val="000000"/>
          <w:vertAlign w:val="subscript"/>
        </w:rPr>
        <w:t>]</w:t>
      </w:r>
      <w:r w:rsidRPr="00A02C71">
        <w:rPr>
          <w:iCs/>
          <w:color w:val="000000"/>
        </w:rPr>
        <w:t>=28.32)</w:t>
      </w:r>
      <w:r>
        <w:rPr>
          <w:iCs/>
          <w:color w:val="000000"/>
        </w:rPr>
        <w:t xml:space="preserve">. </w:t>
      </w:r>
      <w:ins w:id="111" w:author="Nimmo, Dale" w:date="2025-11-14T09:13:00Z" w16du:dateUtc="2025-11-13T22:13:00Z">
        <w:r w:rsidR="00763ACC" w:rsidRPr="00763ACC">
          <w:rPr>
            <w:iCs/>
            <w:color w:val="000000"/>
          </w:rPr>
          <w:t>Neither phylogenetic relatedness nor species identity explained additional heterogeneity in the random-effects–only model. This indicates that much of the residual variation remains unrelated to taxonomic structure, and that effect sizes show little evidence of evolutionary or intraspecific clustering.</w:t>
        </w:r>
      </w:ins>
      <w:del w:id="112" w:author="Nimmo, Dale" w:date="2025-11-14T09:13:00Z" w16du:dateUtc="2025-11-13T22:13:00Z">
        <w:r w:rsidRPr="00A02C71" w:rsidDel="00763ACC">
          <w:rPr>
            <w:iCs/>
            <w:color w:val="000000"/>
          </w:rPr>
          <w:delText xml:space="preserve">Neither phylogenetic relatedness or species identity accounted for any additional heterogeneity in the random effects only model, suggesting </w:delText>
        </w:r>
        <w:r w:rsidDel="00763ACC">
          <w:rPr>
            <w:iCs/>
            <w:color w:val="000000"/>
          </w:rPr>
          <w:delText xml:space="preserve">both </w:delText>
        </w:r>
        <w:r w:rsidDel="00763ACC">
          <w:delText>residual variation unexplained by the random effects, and</w:delText>
        </w:r>
        <w:r w:rsidRPr="00A02C71" w:rsidDel="00763ACC">
          <w:rPr>
            <w:iCs/>
            <w:color w:val="000000"/>
          </w:rPr>
          <w:delText xml:space="preserve"> limited evolutionary or intraspecific structuring in effect sizes.</w:delText>
        </w:r>
      </w:del>
    </w:p>
    <w:p w14:paraId="7E0401C4" w14:textId="3CFAA7A5" w:rsidR="00DB5966" w:rsidRDefault="00DB5966" w:rsidP="00DB5966">
      <w:r>
        <w:t>The results of the multilevel version of Egger’s regression indicated there was no evidence of publication bias or small-study effects on the dataset. We found no statistical asymmetry in the distribution of effect sizes (</w:t>
      </w:r>
      <w:r w:rsidRPr="00570391">
        <w:t xml:space="preserve">β = </w:t>
      </w:r>
      <w:r w:rsidRPr="00E913DE">
        <w:t>-0.07</w:t>
      </w:r>
      <w:r w:rsidR="00EA19AD">
        <w:t>8</w:t>
      </w:r>
      <w:r w:rsidRPr="00E913DE">
        <w:t xml:space="preserve"> </w:t>
      </w:r>
      <w:r>
        <w:t>[</w:t>
      </w:r>
      <w:r w:rsidRPr="00E913DE">
        <w:t>-0.220, 0.06</w:t>
      </w:r>
      <w:r w:rsidR="00EA19AD">
        <w:t>5</w:t>
      </w:r>
      <w:r>
        <w:t>]). We found a significant decline effect in the dataset (</w:t>
      </w:r>
      <w:r w:rsidRPr="00570391">
        <w:t xml:space="preserve">β </w:t>
      </w:r>
      <w:r>
        <w:t>= -0.</w:t>
      </w:r>
      <w:r w:rsidR="00EA19AD">
        <w:t>023</w:t>
      </w:r>
      <w:r>
        <w:t xml:space="preserve">, [-0.043, -0.002]), with the magnitude of effect sizes </w:t>
      </w:r>
      <w:commentRangeStart w:id="113"/>
      <w:commentRangeStart w:id="114"/>
      <w:r>
        <w:t xml:space="preserve">declining over time </w:t>
      </w:r>
      <w:commentRangeEnd w:id="113"/>
      <w:r w:rsidR="00084207">
        <w:rPr>
          <w:rStyle w:val="CommentReference"/>
        </w:rPr>
        <w:commentReference w:id="113"/>
      </w:r>
      <w:commentRangeEnd w:id="114"/>
      <w:r w:rsidR="00AC3074">
        <w:rPr>
          <w:rStyle w:val="CommentReference"/>
        </w:rPr>
        <w:commentReference w:id="114"/>
      </w:r>
      <w:r w:rsidRPr="00996C69">
        <w:rPr>
          <w:highlight w:val="yellow"/>
        </w:rPr>
        <w:t>(</w:t>
      </w:r>
      <w:commentRangeStart w:id="115"/>
      <w:commentRangeStart w:id="116"/>
      <w:r>
        <w:rPr>
          <w:highlight w:val="yellow"/>
        </w:rPr>
        <w:t xml:space="preserve">Figure </w:t>
      </w:r>
      <w:commentRangeEnd w:id="115"/>
      <w:r>
        <w:rPr>
          <w:rStyle w:val="CommentReference"/>
        </w:rPr>
        <w:commentReference w:id="115"/>
      </w:r>
      <w:commentRangeEnd w:id="116"/>
      <w:r>
        <w:rPr>
          <w:rStyle w:val="CommentReference"/>
        </w:rPr>
        <w:commentReference w:id="116"/>
      </w:r>
      <w:r w:rsidR="00C02534">
        <w:rPr>
          <w:highlight w:val="yellow"/>
        </w:rPr>
        <w:t>7</w:t>
      </w:r>
      <w:r w:rsidRPr="00996C69">
        <w:rPr>
          <w:highlight w:val="yellow"/>
        </w:rPr>
        <w:t>).</w:t>
      </w:r>
      <w:r>
        <w:t xml:space="preserve"> Results of the leave-one-out sensitivity analysis indicated minimal evidence of outlier influence, with confidence intervals of all leave-one-out models within the confidence intervals of the full model </w:t>
      </w:r>
      <w:r w:rsidRPr="008C3E70">
        <w:t>(Supplementary Information 2, Figure S2.3)</w:t>
      </w:r>
    </w:p>
    <w:p w14:paraId="6068E417" w14:textId="4E874951" w:rsidR="00FB1493" w:rsidRDefault="00FB1493" w:rsidP="00DB5966">
      <w:r w:rsidRPr="003A66C6">
        <w:rPr>
          <w:noProof/>
        </w:rPr>
        <w:lastRenderedPageBreak/>
        <w:drawing>
          <wp:inline distT="0" distB="0" distL="0" distR="0" wp14:anchorId="37149A65" wp14:editId="6A094BF1">
            <wp:extent cx="5638800" cy="2819400"/>
            <wp:effectExtent l="0" t="0" r="0" b="0"/>
            <wp:docPr id="147761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17028" name="Picture 1"/>
                    <pic:cNvPicPr/>
                  </pic:nvPicPr>
                  <pic:blipFill>
                    <a:blip r:embed="rId21">
                      <a:extLst>
                        <a:ext uri="{96DAC541-7B7A-43D3-8B79-37D633B846F1}">
                          <asvg:svgBlip xmlns:asvg="http://schemas.microsoft.com/office/drawing/2016/SVG/main" r:embed="rId22"/>
                        </a:ext>
                      </a:extLst>
                    </a:blip>
                    <a:stretch>
                      <a:fillRect/>
                    </a:stretch>
                  </pic:blipFill>
                  <pic:spPr>
                    <a:xfrm>
                      <a:off x="0" y="0"/>
                      <a:ext cx="5638800" cy="2819400"/>
                    </a:xfrm>
                    <a:prstGeom prst="rect">
                      <a:avLst/>
                    </a:prstGeom>
                  </pic:spPr>
                </pic:pic>
              </a:graphicData>
            </a:graphic>
          </wp:inline>
        </w:drawing>
      </w:r>
    </w:p>
    <w:p w14:paraId="5EF5E7B6" w14:textId="7206466D" w:rsidR="00FB1493" w:rsidRPr="00DB5966" w:rsidRDefault="00FB1493" w:rsidP="00040E6F">
      <w:pPr>
        <w:pStyle w:val="MSCaption"/>
      </w:pPr>
      <w:r w:rsidRPr="008C3E70">
        <w:rPr>
          <w:b/>
          <w:highlight w:val="yellow"/>
        </w:rPr>
        <w:t xml:space="preserve">Figure </w:t>
      </w:r>
      <w:r w:rsidR="00C02534">
        <w:rPr>
          <w:b/>
        </w:rPr>
        <w:t>7</w:t>
      </w:r>
      <w:r w:rsidRPr="008E2E91">
        <w:rPr>
          <w:b/>
        </w:rPr>
        <w:t>:</w:t>
      </w:r>
      <w:r w:rsidRPr="008C3E70">
        <w:t xml:space="preserve"> Meta-regression of effect sizes against publication year. </w:t>
      </w:r>
      <w:r w:rsidRPr="008E2E91">
        <w:t>Each point represents an ind</w:t>
      </w:r>
      <w:r w:rsidR="00434E98">
        <w:t xml:space="preserve">ividual </w:t>
      </w:r>
      <w:r w:rsidRPr="008E2E91">
        <w:t>effect size (</w:t>
      </w:r>
      <w:r w:rsidR="00434E98">
        <w:t xml:space="preserve">Hedge’s </w:t>
      </w:r>
      <w:r w:rsidR="00434E98" w:rsidRPr="00614768">
        <w:rPr>
          <w:i/>
          <w:iCs/>
        </w:rPr>
        <w:t>g</w:t>
      </w:r>
      <w:r w:rsidR="00434E98" w:rsidRPr="00614768">
        <w:t>,</w:t>
      </w:r>
      <w:r w:rsidR="00434E98">
        <w:rPr>
          <w:i/>
          <w:iCs/>
        </w:rPr>
        <w:t xml:space="preserve"> </w:t>
      </w:r>
      <w:r w:rsidR="00434E98">
        <w:t>n</w:t>
      </w:r>
      <w:r w:rsidRPr="008E2E91">
        <w:t xml:space="preserve"> = 1</w:t>
      </w:r>
      <w:r w:rsidR="00635D14">
        <w:t>1</w:t>
      </w:r>
      <w:r w:rsidRPr="008E2E91">
        <w:t xml:space="preserve">3), with the point size scaled by precision. The solid line indicates the estimated regression slope, with the 95% confidence interval shown by the dashed lines. The dotted lines show 95% prediction intervals. We found a significant decline effect in our dataset, with the magnitude of effect sizes declining over time. </w:t>
      </w:r>
    </w:p>
    <w:p w14:paraId="6D0405A4" w14:textId="0CAC022A" w:rsidR="00F26A6D" w:rsidRDefault="00F26A6D" w:rsidP="00294A0A">
      <w:pPr>
        <w:pStyle w:val="Heading1"/>
      </w:pPr>
      <w:commentRangeStart w:id="117"/>
      <w:commentRangeStart w:id="118"/>
      <w:commentRangeStart w:id="119"/>
      <w:r w:rsidRPr="00F26A6D">
        <w:t>Discussion</w:t>
      </w:r>
      <w:commentRangeEnd w:id="117"/>
      <w:commentRangeEnd w:id="119"/>
      <w:r w:rsidR="007473CB">
        <w:rPr>
          <w:rStyle w:val="CommentReference"/>
          <w:rFonts w:eastAsiaTheme="minorHAnsi" w:cstheme="minorBidi"/>
          <w:b w:val="0"/>
        </w:rPr>
        <w:commentReference w:id="117"/>
      </w:r>
      <w:commentRangeEnd w:id="118"/>
      <w:r w:rsidR="00A46542">
        <w:rPr>
          <w:rStyle w:val="CommentReference"/>
          <w:rFonts w:eastAsiaTheme="minorHAnsi" w:cstheme="minorBidi"/>
          <w:b w:val="0"/>
        </w:rPr>
        <w:commentReference w:id="118"/>
      </w:r>
      <w:r w:rsidR="00DA4C46">
        <w:rPr>
          <w:rStyle w:val="CommentReference"/>
          <w:rFonts w:eastAsiaTheme="minorHAnsi" w:cstheme="minorBidi"/>
          <w:b w:val="0"/>
        </w:rPr>
        <w:commentReference w:id="119"/>
      </w:r>
    </w:p>
    <w:p w14:paraId="3BEC5082" w14:textId="57A7DD40" w:rsidR="000A5EC5" w:rsidRDefault="00BA42C7" w:rsidP="00294A0A">
      <w:pPr>
        <w:rPr>
          <w:strike/>
        </w:rPr>
      </w:pPr>
      <w:commentRangeStart w:id="120"/>
      <w:r w:rsidRPr="004D2D7E">
        <w:rPr>
          <w:strike/>
        </w:rPr>
        <w:t>p</w:t>
      </w:r>
      <w:commentRangeEnd w:id="120"/>
      <w:r w:rsidR="00DA4C46" w:rsidRPr="004D2D7E">
        <w:rPr>
          <w:rStyle w:val="CommentReference"/>
          <w:strike/>
        </w:rPr>
        <w:commentReference w:id="120"/>
      </w:r>
      <w:r w:rsidRPr="004D2D7E">
        <w:rPr>
          <w:strike/>
        </w:rPr>
        <w:t xml:space="preserve"> </w:t>
      </w:r>
      <w:commentRangeStart w:id="121"/>
      <w:commentRangeStart w:id="122"/>
      <w:r w:rsidR="005B7300" w:rsidRPr="004D2D7E">
        <w:rPr>
          <w:strike/>
        </w:rPr>
        <w:t>C</w:t>
      </w:r>
      <w:commentRangeEnd w:id="121"/>
      <w:r w:rsidR="00DA4C46" w:rsidRPr="004D2D7E">
        <w:rPr>
          <w:rStyle w:val="CommentReference"/>
          <w:strike/>
        </w:rPr>
        <w:commentReference w:id="121"/>
      </w:r>
      <w:commentRangeEnd w:id="122"/>
      <w:r w:rsidR="0018197A">
        <w:rPr>
          <w:rStyle w:val="CommentReference"/>
        </w:rPr>
        <w:commentReference w:id="122"/>
      </w:r>
      <w:r w:rsidR="005B7300" w:rsidRPr="004D2D7E">
        <w:rPr>
          <w:strike/>
        </w:rPr>
        <w:t xml:space="preserve"> </w:t>
      </w:r>
    </w:p>
    <w:p w14:paraId="094CA565" w14:textId="41483685" w:rsidR="00FB0B8B" w:rsidRDefault="00FB0B8B" w:rsidP="00FB0B8B">
      <w:pPr>
        <w:rPr>
          <w:i/>
          <w:iCs/>
        </w:rPr>
      </w:pPr>
      <w:r w:rsidRPr="00614768">
        <w:rPr>
          <w:i/>
          <w:iCs/>
        </w:rPr>
        <w:t>Para 1:</w:t>
      </w:r>
      <w:r w:rsidRPr="00614768">
        <w:rPr>
          <w:rFonts w:ascii="Segoe UI" w:hAnsi="Segoe UI" w:cs="Segoe UI"/>
          <w:i/>
          <w:iCs/>
          <w:sz w:val="18"/>
          <w:szCs w:val="18"/>
        </w:rPr>
        <w:t xml:space="preserve"> </w:t>
      </w:r>
      <w:r w:rsidRPr="00614768">
        <w:rPr>
          <w:i/>
          <w:iCs/>
        </w:rPr>
        <w:t xml:space="preserve">Main finding, remind the reader what the study is and why </w:t>
      </w:r>
      <w:r w:rsidR="00204F0B" w:rsidRPr="00614768">
        <w:rPr>
          <w:i/>
          <w:iCs/>
        </w:rPr>
        <w:t>it’s</w:t>
      </w:r>
      <w:r w:rsidRPr="00614768">
        <w:rPr>
          <w:i/>
          <w:iCs/>
        </w:rPr>
        <w:t xml:space="preserve"> cool, remind the reader why it’s important (150 words)</w:t>
      </w:r>
    </w:p>
    <w:p w14:paraId="54C99A8C" w14:textId="1E74E38F" w:rsidR="008E02BB" w:rsidRDefault="00AC3DC5" w:rsidP="00FB0B8B">
      <w:pPr>
        <w:rPr>
          <w:ins w:id="123" w:author="Nimmo, Dale" w:date="2025-11-14T09:20:00Z" w16du:dateUtc="2025-11-13T22:20:00Z"/>
        </w:rPr>
      </w:pPr>
      <w:r>
        <w:t xml:space="preserve">Animal movement </w:t>
      </w:r>
      <w:del w:id="124" w:author="Nimmo, Dale" w:date="2025-11-14T09:19:00Z" w16du:dateUtc="2025-11-13T22:19:00Z">
        <w:r w:rsidDel="00763ACC">
          <w:delText xml:space="preserve">responses </w:delText>
        </w:r>
      </w:del>
      <w:del w:id="125" w:author="Nimmo, Dale" w:date="2025-11-14T09:16:00Z" w16du:dateUtc="2025-11-13T22:16:00Z">
        <w:r w:rsidDel="00763ACC">
          <w:delText xml:space="preserve">represent behavioural </w:delText>
        </w:r>
        <w:r w:rsidR="002451CC" w:rsidDel="00763ACC">
          <w:delText xml:space="preserve">responses </w:delText>
        </w:r>
        <w:r w:rsidDel="00763ACC">
          <w:delText xml:space="preserve">that </w:delText>
        </w:r>
      </w:del>
      <w:del w:id="126" w:author="Nimmo, Dale" w:date="2025-11-14T09:19:00Z" w16du:dateUtc="2025-11-13T22:19:00Z">
        <w:r w:rsidDel="00763ACC">
          <w:delText>are central</w:delText>
        </w:r>
      </w:del>
      <w:ins w:id="127" w:author="Nimmo, Dale" w:date="2025-11-14T09:19:00Z" w16du:dateUtc="2025-11-13T22:19:00Z">
        <w:r w:rsidR="00763ACC">
          <w:t>is vital</w:t>
        </w:r>
      </w:ins>
      <w:r>
        <w:t xml:space="preserve"> to </w:t>
      </w:r>
      <w:del w:id="128" w:author="Nimmo, Dale" w:date="2025-11-14T09:16:00Z" w16du:dateUtc="2025-11-13T22:16:00Z">
        <w:r w:rsidDel="00763ACC">
          <w:delText xml:space="preserve">survival </w:delText>
        </w:r>
      </w:del>
      <w:ins w:id="129" w:author="Nimmo, Dale" w:date="2025-11-14T09:16:00Z" w16du:dateUtc="2025-11-13T22:16:00Z">
        <w:r w:rsidR="00763ACC">
          <w:t xml:space="preserve">persistence </w:t>
        </w:r>
      </w:ins>
      <w:r>
        <w:t xml:space="preserve">in fire-prone </w:t>
      </w:r>
      <w:commentRangeStart w:id="130"/>
      <w:r>
        <w:t>landscapes</w:t>
      </w:r>
      <w:commentRangeEnd w:id="130"/>
      <w:r w:rsidR="00763ACC">
        <w:rPr>
          <w:rStyle w:val="CommentReference"/>
        </w:rPr>
        <w:commentReference w:id="130"/>
      </w:r>
      <w:del w:id="131" w:author="Nimmo, Dale" w:date="2025-11-14T09:25:00Z" w16du:dateUtc="2025-11-13T22:25:00Z">
        <w:r w:rsidDel="008E02BB">
          <w:delText xml:space="preserve"> </w:delText>
        </w:r>
        <w:r w:rsidDel="008E02BB">
          <w:fldChar w:fldCharType="begin">
            <w:fldData xml:space="preserve">PEVuZE5vdGU+PENpdGU+PEF1dGhvcj5OaW1tbzwvQXV0aG9yPjxZZWFyPjIwMjE8L1llYXI+PFJl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</w:fldData>
          </w:fldChar>
        </w:r>
        <w:r w:rsidR="00DD6459" w:rsidDel="008E02BB">
          <w:delInstrText xml:space="preserve"> ADDIN EN.CITE </w:delInstrText>
        </w:r>
        <w:r w:rsidR="00DD6459" w:rsidDel="008E02BB">
          <w:fldChar w:fldCharType="begin">
            <w:fldData xml:space="preserve">PEVuZE5vdGU+PENpdGU+PEF1dGhvcj5OaW1tbzwvQXV0aG9yPjxZZWFyPjIwMjE8L1llYXI+PFJl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</w:fldData>
          </w:fldChar>
        </w:r>
        <w:r w:rsidR="00DD6459" w:rsidDel="008E02BB">
          <w:delInstrText xml:space="preserve"> ADDIN EN.CITE.DATA </w:delInstrText>
        </w:r>
        <w:r w:rsidR="00DD6459" w:rsidDel="008E02BB">
          <w:fldChar w:fldCharType="end"/>
        </w:r>
        <w:r w:rsidDel="008E02BB">
          <w:fldChar w:fldCharType="separate"/>
        </w:r>
        <w:r w:rsidR="00DD6459" w:rsidDel="008E02BB">
          <w:rPr>
            <w:noProof/>
          </w:rPr>
          <w:delText>(Nimmo et al., 2021; Pausas &amp; Parr, 2018; Stevens et al., 2025)</w:delText>
        </w:r>
        <w:r w:rsidDel="008E02BB">
          <w:fldChar w:fldCharType="end"/>
        </w:r>
      </w:del>
      <w:r>
        <w:t xml:space="preserve">. </w:t>
      </w:r>
      <w:ins w:id="132" w:author="Nimmo, Dale" w:date="2025-11-14T09:19:00Z" w16du:dateUtc="2025-11-13T22:19:00Z">
        <w:r w:rsidR="00763ACC">
          <w:t xml:space="preserve">Here, we provide the </w:t>
        </w:r>
      </w:ins>
      <w:del w:id="133" w:author="Nimmo, Dale" w:date="2025-11-14T09:19:00Z" w16du:dateUtc="2025-11-13T22:19:00Z">
        <w:r w:rsidR="00F46587" w:rsidDel="00763ACC">
          <w:delText xml:space="preserve">Our analysis is the </w:delText>
        </w:r>
      </w:del>
      <w:r w:rsidR="00F46587">
        <w:t>first global</w:t>
      </w:r>
      <w:r w:rsidR="00AD5910">
        <w:t xml:space="preserve"> </w:t>
      </w:r>
      <w:del w:id="134" w:author="Nimmo, Dale" w:date="2025-11-14T09:19:00Z" w16du:dateUtc="2025-11-13T22:19:00Z">
        <w:r w:rsidR="00AD5910" w:rsidDel="00763ACC">
          <w:delText>scale</w:delText>
        </w:r>
        <w:r w:rsidR="00F46587" w:rsidDel="00763ACC">
          <w:delText xml:space="preserve"> </w:delText>
        </w:r>
      </w:del>
      <w:r w:rsidR="00F46587">
        <w:t xml:space="preserve">meta-analysis </w:t>
      </w:r>
      <w:del w:id="135" w:author="Nimmo, Dale" w:date="2025-11-14T09:19:00Z" w16du:dateUtc="2025-11-13T22:19:00Z">
        <w:r w:rsidR="00AD5910" w:rsidDel="00763ACC">
          <w:delText>investigating the</w:delText>
        </w:r>
      </w:del>
      <w:ins w:id="136" w:author="Nimmo, Dale" w:date="2025-11-14T09:19:00Z" w16du:dateUtc="2025-11-13T22:19:00Z">
        <w:r w:rsidR="00763ACC">
          <w:t xml:space="preserve">of the </w:t>
        </w:r>
      </w:ins>
      <w:r w:rsidR="00F46587">
        <w:t xml:space="preserve"> influence of fire on </w:t>
      </w:r>
      <w:del w:id="137" w:author="Nimmo, Dale" w:date="2025-11-14T09:19:00Z" w16du:dateUtc="2025-11-13T22:19:00Z">
        <w:r w:rsidR="00AD5910" w:rsidDel="00763ACC">
          <w:delText xml:space="preserve">the </w:delText>
        </w:r>
        <w:r w:rsidR="00F46587" w:rsidDel="00763ACC">
          <w:delText xml:space="preserve">movement </w:delText>
        </w:r>
        <w:r w:rsidR="00AD5910" w:rsidDel="00763ACC">
          <w:delText xml:space="preserve">of </w:delText>
        </w:r>
        <w:r w:rsidR="00F46587" w:rsidDel="00763ACC">
          <w:delText>terrestrial vertebrates</w:delText>
        </w:r>
      </w:del>
      <w:ins w:id="138" w:author="Nimmo, Dale" w:date="2025-11-14T09:19:00Z" w16du:dateUtc="2025-11-13T22:19:00Z">
        <w:r w:rsidR="00763ACC">
          <w:t>animal movements</w:t>
        </w:r>
      </w:ins>
      <w:r w:rsidR="009408B3">
        <w:t>.</w:t>
      </w:r>
      <w:r w:rsidR="00CD69E6">
        <w:t xml:space="preserve"> </w:t>
      </w:r>
      <w:r w:rsidR="00207B40">
        <w:t>Consistent</w:t>
      </w:r>
      <w:r w:rsidR="0075168A">
        <w:t xml:space="preserve"> with our prediction</w:t>
      </w:r>
      <w:ins w:id="139" w:author="Nimmo, Dale" w:date="2025-11-14T09:19:00Z" w16du:dateUtc="2025-11-13T22:19:00Z">
        <w:r w:rsidR="00763ACC">
          <w:t>s</w:t>
        </w:r>
      </w:ins>
      <w:r w:rsidR="00207B40">
        <w:t xml:space="preserve">, </w:t>
      </w:r>
      <w:del w:id="140" w:author="Wooster, Eamonn" w:date="2025-11-11T08:56:00Z" w16du:dateUtc="2025-11-10T21:56:00Z">
        <w:r w:rsidR="000C6716" w:rsidDel="00901991">
          <w:delText>our phylogenetic multi-level meta-analytic model revealed</w:delText>
        </w:r>
      </w:del>
      <w:ins w:id="141" w:author="Wooster, Eamonn" w:date="2025-11-11T08:56:00Z" w16du:dateUtc="2025-11-10T21:56:00Z">
        <w:r w:rsidR="00901991">
          <w:t>we found that</w:t>
        </w:r>
      </w:ins>
      <w:r w:rsidR="000C6716">
        <w:t xml:space="preserve"> </w:t>
      </w:r>
      <w:del w:id="142" w:author="Nimmo, Dale" w:date="2025-11-14T09:17:00Z" w16du:dateUtc="2025-11-13T22:17:00Z">
        <w:r w:rsidR="000C6716" w:rsidDel="00763ACC">
          <w:delText xml:space="preserve">fire had a small, positive effect </w:delText>
        </w:r>
        <w:r w:rsidR="00F46587" w:rsidRPr="00F70883" w:rsidDel="00763ACC">
          <w:delText xml:space="preserve">on </w:delText>
        </w:r>
        <w:r w:rsidR="00AD5910" w:rsidDel="00763ACC">
          <w:delText xml:space="preserve">overall </w:delText>
        </w:r>
        <w:r w:rsidR="00F46587" w:rsidRPr="00F70883" w:rsidDel="00763ACC">
          <w:delText xml:space="preserve">animal movement, indicating that </w:delText>
        </w:r>
      </w:del>
      <w:r w:rsidR="00F46587" w:rsidRPr="00F70883">
        <w:t xml:space="preserve">animal movements </w:t>
      </w:r>
      <w:r w:rsidR="00F46587">
        <w:t xml:space="preserve">generally </w:t>
      </w:r>
      <w:r w:rsidR="00F46587" w:rsidRPr="00F70883">
        <w:t>increase following fire</w:t>
      </w:r>
      <w:ins w:id="143" w:author="Tim Doherty" w:date="2025-11-17T08:46:00Z" w16du:dateUtc="2025-11-17T00:46:00Z">
        <w:r w:rsidR="0086791D">
          <w:t>, although a wide range of</w:t>
        </w:r>
        <w:r w:rsidR="00850181">
          <w:t xml:space="preserve"> both increases and decreases were recorded</w:t>
        </w:r>
      </w:ins>
      <w:ins w:id="144" w:author="Nimmo, Dale" w:date="2025-11-14T09:20:00Z" w16du:dateUtc="2025-11-13T22:20:00Z">
        <w:r w:rsidR="008E02BB">
          <w:t>.</w:t>
        </w:r>
      </w:ins>
      <w:ins w:id="145" w:author="Nimmo, Dale" w:date="2025-11-14T09:21:00Z" w16du:dateUtc="2025-11-13T22:21:00Z">
        <w:r w:rsidR="008E02BB">
          <w:t xml:space="preserve"> </w:t>
        </w:r>
      </w:ins>
      <w:ins w:id="146" w:author="Nimmo, Dale" w:date="2025-11-14T09:24:00Z">
        <w:del w:id="147" w:author="Tim Doherty" w:date="2025-11-17T08:46:00Z" w16du:dateUtc="2025-11-17T00:46:00Z">
          <w:r w:rsidR="008E02BB" w:rsidRPr="008E02BB" w:rsidDel="00850181">
            <w:delText xml:space="preserve">These increases </w:delText>
          </w:r>
        </w:del>
      </w:ins>
      <w:ins w:id="148" w:author="Tim Doherty" w:date="2025-11-17T08:46:00Z" w16du:dateUtc="2025-11-17T00:46:00Z">
        <w:r w:rsidR="00850181">
          <w:t xml:space="preserve">Increases in animal movement in response to fire </w:t>
        </w:r>
      </w:ins>
      <w:ins w:id="149" w:author="Nimmo, Dale" w:date="2025-11-14T09:24:00Z">
        <w:r w:rsidR="008E02BB" w:rsidRPr="008E02BB">
          <w:t>occur most frequently for linear movements, in mammals, in open tropical ecosystems, and following planned burns.</w:t>
        </w:r>
      </w:ins>
      <w:ins w:id="150" w:author="Nimmo, Dale" w:date="2025-11-14T09:24:00Z" w16du:dateUtc="2025-11-13T22:24:00Z">
        <w:r w:rsidR="008E02BB">
          <w:t xml:space="preserve"> </w:t>
        </w:r>
      </w:ins>
      <w:ins w:id="151" w:author="Nimmo, Dale" w:date="2025-11-14T09:25:00Z">
        <w:r w:rsidR="008E02BB" w:rsidRPr="008E02BB">
          <w:t xml:space="preserve">Our study suggests that increased movement is a relatively widespread form of phenotypic plasticity that enables animals to </w:t>
        </w:r>
      </w:ins>
      <w:ins w:id="152" w:author="Nimmo, Dale" w:date="2025-11-14T09:25:00Z" w16du:dateUtc="2025-11-13T22:25:00Z">
        <w:r w:rsidR="008E02BB">
          <w:t xml:space="preserve">persist in fire-prone landscapes. </w:t>
        </w:r>
      </w:ins>
    </w:p>
    <w:p w14:paraId="528CC788" w14:textId="77777777" w:rsidR="008E02BB" w:rsidRDefault="008E02BB" w:rsidP="00FB0B8B">
      <w:pPr>
        <w:rPr>
          <w:ins w:id="153" w:author="Nimmo, Dale" w:date="2025-11-14T09:20:00Z" w16du:dateUtc="2025-11-13T22:20:00Z"/>
        </w:rPr>
      </w:pPr>
    </w:p>
    <w:p w14:paraId="623EA09B" w14:textId="79A6A78B" w:rsidR="00FB0B8B" w:rsidRPr="007354B9" w:rsidDel="008E02BB" w:rsidRDefault="00F46587" w:rsidP="00FB0B8B">
      <w:pPr>
        <w:rPr>
          <w:del w:id="154" w:author="Nimmo, Dale" w:date="2025-11-14T09:24:00Z" w16du:dateUtc="2025-11-13T22:24:00Z"/>
          <w:i/>
          <w:iCs/>
        </w:rPr>
      </w:pPr>
      <w:del w:id="155" w:author="Nimmo, Dale" w:date="2025-11-14T09:19:00Z" w16du:dateUtc="2025-11-13T22:19:00Z">
        <w:r w:rsidRPr="00F70883" w:rsidDel="00763ACC">
          <w:delText>.</w:delText>
        </w:r>
      </w:del>
      <w:ins w:id="156" w:author="Wooster, Eamonn" w:date="2025-11-11T08:58:00Z" w16du:dateUtc="2025-11-10T21:58:00Z">
        <w:del w:id="157" w:author="Nimmo, Dale" w:date="2025-11-14T09:19:00Z" w16du:dateUtc="2025-11-13T22:19:00Z">
          <w:r w:rsidR="00901991" w:rsidDel="00763ACC">
            <w:delText xml:space="preserve"> </w:delText>
          </w:r>
        </w:del>
        <w:del w:id="158" w:author="Nimmo, Dale" w:date="2025-11-14T09:17:00Z" w16du:dateUtc="2025-11-13T22:17:00Z">
          <w:r w:rsidR="00901991" w:rsidDel="00763ACC">
            <w:delText>We found that the</w:delText>
          </w:r>
        </w:del>
        <w:del w:id="159" w:author="Nimmo, Dale" w:date="2025-11-14T09:19:00Z" w16du:dateUtc="2025-11-13T22:19:00Z">
          <w:r w:rsidR="00901991" w:rsidDel="00763ACC">
            <w:delText xml:space="preserve"> </w:delText>
          </w:r>
        </w:del>
        <w:del w:id="160" w:author="Nimmo, Dale" w:date="2025-11-14T09:24:00Z" w16du:dateUtc="2025-11-13T22:24:00Z">
          <w:r w:rsidR="00901991" w:rsidDel="008E02BB">
            <w:delText xml:space="preserve">pattern </w:delText>
          </w:r>
        </w:del>
        <w:del w:id="161" w:author="Nimmo, Dale" w:date="2025-11-14T09:17:00Z" w16du:dateUtc="2025-11-13T22:17:00Z">
          <w:r w:rsidR="00901991" w:rsidDel="00763ACC">
            <w:delText xml:space="preserve">of increased movement </w:delText>
          </w:r>
        </w:del>
        <w:del w:id="162" w:author="Nimmo, Dale" w:date="2025-11-14T09:19:00Z" w16du:dateUtc="2025-11-13T22:19:00Z">
          <w:r w:rsidR="00901991" w:rsidDel="00763ACC">
            <w:delText xml:space="preserve">was </w:delText>
          </w:r>
        </w:del>
        <w:del w:id="163" w:author="Nimmo, Dale" w:date="2025-11-14T09:24:00Z" w16du:dateUtc="2025-11-13T22:24:00Z">
          <w:r w:rsidR="00901991" w:rsidDel="008E02BB">
            <w:delText>primarily driven by mammals.</w:delText>
          </w:r>
        </w:del>
      </w:ins>
      <w:del w:id="164" w:author="Nimmo, Dale" w:date="2025-11-14T09:24:00Z" w16du:dateUtc="2025-11-13T22:24:00Z">
        <w:r w:rsidR="0099193F" w:rsidDel="008E02BB">
          <w:delText xml:space="preserve"> </w:delText>
        </w:r>
      </w:del>
      <w:del w:id="165" w:author="Nimmo, Dale" w:date="2025-11-14T09:18:00Z" w16du:dateUtc="2025-11-13T22:18:00Z">
        <w:r w:rsidR="0099193F" w:rsidDel="00763ACC">
          <w:delText xml:space="preserve">However, </w:delText>
        </w:r>
        <w:r w:rsidR="00BD3CC7" w:rsidDel="00763ACC">
          <w:delText xml:space="preserve">contrary to our prediction that increases in movement would be driven by </w:delText>
        </w:r>
        <w:r w:rsidR="00364FF9" w:rsidDel="00763ACC">
          <w:delText xml:space="preserve">increasing </w:delText>
        </w:r>
        <w:r w:rsidR="00BD3CC7" w:rsidDel="00763ACC">
          <w:delText xml:space="preserve">home range size, </w:delText>
        </w:r>
        <w:r w:rsidR="0001156F" w:rsidDel="00763ACC">
          <w:delText>l</w:delText>
        </w:r>
      </w:del>
      <w:del w:id="166" w:author="Nimmo, Dale" w:date="2025-11-14T09:24:00Z" w16du:dateUtc="2025-11-13T22:24:00Z">
        <w:r w:rsidR="0001156F" w:rsidDel="008E02BB">
          <w:delText xml:space="preserve">inear distance was the only movement category </w:delText>
        </w:r>
        <w:r w:rsidR="00AF5F40" w:rsidDel="008E02BB">
          <w:delText>that returned a positive effect size</w:delText>
        </w:r>
        <w:r w:rsidR="00A66BD0" w:rsidDel="008E02BB">
          <w:delText>.</w:delText>
        </w:r>
        <w:r w:rsidR="007D5D70" w:rsidDel="008E02BB">
          <w:delText xml:space="preserve"> </w:delText>
        </w:r>
        <w:r w:rsidR="00364FF9" w:rsidDel="008E02BB">
          <w:delText>Also c</w:delText>
        </w:r>
        <w:r w:rsidR="007D5D70" w:rsidDel="008E02BB">
          <w:delText xml:space="preserve">ontrary to our expectations, animal movements increased in response to </w:delText>
        </w:r>
        <w:r w:rsidR="0099193F" w:rsidDel="008E02BB">
          <w:delText>planned burns rather than wildfires.</w:delText>
        </w:r>
        <w:r w:rsidR="00AC3DC5" w:rsidDel="008E02BB">
          <w:delText xml:space="preserve"> </w:delText>
        </w:r>
        <w:r w:rsidR="0099193F" w:rsidDel="008E02BB">
          <w:delText xml:space="preserve">We found large to moderate positive effect sizes for </w:delText>
        </w:r>
        <w:commentRangeStart w:id="167"/>
        <w:r w:rsidR="0099193F" w:rsidDel="008E02BB">
          <w:delText xml:space="preserve">grassland, savanna or shrubland biomes </w:delText>
        </w:r>
        <w:commentRangeEnd w:id="167"/>
        <w:r w:rsidR="00B215CD" w:rsidDel="008E02BB">
          <w:rPr>
            <w:rStyle w:val="CommentReference"/>
          </w:rPr>
          <w:commentReference w:id="167"/>
        </w:r>
        <w:r w:rsidR="0099193F" w:rsidDel="008E02BB">
          <w:delText xml:space="preserve">distributed across tropical, subtropical and temperate climatic zones. </w:delText>
        </w:r>
        <w:r w:rsidR="00364FF9" w:rsidDel="008E02BB">
          <w:delText xml:space="preserve">When comparing </w:delText>
        </w:r>
        <w:r w:rsidR="00DD13B6" w:rsidDel="008E02BB">
          <w:delText>effect sizes between taxonomic class</w:delText>
        </w:r>
        <w:r w:rsidR="001F705D" w:rsidDel="008E02BB">
          <w:delText>es</w:delText>
        </w:r>
        <w:r w:rsidR="00DD13B6" w:rsidDel="008E02BB">
          <w:delText xml:space="preserve">, mammals were the only class to return a positive result. </w:delText>
        </w:r>
        <w:commentRangeStart w:id="168"/>
        <w:r w:rsidR="0076342E" w:rsidDel="008E02BB">
          <w:delText>Unexpectedly, we found no clear relationship</w:delText>
        </w:r>
        <w:r w:rsidR="00B215CD" w:rsidDel="008E02BB">
          <w:delText>s</w:delText>
        </w:r>
        <w:r w:rsidR="0076342E" w:rsidDel="008E02BB">
          <w:delText xml:space="preserve"> between fire size, maximum burn age, </w:delText>
        </w:r>
        <w:r w:rsidR="0076342E" w:rsidRPr="007354B9" w:rsidDel="008E02BB">
          <w:rPr>
            <w:highlight w:val="yellow"/>
          </w:rPr>
          <w:delText>fire act</w:delText>
        </w:r>
        <w:commentRangeStart w:id="169"/>
        <w:r w:rsidR="0076342E" w:rsidRPr="007354B9" w:rsidDel="008E02BB">
          <w:rPr>
            <w:highlight w:val="yellow"/>
          </w:rPr>
          <w:delText>ivity</w:delText>
        </w:r>
        <w:commentRangeEnd w:id="169"/>
        <w:r w:rsidR="00B215CD" w:rsidDel="008E02BB">
          <w:rPr>
            <w:rStyle w:val="CommentReference"/>
          </w:rPr>
          <w:commentReference w:id="169"/>
        </w:r>
        <w:r w:rsidR="0076342E" w:rsidDel="008E02BB">
          <w:delText xml:space="preserve">, </w:delText>
        </w:r>
        <w:r w:rsidR="00B215CD" w:rsidDel="008E02BB">
          <w:delText xml:space="preserve">or body mass </w:delText>
        </w:r>
        <w:r w:rsidR="0076342E" w:rsidDel="008E02BB">
          <w:delText>and movement responses to fire</w:delText>
        </w:r>
        <w:r w:rsidR="000C6716" w:rsidDel="008E02BB">
          <w:delText xml:space="preserve">. </w:delText>
        </w:r>
        <w:commentRangeEnd w:id="168"/>
        <w:r w:rsidR="00901991" w:rsidDel="008E02BB">
          <w:rPr>
            <w:rStyle w:val="CommentReference"/>
          </w:rPr>
          <w:commentReference w:id="168"/>
        </w:r>
      </w:del>
    </w:p>
    <w:p w14:paraId="3AF0DF57" w14:textId="6944D2E8" w:rsidR="00787619" w:rsidRDefault="00787619" w:rsidP="00787619">
      <w:pPr>
        <w:pStyle w:val="Heading2"/>
      </w:pPr>
      <w:commentRangeStart w:id="170"/>
      <w:r>
        <w:t>Movement Category</w:t>
      </w:r>
      <w:commentRangeEnd w:id="170"/>
      <w:r w:rsidR="009D6D7F">
        <w:rPr>
          <w:rStyle w:val="CommentReference"/>
          <w:rFonts w:eastAsiaTheme="minorHAnsi" w:cstheme="minorBidi"/>
          <w:b w:val="0"/>
          <w:color w:val="auto"/>
        </w:rPr>
        <w:commentReference w:id="170"/>
      </w:r>
    </w:p>
    <w:p w14:paraId="6EC97006" w14:textId="47F369F4" w:rsidR="00CD69E6" w:rsidRDefault="00FB0B8B" w:rsidP="00FB0B8B">
      <w:r>
        <w:rPr>
          <w:i/>
          <w:iCs/>
        </w:rPr>
        <w:t xml:space="preserve">Para 2: </w:t>
      </w:r>
      <w:r w:rsidRPr="00FB0B8B">
        <w:rPr>
          <w:i/>
          <w:iCs/>
        </w:rPr>
        <w:t xml:space="preserve">Explain the main finding. Explore potential </w:t>
      </w:r>
      <w:r w:rsidR="00A14977" w:rsidRPr="00FB0B8B">
        <w:rPr>
          <w:i/>
          <w:iCs/>
        </w:rPr>
        <w:t>mechanisms</w:t>
      </w:r>
      <w:r w:rsidRPr="00FB0B8B">
        <w:rPr>
          <w:i/>
          <w:iCs/>
        </w:rPr>
        <w:t xml:space="preserve"> for the overall result, avoid going into specifics about taxa or biomes. Focus on the main metric that drove the response (linear distance). Use the case studies and their </w:t>
      </w:r>
      <w:r w:rsidR="007354B9" w:rsidRPr="00FB0B8B">
        <w:rPr>
          <w:i/>
          <w:iCs/>
        </w:rPr>
        <w:t>interpretations</w:t>
      </w:r>
      <w:r w:rsidRPr="00FB0B8B">
        <w:rPr>
          <w:i/>
          <w:iCs/>
        </w:rPr>
        <w:t xml:space="preserve"> to help explain them, as well as general theory and findings about how disturbance affects movement (recognising fire is not like urbanisation or land clearing, but that previous </w:t>
      </w:r>
      <w:proofErr w:type="spellStart"/>
      <w:r w:rsidRPr="00FB0B8B">
        <w:rPr>
          <w:i/>
          <w:iCs/>
        </w:rPr>
        <w:t xml:space="preserve">meta </w:t>
      </w:r>
      <w:r w:rsidR="00A14977" w:rsidRPr="00FB0B8B">
        <w:rPr>
          <w:i/>
          <w:iCs/>
        </w:rPr>
        <w:t>analysis</w:t>
      </w:r>
      <w:proofErr w:type="spellEnd"/>
      <w:r w:rsidRPr="00FB0B8B">
        <w:rPr>
          <w:i/>
          <w:iCs/>
        </w:rPr>
        <w:t xml:space="preserve"> on those topics might provide some insights) (150-200 words)</w:t>
      </w:r>
      <w:r w:rsidR="00CD69E6" w:rsidRPr="00CD69E6">
        <w:t xml:space="preserve"> </w:t>
      </w:r>
    </w:p>
    <w:p w14:paraId="49CB8869" w14:textId="46937DB9" w:rsidR="000D6D63" w:rsidRDefault="00A9287E" w:rsidP="002F7312">
      <w:del w:id="171" w:author="Wooster, Eamonn" w:date="2025-11-11T13:50:00Z" w16du:dateUtc="2025-11-11T02:50:00Z">
        <w:r w:rsidDel="00273E67">
          <w:delText xml:space="preserve">When comparing responses between </w:delText>
        </w:r>
        <w:r w:rsidR="003C37B5" w:rsidDel="00273E67">
          <w:delText xml:space="preserve">the four </w:delText>
        </w:r>
        <w:r w:rsidDel="00273E67">
          <w:delText xml:space="preserve">movement categories, </w:delText>
        </w:r>
        <w:r w:rsidRPr="009B3E3A" w:rsidDel="00273E67">
          <w:delText xml:space="preserve">linear distance </w:delText>
        </w:r>
        <w:r w:rsidR="00616863" w:rsidDel="00273E67">
          <w:delText xml:space="preserve">was the only category </w:delText>
        </w:r>
        <w:r w:rsidR="00E36DD1" w:rsidDel="00273E67">
          <w:delText>to demonstrate a positive effect</w:delText>
        </w:r>
        <w:r w:rsidR="00616863" w:rsidDel="00273E67">
          <w:delText xml:space="preserve">, </w:delText>
        </w:r>
        <w:r w:rsidDel="00273E67">
          <w:delText>suggesting</w:delText>
        </w:r>
        <w:r w:rsidR="005915B6" w:rsidDel="00273E67">
          <w:delText xml:space="preserve"> th</w:delText>
        </w:r>
        <w:r w:rsidR="003C37B5" w:rsidDel="00273E67">
          <w:delText>e trend of</w:delText>
        </w:r>
        <w:r w:rsidR="005915B6" w:rsidDel="00273E67">
          <w:delText xml:space="preserve"> </w:delText>
        </w:r>
        <w:r w:rsidR="003C37B5" w:rsidDel="00273E67">
          <w:delText xml:space="preserve">overall </w:delText>
        </w:r>
        <w:r w:rsidR="005915B6" w:rsidDel="00273E67">
          <w:delText xml:space="preserve">increases in animal movement </w:delText>
        </w:r>
        <w:r w:rsidR="007354B9" w:rsidDel="00273E67">
          <w:delText xml:space="preserve">were </w:delText>
        </w:r>
        <w:r w:rsidR="00A225A9" w:rsidDel="00273E67">
          <w:delText xml:space="preserve">largely </w:delText>
        </w:r>
        <w:r w:rsidR="007354B9" w:rsidDel="00273E67">
          <w:delText xml:space="preserve">driven by </w:delText>
        </w:r>
        <w:r w:rsidR="007247E8" w:rsidDel="00273E67">
          <w:delText xml:space="preserve">movement </w:delText>
        </w:r>
        <w:r w:rsidR="007354B9" w:rsidDel="00273E67">
          <w:delText>distance responses.</w:delText>
        </w:r>
      </w:del>
      <w:ins w:id="172" w:author="Wooster, Eamonn" w:date="2025-11-11T13:50:00Z" w16du:dateUtc="2025-11-11T02:50:00Z">
        <w:r w:rsidR="00273E67">
          <w:t xml:space="preserve">We found that </w:t>
        </w:r>
        <w:commentRangeStart w:id="173"/>
        <w:r w:rsidR="00273E67">
          <w:t>linear</w:t>
        </w:r>
      </w:ins>
      <w:commentRangeEnd w:id="173"/>
      <w:r w:rsidR="00EA3D59">
        <w:rPr>
          <w:rStyle w:val="CommentReference"/>
        </w:rPr>
        <w:commentReference w:id="173"/>
      </w:r>
      <w:ins w:id="174" w:author="Wooster, Eamonn" w:date="2025-11-11T13:50:00Z" w16du:dateUtc="2025-11-11T02:50:00Z">
        <w:r w:rsidR="00273E67">
          <w:t xml:space="preserve"> distance alone increased after fire</w:t>
        </w:r>
      </w:ins>
      <w:ins w:id="175" w:author="Wooster, Eamonn" w:date="2025-11-11T13:52:00Z" w16du:dateUtc="2025-11-11T02:52:00Z">
        <w:r w:rsidR="000D6D63">
          <w:t>.</w:t>
        </w:r>
      </w:ins>
      <w:del w:id="176" w:author="Wooster, Eamonn" w:date="2025-11-11T13:51:00Z" w16du:dateUtc="2025-11-11T02:51:00Z">
        <w:r w:rsidR="007354B9" w:rsidDel="000D6D63">
          <w:delText xml:space="preserve"> </w:delText>
        </w:r>
        <w:r w:rsidR="00AC5F94" w:rsidDel="000D6D63">
          <w:delText>P</w:delText>
        </w:r>
        <w:r w:rsidR="003D4DAB" w:rsidDel="000D6D63">
          <w:delText xml:space="preserve">ositive </w:delText>
        </w:r>
        <w:r w:rsidR="00DC3C09" w:rsidDel="000D6D63">
          <w:delText xml:space="preserve">linear distance </w:delText>
        </w:r>
        <w:r w:rsidR="003D4DAB" w:rsidDel="000D6D63">
          <w:delText>effects</w:delText>
        </w:r>
        <w:r w:rsidR="00AC5F94" w:rsidDel="000D6D63">
          <w:delText xml:space="preserve"> were observed</w:delText>
        </w:r>
        <w:r w:rsidR="003D4DAB" w:rsidDel="000D6D63">
          <w:delText xml:space="preserve"> across </w:delText>
        </w:r>
        <w:r w:rsidR="002D2508" w:rsidDel="000D6D63">
          <w:delText>mammals, reptiles</w:delText>
        </w:r>
        <w:r w:rsidR="00821FB4" w:rsidDel="000D6D63">
          <w:delText xml:space="preserve"> and</w:delText>
        </w:r>
        <w:r w:rsidR="002D2508" w:rsidDel="000D6D63">
          <w:delText xml:space="preserve"> birds</w:delText>
        </w:r>
        <w:r w:rsidR="00DC3C09" w:rsidDel="000D6D63">
          <w:delText xml:space="preserve">, </w:delText>
        </w:r>
      </w:del>
      <w:ins w:id="177" w:author="Wooster, Eamonn" w:date="2025-11-11T13:52:00Z" w16du:dateUtc="2025-11-11T02:52:00Z">
        <w:r w:rsidR="000D6D63">
          <w:t xml:space="preserve"> </w:t>
        </w:r>
      </w:ins>
      <w:ins w:id="178" w:author="Wooster, Eamonn" w:date="2025-11-11T13:53:00Z" w16du:dateUtc="2025-11-11T02:53:00Z">
        <w:r w:rsidR="000D6D63">
          <w:t xml:space="preserve"> Linear distance increases were common across all taxa. </w:t>
        </w:r>
      </w:ins>
      <w:del w:id="179" w:author="Wooster, Eamonn" w:date="2025-11-11T13:52:00Z" w16du:dateUtc="2025-11-11T02:52:00Z">
        <w:r w:rsidR="00DC3C09" w:rsidRPr="002D4CB6" w:rsidDel="000D6D63">
          <w:delText>including</w:delText>
        </w:r>
        <w:r w:rsidR="00C7298D" w:rsidDel="000D6D63">
          <w:delText xml:space="preserve"> </w:delText>
        </w:r>
        <w:r w:rsidR="00F5034C" w:rsidDel="000D6D63">
          <w:delText>barn owls (</w:delText>
        </w:r>
        <w:r w:rsidR="00667E75" w:rsidRPr="00F5034C" w:rsidDel="000D6D63">
          <w:rPr>
            <w:i/>
            <w:iCs/>
          </w:rPr>
          <w:delText>Tyto furcata</w:delText>
        </w:r>
        <w:r w:rsidR="00F5034C" w:rsidRPr="00872F83" w:rsidDel="000D6D63">
          <w:delText>)</w:delText>
        </w:r>
        <w:r w:rsidR="00667E75" w:rsidDel="000D6D63">
          <w:delText xml:space="preserve"> </w:delText>
        </w:r>
        <w:r w:rsidR="00387AB2" w:rsidDel="000D6D63">
          <w:fldChar w:fldCharType="begin"/>
        </w:r>
        <w:r w:rsidR="00387AB2" w:rsidDel="000D6D63">
          <w:delInstrText xml:space="preserve"> ADDIN EN.CITE &lt;EndNote&gt;&lt;Cite&gt;&lt;Author&gt;Huysman&lt;/Author&gt;&lt;Year&gt;2021&lt;/Year&gt;&lt;RecNum&gt;343&lt;/RecNum&gt;&lt;DisplayText&gt;(Huysman &amp;amp; Johnson, 2021)&lt;/DisplayText&gt;&lt;record&gt;&lt;rec-number&gt;343&lt;/rec-number&gt;&lt;foreign-keys&gt;&lt;key app="EN" db-id="axpffp0eards98ew20rvpa0tdf0f0svatvst" timestamp="1756076181"&gt;343&lt;/key&gt;&lt;/foreign-keys&gt;&lt;ref-type name="Journal Article"&gt;17&lt;/ref-type&gt;&lt;contributors&gt;&lt;authors&gt;&lt;author&gt;Huysman, A. E.&lt;/author&gt;&lt;author&gt;Johnson, M. D.&lt;/author&gt;&lt;/authors&gt;&lt;/contributors&gt;&lt;titles&gt;&lt;title&gt;Habitat selection by a predator of rodent pests is resilient to wildfire in a vineyard agroecosystem&lt;/title&gt;&lt;secondary-title&gt;Ecology and Evolution&lt;/secondary-title&gt;&lt;/titles&gt;&lt;pages&gt;18216-18228&lt;/pages&gt;&lt;volume&gt;11&lt;/volume&gt;&lt;number&gt;24&lt;/number&gt;&lt;dates&gt;&lt;year&gt;2021&lt;/year&gt;&lt;/dates&gt;&lt;urls&gt;&lt;/urls&gt;&lt;electronic-resource-num&gt;10.1002/ece3.8416&lt;/electronic-resource-num&gt;&lt;/record&gt;&lt;/Cite&gt;&lt;/EndNote&gt;</w:delInstrText>
        </w:r>
        <w:r w:rsidR="00387AB2" w:rsidDel="000D6D63">
          <w:fldChar w:fldCharType="separate"/>
        </w:r>
        <w:r w:rsidR="00387AB2" w:rsidDel="000D6D63">
          <w:rPr>
            <w:noProof/>
          </w:rPr>
          <w:delText>(Huysman &amp; Johnson, 2021)</w:delText>
        </w:r>
        <w:r w:rsidR="00387AB2" w:rsidDel="000D6D63">
          <w:fldChar w:fldCharType="end"/>
        </w:r>
        <w:r w:rsidR="00387AB2" w:rsidDel="000D6D63">
          <w:delText>, eastern collared lizards (</w:delText>
        </w:r>
        <w:r w:rsidR="00D638DE" w:rsidRPr="00D638DE" w:rsidDel="000D6D63">
          <w:rPr>
            <w:i/>
            <w:iCs/>
          </w:rPr>
          <w:delText>Crotaphytus collaris</w:delText>
        </w:r>
        <w:r w:rsidR="00D638DE" w:rsidDel="000D6D63">
          <w:delText>)</w:delText>
        </w:r>
        <w:r w:rsidR="00CD292C" w:rsidDel="000D6D63">
          <w:delText xml:space="preserve"> </w:delText>
        </w:r>
        <w:r w:rsidR="002D4CB6" w:rsidDel="000D6D63">
          <w:fldChar w:fldCharType="begin"/>
        </w:r>
        <w:r w:rsidR="002D4CB6" w:rsidDel="000D6D63">
          <w:delInstrText xml:space="preserve"> ADDIN EN.CITE &lt;EndNote&gt;&lt;Cite&gt;&lt;Author&gt;Brisson&lt;/Author&gt;&lt;Year&gt;2003&lt;/Year&gt;&lt;RecNum&gt;531&lt;/RecNum&gt;&lt;DisplayText&gt;(Brisson et al., 2003)&lt;/DisplayText&gt;&lt;record&gt;&lt;rec-number&gt;531&lt;/rec-number&gt;&lt;foreign-keys&gt;&lt;key app="EN" db-id="axpffp0eards98ew20rvpa0tdf0f0svatvst" timestamp="1756076181"&gt;531&lt;/key&gt;&lt;/foreign-keys&gt;&lt;ref-type name="Journal Article"&gt;17&lt;/ref-type&gt;&lt;contributors&gt;&lt;authors&gt;&lt;author&gt;Brisson, J. A.&lt;/author&gt;&lt;author&gt;Strasburg, J. L.&lt;/author&gt;&lt;author&gt;Templeton, A. R.&lt;/author&gt;&lt;/authors&gt;&lt;/contributors&gt;&lt;titles&gt;&lt;title&gt;&lt;style face="normal" font="default" size="100%"&gt;Impact of fire management on the ecology of collared lizard (&lt;/style&gt;&lt;style face="italic" font="default" size="100%"&gt;Crotaphytus collaris&lt;/style&gt;&lt;style face="normal" font="default" size="100%"&gt;) populations living on the Ozark Plateau&lt;/style&gt;&lt;/title&gt;&lt;secondary-title&gt;Animal Conservation&lt;/secondary-title&gt;&lt;/titles&gt;&lt;pages&gt;247-254&lt;/pages&gt;&lt;volume&gt;6&lt;/volume&gt;&lt;number&gt;3&lt;/number&gt;&lt;dates&gt;&lt;year&gt;2003&lt;/year&gt;&lt;/dates&gt;&lt;work-type&gt;Article&lt;/work-type&gt;&lt;urls&gt;&lt;related-urls&gt;&lt;url&gt;https://www.scopus.com/inward/record.uri?eid=2-s2.0-9644264485&amp;amp;doi=10.1017%2fS1367943003003305&amp;amp;partnerID=40&amp;amp;md5=1079ce1a674e08625bc0cd57616e1d7e&lt;/url&gt;&lt;/related-urls&gt;&lt;/urls&gt;&lt;electronic-resource-num&gt;10.1017/S1367943003003305&lt;/electronic-resource-num&gt;&lt;/record&gt;&lt;/Cite&gt;&lt;/EndNote&gt;</w:delInstrText>
        </w:r>
        <w:r w:rsidR="002D4CB6" w:rsidDel="000D6D63">
          <w:fldChar w:fldCharType="separate"/>
        </w:r>
        <w:r w:rsidR="002D4CB6" w:rsidDel="000D6D63">
          <w:rPr>
            <w:noProof/>
          </w:rPr>
          <w:delText>(Brisson et al., 2003)</w:delText>
        </w:r>
        <w:r w:rsidR="002D4CB6" w:rsidDel="000D6D63">
          <w:fldChar w:fldCharType="end"/>
        </w:r>
        <w:r w:rsidR="00CD292C" w:rsidDel="000D6D63">
          <w:delText xml:space="preserve">, </w:delText>
        </w:r>
        <w:r w:rsidR="00D638DE" w:rsidDel="000D6D63">
          <w:delText xml:space="preserve">and </w:delText>
        </w:r>
        <w:r w:rsidR="007D6DE9" w:rsidDel="000D6D63">
          <w:delText>vervet monkeys (</w:delText>
        </w:r>
        <w:r w:rsidR="002D4CB6" w:rsidRPr="002D4CB6" w:rsidDel="000D6D63">
          <w:rPr>
            <w:i/>
            <w:iCs/>
          </w:rPr>
          <w:delText>Cercopithecus aethiops</w:delText>
        </w:r>
        <w:r w:rsidR="007D6DE9" w:rsidDel="000D6D63">
          <w:delText xml:space="preserve">) </w:delText>
        </w:r>
        <w:r w:rsidR="002D4CB6" w:rsidDel="000D6D63">
          <w:fldChar w:fldCharType="begin"/>
        </w:r>
        <w:r w:rsidR="002D4CB6" w:rsidDel="000D6D63">
          <w:delInstrText xml:space="preserve"> ADDIN EN.CITE &lt;EndNote&gt;&lt;Cite&gt;&lt;Author&gt;Jaffe&lt;/Author&gt;&lt;Year&gt;2009&lt;/Year&gt;&lt;RecNum&gt;538&lt;/RecNum&gt;&lt;DisplayText&gt;(Jaffe &amp;amp; Isbell, 2009)&lt;/DisplayText&gt;&lt;record&gt;&lt;rec-number&gt;538&lt;/rec-number&gt;&lt;foreign-keys&gt;&lt;key app="EN" db-id="axpffp0eards98ew20rvpa0tdf0f0svatvst" timestamp="1756076181"&gt;538&lt;/key&gt;&lt;/foreign-keys&gt;&lt;ref-type name="Journal Article"&gt;17&lt;/ref-type&gt;&lt;contributors&gt;&lt;authors&gt;&lt;author&gt;Jaffe, K. E.&lt;/author&gt;&lt;author&gt;Isbell, L. A.&lt;/author&gt;&lt;/authors&gt;&lt;/contributors&gt;&lt;titles&gt;&lt;title&gt;&lt;style face="normal" font="default" size="100%"&gt;After the fire: Benefits of reduced ground cover for vervet monkeys (&lt;/style&gt;&lt;style face="italic" font="default" size="100%"&gt;Cercopithecus aethiops&lt;/style&gt;&lt;style face="normal" font="default" size="100%"&gt;)&lt;/style&gt;&lt;/title&gt;&lt;secondary-title&gt;American Journal of Primatology&lt;/secondary-title&gt;&lt;/titles&gt;&lt;pages&gt;252-260&lt;/pages&gt;&lt;volume&gt;71&lt;/volume&gt;&lt;number&gt;3&lt;/number&gt;&lt;dates&gt;&lt;year&gt;2009&lt;/year&gt;&lt;/dates&gt;&lt;work-type&gt;Article&lt;/work-type&gt;&lt;urls&gt;&lt;related-urls&gt;&lt;url&gt;https://www.scopus.com/inward/record.uri?eid=2-s2.0-63049136545&amp;amp;doi=10.1002%2fajp.20644&amp;amp;partnerID=40&amp;amp;md5=b537d2fab2ca7fe647d9b9a89b858426&lt;/url&gt;&lt;/related-urls&gt;&lt;/urls&gt;&lt;electronic-resource-num&gt;10.1002/ajp.20644&lt;/electronic-resource-num&gt;&lt;/record&gt;&lt;/Cite&gt;&lt;/EndNote&gt;</w:delInstrText>
        </w:r>
        <w:r w:rsidR="002D4CB6" w:rsidDel="000D6D63">
          <w:fldChar w:fldCharType="separate"/>
        </w:r>
        <w:r w:rsidR="002D4CB6" w:rsidDel="000D6D63">
          <w:rPr>
            <w:noProof/>
          </w:rPr>
          <w:delText>(Jaffe &amp; Isbell, 2009)</w:delText>
        </w:r>
        <w:r w:rsidR="002D4CB6" w:rsidDel="000D6D63">
          <w:fldChar w:fldCharType="end"/>
        </w:r>
        <w:r w:rsidR="00002369" w:rsidDel="000D6D63">
          <w:delText xml:space="preserve">. </w:delText>
        </w:r>
      </w:del>
      <w:moveFromRangeStart w:id="180" w:author="Wooster, Eamonn" w:date="2025-11-11T13:53:00Z" w:name="move213761602"/>
      <w:moveFrom w:id="181" w:author="Wooster, Eamonn" w:date="2025-11-11T13:53:00Z" w16du:dateUtc="2025-11-11T02:53:00Z">
        <w:r w:rsidR="00810B4A" w:rsidDel="000D6D63">
          <w:t>This finding follows a similar trend identified</w:t>
        </w:r>
        <w:r w:rsidR="00B126EC" w:rsidDel="000D6D63">
          <w:t xml:space="preserve"> in </w:t>
        </w:r>
        <w:r w:rsidR="00FC02BF" w:rsidDel="000D6D63">
          <w:t>mammals and reptiles</w:t>
        </w:r>
        <w:r w:rsidR="00810B4A" w:rsidDel="000D6D63">
          <w:t xml:space="preserve"> by </w:t>
        </w:r>
        <w:r w:rsidR="00810B4A" w:rsidDel="000D6D63">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810B4A" w:rsidDel="000D6D63">
          <w:instrText xml:space="preserve"> ADDIN EN.CITE </w:instrText>
        </w:r>
        <w:r w:rsidR="00810B4A" w:rsidDel="000D6D63">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810B4A" w:rsidDel="000D6D63">
          <w:instrText xml:space="preserve"> ADDIN EN.CITE.DATA </w:instrText>
        </w:r>
      </w:moveFrom>
      <w:del w:id="182" w:author="Wooster, Eamonn" w:date="2025-11-11T13:53:00Z" w16du:dateUtc="2025-11-11T02:53:00Z"/>
      <w:moveFrom w:id="183" w:author="Wooster, Eamonn" w:date="2025-11-11T13:53:00Z" w16du:dateUtc="2025-11-11T02:53:00Z">
        <w:r w:rsidR="00810B4A" w:rsidDel="000D6D63">
          <w:fldChar w:fldCharType="end"/>
        </w:r>
      </w:moveFrom>
      <w:del w:id="184" w:author="Wooster, Eamonn" w:date="2025-11-11T13:53:00Z" w16du:dateUtc="2025-11-11T02:53:00Z"/>
      <w:moveFrom w:id="185" w:author="Wooster, Eamonn" w:date="2025-11-11T13:53:00Z" w16du:dateUtc="2025-11-11T02:53:00Z">
        <w:r w:rsidR="00810B4A" w:rsidDel="000D6D63">
          <w:fldChar w:fldCharType="separate"/>
        </w:r>
        <w:r w:rsidR="00810B4A" w:rsidDel="000D6D63">
          <w:rPr>
            <w:noProof/>
          </w:rPr>
          <w:t>Doherty et al. (2021)</w:t>
        </w:r>
        <w:r w:rsidR="00810B4A" w:rsidDel="000D6D63">
          <w:fldChar w:fldCharType="end"/>
        </w:r>
        <w:r w:rsidR="00810B4A" w:rsidDel="000D6D63">
          <w:t xml:space="preserve"> in their analysis of the impacts of </w:t>
        </w:r>
        <w:r w:rsidR="00FC02BF" w:rsidDel="000D6D63">
          <w:t xml:space="preserve">anthropogenic </w:t>
        </w:r>
        <w:r w:rsidR="00810B4A" w:rsidDel="000D6D63">
          <w:t xml:space="preserve">disturbance on </w:t>
        </w:r>
        <w:r w:rsidR="00002369" w:rsidDel="000D6D63">
          <w:t xml:space="preserve">animal </w:t>
        </w:r>
        <w:r w:rsidR="00810B4A" w:rsidDel="000D6D63">
          <w:t>movement. Like other forms of disturbance, p</w:t>
        </w:r>
        <w:r w:rsidR="007247E8" w:rsidDel="000D6D63">
          <w:t xml:space="preserve">ost-fire increases </w:t>
        </w:r>
        <w:r w:rsidR="00870346" w:rsidDel="000D6D63">
          <w:t xml:space="preserve">are </w:t>
        </w:r>
        <w:r w:rsidR="00B70576" w:rsidDel="000D6D63">
          <w:t xml:space="preserve">likely to be driven by </w:t>
        </w:r>
        <w:r w:rsidR="000A7446" w:rsidDel="000D6D63">
          <w:t>resource redistribution</w:t>
        </w:r>
        <w:r w:rsidR="008F7927" w:rsidDel="000D6D63">
          <w:t xml:space="preserve">, and subsequent effects on </w:t>
        </w:r>
        <w:r w:rsidR="00744064" w:rsidDel="000D6D63">
          <w:t xml:space="preserve">resource acquisition, </w:t>
        </w:r>
        <w:r w:rsidR="008F7927" w:rsidDel="000D6D63">
          <w:t xml:space="preserve">predation risk, </w:t>
        </w:r>
        <w:r w:rsidR="00744064" w:rsidDel="000D6D63">
          <w:t>and movement capacity</w:t>
        </w:r>
        <w:r w:rsidR="000A7446" w:rsidDel="000D6D63">
          <w:t xml:space="preserve"> </w:t>
        </w:r>
        <w:r w:rsidR="00A225A9" w:rsidDel="000D6D63">
          <w:fldChar w:fldCharType="begin">
            <w:fldData xml:space="preserve">PEVuZE5vdGU+PENpdGU+PEF1dGhvcj5Eb2hlcnR5PC9BdXRob3I+PFllYXI+MjAyMjwvWWVhcj48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==
</w:fldData>
          </w:fldChar>
        </w:r>
        <w:r w:rsidR="00744064" w:rsidDel="000D6D63">
          <w:instrText xml:space="preserve"> ADDIN EN.CITE </w:instrText>
        </w:r>
        <w:r w:rsidR="00744064" w:rsidDel="000D6D63">
          <w:fldChar w:fldCharType="begin">
            <w:fldData xml:space="preserve">PEVuZE5vdGU+PENpdGU+PEF1dGhvcj5Eb2hlcnR5PC9BdXRob3I+PFllYXI+MjAyMjwvWWVhcj48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==
</w:fldData>
          </w:fldChar>
        </w:r>
        <w:r w:rsidR="00744064" w:rsidDel="000D6D63">
          <w:instrText xml:space="preserve"> ADDIN EN.CITE.DATA </w:instrText>
        </w:r>
      </w:moveFrom>
      <w:del w:id="186" w:author="Wooster, Eamonn" w:date="2025-11-11T13:53:00Z" w16du:dateUtc="2025-11-11T02:53:00Z"/>
      <w:moveFrom w:id="187" w:author="Wooster, Eamonn" w:date="2025-11-11T13:53:00Z" w16du:dateUtc="2025-11-11T02:53:00Z">
        <w:r w:rsidR="00744064" w:rsidDel="000D6D63">
          <w:fldChar w:fldCharType="end"/>
        </w:r>
      </w:moveFrom>
      <w:del w:id="188" w:author="Wooster, Eamonn" w:date="2025-11-11T13:53:00Z" w16du:dateUtc="2025-11-11T02:53:00Z"/>
      <w:moveFrom w:id="189" w:author="Wooster, Eamonn" w:date="2025-11-11T13:53:00Z" w16du:dateUtc="2025-11-11T02:53:00Z">
        <w:r w:rsidR="00A225A9" w:rsidDel="000D6D63">
          <w:fldChar w:fldCharType="separate"/>
        </w:r>
        <w:r w:rsidR="00744064" w:rsidDel="000D6D63">
          <w:rPr>
            <w:noProof/>
          </w:rPr>
          <w:t>(Doherty et al., 2022; Gomez et al., 2025; Nathan et al., 2008)</w:t>
        </w:r>
        <w:r w:rsidR="00A225A9" w:rsidDel="000D6D63">
          <w:fldChar w:fldCharType="end"/>
        </w:r>
        <w:r w:rsidR="0069720E" w:rsidDel="000D6D63">
          <w:t xml:space="preserve">. </w:t>
        </w:r>
      </w:moveFrom>
      <w:moveFromRangeEnd w:id="180"/>
      <w:r w:rsidR="008C5727">
        <w:t>For exam</w:t>
      </w:r>
      <w:r w:rsidR="00DA58AB">
        <w:t xml:space="preserve">ple, </w:t>
      </w:r>
      <w:r w:rsidR="00C75FB9">
        <w:fldChar w:fldCharType="begin"/>
      </w:r>
      <w:r w:rsidR="00C75FB9">
        <w:instrText xml:space="preserve"> ADDIN EN.CITE &lt;EndNote&gt;&lt;Cite AuthorYear="1"&gt;&lt;Author&gt;Kreling&lt;/Author&gt;&lt;Year&gt;2021&lt;/Year&gt;&lt;RecNum&gt;247&lt;/RecNum&gt;&lt;DisplayText&gt;Kreling et al. (2021)&lt;/DisplayText&gt;&lt;record&gt;&lt;rec-number&gt;247&lt;/rec-number&gt;&lt;foreign-keys&gt;&lt;key app="EN" db-id="axpffp0eards98ew20rvpa0tdf0f0svatvst" timestamp="1756076181"&gt;247&lt;/key&gt;&lt;/foreign-keys&gt;&lt;ref-type name="Journal Article"&gt;17&lt;/ref-type&gt;&lt;contributors&gt;&lt;authors&gt;&lt;author&gt;Kreling, S. E. S.&lt;/author&gt;&lt;author&gt;Gaynor, K. M.&lt;/author&gt;&lt;author&gt;McInturff, A.&lt;/author&gt;&lt;author&gt;Calhoun, K. L.&lt;/author&gt;&lt;author&gt;Brashares, J. S.&lt;/author&gt;&lt;/authors&gt;&lt;/contributors&gt;&lt;titles&gt;&lt;title&gt;Site fidelity and behavioral plasticity regulate an ungulate&amp;apos;s response to extreme disturbance&lt;/title&gt;&lt;secondary-title&gt;Ecology and Evolution&lt;/secondary-title&gt;&lt;/titles&gt;&lt;pages&gt;15683-15694&lt;/pages&gt;&lt;volume&gt;11&lt;/volume&gt;&lt;number&gt;22&lt;/number&gt;&lt;dates&gt;&lt;year&gt;2021&lt;/year&gt;&lt;/dates&gt;&lt;urls&gt;&lt;/urls&gt;&lt;electronic-resource-num&gt;10.1002/ece3.8221&lt;/electronic-resource-num&gt;&lt;/record&gt;&lt;/Cite&gt;&lt;/EndNote&gt;</w:instrText>
      </w:r>
      <w:r w:rsidR="00C75FB9">
        <w:fldChar w:fldCharType="separate"/>
      </w:r>
      <w:r w:rsidR="00C75FB9">
        <w:rPr>
          <w:noProof/>
        </w:rPr>
        <w:t>Kreling et al. (2021)</w:t>
      </w:r>
      <w:r w:rsidR="00C75FB9">
        <w:fldChar w:fldCharType="end"/>
      </w:r>
      <w:r w:rsidR="00C75FB9">
        <w:t xml:space="preserve"> </w:t>
      </w:r>
      <w:r w:rsidR="002D2508">
        <w:t xml:space="preserve">found </w:t>
      </w:r>
      <w:r w:rsidR="00C75FB9">
        <w:t>dail</w:t>
      </w:r>
      <w:r w:rsidR="003D4DAB">
        <w:t xml:space="preserve">y distances travelled of </w:t>
      </w:r>
      <w:r w:rsidR="00002369">
        <w:t>female black-tailed</w:t>
      </w:r>
      <w:r w:rsidR="002D2508">
        <w:t xml:space="preserve"> deer (</w:t>
      </w:r>
      <w:r w:rsidR="002D2508" w:rsidRPr="002D2508">
        <w:rPr>
          <w:i/>
          <w:iCs/>
        </w:rPr>
        <w:t>Odocoileus hemionus columbianus</w:t>
      </w:r>
      <w:r w:rsidR="002D2508">
        <w:t>) in California</w:t>
      </w:r>
      <w:r w:rsidR="00002369">
        <w:t xml:space="preserve"> </w:t>
      </w:r>
      <w:r w:rsidR="002F3D02">
        <w:t>increased</w:t>
      </w:r>
      <w:r w:rsidR="002D2508">
        <w:t xml:space="preserve"> by more than</w:t>
      </w:r>
      <w:r w:rsidR="002F3D02">
        <w:t xml:space="preserve"> 40% post-fire</w:t>
      </w:r>
      <w:r w:rsidR="002034D6">
        <w:t>.</w:t>
      </w:r>
      <w:r w:rsidR="00FA3755">
        <w:t xml:space="preserve"> </w:t>
      </w:r>
      <w:r w:rsidR="002034D6">
        <w:t>T</w:t>
      </w:r>
      <w:r w:rsidR="00FA3755">
        <w:t xml:space="preserve">he </w:t>
      </w:r>
      <w:r w:rsidR="00FA3755">
        <w:lastRenderedPageBreak/>
        <w:t xml:space="preserve">authors </w:t>
      </w:r>
      <w:del w:id="190" w:author="Wooster, Eamonn" w:date="2025-11-11T13:53:00Z" w16du:dateUtc="2025-11-11T02:53:00Z">
        <w:r w:rsidR="00FA3755" w:rsidDel="00860656">
          <w:delText xml:space="preserve">attributed </w:delText>
        </w:r>
      </w:del>
      <w:ins w:id="191" w:author="Wooster, Eamonn" w:date="2025-11-11T13:53:00Z" w16du:dateUtc="2025-11-11T02:53:00Z">
        <w:r w:rsidR="00860656">
          <w:t xml:space="preserve">posit </w:t>
        </w:r>
      </w:ins>
      <w:r w:rsidR="00FA3755">
        <w:t xml:space="preserve">this increase to reduced forage availability within home </w:t>
      </w:r>
      <w:r w:rsidR="008F225D">
        <w:t>ranges</w:t>
      </w:r>
      <w:del w:id="192" w:author="Wooster, Eamonn" w:date="2025-11-11T13:53:00Z" w16du:dateUtc="2025-11-11T02:53:00Z">
        <w:r w:rsidR="008F225D" w:rsidDel="002E6B76">
          <w:delText xml:space="preserve"> and</w:delText>
        </w:r>
        <w:r w:rsidR="002034D6" w:rsidDel="002E6B76">
          <w:delText xml:space="preserve"> also noted that </w:delText>
        </w:r>
        <w:r w:rsidR="00281455" w:rsidDel="002E6B76">
          <w:delText>reduced vegetation cover likely facilitated more direct movements</w:delText>
        </w:r>
      </w:del>
      <w:r w:rsidR="00281455">
        <w:t xml:space="preserve"> </w:t>
      </w:r>
      <w:r w:rsidR="008F225D">
        <w:fldChar w:fldCharType="begin"/>
      </w:r>
      <w:r w:rsidR="008F225D">
        <w:instrText xml:space="preserve"> ADDIN EN.CITE &lt;EndNote&gt;&lt;Cite&gt;&lt;Author&gt;Kreling&lt;/Author&gt;&lt;Year&gt;2021&lt;/Year&gt;&lt;RecNum&gt;247&lt;/RecNum&gt;&lt;DisplayText&gt;(Kreling et al., 2021)&lt;/DisplayText&gt;&lt;record&gt;&lt;rec-number&gt;247&lt;/rec-number&gt;&lt;foreign-keys&gt;&lt;key app="EN" db-id="axpffp0eards98ew20rvpa0tdf0f0svatvst" timestamp="1756076181"&gt;247&lt;/key&gt;&lt;/foreign-keys&gt;&lt;ref-type name="Journal Article"&gt;17&lt;/ref-type&gt;&lt;contributors&gt;&lt;authors&gt;&lt;author&gt;Kreling, S. E. S.&lt;/author&gt;&lt;author&gt;Gaynor, K. M.&lt;/author&gt;&lt;author&gt;McInturff, A.&lt;/author&gt;&lt;author&gt;Calhoun, K. L.&lt;/author&gt;&lt;author&gt;Brashares, J. S.&lt;/author&gt;&lt;/authors&gt;&lt;/contributors&gt;&lt;titles&gt;&lt;title&gt;Site fidelity and behavioral plasticity regulate an ungulate&amp;apos;s response to extreme disturbance&lt;/title&gt;&lt;secondary-title&gt;Ecology and Evolution&lt;/secondary-title&gt;&lt;/titles&gt;&lt;pages&gt;15683-15694&lt;/pages&gt;&lt;volume&gt;11&lt;/volume&gt;&lt;number&gt;22&lt;/number&gt;&lt;dates&gt;&lt;year&gt;2021&lt;/year&gt;&lt;/dates&gt;&lt;urls&gt;&lt;/urls&gt;&lt;electronic-resource-num&gt;10.1002/ece3.8221&lt;/electronic-resource-num&gt;&lt;/record&gt;&lt;/Cite&gt;&lt;/EndNote&gt;</w:instrText>
      </w:r>
      <w:r w:rsidR="008F225D">
        <w:fldChar w:fldCharType="separate"/>
      </w:r>
      <w:r w:rsidR="008F225D">
        <w:rPr>
          <w:noProof/>
        </w:rPr>
        <w:t>(Kreling et al., 2021)</w:t>
      </w:r>
      <w:r w:rsidR="008F225D">
        <w:fldChar w:fldCharType="end"/>
      </w:r>
      <w:r w:rsidR="00DE2C50">
        <w:t>.</w:t>
      </w:r>
      <w:r w:rsidR="00AA28B7">
        <w:t xml:space="preserve"> </w:t>
      </w:r>
      <w:r w:rsidR="003070F9">
        <w:t xml:space="preserve">Following </w:t>
      </w:r>
      <w:r w:rsidR="00655458">
        <w:t xml:space="preserve">burns in Northern Australia, the mean distance </w:t>
      </w:r>
      <w:r w:rsidR="00F678E9">
        <w:t xml:space="preserve">of fixes from the home range centroid </w:t>
      </w:r>
      <w:r w:rsidR="0005795D">
        <w:t>of</w:t>
      </w:r>
      <w:r w:rsidR="00A44656">
        <w:t xml:space="preserve"> male</w:t>
      </w:r>
      <w:r w:rsidR="0005795D">
        <w:t xml:space="preserve"> </w:t>
      </w:r>
      <w:r w:rsidR="00655458">
        <w:t>frilled-neck lizards (</w:t>
      </w:r>
      <w:r w:rsidR="00553716" w:rsidRPr="00553716">
        <w:rPr>
          <w:i/>
          <w:iCs/>
        </w:rPr>
        <w:t>Chlamydosaurus kingii</w:t>
      </w:r>
      <w:r w:rsidR="0005795D">
        <w:t xml:space="preserve">) increased by over 130% </w:t>
      </w:r>
      <w:r w:rsidR="00BF1898">
        <w:t>compared to lizards unaffected by fire</w:t>
      </w:r>
      <w:r w:rsidR="002A11E9">
        <w:t xml:space="preserve">, with </w:t>
      </w:r>
      <w:r w:rsidR="00A24AE4">
        <w:t xml:space="preserve">lizards likely taking advantage of open habitats </w:t>
      </w:r>
      <w:r w:rsidR="006F0B19">
        <w:t xml:space="preserve">to </w:t>
      </w:r>
      <w:r w:rsidR="00512155">
        <w:t xml:space="preserve">visually </w:t>
      </w:r>
      <w:r w:rsidR="006C2653">
        <w:t>forage for invertebrate prey</w:t>
      </w:r>
      <w:r w:rsidR="00BF1898">
        <w:t xml:space="preserve"> </w:t>
      </w:r>
      <w:r w:rsidR="0005795D">
        <w:fldChar w:fldCharType="begin">
          <w:fldData xml:space="preserve">PEVuZE5vdGU+PENpdGU+PEF1dGhvcj5HcmlmZml0aHM8L0F1dGhvcj48WWVhcj4xOTk0PC9ZZWFy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</w:fldData>
        </w:fldChar>
      </w:r>
      <w:r w:rsidR="0005795D">
        <w:instrText xml:space="preserve"> ADDIN EN.CITE </w:instrText>
      </w:r>
      <w:r w:rsidR="0005795D">
        <w:fldChar w:fldCharType="begin">
          <w:fldData xml:space="preserve">PEVuZE5vdGU+PENpdGU+PEF1dGhvcj5HcmlmZml0aHM8L0F1dGhvcj48WWVhcj4xOTk0PC9ZZWFy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</w:fldData>
        </w:fldChar>
      </w:r>
      <w:r w:rsidR="0005795D">
        <w:instrText xml:space="preserve"> ADDIN EN.CITE.DATA </w:instrText>
      </w:r>
      <w:r w:rsidR="0005795D">
        <w:fldChar w:fldCharType="end"/>
      </w:r>
      <w:r w:rsidR="0005795D">
        <w:fldChar w:fldCharType="separate"/>
      </w:r>
      <w:r w:rsidR="0005795D">
        <w:rPr>
          <w:noProof/>
        </w:rPr>
        <w:t>(Griffiths, 1994)</w:t>
      </w:r>
      <w:r w:rsidR="0005795D">
        <w:fldChar w:fldCharType="end"/>
      </w:r>
      <w:r w:rsidR="0005795D">
        <w:t>.</w:t>
      </w:r>
      <w:r w:rsidR="0052168D">
        <w:t xml:space="preserve"> </w:t>
      </w:r>
      <w:r w:rsidR="008F225D">
        <w:t>D</w:t>
      </w:r>
      <w:r w:rsidR="00A225A9">
        <w:t xml:space="preserve">aily distances travelled of </w:t>
      </w:r>
      <w:r w:rsidR="0052168D">
        <w:t>male Merriam’s turkeys (</w:t>
      </w:r>
      <w:r w:rsidR="0052168D" w:rsidRPr="0052168D">
        <w:rPr>
          <w:i/>
          <w:iCs/>
        </w:rPr>
        <w:t xml:space="preserve">Meleagris gallopavo </w:t>
      </w:r>
      <w:proofErr w:type="spellStart"/>
      <w:r w:rsidR="0052168D" w:rsidRPr="0052168D">
        <w:rPr>
          <w:i/>
          <w:iCs/>
        </w:rPr>
        <w:t>merriami</w:t>
      </w:r>
      <w:proofErr w:type="spellEnd"/>
      <w:r w:rsidR="0052168D">
        <w:t>)</w:t>
      </w:r>
      <w:r w:rsidR="0026549F">
        <w:t xml:space="preserve"> in </w:t>
      </w:r>
      <w:r w:rsidR="008B30C4" w:rsidRPr="008B30C4">
        <w:t>southeastern Montana</w:t>
      </w:r>
      <w:r w:rsidR="0052168D">
        <w:t xml:space="preserve"> increase</w:t>
      </w:r>
      <w:r w:rsidR="00A225A9">
        <w:t>d</w:t>
      </w:r>
      <w:r w:rsidR="0052168D">
        <w:t xml:space="preserve"> in burned habitat</w:t>
      </w:r>
      <w:r w:rsidR="00A225A9">
        <w:t xml:space="preserve"> </w:t>
      </w:r>
      <w:r w:rsidR="00A225A9">
        <w:fldChar w:fldCharType="begin"/>
      </w:r>
      <w:r w:rsidR="00A225A9">
        <w:instrText xml:space="preserve"> ADDIN EN.CITE &lt;EndNote&gt;&lt;Cite&gt;&lt;Author&gt;Thompson&lt;/Author&gt;&lt;Year&gt;1993&lt;/Year&gt;&lt;RecNum&gt;658&lt;/RecNum&gt;&lt;DisplayText&gt;(Thompson, 1993)&lt;/DisplayText&gt;&lt;record&gt;&lt;rec-number&gt;658&lt;/rec-number&gt;&lt;foreign-keys&gt;&lt;key app="EN" db-id="axpffp0eards98ew20rvpa0tdf0f0svatvst" timestamp="1756076273"&gt;658&lt;/key&gt;&lt;/foreign-keys&gt;&lt;ref-type name="Thesis"&gt;32&lt;/ref-type&gt;&lt;contributors&gt;&lt;authors&gt;&lt;author&gt;Thompson, William Lawrence&lt;/author&gt;&lt;/authors&gt;&lt;/contributors&gt;&lt;titles&gt;&lt;title&gt;Ecology of Merriam&amp;apos;s turkeys in relation to burned and logged areas in southeastern Montana&lt;/title&gt;&lt;/titles&gt;&lt;pages&gt;216&lt;/pages&gt;&lt;keywords&gt;&lt;keyword&gt;Biological sciences&lt;/keyword&gt;&lt;keyword&gt;Meleagris gallopavo&lt;/keyword&gt;&lt;keyword&gt;Forestry&lt;/keyword&gt;&lt;keyword&gt;Ecology&lt;/keyword&gt;&lt;keyword&gt;0329:Ecology&lt;/keyword&gt;&lt;keyword&gt;0478:Forestry&lt;/keyword&gt;&lt;/keywords&gt;&lt;dates&gt;&lt;year&gt;1993&lt;/year&gt;&lt;/dates&gt;&lt;pub-location&gt;United States of America&lt;/pub-location&gt;&lt;publisher&gt;Montana State University&lt;/publisher&gt;&lt;isbn&gt;979-8-207-92512-7&lt;/isbn&gt;&lt;work-type&gt;Ph.D.&lt;/work-type&gt;&lt;urls&gt;&lt;related-urls&gt;&lt;url&gt;https://www.proquest.com/dissertations-theses/ecology-merriams-turkeys-relation-burned-logged/docview/304050414/se-2?accountid=10344&lt;/url&gt;&lt;/related-urls&gt;&lt;/urls&gt;&lt;/record&gt;&lt;/Cite&gt;&lt;/EndNote&gt;</w:instrText>
      </w:r>
      <w:r w:rsidR="00A225A9">
        <w:fldChar w:fldCharType="separate"/>
      </w:r>
      <w:r w:rsidR="00A225A9">
        <w:rPr>
          <w:noProof/>
        </w:rPr>
        <w:t>(Thompson, 1993)</w:t>
      </w:r>
      <w:r w:rsidR="00A225A9">
        <w:fldChar w:fldCharType="end"/>
      </w:r>
      <w:r w:rsidR="00A225A9">
        <w:t xml:space="preserve">. </w:t>
      </w:r>
      <w:del w:id="193" w:author="Wooster, Eamonn" w:date="2025-11-11T13:55:00Z" w16du:dateUtc="2025-11-11T02:55:00Z">
        <w:r w:rsidR="00A225A9" w:rsidDel="002F7312">
          <w:delText xml:space="preserve">In this case, the authors inferred </w:delText>
        </w:r>
      </w:del>
      <w:ins w:id="194" w:author="Wooster, Eamonn" w:date="2025-11-11T13:55:00Z" w16du:dateUtc="2025-11-11T02:55:00Z">
        <w:r w:rsidR="002F7312">
          <w:t xml:space="preserve">This occur </w:t>
        </w:r>
      </w:ins>
      <w:del w:id="195" w:author="Wooster, Eamonn" w:date="2025-11-11T13:55:00Z" w16du:dateUtc="2025-11-11T02:55:00Z">
        <w:r w:rsidR="00A225A9" w:rsidDel="002F7312">
          <w:delText xml:space="preserve">that </w:delText>
        </w:r>
      </w:del>
      <w:ins w:id="196" w:author="Wooster, Eamonn" w:date="2025-11-11T13:55:00Z" w16du:dateUtc="2025-11-11T02:55:00Z">
        <w:r w:rsidR="002F7312">
          <w:t xml:space="preserve">as </w:t>
        </w:r>
      </w:ins>
      <w:del w:id="197" w:author="Wooster, Eamonn" w:date="2025-11-11T13:55:00Z" w16du:dateUtc="2025-11-11T02:55:00Z">
        <w:r w:rsidR="00515154" w:rsidDel="002F7312">
          <w:delText>decreased</w:delText>
        </w:r>
        <w:r w:rsidR="00A225A9" w:rsidDel="002F7312">
          <w:delText xml:space="preserve"> </w:delText>
        </w:r>
      </w:del>
      <w:r w:rsidR="00A225A9">
        <w:t>habitat quality</w:t>
      </w:r>
      <w:ins w:id="198" w:author="Wooster, Eamonn" w:date="2025-11-11T13:55:00Z" w16du:dateUtc="2025-11-11T02:55:00Z">
        <w:r w:rsidR="002F7312">
          <w:t xml:space="preserve"> decreased</w:t>
        </w:r>
      </w:ins>
      <w:r w:rsidR="00A225A9">
        <w:t xml:space="preserve"> post-fire </w:t>
      </w:r>
      <w:r w:rsidR="001149D3">
        <w:t>affected</w:t>
      </w:r>
      <w:r w:rsidR="00C66EA5">
        <w:t xml:space="preserve"> hen density,</w:t>
      </w:r>
      <w:r w:rsidR="00A225A9">
        <w:t xml:space="preserve"> </w:t>
      </w:r>
      <w:r w:rsidR="00C66EA5">
        <w:t>increasing</w:t>
      </w:r>
      <w:r w:rsidR="00A225A9">
        <w:t xml:space="preserve"> the distances males turkeys needed to travel to breed </w:t>
      </w:r>
      <w:r w:rsidR="00A225A9">
        <w:fldChar w:fldCharType="begin"/>
      </w:r>
      <w:r w:rsidR="00A225A9">
        <w:instrText xml:space="preserve"> ADDIN EN.CITE &lt;EndNote&gt;&lt;Cite&gt;&lt;Author&gt;Thompson&lt;/Author&gt;&lt;Year&gt;1993&lt;/Year&gt;&lt;RecNum&gt;658&lt;/RecNum&gt;&lt;DisplayText&gt;(Thompson, 1993)&lt;/DisplayText&gt;&lt;record&gt;&lt;rec-number&gt;658&lt;/rec-number&gt;&lt;foreign-keys&gt;&lt;key app="EN" db-id="axpffp0eards98ew20rvpa0tdf0f0svatvst" timestamp="1756076273"&gt;658&lt;/key&gt;&lt;/foreign-keys&gt;&lt;ref-type name="Thesis"&gt;32&lt;/ref-type&gt;&lt;contributors&gt;&lt;authors&gt;&lt;author&gt;Thompson, William Lawrence&lt;/author&gt;&lt;/authors&gt;&lt;/contributors&gt;&lt;titles&gt;&lt;title&gt;Ecology of Merriam&amp;apos;s turkeys in relation to burned and logged areas in southeastern Montana&lt;/title&gt;&lt;/titles&gt;&lt;pages&gt;216&lt;/pages&gt;&lt;keywords&gt;&lt;keyword&gt;Biological sciences&lt;/keyword&gt;&lt;keyword&gt;Meleagris gallopavo&lt;/keyword&gt;&lt;keyword&gt;Forestry&lt;/keyword&gt;&lt;keyword&gt;Ecology&lt;/keyword&gt;&lt;keyword&gt;0329:Ecology&lt;/keyword&gt;&lt;keyword&gt;0478:Forestry&lt;/keyword&gt;&lt;/keywords&gt;&lt;dates&gt;&lt;year&gt;1993&lt;/year&gt;&lt;/dates&gt;&lt;pub-location&gt;United States of America&lt;/pub-location&gt;&lt;publisher&gt;Montana State University&lt;/publisher&gt;&lt;isbn&gt;979-8-207-92512-7&lt;/isbn&gt;&lt;work-type&gt;Ph.D.&lt;/work-type&gt;&lt;urls&gt;&lt;related-urls&gt;&lt;url&gt;https://www.proquest.com/dissertations-theses/ecology-merriams-turkeys-relation-burned-logged/docview/304050414/se-2?accountid=10344&lt;/url&gt;&lt;/related-urls&gt;&lt;/urls&gt;&lt;/record&gt;&lt;/Cite&gt;&lt;/EndNote&gt;</w:instrText>
      </w:r>
      <w:r w:rsidR="00A225A9">
        <w:fldChar w:fldCharType="separate"/>
      </w:r>
      <w:r w:rsidR="00A225A9">
        <w:rPr>
          <w:noProof/>
        </w:rPr>
        <w:t>(Thompson, 1993)</w:t>
      </w:r>
      <w:r w:rsidR="00A225A9">
        <w:fldChar w:fldCharType="end"/>
      </w:r>
      <w:r w:rsidR="00A225A9">
        <w:t>.</w:t>
      </w:r>
      <w:r w:rsidR="0069720E">
        <w:t xml:space="preserve"> </w:t>
      </w:r>
      <w:moveToRangeStart w:id="199" w:author="Wooster, Eamonn" w:date="2025-11-11T13:53:00Z" w:name="move213761602"/>
      <w:moveTo w:id="200" w:author="Wooster, Eamonn" w:date="2025-11-11T13:53:00Z" w16du:dateUtc="2025-11-11T02:53:00Z">
        <w:del w:id="201" w:author="Wooster, Eamonn" w:date="2025-11-11T13:56:00Z" w16du:dateUtc="2025-11-11T02:56:00Z">
          <w:r w:rsidR="000D6D63" w:rsidDel="002F7312">
            <w:delText xml:space="preserve">This finding follows a similar trend identified in mammals and reptiles by </w:delText>
          </w:r>
          <w:r w:rsidR="000D6D63" w:rsidDel="002F7312">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0D6D63" w:rsidDel="002F7312">
            <w:delInstrText xml:space="preserve"> ADDIN EN.CITE </w:delInstrText>
          </w:r>
          <w:r w:rsidR="000D6D63" w:rsidDel="002F7312">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0D6D63" w:rsidDel="002F7312">
            <w:delInstrText xml:space="preserve"> ADDIN EN.CITE.DATA </w:delInstrText>
          </w:r>
        </w:del>
      </w:moveTo>
      <w:ins w:id="202" w:author="Wooster, Eamonn" w:date="2025-11-11T13:53:00Z" w16du:dateUtc="2025-11-11T02:53:00Z">
        <w:del w:id="203" w:author="Wooster, Eamonn" w:date="2025-11-11T13:56:00Z" w16du:dateUtc="2025-11-11T02:56:00Z"/>
      </w:ins>
      <w:moveTo w:id="204" w:author="Wooster, Eamonn" w:date="2025-11-11T13:53:00Z" w16du:dateUtc="2025-11-11T02:53:00Z">
        <w:del w:id="205" w:author="Wooster, Eamonn" w:date="2025-11-11T13:56:00Z" w16du:dateUtc="2025-11-11T02:56:00Z">
          <w:r w:rsidR="000D6D63" w:rsidDel="002F7312">
            <w:fldChar w:fldCharType="end"/>
          </w:r>
        </w:del>
      </w:moveTo>
      <w:ins w:id="206" w:author="Wooster, Eamonn" w:date="2025-11-11T13:53:00Z" w16du:dateUtc="2025-11-11T02:53:00Z">
        <w:del w:id="207" w:author="Wooster, Eamonn" w:date="2025-11-11T13:56:00Z" w16du:dateUtc="2025-11-11T02:56:00Z"/>
      </w:ins>
      <w:moveTo w:id="208" w:author="Wooster, Eamonn" w:date="2025-11-11T13:53:00Z" w16du:dateUtc="2025-11-11T02:53:00Z">
        <w:del w:id="209" w:author="Wooster, Eamonn" w:date="2025-11-11T13:56:00Z" w16du:dateUtc="2025-11-11T02:56:00Z">
          <w:r w:rsidR="000D6D63" w:rsidDel="002F7312">
            <w:fldChar w:fldCharType="separate"/>
          </w:r>
          <w:r w:rsidR="000D6D63" w:rsidDel="002F7312">
            <w:rPr>
              <w:noProof/>
            </w:rPr>
            <w:delText>Doherty et al. (2021)</w:delText>
          </w:r>
          <w:r w:rsidR="000D6D63" w:rsidDel="002F7312">
            <w:fldChar w:fldCharType="end"/>
          </w:r>
          <w:r w:rsidR="000D6D63" w:rsidDel="002F7312">
            <w:delText xml:space="preserve"> in their analysis of the impacts of anthropogenic disturbance on animal movement. </w:delText>
          </w:r>
        </w:del>
        <w:r w:rsidR="000D6D63">
          <w:t xml:space="preserve">Like other forms of disturbance, post-fire increases are likely to be driven by resource redistribution, and subsequent effects on resource acquisition, predation risk, and movement capacity </w:t>
        </w:r>
        <w:commentRangeStart w:id="210"/>
        <w:r w:rsidR="000D6D63">
          <w:fldChar w:fldCharType="begin">
            <w:fldData xml:space="preserve">PEVuZE5vdGU+PENpdGU+PEF1dGhvcj5Eb2hlcnR5PC9BdXRob3I+PFllYXI+MjAyMjwvWWVhcj48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==
</w:fldData>
          </w:fldChar>
        </w:r>
        <w:r w:rsidR="000D6D63">
          <w:instrText xml:space="preserve"> ADDIN EN.CITE </w:instrText>
        </w:r>
        <w:r w:rsidR="000D6D63">
          <w:fldChar w:fldCharType="begin">
            <w:fldData xml:space="preserve">PEVuZE5vdGU+PENpdGU+PEF1dGhvcj5Eb2hlcnR5PC9BdXRob3I+PFllYXI+MjAyMjwvWWVhcj48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==
</w:fldData>
          </w:fldChar>
        </w:r>
        <w:r w:rsidR="000D6D63">
          <w:instrText xml:space="preserve"> ADDIN EN.CITE.DATA </w:instrText>
        </w:r>
      </w:moveTo>
      <w:ins w:id="211" w:author="Wooster, Eamonn" w:date="2025-11-11T13:53:00Z" w16du:dateUtc="2025-11-11T02:53:00Z"/>
      <w:moveTo w:id="212" w:author="Wooster, Eamonn" w:date="2025-11-11T13:53:00Z" w16du:dateUtc="2025-11-11T02:53:00Z">
        <w:r w:rsidR="000D6D63">
          <w:fldChar w:fldCharType="end"/>
        </w:r>
      </w:moveTo>
      <w:ins w:id="213" w:author="Wooster, Eamonn" w:date="2025-11-11T13:53:00Z" w16du:dateUtc="2025-11-11T02:53:00Z"/>
      <w:moveTo w:id="214" w:author="Wooster, Eamonn" w:date="2025-11-11T13:53:00Z" w16du:dateUtc="2025-11-11T02:53:00Z">
        <w:r w:rsidR="000D6D63">
          <w:fldChar w:fldCharType="separate"/>
        </w:r>
        <w:r w:rsidR="000D6D63">
          <w:rPr>
            <w:noProof/>
          </w:rPr>
          <w:t>(Doherty et al., 2022; Gomez et al., 2025; Nathan et al., 2008)</w:t>
        </w:r>
        <w:r w:rsidR="000D6D63">
          <w:fldChar w:fldCharType="end"/>
        </w:r>
      </w:moveTo>
      <w:commentRangeEnd w:id="210"/>
      <w:r w:rsidR="002F7312">
        <w:rPr>
          <w:rStyle w:val="CommentReference"/>
        </w:rPr>
        <w:commentReference w:id="210"/>
      </w:r>
      <w:moveTo w:id="215" w:author="Wooster, Eamonn" w:date="2025-11-11T13:53:00Z" w16du:dateUtc="2025-11-11T02:53:00Z">
        <w:r w:rsidR="000D6D63">
          <w:t>.</w:t>
        </w:r>
      </w:moveTo>
      <w:moveToRangeEnd w:id="199"/>
    </w:p>
    <w:p w14:paraId="5A491E00" w14:textId="42C62DAB" w:rsidR="005915B6" w:rsidRPr="001E2FFF" w:rsidDel="002F7312" w:rsidRDefault="00A225A9" w:rsidP="005915B6">
      <w:pPr>
        <w:rPr>
          <w:del w:id="216" w:author="Wooster, Eamonn" w:date="2025-11-11T13:56:00Z" w16du:dateUtc="2025-11-11T02:56:00Z"/>
        </w:rPr>
      </w:pPr>
      <w:del w:id="217" w:author="Wooster, Eamonn" w:date="2025-11-11T13:56:00Z" w16du:dateUtc="2025-11-11T02:56:00Z">
        <w:r w:rsidDel="002F7312">
          <w:delText>L</w:delText>
        </w:r>
        <w:r w:rsidR="0069720E" w:rsidDel="002F7312">
          <w:delText xml:space="preserve">oss of vegetation cover post-fire </w:delText>
        </w:r>
        <w:r w:rsidR="0026549F" w:rsidDel="002F7312">
          <w:delText>can alter</w:delText>
        </w:r>
        <w:r w:rsidR="0069720E" w:rsidDel="002F7312">
          <w:delText xml:space="preserve"> perceived </w:delText>
        </w:r>
        <w:r w:rsidR="00DA63BD" w:rsidDel="002F7312">
          <w:delText xml:space="preserve">or actual </w:delText>
        </w:r>
        <w:r w:rsidR="0069720E" w:rsidDel="002F7312">
          <w:delText>predation risk</w:delText>
        </w:r>
        <w:r w:rsidR="006E4263" w:rsidDel="002F7312">
          <w:delText xml:space="preserve"> </w:delText>
        </w:r>
        <w:r w:rsidR="006E4263" w:rsidDel="002F7312">
          <w:fldChar w:fldCharType="begin"/>
        </w:r>
        <w:r w:rsidR="006E4263" w:rsidDel="002F7312">
          <w:delInstrText xml:space="preserve"> ADDIN EN.CITE &lt;EndNote&gt;&lt;Cite&gt;&lt;Author&gt;Leahy&lt;/Author&gt;&lt;Year&gt;2016&lt;/Year&gt;&lt;RecNum&gt;10&lt;/RecNum&gt;&lt;DisplayText&gt;(Leahy et al., 2016)&lt;/DisplayText&gt;&lt;record&gt;&lt;rec-number&gt;10&lt;/rec-number&gt;&lt;foreign-keys&gt;&lt;key app="EN" db-id="axpffp0eards98ew20rvpa0tdf0f0svatvst" timestamp="1714914013"&gt;10&lt;/key&gt;&lt;/foreign-keys&gt;&lt;ref-type name="Journal Article"&gt;17&lt;/ref-type&gt;&lt;contributors&gt;&lt;authors&gt;&lt;author&gt;Leahy, Lily&lt;/author&gt;&lt;author&gt;Legge, Sarah M.&lt;/author&gt;&lt;author&gt;Tuft, Katherine&lt;/author&gt;&lt;author&gt;McGregor, Hugh W.&lt;/author&gt;&lt;author&gt;Barmuta, Leon A.&lt;/author&gt;&lt;author&gt;Jones, Menna E.&lt;/author&gt;&lt;author&gt;Johnson, Christopher N.&lt;/author&gt;&lt;/authors&gt;&lt;/contributors&gt;&lt;titles&gt;&lt;title&gt;Amplified predation after fire suppresses rodent populations in Australia’s tropical savannas&lt;/title&gt;&lt;secondary-title&gt;Wildlife Research&lt;/secondary-title&gt;&lt;/titles&gt;&lt;pages&gt;705-716&lt;/pages&gt;&lt;volume&gt;42&lt;/volume&gt;&lt;number&gt;8&lt;/number&gt;&lt;dates&gt;&lt;year&gt;2016&lt;/year&gt;&lt;/dates&gt;&lt;urls&gt;&lt;related-urls&gt;&lt;url&gt;https://doi.org/10.1071/WR15011&lt;/url&gt;&lt;/related-urls&gt;&lt;/urls&gt;&lt;/record&gt;&lt;/Cite&gt;&lt;/EndNote&gt;</w:delInstrText>
        </w:r>
        <w:r w:rsidR="006E4263" w:rsidDel="002F7312">
          <w:fldChar w:fldCharType="separate"/>
        </w:r>
        <w:r w:rsidR="006E4263" w:rsidDel="002F7312">
          <w:rPr>
            <w:noProof/>
          </w:rPr>
          <w:delText>(Leahy et al., 2016)</w:delText>
        </w:r>
        <w:r w:rsidR="006E4263" w:rsidDel="002F7312">
          <w:fldChar w:fldCharType="end"/>
        </w:r>
        <w:r w:rsidR="00DA58AB" w:rsidDel="002F7312">
          <w:delText xml:space="preserve">, and the direction of change </w:delText>
        </w:r>
        <w:r w:rsidR="00C8258C" w:rsidDel="002F7312">
          <w:delText>can be influenced by predator hunting strateg</w:delText>
        </w:r>
        <w:r w:rsidR="006E4263" w:rsidDel="002F7312">
          <w:delText>y</w:delText>
        </w:r>
        <w:r w:rsidR="0026549F" w:rsidDel="002F7312">
          <w:delText xml:space="preserve"> </w:delText>
        </w:r>
        <w:r w:rsidR="0026549F" w:rsidDel="002F7312">
          <w:fldChar w:fldCharType="begin"/>
        </w:r>
        <w:r w:rsidR="0026549F" w:rsidDel="002F7312">
          <w:delInstrText xml:space="preserve"> ADDIN EN.CITE &lt;EndNote&gt;&lt;Cite&gt;&lt;Author&gt;Geary&lt;/Author&gt;&lt;Year&gt;2020&lt;/Year&gt;&lt;RecNum&gt;71&lt;/RecNum&gt;&lt;DisplayText&gt;(Geary et al., 2020)&lt;/DisplayText&gt;&lt;record&gt;&lt;rec-number&gt;71&lt;/rec-number&gt;&lt;foreign-keys&gt;&lt;key app="EN" db-id="axpffp0eards98ew20rvpa0tdf0f0svatvst" timestamp="1722933951"&gt;71&lt;/key&gt;&lt;/foreign-keys&gt;&lt;ref-type name="Journal Article"&gt;17&lt;/ref-type&gt;&lt;contributors&gt;&lt;authors&gt;&lt;author&gt;Geary, William L.&lt;/author&gt;&lt;author&gt;Doherty, Tim S.&lt;/author&gt;&lt;author&gt;Nimmo, Dale G.&lt;/author&gt;&lt;author&gt;Tulloch, Ayesha I. T.&lt;/author&gt;&lt;author&gt;Ritchie, Euan G.&lt;/author&gt;&lt;/authors&gt;&lt;/contributors&gt;&lt;titles&gt;&lt;title&gt;Predator responses to fire: A global systematic review and meta-analysis&lt;/title&gt;&lt;secondary-title&gt;Journal of Animal Ecology&lt;/secondary-title&gt;&lt;/titles&gt;&lt;pages&gt;955-971&lt;/pages&gt;&lt;volume&gt;89&lt;/volume&gt;&lt;number&gt;4&lt;/number&gt;&lt;keywords&gt;&lt;keyword&gt;carnivore&lt;/keyword&gt;&lt;keyword&gt;disturbance&lt;/keyword&gt;&lt;keyword&gt;fire&lt;/keyword&gt;&lt;keyword&gt;mesopredator&lt;/keyword&gt;&lt;keyword&gt;meta-analysis&lt;/keyword&gt;&lt;keyword&gt;predator&lt;/keyword&gt;&lt;keyword&gt;systematic review&lt;/keyword&gt;&lt;keyword&gt;trophic relationships&lt;/keyword&gt;&lt;/keywords&gt;&lt;dates&gt;&lt;year&gt;2020&lt;/year&gt;&lt;pub-dates&gt;&lt;date&gt;2020/04/01&lt;/date&gt;&lt;/pub-dates&gt;&lt;/dates&gt;&lt;publisher&gt;John Wiley &amp;amp; Sons, Ltd&lt;/publisher&gt;&lt;isbn&gt;0021-8790&lt;/isbn&gt;&lt;urls&gt;&lt;related-urls&gt;&lt;url&gt;https://doi.org/10.1111/1365-2656.13153&lt;/url&gt;&lt;/related-urls&gt;&lt;/urls&gt;&lt;electronic-resource-num&gt;10.1111/1365-2656.13153&lt;/electronic-resource-num&gt;&lt;access-date&gt;2024/08/06&lt;/access-date&gt;&lt;/record&gt;&lt;/Cite&gt;&lt;/EndNote&gt;</w:delInstrText>
        </w:r>
        <w:r w:rsidR="0026549F" w:rsidDel="002F7312">
          <w:fldChar w:fldCharType="separate"/>
        </w:r>
        <w:r w:rsidR="0026549F" w:rsidDel="002F7312">
          <w:rPr>
            <w:noProof/>
          </w:rPr>
          <w:delText>(Geary et al., 2020)</w:delText>
        </w:r>
        <w:r w:rsidR="0026549F" w:rsidDel="002F7312">
          <w:fldChar w:fldCharType="end"/>
        </w:r>
        <w:r w:rsidR="0069720E" w:rsidDel="002F7312">
          <w:delText>. In their study of white</w:delText>
        </w:r>
        <w:r w:rsidR="00DA63BD" w:rsidDel="002F7312">
          <w:delText>-</w:delText>
        </w:r>
        <w:r w:rsidR="0069720E" w:rsidDel="002F7312">
          <w:delText xml:space="preserve">tailed deer </w:delText>
        </w:r>
        <w:r w:rsidR="00DA63BD" w:rsidDel="002F7312">
          <w:delText>(</w:delText>
        </w:r>
      </w:del>
      <w:r w:rsidR="00DA63BD" w:rsidRPr="00DA63BD">
        <w:rPr>
          <w:i/>
          <w:iCs/>
        </w:rPr>
        <w:t xml:space="preserve">Odocoileus </w:t>
      </w:r>
      <w:proofErr w:type="spellStart"/>
      <w:r w:rsidR="00DA63BD" w:rsidRPr="00DA63BD">
        <w:rPr>
          <w:i/>
          <w:iCs/>
        </w:rPr>
        <w:t>virginianus</w:t>
      </w:r>
      <w:del w:id="218" w:author="Wooster, Eamonn" w:date="2025-11-11T13:56:00Z" w16du:dateUtc="2025-11-11T02:56:00Z">
        <w:r w:rsidR="00DA63BD" w:rsidDel="002F7312">
          <w:delText xml:space="preserve">) </w:delText>
        </w:r>
        <w:r w:rsidR="0069720E" w:rsidDel="002F7312">
          <w:delText xml:space="preserve">in </w:delText>
        </w:r>
        <w:r w:rsidR="002D2508" w:rsidDel="002F7312">
          <w:delText>Florida</w:delText>
        </w:r>
        <w:r w:rsidR="0069720E" w:rsidDel="002F7312">
          <w:delText xml:space="preserve">, </w:delText>
        </w:r>
        <w:r w:rsidR="0069720E" w:rsidDel="002F7312">
          <w:fldChar w:fldCharType="begin"/>
        </w:r>
        <w:r w:rsidR="0069720E" w:rsidDel="002F7312">
          <w:delInstrText xml:space="preserve"> ADDIN EN.CITE &lt;EndNote&gt;&lt;Cite AuthorYear="1"&gt;&lt;Author&gt;Cherry&lt;/Author&gt;&lt;Year&gt;2018&lt;/Year&gt;&lt;RecNum&gt;166&lt;/RecNum&gt;&lt;DisplayText&gt;Cherry et al. (2018)&lt;/DisplayText&gt;&lt;record&gt;&lt;rec-number&gt;166&lt;/rec-number&gt;&lt;foreign-keys&gt;&lt;key app="EN" db-id="axpffp0eards98ew20rvpa0tdf0f0svatvst" timestamp="1753755754"&gt;166&lt;/key&gt;&lt;/foreign-keys&gt;&lt;ref-type name="Journal Article"&gt;17&lt;/ref-type&gt;&lt;contributors&gt;&lt;authors&gt;&lt;author&gt;Cherry, Michael J.&lt;/author&gt;&lt;author&gt;Chandler, Richard B.&lt;/author&gt;&lt;author&gt;Garrison, Elina P.&lt;/author&gt;&lt;author&gt;Crawford, Daniel A.&lt;/author&gt;&lt;author&gt;Kelly, Brian D.&lt;/author&gt;&lt;author&gt;Shindle, David B.&lt;/author&gt;&lt;author&gt;Godsea, Kevin G.&lt;/author&gt;&lt;author&gt;Miller, Karl V.&lt;/author&gt;&lt;author&gt;Conner, L. Mike&lt;/author&gt;&lt;/authors&gt;&lt;/contributors&gt;&lt;titles&gt;&lt;title&gt;Wildfire affects space use and movement of white-tailed deer in a tropical pyric landscape&lt;/title&gt;&lt;secondary-title&gt;Forest Ecology and Management&lt;/secondary-title&gt;&lt;/titles&gt;&lt;pages&gt;161-169&lt;/pages&gt;&lt;volume&gt;409&lt;/volume&gt;&lt;keywords&gt;&lt;keyword&gt;Fire&lt;/keyword&gt;&lt;keyword&gt;Florida panther&lt;/keyword&gt;&lt;keyword&gt;Time-since-fire&lt;/keyword&gt;&lt;keyword&gt;Wildfire management&lt;/keyword&gt;&lt;keyword&gt;Wildland fire&lt;/keyword&gt;&lt;/keywords&gt;&lt;dates&gt;&lt;year&gt;2018&lt;/year&gt;&lt;pub-dates&gt;&lt;date&gt;2018/02/01/&lt;/date&gt;&lt;/pub-dates&gt;&lt;/dates&gt;&lt;isbn&gt;0378-1127&lt;/isbn&gt;&lt;urls&gt;&lt;related-urls&gt;&lt;url&gt;https://www.sciencedirect.com/science/article/pii/S0378112717313002&lt;/url&gt;&lt;/related-urls&gt;&lt;/urls&gt;&lt;electronic-resource-num&gt;10.1016/j.foreco.2017.11.007&lt;/electronic-resource-num&gt;&lt;/record&gt;&lt;/Cite&gt;&lt;/EndNote&gt;</w:delInstrText>
        </w:r>
        <w:r w:rsidR="0069720E" w:rsidDel="002F7312">
          <w:fldChar w:fldCharType="separate"/>
        </w:r>
        <w:r w:rsidR="0069720E" w:rsidDel="002F7312">
          <w:rPr>
            <w:noProof/>
          </w:rPr>
          <w:delText>Cherry et al. (2018)</w:delText>
        </w:r>
        <w:r w:rsidR="0069720E" w:rsidDel="002F7312">
          <w:fldChar w:fldCharType="end"/>
        </w:r>
        <w:r w:rsidR="0069720E" w:rsidDel="002F7312">
          <w:delText xml:space="preserve"> found male and female deer</w:delText>
        </w:r>
        <w:r w:rsidR="00DA63BD" w:rsidDel="002F7312">
          <w:delText xml:space="preserve"> significantly</w:delText>
        </w:r>
        <w:r w:rsidR="0069720E" w:rsidDel="002F7312">
          <w:delText xml:space="preserve"> increased movement rates in the month following</w:delText>
        </w:r>
        <w:r w:rsidR="00DA63BD" w:rsidDel="002F7312">
          <w:delText xml:space="preserve"> a</w:delText>
        </w:r>
        <w:r w:rsidR="0069720E" w:rsidDel="002F7312">
          <w:delText xml:space="preserve"> wildfire. The authors suggested this increase </w:delText>
        </w:r>
        <w:r w:rsidR="00DA63BD" w:rsidDel="002F7312">
          <w:delText>was the result of reduced perceived predation risk from the Florida panther</w:delText>
        </w:r>
        <w:r w:rsidR="00553716" w:rsidDel="002F7312">
          <w:delText xml:space="preserve"> </w:delText>
        </w:r>
        <w:r w:rsidR="00955C5D" w:rsidDel="002F7312">
          <w:delText>(</w:delText>
        </w:r>
      </w:del>
      <w:r w:rsidR="00955C5D" w:rsidRPr="00955C5D">
        <w:rPr>
          <w:i/>
          <w:iCs/>
        </w:rPr>
        <w:t>Puma</w:t>
      </w:r>
      <w:proofErr w:type="spellEnd"/>
      <w:r w:rsidR="00955C5D" w:rsidRPr="00955C5D">
        <w:rPr>
          <w:i/>
          <w:iCs/>
        </w:rPr>
        <w:t xml:space="preserve"> concolor </w:t>
      </w:r>
      <w:proofErr w:type="spellStart"/>
      <w:r w:rsidR="00955C5D" w:rsidRPr="00955C5D">
        <w:rPr>
          <w:i/>
          <w:iCs/>
        </w:rPr>
        <w:t>coryi</w:t>
      </w:r>
      <w:del w:id="219" w:author="Wooster, Eamonn" w:date="2025-11-11T13:56:00Z" w16du:dateUtc="2025-11-11T02:56:00Z">
        <w:r w:rsidR="00955C5D" w:rsidDel="002F7312">
          <w:delText>)</w:delText>
        </w:r>
        <w:r w:rsidR="00DA63BD" w:rsidDel="002F7312">
          <w:delText xml:space="preserve">, a </w:delText>
        </w:r>
        <w:r w:rsidR="00DA63BD" w:rsidRPr="00DA63BD" w:rsidDel="002F7312">
          <w:delText>stalk-and-ambush</w:delText>
        </w:r>
        <w:r w:rsidR="00DA63BD" w:rsidDel="002F7312">
          <w:delText xml:space="preserve"> predator that relies on vegetation cover for concealment </w:delText>
        </w:r>
        <w:r w:rsidR="00DA63BD" w:rsidDel="002F7312">
          <w:fldChar w:fldCharType="begin"/>
        </w:r>
        <w:r w:rsidR="00DA63BD" w:rsidDel="002F7312">
          <w:delInstrText xml:space="preserve"> ADDIN EN.CITE &lt;EndNote&gt;&lt;Cite&gt;&lt;Author&gt;Cherry&lt;/Author&gt;&lt;Year&gt;2018&lt;/Year&gt;&lt;RecNum&gt;166&lt;/RecNum&gt;&lt;DisplayText&gt;(Cherry et al., 2018)&lt;/DisplayText&gt;&lt;record&gt;&lt;rec-number&gt;166&lt;/rec-number&gt;&lt;foreign-keys&gt;&lt;key app="EN" db-id="axpffp0eards98ew20rvpa0tdf0f0svatvst" timestamp="1753755754"&gt;166&lt;/key&gt;&lt;/foreign-keys&gt;&lt;ref-type name="Journal Article"&gt;17&lt;/ref-type&gt;&lt;contributors&gt;&lt;authors&gt;&lt;author&gt;Cherry, Michael J.&lt;/author&gt;&lt;author&gt;Chandler, Richard B.&lt;/author&gt;&lt;author&gt;Garrison, Elina P.&lt;/author&gt;&lt;author&gt;Crawford, Daniel A.&lt;/author&gt;&lt;author&gt;Kelly, Brian D.&lt;/author&gt;&lt;author&gt;Shindle, David B.&lt;/author&gt;&lt;author&gt;Godsea, Kevin G.&lt;/author&gt;&lt;author&gt;Miller, Karl V.&lt;/author&gt;&lt;author&gt;Conner, L. Mike&lt;/author&gt;&lt;/authors&gt;&lt;/contributors&gt;&lt;titles&gt;&lt;title&gt;Wildfire affects space use and movement of white-tailed deer in a tropical pyric landscape&lt;/title&gt;&lt;secondary-title&gt;Forest Ecology and Management&lt;/secondary-title&gt;&lt;/titles&gt;&lt;pages&gt;161-169&lt;/pages&gt;&lt;volume&gt;409&lt;/volume&gt;&lt;keywords&gt;&lt;keyword&gt;Fire&lt;/keyword&gt;&lt;keyword&gt;Florida panther&lt;/keyword&gt;&lt;keyword&gt;Time-since-fire&lt;/keyword&gt;&lt;keyword&gt;Wildfire management&lt;/keyword&gt;&lt;keyword&gt;Wildland fire&lt;/keyword&gt;&lt;/keywords&gt;&lt;dates&gt;&lt;year&gt;2018&lt;/year&gt;&lt;pub-dates&gt;&lt;date&gt;2018/02/01/&lt;/date&gt;&lt;/pub-dates&gt;&lt;/dates&gt;&lt;isbn&gt;0378-1127&lt;/isbn&gt;&lt;urls&gt;&lt;related-urls&gt;&lt;url&gt;https://www.sciencedirect.com/science/article/pii/S0378112717313002&lt;/url&gt;&lt;/related-urls&gt;&lt;/urls&gt;&lt;electronic-resource-num&gt;10.1016/j.foreco.2017.11.007&lt;/electronic-resource-num&gt;&lt;/record&gt;&lt;/Cite&gt;&lt;/EndNote&gt;</w:delInstrText>
        </w:r>
        <w:r w:rsidR="00DA63BD" w:rsidDel="002F7312">
          <w:fldChar w:fldCharType="separate"/>
        </w:r>
        <w:r w:rsidR="00DA63BD" w:rsidDel="002F7312">
          <w:rPr>
            <w:noProof/>
          </w:rPr>
          <w:delText>(Cherry et al., 2018)</w:delText>
        </w:r>
        <w:r w:rsidR="00DA63BD" w:rsidDel="002F7312">
          <w:fldChar w:fldCharType="end"/>
        </w:r>
        <w:r w:rsidR="00DA63BD" w:rsidDel="002F7312">
          <w:delText>.</w:delText>
        </w:r>
        <w:r w:rsidR="00253809" w:rsidDel="002F7312">
          <w:delText xml:space="preserve"> </w:delText>
        </w:r>
        <w:r w:rsidR="00CD292C" w:rsidDel="002F7312">
          <w:delText xml:space="preserve">Similarly, </w:delText>
        </w:r>
        <w:r w:rsidR="004340AB" w:rsidDel="002F7312">
          <w:fldChar w:fldCharType="begin"/>
        </w:r>
        <w:r w:rsidR="004340AB" w:rsidDel="002F7312">
          <w:delInstrText xml:space="preserve"> ADDIN EN.CITE &lt;EndNote&gt;&lt;Cite AuthorYear="1"&gt;&lt;Author&gt;Jaffe&lt;/Author&gt;&lt;Year&gt;2009&lt;/Year&gt;&lt;RecNum&gt;538&lt;/RecNum&gt;&lt;DisplayText&gt;Jaffe and Isbell (2009)&lt;/DisplayText&gt;&lt;record&gt;&lt;rec-number&gt;538&lt;/rec-number&gt;&lt;foreign-keys&gt;&lt;key app="EN" db-id="axpffp0eards98ew20rvpa0tdf0f0svatvst" timestamp="1756076181"&gt;538&lt;/key&gt;&lt;/foreign-keys&gt;&lt;ref-type name="Journal Article"&gt;17&lt;/ref-type&gt;&lt;contributors&gt;&lt;authors&gt;&lt;author&gt;Jaffe, K. E.&lt;/author&gt;&lt;author&gt;Isbell, L. A.&lt;/author&gt;&lt;/authors&gt;&lt;/contributors&gt;&lt;titles&gt;&lt;title&gt;&lt;style face="normal" font="default" size="100%"&gt;After the fire: Benefits of reduced ground cover for vervet monkeys (&lt;/style&gt;&lt;style face="italic" font="default" size="100%"&gt;Cercopithecus aethiops&lt;/style&gt;&lt;style face="normal" font="default" size="100%"&gt;)&lt;/style&gt;&lt;/title&gt;&lt;secondary-title&gt;American Journal of Primatology&lt;/secondary-title&gt;&lt;/titles&gt;&lt;pages&gt;252-260&lt;/pages&gt;&lt;volume&gt;71&lt;/volume&gt;&lt;number&gt;3&lt;/number&gt;&lt;dates&gt;&lt;year&gt;2009&lt;/year&gt;&lt;/dates&gt;&lt;work-type&gt;Article&lt;/work-type&gt;&lt;urls&gt;&lt;related-urls&gt;&lt;url&gt;https://www.scopus.com/inward/record.uri?eid=2-s2.0-63049136545&amp;amp;doi=10.1002%2fajp.20644&amp;amp;partnerID=40&amp;amp;md5=b537d2fab2ca7fe647d9b9a89b858426&lt;/url&gt;&lt;/related-urls&gt;&lt;/urls&gt;&lt;electronic-resource-num&gt;10.1002/ajp.20644&lt;/electronic-resource-num&gt;&lt;/record&gt;&lt;/Cite&gt;&lt;/EndNote&gt;</w:delInstrText>
        </w:r>
        <w:r w:rsidR="004340AB" w:rsidDel="002F7312">
          <w:fldChar w:fldCharType="separate"/>
        </w:r>
        <w:r w:rsidR="004340AB" w:rsidDel="002F7312">
          <w:rPr>
            <w:noProof/>
          </w:rPr>
          <w:delText>Jaffe and Isbell (2009)</w:delText>
        </w:r>
        <w:r w:rsidR="004340AB" w:rsidDel="002F7312">
          <w:fldChar w:fldCharType="end"/>
        </w:r>
        <w:r w:rsidR="00CD292C" w:rsidDel="002F7312">
          <w:delText xml:space="preserve"> found </w:delText>
        </w:r>
        <w:r w:rsidR="00796302" w:rsidDel="002F7312">
          <w:delText xml:space="preserve">vervet monkeys </w:delText>
        </w:r>
        <w:r w:rsidR="00A95EAF" w:rsidDel="002F7312">
          <w:delText xml:space="preserve">travelled faster in burnt vegetation, and </w:delText>
        </w:r>
        <w:r w:rsidR="007357C1" w:rsidDel="002F7312">
          <w:delText>attributed</w:delText>
        </w:r>
        <w:r w:rsidR="00A95EAF" w:rsidDel="002F7312">
          <w:delText xml:space="preserve"> this </w:delText>
        </w:r>
        <w:r w:rsidR="007357C1" w:rsidDel="002F7312">
          <w:delText xml:space="preserve">greater to visibility and </w:delText>
        </w:r>
        <w:r w:rsidR="00284E17" w:rsidDel="002F7312">
          <w:delText xml:space="preserve">a reduction in perceived predation risk. </w:delText>
        </w:r>
        <w:r w:rsidR="0078004B" w:rsidDel="002F7312">
          <w:delText xml:space="preserve">Loss of cover may have the inverse effect for other prey species, such as </w:delText>
        </w:r>
        <w:r w:rsidR="001E2FFF" w:rsidDel="002F7312">
          <w:delText>Mount Graham</w:delText>
        </w:r>
        <w:r w:rsidR="00FF7316" w:rsidDel="002F7312">
          <w:delText xml:space="preserve"> red</w:delText>
        </w:r>
        <w:r w:rsidR="001E2FFF" w:rsidDel="002F7312">
          <w:delText xml:space="preserve"> squirrels (</w:delText>
        </w:r>
        <w:r w:rsidR="001E2FFF" w:rsidRPr="001E2FFF" w:rsidDel="002F7312">
          <w:rPr>
            <w:i/>
            <w:iCs/>
          </w:rPr>
          <w:delText>Tamiasciurus hudsonicus grahamensis</w:delText>
        </w:r>
        <w:r w:rsidR="001E2FFF" w:rsidDel="002F7312">
          <w:delText xml:space="preserve">), which reduced </w:delText>
        </w:r>
        <w:r w:rsidR="00D20146" w:rsidDel="002F7312">
          <w:delText>distances between nest sites and middens in burnt areas, likely to minimise predation</w:delText>
        </w:r>
        <w:r w:rsidR="004340AB" w:rsidDel="002F7312">
          <w:delText xml:space="preserve"> </w:delText>
        </w:r>
        <w:r w:rsidR="004340AB" w:rsidDel="002F7312">
          <w:fldChar w:fldCharType="begin"/>
        </w:r>
        <w:r w:rsidR="004340AB" w:rsidDel="002F7312">
          <w:delInstrText xml:space="preserve"> ADDIN EN.CITE &lt;EndNote&gt;&lt;Cite&gt;&lt;Author&gt;Leonard&lt;/Author&gt;&lt;Year&gt;2010&lt;/Year&gt;&lt;RecNum&gt;540&lt;/RecNum&gt;&lt;DisplayText&gt;(Leonard &amp;amp; Koprowski, 2010)&lt;/DisplayText&gt;&lt;record&gt;&lt;rec-number&gt;540&lt;/rec-number&gt;&lt;foreign-keys&gt;&lt;key app="EN" db-id="axpffp0eards98ew20rvpa0tdf0f0svatvst" timestamp="1756076181"&gt;540&lt;/key&gt;&lt;/foreign-keys&gt;&lt;ref-type name="Journal Article"&gt;17&lt;/ref-type&gt;&lt;contributors&gt;&lt;authors&gt;&lt;author&gt;Leonard, K. M.&lt;/author&gt;&lt;author&gt;Koprowski, J. L.&lt;/author&gt;&lt;/authors&gt;&lt;/contributors&gt;&lt;titles&gt;&lt;title&gt;&lt;style face="normal" font="default" size="100%"&gt;Effects of fire on endangered mount graham red squirrels (&lt;/style&gt;&lt;style face="italic" font="default" size="100%"&gt;Tamiasciurus hudsonicus grahamensis&lt;/style&gt;&lt;style face="normal" font="default" size="100%"&gt;): Responses of individuals with known fates&lt;/style&gt;&lt;/title&gt;&lt;secondary-title&gt;Southwestern Naturalist&lt;/secondary-title&gt;&lt;/titles&gt;&lt;pages&gt;217-224&lt;/pages&gt;&lt;volume&gt;55&lt;/volume&gt;&lt;number&gt;2&lt;/number&gt;&lt;dates&gt;&lt;year&gt;2010&lt;/year&gt;&lt;/dates&gt;&lt;work-type&gt;Article&lt;/work-type&gt;&lt;urls&gt;&lt;related-urls&gt;&lt;url&gt;https://www.scopus.com/inward/record.uri?eid=2-s2.0-77954461954&amp;amp;doi=10.1894%2fMRD-01.1&amp;amp;partnerID=40&amp;amp;md5=2b63b9034e20eea8e8be922182385177&lt;/url&gt;&lt;/related-urls&gt;&lt;/urls&gt;&lt;electronic-resource-num&gt;10.1894/MRD-01.1&lt;/electronic-resource-num&gt;&lt;/record&gt;&lt;/Cite&gt;&lt;/EndNote&gt;</w:delInstrText>
        </w:r>
        <w:r w:rsidR="004340AB" w:rsidDel="002F7312">
          <w:fldChar w:fldCharType="separate"/>
        </w:r>
        <w:r w:rsidR="004340AB" w:rsidDel="002F7312">
          <w:rPr>
            <w:noProof/>
          </w:rPr>
          <w:delText>(Leonard &amp; Koprowski, 2010)</w:delText>
        </w:r>
        <w:r w:rsidR="004340AB" w:rsidDel="002F7312">
          <w:fldChar w:fldCharType="end"/>
        </w:r>
        <w:r w:rsidR="00D20146" w:rsidDel="002F7312">
          <w:delText>.</w:delText>
        </w:r>
      </w:del>
    </w:p>
    <w:p w14:paraId="3F6E05DC" w14:textId="37D2277D" w:rsidR="00FB0B8B" w:rsidRDefault="00FB0B8B" w:rsidP="00FB0B8B">
      <w:commentRangeStart w:id="220"/>
      <w:commentRangeStart w:id="221"/>
      <w:r w:rsidRPr="00BA42C7">
        <w:rPr>
          <w:highlight w:val="yellow"/>
        </w:rPr>
        <w:t>pr</w:t>
      </w:r>
      <w:r w:rsidRPr="001B7A8F">
        <w:rPr>
          <w:strike/>
          <w:highlight w:val="yellow"/>
        </w:rPr>
        <w:t>ey</w:t>
      </w:r>
      <w:commentRangeEnd w:id="220"/>
      <w:proofErr w:type="spellEnd"/>
      <w:r w:rsidRPr="001B7A8F">
        <w:rPr>
          <w:rStyle w:val="CommentReference"/>
          <w:strike/>
        </w:rPr>
        <w:commentReference w:id="220"/>
      </w:r>
      <w:commentRangeEnd w:id="221"/>
      <w:r w:rsidR="002F7312">
        <w:rPr>
          <w:rStyle w:val="CommentReference"/>
        </w:rPr>
        <w:commentReference w:id="221"/>
      </w:r>
      <w:r w:rsidRPr="001B7A8F">
        <w:rPr>
          <w:strike/>
          <w:highlight w:val="yellow"/>
        </w:rPr>
        <w:t xml:space="preserve"> </w:t>
      </w:r>
      <w:commentRangeStart w:id="222"/>
      <w:commentRangeStart w:id="223"/>
      <w:r w:rsidRPr="001B7A8F">
        <w:rPr>
          <w:strike/>
          <w:highlight w:val="yellow"/>
        </w:rPr>
        <w:t>Could</w:t>
      </w:r>
      <w:commentRangeEnd w:id="222"/>
      <w:r w:rsidRPr="001B7A8F">
        <w:rPr>
          <w:rStyle w:val="CommentReference"/>
          <w:strike/>
        </w:rPr>
        <w:commentReference w:id="222"/>
      </w:r>
      <w:commentRangeEnd w:id="223"/>
      <w:r w:rsidR="0063565C">
        <w:rPr>
          <w:rStyle w:val="CommentReference"/>
        </w:rPr>
        <w:commentReference w:id="223"/>
      </w:r>
      <w:r>
        <w:rPr>
          <w:highlight w:val="yellow"/>
        </w:rPr>
        <w:t xml:space="preserve"> </w:t>
      </w:r>
    </w:p>
    <w:p w14:paraId="7A8C1291" w14:textId="54607210" w:rsidR="00787619" w:rsidRDefault="00DB7328" w:rsidP="00787619">
      <w:pPr>
        <w:pStyle w:val="Heading2"/>
      </w:pPr>
      <w:commentRangeStart w:id="224"/>
      <w:r>
        <w:t>Taxonomy</w:t>
      </w:r>
      <w:commentRangeEnd w:id="224"/>
      <w:r w:rsidR="00745368">
        <w:rPr>
          <w:rStyle w:val="CommentReference"/>
          <w:rFonts w:eastAsiaTheme="minorHAnsi" w:cstheme="minorBidi"/>
          <w:b w:val="0"/>
          <w:color w:val="auto"/>
        </w:rPr>
        <w:commentReference w:id="224"/>
      </w:r>
      <w:r>
        <w:t xml:space="preserve"> </w:t>
      </w:r>
    </w:p>
    <w:p w14:paraId="2DD458D4" w14:textId="2F99F274" w:rsidR="00FB0B8B" w:rsidRDefault="00FB0B8B" w:rsidP="00FB0B8B">
      <w:pPr>
        <w:rPr>
          <w:i/>
          <w:iCs/>
        </w:rPr>
      </w:pPr>
      <w:r w:rsidRPr="00614768">
        <w:rPr>
          <w:i/>
          <w:iCs/>
        </w:rPr>
        <w:t>Para 3. Explore taxonomic</w:t>
      </w:r>
      <w:r w:rsidR="001D789F">
        <w:rPr>
          <w:i/>
          <w:iCs/>
        </w:rPr>
        <w:t xml:space="preserve"> results</w:t>
      </w:r>
      <w:r w:rsidRPr="00614768">
        <w:rPr>
          <w:i/>
          <w:iCs/>
        </w:rPr>
        <w:t>, and explain them. (200 words)</w:t>
      </w:r>
    </w:p>
    <w:p w14:paraId="189A72F3" w14:textId="4430C21E" w:rsidR="00AF7C68" w:rsidRDefault="006A568D" w:rsidP="00213CAC">
      <w:del w:id="225" w:author="Wooster, Eamonn" w:date="2025-11-11T13:59:00Z" w16du:dateUtc="2025-11-11T02:59:00Z">
        <w:r w:rsidDel="002F7312">
          <w:delText>Our taxonomic model found that mammals were the only class to significantly increase movement following fire</w:delText>
        </w:r>
        <w:r w:rsidR="009F0DA9" w:rsidDel="002F7312">
          <w:delText xml:space="preserve">, suggesting </w:delText>
        </w:r>
        <w:r w:rsidR="009B645E" w:rsidDel="002F7312">
          <w:delText xml:space="preserve">mammal responses are potentially influencing the </w:delText>
        </w:r>
        <w:r w:rsidR="009B645E" w:rsidDel="002F7312">
          <w:lastRenderedPageBreak/>
          <w:delText>overall result</w:delText>
        </w:r>
        <w:r w:rsidDel="002F7312">
          <w:delText>.</w:delText>
        </w:r>
      </w:del>
      <w:ins w:id="226" w:author="Wooster, Eamonn" w:date="2025-11-11T13:59:00Z" w16du:dateUtc="2025-11-11T02:59:00Z">
        <w:r w:rsidR="002F7312">
          <w:t>We found that mammals were the only taxonomic group</w:t>
        </w:r>
      </w:ins>
      <w:ins w:id="227" w:author="Wooster, Eamonn" w:date="2025-11-11T14:00:00Z" w16du:dateUtc="2025-11-11T03:00:00Z">
        <w:r w:rsidR="002F7312">
          <w:t xml:space="preserve"> to significantly increase their movement after fire.</w:t>
        </w:r>
      </w:ins>
      <w:r w:rsidR="00F46042">
        <w:t xml:space="preserve"> </w:t>
      </w:r>
      <w:commentRangeStart w:id="228"/>
      <w:commentRangeStart w:id="229"/>
      <w:del w:id="230" w:author="Wooster, Eamonn" w:date="2025-11-11T14:00:00Z" w16du:dateUtc="2025-11-11T03:00:00Z">
        <w:r w:rsidR="00F46042" w:rsidDel="002F7312">
          <w:delText xml:space="preserve">While </w:delText>
        </w:r>
      </w:del>
      <w:ins w:id="231" w:author="Wooster, Eamonn" w:date="2025-11-11T14:00:00Z" w16du:dateUtc="2025-11-11T03:00:00Z">
        <w:r w:rsidR="002F7312">
          <w:t xml:space="preserve">However, </w:t>
        </w:r>
      </w:ins>
      <w:r w:rsidR="00F46042">
        <w:t>birds also demonstrated a small</w:t>
      </w:r>
      <w:ins w:id="232" w:author="Wooster, Eamonn" w:date="2025-11-11T14:00:00Z" w16du:dateUtc="2025-11-11T03:00:00Z">
        <w:r w:rsidR="002F7312">
          <w:t xml:space="preserve">, </w:t>
        </w:r>
      </w:ins>
      <w:ins w:id="233" w:author="Wooster, Eamonn" w:date="2025-11-11T14:37:00Z" w16du:dateUtc="2025-11-11T03:37:00Z">
        <w:r w:rsidR="000A2A2F">
          <w:t>moderately</w:t>
        </w:r>
      </w:ins>
      <w:ins w:id="234" w:author="Wooster, Eamonn" w:date="2025-11-11T14:00:00Z" w16du:dateUtc="2025-11-11T03:00:00Z">
        <w:r w:rsidR="002F7312">
          <w:t xml:space="preserve"> </w:t>
        </w:r>
      </w:ins>
      <w:del w:id="235" w:author="Wooster, Eamonn" w:date="2025-11-11T14:00:00Z" w16du:dateUtc="2025-11-11T03:00:00Z">
        <w:r w:rsidR="00F46042" w:rsidDel="002F7312">
          <w:delText xml:space="preserve"> in</w:delText>
        </w:r>
      </w:del>
      <w:ins w:id="236" w:author="Wooster, Eamonn" w:date="2025-11-11T14:00:00Z" w16du:dateUtc="2025-11-11T03:00:00Z">
        <w:r w:rsidR="002F7312">
          <w:t xml:space="preserve">significant </w:t>
        </w:r>
      </w:ins>
      <w:commentRangeEnd w:id="228"/>
      <w:ins w:id="237" w:author="Wooster, Eamonn" w:date="2025-11-11T14:11:00Z" w16du:dateUtc="2025-11-11T03:11:00Z">
        <w:r w:rsidR="00A23185">
          <w:rPr>
            <w:rStyle w:val="CommentReference"/>
          </w:rPr>
          <w:commentReference w:id="228"/>
        </w:r>
      </w:ins>
      <w:commentRangeEnd w:id="229"/>
      <w:r w:rsidR="00EA3D59">
        <w:rPr>
          <w:rStyle w:val="CommentReference"/>
        </w:rPr>
        <w:commentReference w:id="229"/>
      </w:r>
      <w:ins w:id="238" w:author="Wooster, Eamonn" w:date="2025-11-11T14:00:00Z" w16du:dateUtc="2025-11-11T03:00:00Z">
        <w:r w:rsidR="002F7312">
          <w:t>i</w:t>
        </w:r>
        <w:r w:rsidR="009E7DCA">
          <w:t>n</w:t>
        </w:r>
      </w:ins>
      <w:r w:rsidR="00F46042">
        <w:t>crease in movement</w:t>
      </w:r>
      <w:del w:id="239" w:author="Wooster, Eamonn" w:date="2025-11-11T14:00:00Z" w16du:dateUtc="2025-11-11T03:00:00Z">
        <w:r w:rsidR="00F46042" w:rsidDel="002F7312">
          <w:delText>, this result was non-</w:delText>
        </w:r>
        <w:r w:rsidR="00A47C31" w:rsidDel="002F7312">
          <w:delText>significant</w:delText>
        </w:r>
      </w:del>
      <w:r w:rsidR="00F46042">
        <w:t xml:space="preserve">. </w:t>
      </w:r>
      <w:del w:id="240" w:author="Wooster, Eamonn" w:date="2025-11-11T14:01:00Z" w16du:dateUtc="2025-11-11T03:01:00Z">
        <w:r w:rsidR="009B0E59" w:rsidDel="00C91B7A">
          <w:delText xml:space="preserve">Reptiles demonstrated a neutral result. </w:delText>
        </w:r>
      </w:del>
      <w:del w:id="241" w:author="Wooster, Eamonn" w:date="2025-11-11T14:02:00Z" w16du:dateUtc="2025-11-11T03:02:00Z">
        <w:r w:rsidR="009B0E59" w:rsidDel="00C91B7A">
          <w:delText>The results of this model can</w:delText>
        </w:r>
        <w:r w:rsidR="005A6B5B" w:rsidDel="00C91B7A">
          <w:delText xml:space="preserve"> likely be attributed to </w:delText>
        </w:r>
      </w:del>
      <w:ins w:id="242" w:author="Wooster, Eamonn" w:date="2025-11-11T14:02:00Z" w16du:dateUtc="2025-11-11T03:02:00Z">
        <w:r w:rsidR="00C91B7A">
          <w:t xml:space="preserve">This is likely explained by </w:t>
        </w:r>
      </w:ins>
      <w:ins w:id="243" w:author="Wooster, Eamonn" w:date="2025-11-11T14:03:00Z" w16du:dateUtc="2025-11-11T03:03:00Z">
        <w:r w:rsidR="00C91B7A">
          <w:t xml:space="preserve">taxonomically specific </w:t>
        </w:r>
      </w:ins>
      <w:del w:id="244" w:author="Wooster, Eamonn" w:date="2025-11-11T14:03:00Z" w16du:dateUtc="2025-11-11T03:03:00Z">
        <w:r w:rsidR="00F548D9" w:rsidDel="00C91B7A">
          <w:delText>morphologica</w:delText>
        </w:r>
        <w:r w:rsidR="008946DE" w:rsidDel="00C91B7A">
          <w:delText>l</w:delText>
        </w:r>
        <w:r w:rsidR="00CD1D6B" w:rsidDel="00C91B7A">
          <w:delText xml:space="preserve"> </w:delText>
        </w:r>
        <w:r w:rsidR="005A6B5B" w:rsidDel="00C91B7A">
          <w:delText xml:space="preserve">differences between </w:delText>
        </w:r>
        <w:r w:rsidR="00DA6DEE" w:rsidDel="00C91B7A">
          <w:delText>taxa</w:delText>
        </w:r>
      </w:del>
      <w:ins w:id="245" w:author="Wooster, Eamonn" w:date="2025-11-11T14:03:00Z" w16du:dateUtc="2025-11-11T03:03:00Z">
        <w:r w:rsidR="00C91B7A">
          <w:t>movement morphologies</w:t>
        </w:r>
      </w:ins>
      <w:ins w:id="246" w:author="Wooster, Eamonn" w:date="2025-11-11T14:06:00Z" w16du:dateUtc="2025-11-11T03:06:00Z">
        <w:r w:rsidR="00A23185">
          <w:t xml:space="preserve"> (e.g., limbs allowing cursorial versus ambulatory movement</w:t>
        </w:r>
      </w:ins>
      <w:ins w:id="247" w:author="Wooster, Eamonn" w:date="2025-11-11T14:11:00Z" w16du:dateUtc="2025-11-11T03:11:00Z">
        <w:r w:rsidR="00A23185">
          <w:t>;</w:t>
        </w:r>
      </w:ins>
      <w:ins w:id="248" w:author="Wooster, Eamonn" w:date="2025-11-11T14:12:00Z" w16du:dateUtc="2025-11-11T03:12:00Z">
        <w:r w:rsidR="00A23185">
          <w:t xml:space="preserve"> volant</w:t>
        </w:r>
        <w:r w:rsidR="00CB7CED">
          <w:t xml:space="preserve"> versus non-volant</w:t>
        </w:r>
        <w:r w:rsidR="00A23185">
          <w:t xml:space="preserve"> species</w:t>
        </w:r>
      </w:ins>
      <w:ins w:id="249" w:author="Wooster, Eamonn" w:date="2025-11-11T14:06:00Z" w16du:dateUtc="2025-11-11T03:06:00Z">
        <w:r w:rsidR="00A23185">
          <w:t>)</w:t>
        </w:r>
      </w:ins>
      <w:r w:rsidR="0015317B">
        <w:t xml:space="preserve"> and fitness trade-offs between moving or remaining in pla</w:t>
      </w:r>
      <w:commentRangeStart w:id="250"/>
      <w:r w:rsidR="0015317B">
        <w:t>c</w:t>
      </w:r>
      <w:commentRangeEnd w:id="250"/>
      <w:r w:rsidR="00A72A9E">
        <w:rPr>
          <w:rStyle w:val="CommentReference"/>
        </w:rPr>
        <w:commentReference w:id="250"/>
      </w:r>
      <w:r w:rsidR="0015317B">
        <w:t>e</w:t>
      </w:r>
      <w:commentRangeStart w:id="251"/>
      <w:r w:rsidR="005A6B5B">
        <w:t>.</w:t>
      </w:r>
      <w:r w:rsidR="00887EE5">
        <w:t xml:space="preserve"> </w:t>
      </w:r>
      <w:commentRangeStart w:id="252"/>
      <w:commentRangeStart w:id="253"/>
      <w:commentRangeStart w:id="254"/>
      <w:commentRangeStart w:id="255"/>
      <w:commentRangeStart w:id="256"/>
      <w:r w:rsidR="00887EE5">
        <w:t>Both</w:t>
      </w:r>
      <w:r w:rsidR="005A6B5B">
        <w:t xml:space="preserve"> </w:t>
      </w:r>
      <w:r w:rsidR="00887EE5">
        <w:t>m</w:t>
      </w:r>
      <w:r w:rsidR="00770AA8">
        <w:t xml:space="preserve">ovement </w:t>
      </w:r>
      <w:r w:rsidR="006048DE">
        <w:fldChar w:fldCharType="begin">
          <w:fldData xml:space="preserve">PEVuZE5vdGU+PENpdGU+PEF1dGhvcj5KZXR6PC9BdXRob3I+PFllYXI+MjAwNDwvWWVhcj48UmVj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</w:fldData>
        </w:fldChar>
      </w:r>
      <w:r w:rsidR="006048DE">
        <w:instrText xml:space="preserve"> ADDIN EN.CITE </w:instrText>
      </w:r>
      <w:r w:rsidR="006048DE">
        <w:fldChar w:fldCharType="begin">
          <w:fldData xml:space="preserve">PEVuZE5vdGU+PENpdGU+PEF1dGhvcj5KZXR6PC9BdXRob3I+PFllYXI+MjAwNDwvWWVhcj48UmVj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</w:fldData>
        </w:fldChar>
      </w:r>
      <w:r w:rsidR="006048DE">
        <w:instrText xml:space="preserve"> ADDIN EN.CITE.DATA </w:instrText>
      </w:r>
      <w:r w:rsidR="006048DE">
        <w:fldChar w:fldCharType="end"/>
      </w:r>
      <w:r w:rsidR="006048DE">
        <w:fldChar w:fldCharType="separate"/>
      </w:r>
      <w:r w:rsidR="006048DE">
        <w:rPr>
          <w:noProof/>
        </w:rPr>
        <w:t>(Jetz et al., 2004)</w:t>
      </w:r>
      <w:r w:rsidR="006048DE">
        <w:fldChar w:fldCharType="end"/>
      </w:r>
      <w:r w:rsidR="006048DE">
        <w:t xml:space="preserve"> </w:t>
      </w:r>
      <w:r w:rsidR="00A36099">
        <w:t xml:space="preserve">and </w:t>
      </w:r>
      <w:r w:rsidR="00870CEA">
        <w:t>energy requirements</w:t>
      </w:r>
      <w:r w:rsidR="006048DE">
        <w:t xml:space="preserve"> </w:t>
      </w:r>
      <w:r w:rsidR="006048DE">
        <w:fldChar w:fldCharType="begin"/>
      </w:r>
      <w:r w:rsidR="006048DE">
        <w:instrText xml:space="preserve"> ADDIN EN.CITE &lt;EndNote&gt;&lt;Cite&gt;&lt;Author&gt;Nagy&lt;/Author&gt;&lt;Year&gt;2005&lt;/Year&gt;&lt;RecNum&gt;733&lt;/RecNum&gt;&lt;DisplayText&gt;(Nagy, 2005)&lt;/DisplayText&gt;&lt;record&gt;&lt;rec-number&gt;733&lt;/rec-number&gt;&lt;foreign-keys&gt;&lt;key app="EN" db-id="axpffp0eards98ew20rvpa0tdf0f0svatvst" timestamp="1762310960"&gt;733&lt;/key&gt;&lt;/foreign-keys&gt;&lt;ref-type name="Journal Article"&gt;17&lt;/ref-type&gt;&lt;contributors&gt;&lt;authors&gt;&lt;author&gt;Nagy, Kenneth A.&lt;/author&gt;&lt;/authors&gt;&lt;/contributors&gt;&lt;titles&gt;&lt;title&gt;Field metabolic rate and body size&lt;/title&gt;&lt;secondary-title&gt;Journal of Experimental Biology&lt;/secondary-title&gt;&lt;/titles&gt;&lt;pages&gt;1621-1625&lt;/pages&gt;&lt;volume&gt;208&lt;/volume&gt;&lt;number&gt;9&lt;/number&gt;&lt;dates&gt;&lt;year&gt;2005&lt;/year&gt;&lt;/dates&gt;&lt;isbn&gt;0022-0949&lt;/isbn&gt;&lt;urls&gt;&lt;related-urls&gt;&lt;url&gt;https://doi.org/10.1242/jeb.01553&lt;/url&gt;&lt;/related-urls&gt;&lt;/urls&gt;&lt;electronic-resource-num&gt;10.1242/jeb.01553&lt;/electronic-resource-num&gt;&lt;access-date&gt;11/5/2025&lt;/access-date&gt;&lt;/record&gt;&lt;/Cite&gt;&lt;/EndNote&gt;</w:instrText>
      </w:r>
      <w:r w:rsidR="006048DE">
        <w:fldChar w:fldCharType="separate"/>
      </w:r>
      <w:r w:rsidR="006048DE">
        <w:rPr>
          <w:noProof/>
        </w:rPr>
        <w:t>(Nagy, 2005)</w:t>
      </w:r>
      <w:r w:rsidR="006048DE">
        <w:fldChar w:fldCharType="end"/>
      </w:r>
      <w:r w:rsidR="006048DE">
        <w:t xml:space="preserve"> </w:t>
      </w:r>
      <w:r w:rsidR="00770AA8">
        <w:t>scale</w:t>
      </w:r>
      <w:r w:rsidR="006048DE">
        <w:t xml:space="preserve"> </w:t>
      </w:r>
      <w:r w:rsidR="00770AA8">
        <w:t>with body mass</w:t>
      </w:r>
      <w:r w:rsidR="00887EE5">
        <w:t>. Larger animals, such as mammals, typically have greater energy requirements</w:t>
      </w:r>
      <w:r w:rsidR="00FF704F">
        <w:t xml:space="preserve"> </w:t>
      </w:r>
      <w:r w:rsidR="00FF704F">
        <w:fldChar w:fldCharType="begin">
          <w:fldData xml:space="preserve">PEVuZE5vdGU+PENpdGU+PEF1dGhvcj5Ccm93bjwvQXV0aG9yPjxZZWFyPjIwMDQ8L1llYXI+PFJl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</w:fldData>
        </w:fldChar>
      </w:r>
      <w:r w:rsidR="006048DE">
        <w:instrText xml:space="preserve"> ADDIN EN.CITE </w:instrText>
      </w:r>
      <w:r w:rsidR="006048DE">
        <w:fldChar w:fldCharType="begin">
          <w:fldData xml:space="preserve">PEVuZE5vdGU+PENpdGU+PEF1dGhvcj5Ccm93bjwvQXV0aG9yPjxZZWFyPjIwMDQ8L1llYXI+PFJl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</w:fldData>
        </w:fldChar>
      </w:r>
      <w:r w:rsidR="006048DE">
        <w:instrText xml:space="preserve"> ADDIN EN.CITE.DATA </w:instrText>
      </w:r>
      <w:r w:rsidR="006048DE">
        <w:fldChar w:fldCharType="end"/>
      </w:r>
      <w:r w:rsidR="00FF704F">
        <w:fldChar w:fldCharType="separate"/>
      </w:r>
      <w:r w:rsidR="006048DE">
        <w:rPr>
          <w:noProof/>
        </w:rPr>
        <w:t>(Brown et al., 2004; Nagy, 2005)</w:t>
      </w:r>
      <w:r w:rsidR="00FF704F">
        <w:fldChar w:fldCharType="end"/>
      </w:r>
      <w:r w:rsidR="00887EE5">
        <w:t xml:space="preserve">. However, they are also capable </w:t>
      </w:r>
      <w:r w:rsidR="008946DE">
        <w:t>of</w:t>
      </w:r>
      <w:r w:rsidR="00B87B16">
        <w:t xml:space="preserve"> </w:t>
      </w:r>
      <w:r w:rsidR="00393861">
        <w:t xml:space="preserve">moving greater </w:t>
      </w:r>
      <w:r w:rsidR="007F369C">
        <w:t xml:space="preserve">distances </w:t>
      </w:r>
      <w:r w:rsidR="00B33D0E">
        <w:t xml:space="preserve">to meet </w:t>
      </w:r>
      <w:r w:rsidR="00B66137">
        <w:t xml:space="preserve">these requirements </w:t>
      </w:r>
      <w:r w:rsidR="007F369C">
        <w:fldChar w:fldCharType="begin">
          <w:fldData xml:space="preserve">PEVuZE5vdGU+PENpdGU+PEF1dGhvcj5KZXR6PC9BdXRob3I+PFllYXI+MjAwNDwvWWVhcj48UmVj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</w:fldData>
        </w:fldChar>
      </w:r>
      <w:r w:rsidR="00B87B16">
        <w:instrText xml:space="preserve"> ADDIN EN.CITE </w:instrText>
      </w:r>
      <w:r w:rsidR="00B87B16">
        <w:fldChar w:fldCharType="begin">
          <w:fldData xml:space="preserve">PEVuZE5vdGU+PENpdGU+PEF1dGhvcj5KZXR6PC9BdXRob3I+PFllYXI+MjAwNDwvWWVhcj48UmVj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</w:fldData>
        </w:fldChar>
      </w:r>
      <w:r w:rsidR="00B87B16">
        <w:instrText xml:space="preserve"> ADDIN EN.CITE.DATA </w:instrText>
      </w:r>
      <w:r w:rsidR="00B87B16">
        <w:fldChar w:fldCharType="end"/>
      </w:r>
      <w:r w:rsidR="007F369C">
        <w:fldChar w:fldCharType="separate"/>
      </w:r>
      <w:r w:rsidR="00B87B16">
        <w:rPr>
          <w:noProof/>
        </w:rPr>
        <w:t>(Jetz et al., 2004; Tamburello et al., 2015)</w:t>
      </w:r>
      <w:r w:rsidR="007F369C">
        <w:fldChar w:fldCharType="end"/>
      </w:r>
      <w:r w:rsidR="007F369C">
        <w:t>.</w:t>
      </w:r>
      <w:r w:rsidR="00AB7D07">
        <w:t xml:space="preserve"> </w:t>
      </w:r>
      <w:commentRangeEnd w:id="252"/>
      <w:r w:rsidR="00A23185">
        <w:rPr>
          <w:rStyle w:val="CommentReference"/>
        </w:rPr>
        <w:commentReference w:id="252"/>
      </w:r>
      <w:commentRangeEnd w:id="253"/>
      <w:r w:rsidR="00EA3D59">
        <w:rPr>
          <w:rStyle w:val="CommentReference"/>
        </w:rPr>
        <w:commentReference w:id="253"/>
      </w:r>
      <w:commentRangeEnd w:id="254"/>
      <w:r w:rsidR="00103A8D">
        <w:rPr>
          <w:rStyle w:val="CommentReference"/>
        </w:rPr>
        <w:commentReference w:id="254"/>
      </w:r>
      <w:commentRangeEnd w:id="255"/>
      <w:r w:rsidR="00103A8D">
        <w:rPr>
          <w:rStyle w:val="CommentReference"/>
        </w:rPr>
        <w:commentReference w:id="255"/>
      </w:r>
      <w:commentRangeEnd w:id="256"/>
      <w:r w:rsidR="00751464">
        <w:rPr>
          <w:rStyle w:val="CommentReference"/>
        </w:rPr>
        <w:commentReference w:id="256"/>
      </w:r>
      <w:del w:id="257" w:author="Wooster, Eamonn" w:date="2025-11-11T14:09:00Z" w16du:dateUtc="2025-11-11T03:09:00Z">
        <w:r w:rsidR="00AF7C68" w:rsidDel="00A23185">
          <w:delText xml:space="preserve">A single fire extent may encompass a mosaic of burnt and unburnt vegetation, with or without heterogeneity in severity </w:delText>
        </w:r>
        <w:r w:rsidR="00AF7C68" w:rsidDel="00A23185">
          <w:fldChar w:fldCharType="begin">
            <w:fldData xml:space="preserve">PEVuZE5vdGU+PENpdGU+PEF1dGhvcj5CZXJyeTwvQXV0aG9yPjxZZWFyPjIwMTY8L1llYXI+PFJl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</w:fldData>
          </w:fldChar>
        </w:r>
        <w:r w:rsidR="00AF7C68" w:rsidDel="00A23185">
          <w:delInstrText xml:space="preserve"> ADDIN EN.CITE </w:delInstrText>
        </w:r>
        <w:r w:rsidR="00AF7C68" w:rsidDel="00A23185">
          <w:fldChar w:fldCharType="begin">
            <w:fldData xml:space="preserve">PEVuZE5vdGU+PENpdGU+PEF1dGhvcj5CZXJyeTwvQXV0aG9yPjxZZWFyPjIwMTY8L1llYXI+PFJl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</w:fldData>
          </w:fldChar>
        </w:r>
        <w:r w:rsidR="00AF7C68" w:rsidDel="00A23185">
          <w:delInstrText xml:space="preserve"> ADDIN EN.CITE.DATA </w:delInstrText>
        </w:r>
        <w:r w:rsidR="00AF7C68" w:rsidDel="00A23185">
          <w:fldChar w:fldCharType="end"/>
        </w:r>
        <w:r w:rsidR="00AF7C68" w:rsidDel="00A23185">
          <w:fldChar w:fldCharType="separate"/>
        </w:r>
        <w:r w:rsidR="00AF7C68" w:rsidDel="00A23185">
          <w:rPr>
            <w:noProof/>
          </w:rPr>
          <w:delText>(Berry et al., 2016; Crabb et al., 2022; Lacki et al., 2009)</w:delText>
        </w:r>
        <w:r w:rsidR="00AF7C68" w:rsidDel="00A23185">
          <w:fldChar w:fldCharType="end"/>
        </w:r>
        <w:r w:rsidR="00AF7C68" w:rsidDel="00A23185">
          <w:delText>.</w:delText>
        </w:r>
        <w:r w:rsidR="00AF7C68" w:rsidRPr="00016278" w:rsidDel="00A23185">
          <w:delText xml:space="preserve"> </w:delText>
        </w:r>
        <w:r w:rsidR="00DD57DD" w:rsidDel="00A23185">
          <w:delText>The scale at which fire redistributes resources in relation to movement capacity and perception</w:delText>
        </w:r>
        <w:r w:rsidR="003A0FF3" w:rsidDel="00A23185">
          <w:delText xml:space="preserve"> of an individual</w:delText>
        </w:r>
        <w:r w:rsidR="00DD57DD" w:rsidDel="00A23185">
          <w:delText xml:space="preserve"> is an important consideration </w:delText>
        </w:r>
        <w:r w:rsidR="00DD57DD" w:rsidDel="00A23185">
          <w:fldChar w:fldCharType="begin">
            <w:fldData xml:space="preserve">PEVuZE5vdGU+PENpdGU+PEF1dGhvcj5OaW1tbzwvQXV0aG9yPjxZZWFyPjIwMTk8L1llYXI+PFJl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</w:fldData>
          </w:fldChar>
        </w:r>
        <w:r w:rsidR="003A0FF3" w:rsidDel="00A23185">
          <w:delInstrText xml:space="preserve"> ADDIN EN.CITE </w:delInstrText>
        </w:r>
        <w:r w:rsidR="003A0FF3" w:rsidDel="00A23185">
          <w:fldChar w:fldCharType="begin">
            <w:fldData xml:space="preserve">PEVuZE5vdGU+PENpdGU+PEF1dGhvcj5OaW1tbzwvQXV0aG9yPjxZZWFyPjIwMTk8L1llYXI+PFJl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</w:fldData>
          </w:fldChar>
        </w:r>
        <w:r w:rsidR="003A0FF3" w:rsidDel="00A23185">
          <w:delInstrText xml:space="preserve"> ADDIN EN.CITE.DATA </w:delInstrText>
        </w:r>
        <w:r w:rsidR="003A0FF3" w:rsidDel="00A23185">
          <w:fldChar w:fldCharType="end"/>
        </w:r>
        <w:r w:rsidR="00DD57DD" w:rsidDel="00A23185">
          <w:fldChar w:fldCharType="separate"/>
        </w:r>
        <w:r w:rsidR="00DD57DD" w:rsidDel="00A23185">
          <w:rPr>
            <w:noProof/>
          </w:rPr>
          <w:delText>(Doherty et al., 2019; Nathan et al., 2008; Nimmo et al., 2019)</w:delText>
        </w:r>
        <w:r w:rsidR="00DD57DD" w:rsidDel="00A23185">
          <w:fldChar w:fldCharType="end"/>
        </w:r>
        <w:r w:rsidR="00DD57DD" w:rsidDel="00A23185">
          <w:delText>.</w:delText>
        </w:r>
      </w:del>
      <w:r w:rsidR="00DD57DD">
        <w:t xml:space="preserve"> </w:t>
      </w:r>
      <w:ins w:id="258" w:author="Wooster, Eamonn" w:date="2025-11-11T14:09:00Z" w16du:dateUtc="2025-11-11T03:09:00Z">
        <w:r w:rsidR="00A23185">
          <w:t>M</w:t>
        </w:r>
      </w:ins>
      <w:del w:id="259" w:author="Wooster, Eamonn" w:date="2025-11-11T14:09:00Z" w16du:dateUtc="2025-11-11T03:09:00Z">
        <w:r w:rsidR="00AF7C68" w:rsidDel="00A23185">
          <w:delText>Larger, m</w:delText>
        </w:r>
      </w:del>
      <w:r w:rsidR="00AF7C68">
        <w:t>ore mobile animals</w:t>
      </w:r>
      <w:ins w:id="260" w:author="Wooster, Eamonn" w:date="2025-11-11T14:10:00Z" w16du:dateUtc="2025-11-11T03:10:00Z">
        <w:r w:rsidR="00A23185">
          <w:t>, such as mammals and birds,</w:t>
        </w:r>
      </w:ins>
      <w:r w:rsidR="00AF7C68">
        <w:t xml:space="preserve"> have the capacity to traverse greater distances and across matrixes in response to environmental heterogeneity within and outside burn extent</w:t>
      </w:r>
      <w:r w:rsidR="00934960">
        <w:t>s</w:t>
      </w:r>
      <w:r w:rsidR="00DD57DD">
        <w:t xml:space="preserve"> </w:t>
      </w:r>
      <w:commentRangeStart w:id="261"/>
      <w:r w:rsidR="00DD57DD">
        <w:fldChar w:fldCharType="begin"/>
      </w:r>
      <w:r w:rsidR="00F420E2">
        <w:instrText xml:space="preserve"> ADDIN EN.CITE &lt;EndNote&gt;&lt;Cite&gt;&lt;Author&gt;Doherty&lt;/Author&gt;&lt;Year&gt;2019&lt;/Year&gt;&lt;RecNum&gt;183&lt;/RecNum&gt;&lt;DisplayText&gt;(Doherty et al., 2019)&lt;/DisplayText&gt;&lt;record&gt;&lt;rec-number&gt;183&lt;/rec-number&gt;&lt;foreign-keys&gt;&lt;key app="EN" db-id="axpffp0eards98ew20rvpa0tdf0f0svatvst" timestamp="1753847144"&gt;183&lt;/key&gt;&lt;/foreign-keys&gt;&lt;ref-type name="Journal Article"&gt;17&lt;/ref-type&gt;&lt;contributors&gt;&lt;authors&gt;&lt;author&gt;Doherty, Tim S.&lt;/author&gt;&lt;author&gt;Fist, Charles N.&lt;/author&gt;&lt;author&gt;Driscoll, Don A.&lt;/author&gt;&lt;/authors&gt;&lt;/contributors&gt;&lt;titles&gt;&lt;title&gt;Animal movement varies with resource availability, landscape configuration and body size: A conceptual model and empirical example&lt;/title&gt;&lt;secondary-title&gt;Landscape Ecology&lt;/secondary-title&gt;&lt;/titles&gt;&lt;pages&gt;603-614&lt;/pages&gt;&lt;volume&gt;34&lt;/volume&gt;&lt;number&gt;3&lt;/number&gt;&lt;dates&gt;&lt;year&gt;2019&lt;/year&gt;&lt;pub-dates&gt;&lt;date&gt;2019/03/01&lt;/date&gt;&lt;/pub-dates&gt;&lt;/dates&gt;&lt;isbn&gt;1572-9761&lt;/isbn&gt;&lt;urls&gt;&lt;related-urls&gt;&lt;url&gt;https://doi.org/10.1007/s10980-019-00795-x&lt;/url&gt;&lt;/related-urls&gt;&lt;/urls&gt;&lt;electronic-resource-num&gt;10.1007/s10980-019-00795-x&lt;/electronic-resource-num&gt;&lt;/record&gt;&lt;/Cite&gt;&lt;/EndNote&gt;</w:instrText>
      </w:r>
      <w:r w:rsidR="00DD57DD">
        <w:fldChar w:fldCharType="separate"/>
      </w:r>
      <w:r w:rsidR="00F420E2">
        <w:rPr>
          <w:noProof/>
        </w:rPr>
        <w:t>(Doherty et al., 2019)</w:t>
      </w:r>
      <w:r w:rsidR="00DD57DD">
        <w:fldChar w:fldCharType="end"/>
      </w:r>
      <w:commentRangeEnd w:id="261"/>
      <w:r w:rsidR="00293551">
        <w:rPr>
          <w:rStyle w:val="CommentReference"/>
        </w:rPr>
        <w:commentReference w:id="261"/>
      </w:r>
      <w:r w:rsidR="00AF7C68">
        <w:t xml:space="preserve">. </w:t>
      </w:r>
      <w:del w:id="262" w:author="Wooster, Eamonn" w:date="2025-11-11T14:12:00Z" w16du:dateUtc="2025-11-11T03:12:00Z">
        <w:r w:rsidR="00AF7C68" w:rsidDel="007968FC">
          <w:delText>Many species of large herbivores</w:delText>
        </w:r>
        <w:r w:rsidR="007F64C6" w:rsidDel="007968FC">
          <w:delText xml:space="preserve"> are attracted to </w:delText>
        </w:r>
        <w:r w:rsidR="00AF7C68" w:rsidDel="007968FC">
          <w:delText xml:space="preserve">patches of highly palatable post-fire vegetation growth </w:delText>
        </w:r>
        <w:r w:rsidR="007F64C6" w:rsidDel="007968FC">
          <w:fldChar w:fldCharType="begin"/>
        </w:r>
        <w:r w:rsidR="007F64C6" w:rsidDel="007968FC">
          <w:delInstrText xml:space="preserve"> ADDIN EN.CITE &lt;EndNote&gt;&lt;Cite&gt;&lt;Author&gt;Klop&lt;/Author&gt;&lt;Year&gt;2007&lt;/Year&gt;&lt;RecNum&gt;734&lt;/RecNum&gt;&lt;DisplayText&gt;(Klop et al., 2007)&lt;/DisplayText&gt;&lt;record&gt;&lt;rec-number&gt;734&lt;/rec-number&gt;&lt;foreign-keys&gt;&lt;key app="EN" db-id="axpffp0eards98ew20rvpa0tdf0f0svatvst" timestamp="1762313796"&gt;734&lt;/key&gt;&lt;/foreign-keys&gt;&lt;ref-type name="Journal Article"&gt;17&lt;/ref-type&gt;&lt;contributors&gt;&lt;authors&gt;&lt;author&gt;Klop, Erik&lt;/author&gt;&lt;author&gt;van Goethem, Janneke&lt;/author&gt;&lt;author&gt;de Iongh, Hans H.&lt;/author&gt;&lt;/authors&gt;&lt;/contributors&gt;&lt;titles&gt;&lt;title&gt;Resource selection by grazing herbivores on post-fire regrowth in a West African woodland savanna&lt;/title&gt;&lt;secondary-title&gt;Wildlife Research&lt;/secondary-title&gt;&lt;/titles&gt;&lt;pages&gt;77-83&lt;/pages&gt;&lt;volume&gt;34&lt;/volume&gt;&lt;number&gt;2&lt;/number&gt;&lt;dates&gt;&lt;year&gt;2007&lt;/year&gt;&lt;/dates&gt;&lt;isbn&gt;1035-3712&lt;/isbn&gt;&lt;urls&gt;&lt;related-urls&gt;&lt;url&gt;https://doi.org/10.1071/WR06052&lt;/url&gt;&lt;/related-urls&gt;&lt;/urls&gt;&lt;electronic-resource-num&gt;10.1071/WR06052&lt;/electronic-resource-num&gt;&lt;access-date&gt;11/5/2025&lt;/access-date&gt;&lt;/record&gt;&lt;/Cite&gt;&lt;/EndNote&gt;</w:delInstrText>
        </w:r>
        <w:r w:rsidR="007F64C6" w:rsidDel="007968FC">
          <w:fldChar w:fldCharType="separate"/>
        </w:r>
        <w:r w:rsidR="007F64C6" w:rsidDel="007968FC">
          <w:rPr>
            <w:noProof/>
          </w:rPr>
          <w:delText>(Klop et al., 2007)</w:delText>
        </w:r>
        <w:r w:rsidR="007F64C6" w:rsidDel="007968FC">
          <w:fldChar w:fldCharType="end"/>
        </w:r>
        <w:r w:rsidR="00006830" w:rsidDel="007968FC">
          <w:delText xml:space="preserve">, as demonstrated by white-tailed deer that increased home ranges to incorporate recently burnt areas </w:delText>
        </w:r>
        <w:r w:rsidR="00006830" w:rsidDel="007968FC">
          <w:fldChar w:fldCharType="begin"/>
        </w:r>
        <w:r w:rsidR="00006830" w:rsidDel="007968FC">
          <w:delInstrText xml:space="preserve"> ADDIN EN.CITE &lt;EndNote&gt;&lt;Cite&gt;&lt;Author&gt;Cherry&lt;/Author&gt;&lt;Year&gt;2018&lt;/Year&gt;&lt;RecNum&gt;166&lt;/RecNum&gt;&lt;DisplayText&gt;(Cherry et al., 2018)&lt;/DisplayText&gt;&lt;record&gt;&lt;rec-number&gt;166&lt;/rec-number&gt;&lt;foreign-keys&gt;&lt;key app="EN" db-id="axpffp0eards98ew20rvpa0tdf0f0svatvst" timestamp="1753755754"&gt;166&lt;/key&gt;&lt;/foreign-keys&gt;&lt;ref-type name="Journal Article"&gt;17&lt;/ref-type&gt;&lt;contributors&gt;&lt;authors&gt;&lt;author&gt;Cherry, Michael J.&lt;/author&gt;&lt;author&gt;Chandler, Richard B.&lt;/author&gt;&lt;author&gt;Garrison, Elina P.&lt;/author&gt;&lt;author&gt;Crawford, Daniel A.&lt;/author&gt;&lt;author&gt;Kelly, Brian D.&lt;/author&gt;&lt;author&gt;Shindle, David B.&lt;/author&gt;&lt;author&gt;Godsea, Kevin G.&lt;/author&gt;&lt;author&gt;Miller, Karl V.&lt;/author&gt;&lt;author&gt;Conner, L. Mike&lt;/author&gt;&lt;/authors&gt;&lt;/contributors&gt;&lt;titles&gt;&lt;title&gt;Wildfire affects space use and movement of white-tailed deer in a tropical pyric landscape&lt;/title&gt;&lt;secondary-title&gt;Forest Ecology and Management&lt;/secondary-title&gt;&lt;/titles&gt;&lt;pages&gt;161-169&lt;/pages&gt;&lt;volume&gt;409&lt;/volume&gt;&lt;keywords&gt;&lt;keyword&gt;Fire&lt;/keyword&gt;&lt;keyword&gt;Florida panther&lt;/keyword&gt;&lt;keyword&gt;Time-since-fire&lt;/keyword&gt;&lt;keyword&gt;Wildfire management&lt;/keyword&gt;&lt;keyword&gt;Wildland fire&lt;/keyword&gt;&lt;/keywords&gt;&lt;dates&gt;&lt;year&gt;2018&lt;/year&gt;&lt;pub-dates&gt;&lt;date&gt;2018/02/01/&lt;/date&gt;&lt;/pub-dates&gt;&lt;/dates&gt;&lt;isbn&gt;0378-1127&lt;/isbn&gt;&lt;urls&gt;&lt;related-urls&gt;&lt;url&gt;https://www.sciencedirect.com/science/article/pii/S0378112717313002&lt;/url&gt;&lt;/related-urls&gt;&lt;/urls&gt;&lt;electronic-resource-num&gt;10.1016/j.foreco.2017.11.007&lt;/electronic-resource-num&gt;&lt;/record&gt;&lt;/Cite&gt;&lt;/EndNote&gt;</w:delInstrText>
        </w:r>
        <w:r w:rsidR="00006830" w:rsidDel="007968FC">
          <w:fldChar w:fldCharType="separate"/>
        </w:r>
        <w:r w:rsidR="00006830" w:rsidDel="007968FC">
          <w:rPr>
            <w:noProof/>
          </w:rPr>
          <w:delText>(Cherry et al., 2018)</w:delText>
        </w:r>
        <w:r w:rsidR="00006830" w:rsidDel="007968FC">
          <w:fldChar w:fldCharType="end"/>
        </w:r>
        <w:r w:rsidR="007F64C6" w:rsidDel="007968FC">
          <w:delText xml:space="preserve">. </w:delText>
        </w:r>
        <w:r w:rsidR="0015317B" w:rsidDel="007968FC">
          <w:delText>Mobile</w:delText>
        </w:r>
        <w:r w:rsidR="00AF7C68" w:rsidDel="007968FC">
          <w:delText xml:space="preserve"> species can</w:delText>
        </w:r>
        <w:r w:rsidR="00AA3686" w:rsidDel="007968FC">
          <w:delText xml:space="preserve"> also</w:delText>
        </w:r>
        <w:r w:rsidR="00AF7C68" w:rsidDel="007968FC">
          <w:delText xml:space="preserve"> increase movements in response to reduced resources or productivity </w:delText>
        </w:r>
        <w:r w:rsidR="00AF7C68" w:rsidDel="007968FC">
          <w:fldChar w:fldCharType="begin">
            <w:fldData xml:space="preserve">PEVuZE5vdGU+PENpdGU+PEF1dGhvcj5TdG9ib+KAkFdpbHNvbjwvQXV0aG9yPjxZZWFyPjIwMjE8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</w:fldData>
          </w:fldChar>
        </w:r>
        <w:r w:rsidR="0096460A" w:rsidDel="007968FC">
          <w:delInstrText xml:space="preserve"> ADDIN EN.CITE </w:delInstrText>
        </w:r>
        <w:r w:rsidR="0096460A" w:rsidDel="007968FC">
          <w:fldChar w:fldCharType="begin">
            <w:fldData xml:space="preserve">PEVuZE5vdGU+PENpdGU+PEF1dGhvcj5TdG9ib+KAkFdpbHNvbjwvQXV0aG9yPjxZZWFyPjIwMjE8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</w:fldData>
          </w:fldChar>
        </w:r>
        <w:r w:rsidR="0096460A" w:rsidDel="007968FC">
          <w:delInstrText xml:space="preserve"> ADDIN EN.CITE.DATA </w:delInstrText>
        </w:r>
        <w:r w:rsidR="0096460A" w:rsidDel="007968FC">
          <w:fldChar w:fldCharType="end"/>
        </w:r>
        <w:r w:rsidR="00AF7C68" w:rsidDel="007968FC">
          <w:fldChar w:fldCharType="separate"/>
        </w:r>
        <w:r w:rsidR="0096460A" w:rsidDel="007968FC">
          <w:rPr>
            <w:noProof/>
          </w:rPr>
          <w:delText>(Clapp &amp; Beck, 2016; Stobo‐Wilson et al., 2021)</w:delText>
        </w:r>
        <w:r w:rsidR="00AF7C68" w:rsidDel="007968FC">
          <w:fldChar w:fldCharType="end"/>
        </w:r>
        <w:r w:rsidR="00AF7C68" w:rsidDel="007968FC">
          <w:delText xml:space="preserve">. For </w:delText>
        </w:r>
        <w:r w:rsidR="000B34F9" w:rsidDel="007968FC">
          <w:delText>instance</w:delText>
        </w:r>
        <w:r w:rsidR="00AF7C68" w:rsidDel="007968FC">
          <w:delText>, following a wildfire in Arizona,</w:delText>
        </w:r>
        <w:r w:rsidR="000B34F9" w:rsidDel="007968FC">
          <w:delText xml:space="preserve"> the</w:delText>
        </w:r>
        <w:r w:rsidR="00AF7C68" w:rsidDel="007968FC">
          <w:delText xml:space="preserve"> home ranges of male black bears (</w:delText>
        </w:r>
        <w:r w:rsidR="00AF7C68" w:rsidDel="007968FC">
          <w:rPr>
            <w:i/>
            <w:iCs/>
          </w:rPr>
          <w:delText>Ursus americanus</w:delText>
        </w:r>
        <w:r w:rsidR="00AF7C68" w:rsidDel="007968FC">
          <w:delText xml:space="preserve">) </w:delText>
        </w:r>
      </w:del>
      <w:del w:id="263" w:author="Wooster, Eamonn" w:date="2025-11-11T14:13:00Z" w16du:dateUtc="2025-11-11T03:13:00Z">
        <w:r w:rsidR="00AF7C68" w:rsidDel="007968FC">
          <w:delText>increased approximately threefold</w:delText>
        </w:r>
        <w:r w:rsidR="00DD4D30" w:rsidDel="007968FC">
          <w:delText xml:space="preserve">, likely in response to reduced resource availability </w:delText>
        </w:r>
        <w:r w:rsidR="00DD4D30" w:rsidDel="007968FC">
          <w:fldChar w:fldCharType="begin"/>
        </w:r>
        <w:r w:rsidR="00DD4D30" w:rsidDel="007968FC">
          <w:delInstrText xml:space="preserve"> ADDIN EN.CITE &lt;EndNote&gt;&lt;Cite&gt;&lt;Author&gt;Cunningham&lt;/Author&gt;&lt;Year&gt;2004&lt;/Year&gt;&lt;RecNum&gt;533&lt;/RecNum&gt;&lt;DisplayText&gt;(Cunningham &amp;amp; Ballard, 2004)&lt;/DisplayText&gt;&lt;record&gt;&lt;rec-number&gt;533&lt;/rec-number&gt;&lt;foreign-keys&gt;&lt;key app="EN" db-id="axpffp0eards98ew20rvpa0tdf0f0svatvst" timestamp="1756076181"&gt;533&lt;/key&gt;&lt;/foreign-keys&gt;&lt;ref-type name="Journal Article"&gt;17&lt;/ref-type&gt;&lt;contributors&gt;&lt;authors&gt;&lt;author&gt;Cunningham, S. C.&lt;/author&gt;&lt;author&gt;Ballard, W. B.&lt;/author&gt;&lt;/authors&gt;&lt;/contributors&gt;&lt;titles&gt;&lt;title&gt;Effects of wildfire on black bear demographics in central Arizona&lt;/title&gt;&lt;secondary-title&gt;Wildlife Society Bulletin&lt;/secondary-title&gt;&lt;/titles&gt;&lt;pages&gt;928-937&lt;/pages&gt;&lt;volume&gt;32&lt;/volume&gt;&lt;number&gt;3&lt;/number&gt;&lt;dates&gt;&lt;year&gt;2004&lt;/year&gt;&lt;/dates&gt;&lt;work-type&gt;Article&lt;/work-type&gt;&lt;urls&gt;&lt;related-urls&gt;&lt;url&gt;https://www.scopus.com/inward/record.uri?eid=2-s2.0-7544242641&amp;amp;doi=10.2193%2f0091-7648%282004%29032%5b0928%3aEOWOBB%5d2.0.CO%3b2&amp;amp;partnerID=40&amp;amp;md5=3916e7441a713e05d02460f71c5d3031&lt;/url&gt;&lt;/related-urls&gt;&lt;/urls&gt;&lt;electronic-resource-num&gt;10.2193/0091-7648(2004)032[0928:EOWOBB]2.0.CO;2&lt;/electronic-resource-num&gt;&lt;/record&gt;&lt;/Cite&gt;&lt;/EndNote&gt;</w:delInstrText>
        </w:r>
        <w:r w:rsidR="00DD4D30" w:rsidDel="007968FC">
          <w:fldChar w:fldCharType="separate"/>
        </w:r>
        <w:r w:rsidR="00DD4D30" w:rsidDel="007968FC">
          <w:rPr>
            <w:noProof/>
          </w:rPr>
          <w:delText>(Cunningham &amp; Ballard, 2004)</w:delText>
        </w:r>
        <w:r w:rsidR="00DD4D30" w:rsidDel="007968FC">
          <w:fldChar w:fldCharType="end"/>
        </w:r>
        <w:r w:rsidR="00AF7C68" w:rsidDel="007968FC">
          <w:delText>.</w:delText>
        </w:r>
        <w:r w:rsidR="00AF7C68" w:rsidRPr="00831442" w:rsidDel="007968FC">
          <w:delText xml:space="preserve"> </w:delText>
        </w:r>
      </w:del>
      <w:r w:rsidR="00DD57DD">
        <w:t>For smaller</w:t>
      </w:r>
      <w:r w:rsidR="00372EDB">
        <w:t xml:space="preserve">, less mobile species, </w:t>
      </w:r>
      <w:r w:rsidR="00AA3686">
        <w:t>fire</w:t>
      </w:r>
      <w:r w:rsidR="003A0FF3">
        <w:t xml:space="preserve"> </w:t>
      </w:r>
      <w:r w:rsidR="00AA3686">
        <w:t>may result in movement barriers</w:t>
      </w:r>
      <w:r w:rsidR="00225ED5">
        <w:t xml:space="preserve"> that </w:t>
      </w:r>
      <w:r w:rsidR="00F420E2">
        <w:t xml:space="preserve">animals are </w:t>
      </w:r>
      <w:del w:id="264" w:author="Wooster, Eamonn" w:date="2025-11-11T14:13:00Z" w16du:dateUtc="2025-11-11T03:13:00Z">
        <w:r w:rsidR="00F420E2" w:rsidDel="007968FC">
          <w:delText xml:space="preserve">unwilling </w:delText>
        </w:r>
      </w:del>
      <w:ins w:id="265" w:author="Wooster, Eamonn" w:date="2025-11-11T14:13:00Z" w16du:dateUtc="2025-11-11T03:13:00Z">
        <w:r w:rsidR="007968FC">
          <w:t xml:space="preserve">unable </w:t>
        </w:r>
      </w:ins>
      <w:r w:rsidR="00F420E2">
        <w:t xml:space="preserve">to cross </w:t>
      </w:r>
      <w:r w:rsidR="00372EDB">
        <w:fldChar w:fldCharType="begin"/>
      </w:r>
      <w:r w:rsidR="00372EDB">
        <w:instrText xml:space="preserve"> ADDIN EN.CITE &lt;EndNote&gt;&lt;Cite&gt;&lt;Author&gt;Yarnell&lt;/Author&gt;&lt;Year&gt;2008&lt;/Year&gt;&lt;RecNum&gt;199&lt;/RecNum&gt;&lt;DisplayText&gt;(Yarnell et al., 2008)&lt;/DisplayText&gt;&lt;record&gt;&lt;rec-number&gt;199&lt;/rec-number&gt;&lt;foreign-keys&gt;&lt;key app="EN" db-id="axpffp0eards98ew20rvpa0tdf0f0svatvst" timestamp="1754480197"&gt;199&lt;/key&gt;&lt;/foreign-keys&gt;&lt;ref-type name="Journal Article"&gt;17&lt;/ref-type&gt;&lt;contributors&gt;&lt;authors&gt;&lt;author&gt;Yarnell, Richard W.&lt;/author&gt;&lt;author&gt;Metcalfe, Daniel J.&lt;/author&gt;&lt;author&gt;Dunstone, Nigel&lt;/author&gt;&lt;author&gt;Burnside, Niall&lt;/author&gt;&lt;author&gt;Scott, Dawn M.&lt;/author&gt;&lt;/authors&gt;&lt;/contributors&gt;&lt;titles&gt;&lt;title&gt;&lt;style face="normal" font="default" size="100%"&gt;The impact of fire on habitat use by the short-snouted elephant shrew (&lt;/style&gt;&lt;style face="italic" font="default" size="100%"&gt;Elephantulus brachyrhynchu&lt;/style&gt;&lt;style face="normal" font="default" size="100%"&gt;s) in North West Province, South Africa&lt;/style&gt;&lt;/title&gt;&lt;secondary-title&gt;African Zoology&lt;/secondary-title&gt;&lt;/titles&gt;&lt;pages&gt;45-52&lt;/pages&gt;&lt;volume&gt;43&lt;/volume&gt;&lt;number&gt;1&lt;/number&gt;&lt;dates&gt;&lt;year&gt;2008&lt;/year&gt;&lt;pub-dates&gt;&lt;date&gt;2008/04/01&lt;/date&gt;&lt;/pub-dates&gt;&lt;/dates&gt;&lt;publisher&gt;Taylor &amp;amp; Francis&lt;/publisher&gt;&lt;isbn&gt;1562-7020&lt;/isbn&gt;&lt;urls&gt;&lt;related-urls&gt;&lt;url&gt;https://doi.org/10.1080/15627020.2008.11407405&lt;/url&gt;&lt;/related-urls&gt;&lt;/urls&gt;&lt;electronic-resource-num&gt;10.1080/15627020.2008.11407405&lt;/electronic-resource-num&gt;&lt;/record&gt;&lt;/Cite&gt;&lt;/EndNote&gt;</w:instrText>
      </w:r>
      <w:r w:rsidR="00372EDB">
        <w:fldChar w:fldCharType="separate"/>
      </w:r>
      <w:r w:rsidR="00372EDB">
        <w:rPr>
          <w:noProof/>
        </w:rPr>
        <w:t>(Yarnell et al., 2008)</w:t>
      </w:r>
      <w:r w:rsidR="00372EDB">
        <w:fldChar w:fldCharType="end"/>
      </w:r>
      <w:r w:rsidR="00F420E2">
        <w:t xml:space="preserve">. </w:t>
      </w:r>
      <w:commentRangeEnd w:id="251"/>
      <w:r w:rsidR="00103A8D">
        <w:rPr>
          <w:rStyle w:val="CommentReference"/>
        </w:rPr>
        <w:commentReference w:id="251"/>
      </w:r>
    </w:p>
    <w:p w14:paraId="0A2FFC89" w14:textId="44BC757C" w:rsidR="00CC776F" w:rsidRDefault="00E709F1" w:rsidP="00003B4D">
      <w:commentRangeStart w:id="266"/>
      <w:r>
        <w:t>T</w:t>
      </w:r>
      <w:r w:rsidR="00A11A7B">
        <w:t xml:space="preserve">he </w:t>
      </w:r>
      <w:commentRangeEnd w:id="266"/>
      <w:r w:rsidR="0016645D">
        <w:rPr>
          <w:rStyle w:val="CommentReference"/>
        </w:rPr>
        <w:commentReference w:id="266"/>
      </w:r>
      <w:r w:rsidR="00A11A7B">
        <w:t xml:space="preserve">distribution of effect sizes across classes reflects </w:t>
      </w:r>
      <w:r w:rsidR="00022FFF">
        <w:t xml:space="preserve">taxonomic </w:t>
      </w:r>
      <w:r w:rsidR="00A11A7B">
        <w:t>b</w:t>
      </w:r>
      <w:r w:rsidR="005A6B5B">
        <w:t xml:space="preserve">iases in </w:t>
      </w:r>
      <w:r w:rsidR="001D1058">
        <w:t xml:space="preserve">the </w:t>
      </w:r>
      <w:r w:rsidR="005A6B5B">
        <w:t xml:space="preserve">movement </w:t>
      </w:r>
      <w:r w:rsidR="001D1058">
        <w:t xml:space="preserve">ecology </w:t>
      </w:r>
      <w:commentRangeStart w:id="267"/>
      <w:r w:rsidR="005A6B5B">
        <w:t>literature</w:t>
      </w:r>
      <w:commentRangeEnd w:id="267"/>
      <w:r w:rsidR="00EA3D59">
        <w:rPr>
          <w:rStyle w:val="CommentReference"/>
        </w:rPr>
        <w:commentReference w:id="267"/>
      </w:r>
      <w:r w:rsidR="00A11A7B">
        <w:t xml:space="preserve"> </w:t>
      </w:r>
      <w:r w:rsidR="00EF1628">
        <w:fldChar w:fldCharType="begin"/>
      </w:r>
      <w:r w:rsidR="00EF1628">
        <w:instrText xml:space="preserve"> ADDIN EN.CITE &lt;EndNote&gt;&lt;Cite&gt;&lt;Author&gt;Joo&lt;/Author&gt;&lt;Year&gt;2022&lt;/Year&gt;&lt;RecNum&gt;696&lt;/RecNum&gt;&lt;DisplayText&gt;(Joo et al., 2022)&lt;/DisplayText&gt;&lt;record&gt;&lt;rec-number&gt;696&lt;/rec-number&gt;&lt;foreign-keys&gt;&lt;key app="EN" db-id="axpffp0eards98ew20rvpa0tdf0f0svatvst" timestamp="1758681763"&gt;696&lt;/key&gt;&lt;/foreign-keys&gt;&lt;ref-type name="Journal Article"&gt;17&lt;/ref-type&gt;&lt;contributors&gt;&lt;authors&gt;&lt;author&gt;Joo, Rocío&lt;/author&gt;&lt;author&gt;Picardi, Simona&lt;/author&gt;&lt;author&gt;Boone, Matthew E.&lt;/author&gt;&lt;author&gt;Clay, Thomas A.&lt;/author&gt;&lt;author&gt;Patrick, Samantha C.&lt;/author&gt;&lt;author&gt;Romero-Romero, Vilma S.&lt;/author&gt;&lt;author&gt;Basille, Mathieu&lt;/author&gt;&lt;/authors&gt;&lt;/contributors&gt;&lt;titles&gt;&lt;title&gt;Recent trends in movement ecology of animals and human mobility&lt;/title&gt;&lt;secondary-title&gt;Movement Ecology&lt;/secondary-title&gt;&lt;/titles&gt;&lt;pages&gt;26&lt;/pages&gt;&lt;volume&gt;10&lt;/volume&gt;&lt;number&gt;1&lt;/number&gt;&lt;dates&gt;&lt;year&gt;2022&lt;/year&gt;&lt;pub-dates&gt;&lt;date&gt;2022/05/25&lt;/date&gt;&lt;/pub-dates&gt;&lt;/dates&gt;&lt;isbn&gt;2051-3933&lt;/isbn&gt;&lt;urls&gt;&lt;related-urls&gt;&lt;url&gt;https://doi.org/10.1186/s40462-022-00322-9&lt;/url&gt;&lt;/related-urls&gt;&lt;/urls&gt;&lt;electronic-resource-num&gt;10.1186/s40462-022-00322-9&lt;/electronic-resource-num&gt;&lt;/record&gt;&lt;/Cite&gt;&lt;/EndNote&gt;</w:instrText>
      </w:r>
      <w:r w:rsidR="00EF1628">
        <w:fldChar w:fldCharType="separate"/>
      </w:r>
      <w:r w:rsidR="00EF1628">
        <w:rPr>
          <w:noProof/>
        </w:rPr>
        <w:t>(Joo et al., 2022)</w:t>
      </w:r>
      <w:r w:rsidR="00EF1628">
        <w:fldChar w:fldCharType="end"/>
      </w:r>
      <w:r>
        <w:t xml:space="preserve">, and this may </w:t>
      </w:r>
      <w:r w:rsidR="000424C0">
        <w:t xml:space="preserve">also </w:t>
      </w:r>
      <w:r>
        <w:t xml:space="preserve">be contributing to </w:t>
      </w:r>
      <w:del w:id="268" w:author="Nimmo, Dale" w:date="2025-11-14T09:35:00Z" w16du:dateUtc="2025-11-13T22:35:00Z">
        <w:r w:rsidDel="00EA3D59">
          <w:delText>the results of our taxonomic model</w:delText>
        </w:r>
      </w:del>
      <w:ins w:id="269" w:author="Nimmo, Dale" w:date="2025-11-14T09:35:00Z" w16du:dateUtc="2025-11-13T22:35:00Z">
        <w:r w:rsidR="00EA3D59">
          <w:t>our results</w:t>
        </w:r>
      </w:ins>
      <w:r w:rsidR="00A11A7B">
        <w:t>.</w:t>
      </w:r>
      <w:r w:rsidR="005A6B5B">
        <w:t xml:space="preserve"> Mammals made up over 67% of effect sizes in our analysis</w:t>
      </w:r>
      <w:del w:id="270" w:author="Wooster, Eamonn" w:date="2025-11-11T14:14:00Z" w16du:dateUtc="2025-11-11T03:14:00Z">
        <w:r w:rsidR="00A11A7B" w:rsidDel="0016645D">
          <w:delText xml:space="preserve">, and </w:delText>
        </w:r>
        <w:r w:rsidR="008D125B" w:rsidDel="0016645D">
          <w:delText xml:space="preserve">the </w:delText>
        </w:r>
        <w:r w:rsidR="00A5140D" w:rsidDel="0016645D">
          <w:delText xml:space="preserve">taxonomic </w:delText>
        </w:r>
        <w:r w:rsidR="008D125B" w:rsidDel="0016645D">
          <w:delText>model demonstrated greater certainty in the meta-analytical mean</w:delText>
        </w:r>
        <w:r w:rsidR="00A5140D" w:rsidDel="0016645D">
          <w:delText xml:space="preserve"> of mammals</w:delText>
        </w:r>
        <w:r w:rsidR="00161A2E" w:rsidDel="0016645D">
          <w:delText xml:space="preserve"> relative to birds and reptiles</w:delText>
        </w:r>
        <w:r w:rsidR="008D125B" w:rsidDel="0016645D">
          <w:delText xml:space="preserve">. </w:delText>
        </w:r>
      </w:del>
      <w:ins w:id="271" w:author="Wooster, Eamonn" w:date="2025-11-11T14:14:00Z" w16du:dateUtc="2025-11-11T03:14:00Z">
        <w:r w:rsidR="0016645D">
          <w:t xml:space="preserve">. </w:t>
        </w:r>
      </w:ins>
      <w:del w:id="272" w:author="Tim Doherty" w:date="2025-11-17T08:56:00Z" w16du:dateUtc="2025-11-17T00:56:00Z">
        <w:r w:rsidR="00161A2E" w:rsidDel="00293551">
          <w:delText>As our analysi</w:delText>
        </w:r>
        <w:r w:rsidR="008A0FE5" w:rsidDel="00293551">
          <w:delText xml:space="preserve">s focused on movement </w:delText>
        </w:r>
        <w:r w:rsidR="000627B0" w:rsidDel="00293551">
          <w:delText>responses</w:delText>
        </w:r>
        <w:r w:rsidR="008A0FE5" w:rsidDel="00293551">
          <w:delText>, it is unsurprising that mammals predominate, g</w:delText>
        </w:r>
      </w:del>
      <w:ins w:id="273" w:author="Tim Doherty" w:date="2025-11-17T08:56:00Z" w16du:dateUtc="2025-11-17T00:56:00Z">
        <w:r w:rsidR="00293551">
          <w:t>G</w:t>
        </w:r>
      </w:ins>
      <w:r w:rsidR="008A0FE5">
        <w:t>iven</w:t>
      </w:r>
      <w:ins w:id="274" w:author="Tim Doherty" w:date="2025-11-17T08:57:00Z" w16du:dateUtc="2025-11-17T00:57:00Z">
        <w:r w:rsidR="00F7338E">
          <w:t xml:space="preserve"> that</w:t>
        </w:r>
      </w:ins>
      <w:r w:rsidR="00C24C1C">
        <w:t xml:space="preserve"> </w:t>
      </w:r>
      <w:ins w:id="275" w:author="Tim Doherty" w:date="2025-11-17T08:56:00Z" w16du:dateUtc="2025-11-17T00:56:00Z">
        <w:r w:rsidR="004E6F04">
          <w:t xml:space="preserve">mammals are generally larger than birds and reptiles and </w:t>
        </w:r>
      </w:ins>
      <w:r w:rsidR="00C24C1C">
        <w:t xml:space="preserve">body mass </w:t>
      </w:r>
      <w:r w:rsidR="00003B4D">
        <w:t xml:space="preserve">influences </w:t>
      </w:r>
      <w:r w:rsidR="00D24046">
        <w:t>tracking device size</w:t>
      </w:r>
      <w:r w:rsidR="000627B0">
        <w:t xml:space="preserve"> and weight</w:t>
      </w:r>
      <w:ins w:id="276" w:author="Tim Doherty" w:date="2025-11-17T08:57:00Z" w16du:dateUtc="2025-11-17T00:57:00Z">
        <w:r w:rsidR="004E6F04">
          <w:t xml:space="preserve">, it is unsurprising </w:t>
        </w:r>
        <w:r w:rsidR="004E6F04">
          <w:lastRenderedPageBreak/>
          <w:t xml:space="preserve">that </w:t>
        </w:r>
        <w:r w:rsidR="00F7338E">
          <w:t>mammals predominate the available movement data.</w:t>
        </w:r>
      </w:ins>
      <w:del w:id="277" w:author="Tim Doherty" w:date="2025-11-17T08:57:00Z" w16du:dateUtc="2025-11-17T00:57:00Z">
        <w:r w:rsidR="000627B0" w:rsidDel="004E6F04">
          <w:delText xml:space="preserve">, </w:delText>
        </w:r>
        <w:r w:rsidR="00D24046" w:rsidDel="004E6F04">
          <w:delText xml:space="preserve">and </w:delText>
        </w:r>
        <w:r w:rsidR="00EE4767" w:rsidDel="004E6F04">
          <w:delText xml:space="preserve">the </w:delText>
        </w:r>
        <w:r w:rsidR="00D24046" w:rsidDel="004E6F04">
          <w:delText xml:space="preserve">quality of the </w:delText>
        </w:r>
        <w:r w:rsidR="00EE4767" w:rsidDel="004E6F04">
          <w:delText xml:space="preserve">tracking </w:delText>
        </w:r>
        <w:r w:rsidR="00D24046" w:rsidDel="004E6F04">
          <w:delText>dataset</w:delText>
        </w:r>
        <w:r w:rsidR="007C666A" w:rsidDel="004E6F04">
          <w:delText xml:space="preserve"> </w:delText>
        </w:r>
        <w:r w:rsidR="00C24C1C" w:rsidDel="004E6F04">
          <w:fldChar w:fldCharType="begin"/>
        </w:r>
        <w:r w:rsidR="00C24C1C" w:rsidDel="004E6F04">
          <w:delInstrText xml:space="preserve"> ADDIN EN.CITE &lt;EndNote&gt;&lt;Cite&gt;&lt;Author&gt;Kays&lt;/Author&gt;&lt;Year&gt;2015&lt;/Year&gt;&lt;RecNum&gt;18&lt;/RecNum&gt;&lt;DisplayText&gt;(Kays et al., 2015)&lt;/DisplayText&gt;&lt;record&gt;&lt;rec-number&gt;18&lt;/rec-number&gt;&lt;foreign-keys&gt;&lt;key app="EN" db-id="axpffp0eards98ew20rvpa0tdf0f0svatvst" timestamp="1715052384"&gt;18&lt;/key&gt;&lt;/foreign-keys&gt;&lt;ref-type name="Journal Article"&gt;17&lt;/ref-type&gt;&lt;contributors&gt;&lt;authors&gt;&lt;author&gt;Kays, Roland&lt;/author&gt;&lt;author&gt;Crofoot, Margaret C.&lt;/author&gt;&lt;author&gt;Jetz, Walter&lt;/author&gt;&lt;author&gt;Wikelski, Martin&lt;/author&gt;&lt;/authors&gt;&lt;/contributors&gt;&lt;titles&gt;&lt;title&gt;Terrestrial animal tracking as an eye on life and planet&lt;/title&gt;&lt;secondary-title&gt;Science&lt;/secondary-title&gt;&lt;/titles&gt;&lt;pages&gt;aaa2478&lt;/pages&gt;&lt;volume&gt;348&lt;/volume&gt;&lt;number&gt;6240&lt;/number&gt;&lt;dates&gt;&lt;year&gt;2015&lt;/year&gt;&lt;pub-dates&gt;&lt;date&gt;2015/06/12&lt;/date&gt;&lt;/pub-dates&gt;&lt;/dates&gt;&lt;publisher&gt;American Association for the Advancement of Science&lt;/publisher&gt;&lt;urls&gt;&lt;related-urls&gt;&lt;url&gt;https://doi.org/10.1126/science.aaa2478&lt;/url&gt;&lt;/related-urls&gt;&lt;/urls&gt;&lt;electronic-resource-num&gt;10.1126/science.aaa2478&lt;/electronic-resource-num&gt;&lt;access-date&gt;2024/05/06&lt;/access-date&gt;&lt;/record&gt;&lt;/Cite&gt;&lt;/EndNote&gt;</w:delInstrText>
        </w:r>
        <w:r w:rsidR="00C24C1C" w:rsidDel="004E6F04">
          <w:fldChar w:fldCharType="separate"/>
        </w:r>
        <w:r w:rsidR="00C24C1C" w:rsidDel="004E6F04">
          <w:rPr>
            <w:noProof/>
          </w:rPr>
          <w:delText>(Kays et al., 2015)</w:delText>
        </w:r>
        <w:r w:rsidR="00C24C1C" w:rsidDel="004E6F04">
          <w:fldChar w:fldCharType="end"/>
        </w:r>
      </w:del>
      <w:r w:rsidR="00EF1628">
        <w:t>.</w:t>
      </w:r>
      <w:r w:rsidR="001D1058">
        <w:t xml:space="preserve"> </w:t>
      </w:r>
      <w:ins w:id="278" w:author="Tim Doherty" w:date="2025-11-17T08:57:00Z" w16du:dateUtc="2025-11-17T00:57:00Z">
        <w:r w:rsidR="00B06B46">
          <w:t>High resol</w:t>
        </w:r>
      </w:ins>
      <w:ins w:id="279" w:author="Tim Doherty" w:date="2025-11-17T08:58:00Z" w16du:dateUtc="2025-11-17T00:58:00Z">
        <w:r w:rsidR="00B06B46">
          <w:t>ution tracking data has historically been very difficult to obtain for small birds and reptiles given their smaller body sizes</w:t>
        </w:r>
        <w:r w:rsidR="00AF13CA">
          <w:t xml:space="preserve"> (refs). </w:t>
        </w:r>
      </w:ins>
      <w:r w:rsidR="00E82D60">
        <w:t>As technology continues to advance, our ability to capture robust</w:t>
      </w:r>
      <w:r w:rsidR="004C16E2">
        <w:t xml:space="preserve">, </w:t>
      </w:r>
      <w:r w:rsidR="00821FB4">
        <w:t>high</w:t>
      </w:r>
      <w:r w:rsidR="004C16E2">
        <w:t xml:space="preserve"> resolution </w:t>
      </w:r>
      <w:r w:rsidR="00E82D60">
        <w:t>tracking data from smaller species</w:t>
      </w:r>
      <w:r w:rsidR="00912A41">
        <w:t xml:space="preserve"> </w:t>
      </w:r>
      <w:r w:rsidR="00413E45">
        <w:t>will improve</w:t>
      </w:r>
      <w:r w:rsidR="00912A41">
        <w:t>, enhancing</w:t>
      </w:r>
      <w:r w:rsidR="00413E45">
        <w:t xml:space="preserve"> our understanding of </w:t>
      </w:r>
      <w:r w:rsidR="0009523E">
        <w:t>movement responses</w:t>
      </w:r>
      <w:r w:rsidR="00912A41">
        <w:t xml:space="preserve"> of smaller species</w:t>
      </w:r>
      <w:r w:rsidR="0009523E">
        <w:t xml:space="preserve"> post-fire </w:t>
      </w:r>
      <w:r w:rsidR="00413E45">
        <w:fldChar w:fldCharType="begin">
          <w:fldData xml:space="preserve">PEVuZE5vdGU+PENpdGU+PEF1dGhvcj5OYXRoYW48L0F1dGhvcj48WWVhcj4yMDIyPC9ZZWFyPjxS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</w:fldData>
        </w:fldChar>
      </w:r>
      <w:r w:rsidR="00413E45">
        <w:instrText xml:space="preserve"> ADDIN EN.CITE </w:instrText>
      </w:r>
      <w:r w:rsidR="00413E45">
        <w:fldChar w:fldCharType="begin">
          <w:fldData xml:space="preserve">PEVuZE5vdGU+PENpdGU+PEF1dGhvcj5OYXRoYW48L0F1dGhvcj48WWVhcj4yMDIyPC9ZZWFyPjxS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</w:fldData>
        </w:fldChar>
      </w:r>
      <w:r w:rsidR="00413E45">
        <w:instrText xml:space="preserve"> ADDIN EN.CITE.DATA </w:instrText>
      </w:r>
      <w:r w:rsidR="00413E45">
        <w:fldChar w:fldCharType="end"/>
      </w:r>
      <w:r w:rsidR="00413E45">
        <w:fldChar w:fldCharType="separate"/>
      </w:r>
      <w:r w:rsidR="00413E45">
        <w:rPr>
          <w:noProof/>
        </w:rPr>
        <w:t>(Nathan et al., 2022)</w:t>
      </w:r>
      <w:r w:rsidR="00413E45">
        <w:fldChar w:fldCharType="end"/>
      </w:r>
      <w:r w:rsidR="00413E45">
        <w:t>.</w:t>
      </w:r>
    </w:p>
    <w:p w14:paraId="0CEAB017" w14:textId="641DA6A4" w:rsidR="00DB7328" w:rsidRDefault="00DB7328" w:rsidP="00DB7328">
      <w:pPr>
        <w:pStyle w:val="Heading2"/>
      </w:pPr>
      <w:r>
        <w:t>Biome</w:t>
      </w:r>
    </w:p>
    <w:p w14:paraId="34470F4F" w14:textId="3FF19D1E" w:rsidR="003C5126" w:rsidRDefault="003C5126" w:rsidP="00FB0B8B">
      <w:pPr>
        <w:rPr>
          <w:i/>
          <w:iCs/>
        </w:rPr>
      </w:pPr>
      <w:commentRangeStart w:id="280"/>
      <w:commentRangeStart w:id="281"/>
      <w:r>
        <w:rPr>
          <w:i/>
          <w:iCs/>
        </w:rPr>
        <w:t xml:space="preserve">Para </w:t>
      </w:r>
      <w:commentRangeEnd w:id="280"/>
      <w:r w:rsidR="00827446">
        <w:rPr>
          <w:rStyle w:val="CommentReference"/>
        </w:rPr>
        <w:commentReference w:id="280"/>
      </w:r>
      <w:commentRangeEnd w:id="281"/>
      <w:r w:rsidR="00103A8D">
        <w:rPr>
          <w:rStyle w:val="CommentReference"/>
        </w:rPr>
        <w:commentReference w:id="281"/>
      </w:r>
      <w:r>
        <w:rPr>
          <w:i/>
          <w:iCs/>
        </w:rPr>
        <w:t xml:space="preserve">4: </w:t>
      </w:r>
      <w:commentRangeStart w:id="282"/>
      <w:r>
        <w:rPr>
          <w:i/>
          <w:iCs/>
        </w:rPr>
        <w:t>Explore</w:t>
      </w:r>
      <w:commentRangeEnd w:id="282"/>
      <w:r w:rsidR="00B27CF8">
        <w:rPr>
          <w:rStyle w:val="CommentReference"/>
        </w:rPr>
        <w:commentReference w:id="282"/>
      </w:r>
      <w:r>
        <w:rPr>
          <w:i/>
          <w:iCs/>
        </w:rPr>
        <w:t xml:space="preserve"> biome results</w:t>
      </w:r>
    </w:p>
    <w:p w14:paraId="1E48C052" w14:textId="31265DF0" w:rsidR="00F86025" w:rsidRDefault="00BF7EBC" w:rsidP="00FB0B8B">
      <w:r>
        <w:t xml:space="preserve">We found </w:t>
      </w:r>
      <w:r w:rsidR="005260AB">
        <w:t xml:space="preserve">movement responses </w:t>
      </w:r>
      <w:r w:rsidR="005C6A3C">
        <w:t>varied among biomes</w:t>
      </w:r>
      <w:del w:id="283" w:author="Wooster, Eamonn" w:date="2025-11-11T14:18:00Z" w16du:dateUtc="2025-11-11T03:18:00Z">
        <w:r w:rsidR="00BC017B" w:rsidDel="00214935">
          <w:delText>;</w:delText>
        </w:r>
        <w:r w:rsidR="00A61B11" w:rsidDel="00214935">
          <w:delText xml:space="preserve"> </w:delText>
        </w:r>
        <w:r w:rsidR="00BC017B" w:rsidDel="00214935">
          <w:delText>however,</w:delText>
        </w:r>
        <w:r w:rsidR="00A61B11" w:rsidDel="00214935">
          <w:delText xml:space="preserve"> </w:delText>
        </w:r>
        <w:r w:rsidR="00BC017B" w:rsidDel="00214935">
          <w:delText>interpretation and generalisability of th</w:delText>
        </w:r>
        <w:r w:rsidR="00DA2094" w:rsidDel="00214935">
          <w:delText>is finding</w:delText>
        </w:r>
        <w:r w:rsidR="00BC017B" w:rsidDel="00214935">
          <w:delText xml:space="preserve"> is limited by small sample sizes</w:delText>
        </w:r>
        <w:r w:rsidR="00496EED" w:rsidDel="00214935">
          <w:delText xml:space="preserve">. </w:delText>
        </w:r>
      </w:del>
      <w:ins w:id="284" w:author="Wooster, Eamonn" w:date="2025-11-11T14:18:00Z" w16du:dateUtc="2025-11-11T03:18:00Z">
        <w:r w:rsidR="00214935">
          <w:t xml:space="preserve">. </w:t>
        </w:r>
      </w:ins>
      <w:del w:id="285" w:author="Wooster, Eamonn" w:date="2025-11-11T14:19:00Z" w16du:dateUtc="2025-11-11T03:19:00Z">
        <w:r w:rsidR="005172E9" w:rsidDel="00F476C7">
          <w:delText xml:space="preserve">The meta-analytical mean of </w:delText>
        </w:r>
      </w:del>
      <w:ins w:id="286" w:author="Wooster, Eamonn" w:date="2025-11-11T14:19:00Z" w16du:dateUtc="2025-11-11T03:19:00Z">
        <w:r w:rsidR="00F476C7">
          <w:t xml:space="preserve">Movement </w:t>
        </w:r>
      </w:ins>
      <w:ins w:id="287" w:author="Wooster, Eamonn" w:date="2025-11-11T14:20:00Z" w16du:dateUtc="2025-11-11T03:20:00Z">
        <w:r w:rsidR="00F476C7">
          <w:t>increase</w:t>
        </w:r>
      </w:ins>
      <w:ins w:id="288" w:author="Nimmo, Dale" w:date="2025-11-14T10:52:00Z" w16du:dateUtc="2025-11-13T23:52:00Z">
        <w:r w:rsidR="00B27CF8">
          <w:t>d</w:t>
        </w:r>
      </w:ins>
      <w:ins w:id="289" w:author="Wooster, Eamonn" w:date="2025-11-11T14:20:00Z" w16du:dateUtc="2025-11-11T03:20:00Z">
        <w:r w:rsidR="00F476C7">
          <w:t xml:space="preserve"> </w:t>
        </w:r>
        <w:del w:id="290" w:author="Nimmo, Dale" w:date="2025-11-14T10:52:00Z" w16du:dateUtc="2025-11-13T23:52:00Z">
          <w:r w:rsidR="00F476C7" w:rsidDel="00B27CF8">
            <w:delText>in response to fire was</w:delText>
          </w:r>
        </w:del>
      </w:ins>
      <w:ins w:id="291" w:author="Nimmo, Dale" w:date="2025-11-14T10:52:00Z" w16du:dateUtc="2025-11-13T23:52:00Z">
        <w:r w:rsidR="00B27CF8">
          <w:t>most in</w:t>
        </w:r>
      </w:ins>
      <w:ins w:id="292" w:author="Wooster, Eamonn" w:date="2025-11-11T14:20:00Z" w16du:dateUtc="2025-11-11T03:20:00Z">
        <w:del w:id="293" w:author="Nimmo, Dale" w:date="2025-11-14T10:52:00Z" w16du:dateUtc="2025-11-13T23:52:00Z">
          <w:r w:rsidR="00F476C7" w:rsidDel="00B27CF8">
            <w:delText xml:space="preserve"> greatest in</w:delText>
          </w:r>
        </w:del>
        <w:r w:rsidR="00F476C7">
          <w:t xml:space="preserve"> </w:t>
        </w:r>
      </w:ins>
      <w:r w:rsidR="005172E9" w:rsidRPr="00821948">
        <w:rPr>
          <w:i/>
          <w:iCs/>
        </w:rPr>
        <w:t xml:space="preserve">tropical and subtropical </w:t>
      </w:r>
      <w:commentRangeStart w:id="294"/>
      <w:r w:rsidR="005172E9" w:rsidRPr="00821948">
        <w:rPr>
          <w:i/>
          <w:iCs/>
        </w:rPr>
        <w:t>grasslands</w:t>
      </w:r>
      <w:commentRangeEnd w:id="294"/>
      <w:r w:rsidR="00103A8D">
        <w:rPr>
          <w:rStyle w:val="CommentReference"/>
        </w:rPr>
        <w:commentReference w:id="294"/>
      </w:r>
      <w:r w:rsidR="005172E9" w:rsidRPr="00821948">
        <w:rPr>
          <w:i/>
          <w:iCs/>
        </w:rPr>
        <w:t>, savannas and shrublands</w:t>
      </w:r>
      <w:ins w:id="295" w:author="Wooster, Eamonn" w:date="2025-11-11T14:20:00Z" w16du:dateUtc="2025-11-11T03:20:00Z">
        <w:r w:rsidR="00F476C7">
          <w:rPr>
            <w:i/>
            <w:iCs/>
          </w:rPr>
          <w:t xml:space="preserve">. </w:t>
        </w:r>
        <w:del w:id="296" w:author="Nimmo, Dale" w:date="2025-11-14T10:49:00Z" w16du:dateUtc="2025-11-13T23:49:00Z">
          <w:r w:rsidR="00F476C7" w:rsidRPr="00F476C7" w:rsidDel="00103A8D">
            <w:rPr>
              <w:rPrChange w:id="297" w:author="Wooster, Eamonn" w:date="2025-11-11T14:20:00Z" w16du:dateUtc="2025-11-11T03:20:00Z">
                <w:rPr>
                  <w:i/>
                  <w:iCs/>
                </w:rPr>
              </w:rPrChange>
            </w:rPr>
            <w:delText>Futher</w:delText>
          </w:r>
        </w:del>
      </w:ins>
      <w:ins w:id="298" w:author="Nimmo, Dale" w:date="2025-11-14T10:49:00Z" w16du:dateUtc="2025-11-13T23:49:00Z">
        <w:r w:rsidR="00103A8D" w:rsidRPr="00103A8D">
          <w:t>Further</w:t>
        </w:r>
      </w:ins>
      <w:commentRangeStart w:id="299"/>
      <w:ins w:id="300" w:author="Wooster, Eamonn" w:date="2025-11-11T14:20:00Z" w16du:dateUtc="2025-11-11T03:20:00Z">
        <w:r w:rsidR="00F476C7">
          <w:rPr>
            <w:i/>
            <w:iCs/>
          </w:rPr>
          <w:t>,</w:t>
        </w:r>
      </w:ins>
      <w:del w:id="301" w:author="Wooster, Eamonn" w:date="2025-11-11T14:20:00Z" w16du:dateUtc="2025-11-11T03:20:00Z">
        <w:r w:rsidR="005172E9" w:rsidDel="00F476C7">
          <w:rPr>
            <w:i/>
            <w:iCs/>
          </w:rPr>
          <w:delText xml:space="preserve"> </w:delText>
        </w:r>
        <w:r w:rsidR="005172E9" w:rsidDel="00F476C7">
          <w:delText>was the largest positive response seen in any of our models</w:delText>
        </w:r>
        <w:r w:rsidR="00494746" w:rsidDel="00F476C7">
          <w:delText>.</w:delText>
        </w:r>
        <w:r w:rsidR="005172E9" w:rsidDel="00F476C7">
          <w:delText xml:space="preserve"> </w:delText>
        </w:r>
        <w:r w:rsidR="005F035E" w:rsidDel="00F476C7">
          <w:delText xml:space="preserve">Two other biomes characterised </w:delText>
        </w:r>
      </w:del>
      <w:del w:id="302" w:author="Wooster, Eamonn" w:date="2025-11-11T14:21:00Z" w16du:dateUtc="2025-11-11T03:21:00Z">
        <w:r w:rsidR="005F035E" w:rsidDel="00F476C7">
          <w:delText>by</w:delText>
        </w:r>
        <w:r w:rsidR="00662438" w:rsidDel="00F476C7">
          <w:delText xml:space="preserve"> a combination of</w:delText>
        </w:r>
      </w:del>
      <w:r w:rsidR="005F035E">
        <w:t xml:space="preserve"> </w:t>
      </w:r>
      <w:r w:rsidR="005F035E" w:rsidRPr="00F476C7">
        <w:rPr>
          <w:i/>
          <w:iCs/>
          <w:rPrChange w:id="303" w:author="Wooster, Eamonn" w:date="2025-11-11T14:21:00Z" w16du:dateUtc="2025-11-11T03:21:00Z">
            <w:rPr/>
          </w:rPrChange>
        </w:rPr>
        <w:t>grassland, savanna or shrubland vegetation</w:t>
      </w:r>
      <w:r w:rsidR="009C6E45">
        <w:t xml:space="preserve"> </w:t>
      </w:r>
      <w:r w:rsidR="00C01D28">
        <w:t xml:space="preserve">also </w:t>
      </w:r>
      <w:commentRangeEnd w:id="299"/>
      <w:r w:rsidR="00B27CF8">
        <w:rPr>
          <w:rStyle w:val="CommentReference"/>
        </w:rPr>
        <w:commentReference w:id="299"/>
      </w:r>
      <w:r w:rsidR="00C01D28">
        <w:t>demonstrated marginal, moderate increases in animal movement</w:t>
      </w:r>
      <w:ins w:id="304" w:author="Wooster, Eamonn" w:date="2025-11-11T14:21:00Z" w16du:dateUtc="2025-11-11T03:21:00Z">
        <w:r w:rsidR="00827446">
          <w:t xml:space="preserve"> in response to fire</w:t>
        </w:r>
      </w:ins>
      <w:r w:rsidR="00CE7A6A">
        <w:t xml:space="preserve">. </w:t>
      </w:r>
      <w:commentRangeStart w:id="305"/>
      <w:r w:rsidR="007B05D9">
        <w:t>Across these three biomes,</w:t>
      </w:r>
      <w:r w:rsidR="00E33E14">
        <w:t xml:space="preserve"> </w:t>
      </w:r>
      <w:del w:id="306" w:author="Wooster, Eamonn" w:date="2025-11-11T14:21:00Z" w16du:dateUtc="2025-11-11T03:21:00Z">
        <w:r w:rsidR="00E33E14" w:rsidDel="00827446">
          <w:delText>large</w:delText>
        </w:r>
        <w:r w:rsidR="007B05D9" w:rsidDel="00827446">
          <w:delText xml:space="preserve"> </w:delText>
        </w:r>
        <w:r w:rsidR="00847916" w:rsidDel="00827446">
          <w:delText xml:space="preserve">herbivorous </w:delText>
        </w:r>
      </w:del>
      <w:r w:rsidR="007B05D9">
        <w:t xml:space="preserve">mammals represented </w:t>
      </w:r>
      <w:r w:rsidR="0001172C">
        <w:t xml:space="preserve">over </w:t>
      </w:r>
      <w:r w:rsidR="002611CF">
        <w:t>one third of effect sizes</w:t>
      </w:r>
      <w:r w:rsidR="00E42733">
        <w:t xml:space="preserve">. </w:t>
      </w:r>
      <w:commentRangeEnd w:id="305"/>
      <w:r w:rsidR="00B27CF8">
        <w:rPr>
          <w:rStyle w:val="CommentReference"/>
        </w:rPr>
        <w:commentReference w:id="305"/>
      </w:r>
      <w:r w:rsidR="008B3179">
        <w:t xml:space="preserve">Much like the taxonomic model, </w:t>
      </w:r>
      <w:r w:rsidR="00707A4C">
        <w:t xml:space="preserve">a combination of </w:t>
      </w:r>
      <w:r w:rsidR="00A17D8D">
        <w:t>selection for recently burnt areas</w:t>
      </w:r>
      <w:r w:rsidR="00707A4C">
        <w:t xml:space="preserve"> </w:t>
      </w:r>
      <w:r w:rsidR="00E42733">
        <w:fldChar w:fldCharType="begin"/>
      </w:r>
      <w:r w:rsidR="00E42733">
        <w:instrText xml:space="preserve"> ADDIN EN.CITE &lt;EndNote&gt;&lt;Cite&gt;&lt;Author&gt;Klop&lt;/Author&gt;&lt;Year&gt;2007&lt;/Year&gt;&lt;RecNum&gt;734&lt;/RecNum&gt;&lt;DisplayText&gt;(Klop et al., 2007)&lt;/DisplayText&gt;&lt;record&gt;&lt;rec-number&gt;734&lt;/rec-number&gt;&lt;foreign-keys&gt;&lt;key app="EN" db-id="axpffp0eards98ew20rvpa0tdf0f0svatvst" timestamp="1762313796"&gt;734&lt;/key&gt;&lt;/foreign-keys&gt;&lt;ref-type name="Journal Article"&gt;17&lt;/ref-type&gt;&lt;contributors&gt;&lt;authors&gt;&lt;author&gt;Klop, Erik&lt;/author&gt;&lt;author&gt;van Goethem, Janneke&lt;/author&gt;&lt;author&gt;de Iongh, Hans H.&lt;/author&gt;&lt;/authors&gt;&lt;/contributors&gt;&lt;titles&gt;&lt;title&gt;Resource selection by grazing herbivores on post-fire regrowth in a West African woodland savanna&lt;/title&gt;&lt;secondary-title&gt;Wildlife Research&lt;/secondary-title&gt;&lt;/titles&gt;&lt;pages&gt;77-83&lt;/pages&gt;&lt;volume&gt;34&lt;/volume&gt;&lt;number&gt;2&lt;/number&gt;&lt;dates&gt;&lt;year&gt;2007&lt;/year&gt;&lt;/dates&gt;&lt;isbn&gt;1035-3712&lt;/isbn&gt;&lt;urls&gt;&lt;related-urls&gt;&lt;url&gt;https://doi.org/10.1071/WR06052&lt;/url&gt;&lt;/related-urls&gt;&lt;/urls&gt;&lt;electronic-resource-num&gt;10.1071/WR06052&lt;/electronic-resource-num&gt;&lt;access-date&gt;11/5/2025&lt;/access-date&gt;&lt;/record&gt;&lt;/Cite&gt;&lt;/EndNote&gt;</w:instrText>
      </w:r>
      <w:r w:rsidR="00E42733">
        <w:fldChar w:fldCharType="separate"/>
      </w:r>
      <w:r w:rsidR="00E42733">
        <w:rPr>
          <w:noProof/>
        </w:rPr>
        <w:t>(Klop et al., 2007)</w:t>
      </w:r>
      <w:r w:rsidR="00E42733">
        <w:fldChar w:fldCharType="end"/>
      </w:r>
      <w:r w:rsidR="00DD4C12">
        <w:t xml:space="preserve"> and</w:t>
      </w:r>
      <w:r w:rsidR="00E42733">
        <w:t xml:space="preserve"> mobility </w:t>
      </w:r>
      <w:r w:rsidR="00303B21">
        <w:fldChar w:fldCharType="begin"/>
      </w:r>
      <w:r w:rsidR="00303B21">
        <w:instrText xml:space="preserve"> ADDIN EN.CITE &lt;EndNote&gt;&lt;Cite&gt;&lt;Author&gt;Nathan&lt;/Author&gt;&lt;Year&gt;2008&lt;/Year&gt;&lt;RecNum&gt;7&lt;/RecNum&gt;&lt;DisplayText&gt;(Nathan et al., 2008)&lt;/DisplayText&gt;&lt;record&gt;&lt;rec-number&gt;7&lt;/rec-number&gt;&lt;foreign-keys&gt;&lt;key app="EN" db-id="axpffp0eards98ew20rvpa0tdf0f0svatvst" timestamp="1714913220"&gt;7&lt;/key&gt;&lt;/foreign-keys&gt;&lt;ref-type name="Journal Article"&gt;17&lt;/ref-type&gt;&lt;contributors&gt;&lt;authors&gt;&lt;author&gt;Nathan, Ran&lt;/author&gt;&lt;author&gt;Getz, Wayne M.&lt;/author&gt;&lt;author&gt;Revilla, Eloy&lt;/author&gt;&lt;author&gt;Holyoak, Marcel&lt;/author&gt;&lt;author&gt;Kadmon, Ronen&lt;/author&gt;&lt;author&gt;Saltz, David&lt;/author&gt;&lt;author&gt;Smouse, Peter E.&lt;/author&gt;&lt;/authors&gt;&lt;/contributors&gt;&lt;titles&gt;&lt;title&gt;A movement ecology paradigm for unifying organismal movement research&lt;/title&gt;&lt;secondary-title&gt;Proceedings of the National Academy of Sciences&lt;/secondary-title&gt;&lt;/titles&gt;&lt;pages&gt;19052-19059&lt;/pages&gt;&lt;volume&gt;105&lt;/volume&gt;&lt;number&gt;49&lt;/number&gt;&lt;dates&gt;&lt;year&gt;2008&lt;/year&gt;&lt;pub-dates&gt;&lt;date&gt;2008/12/09&lt;/date&gt;&lt;/pub-dates&gt;&lt;/dates&gt;&lt;urls&gt;&lt;related-urls&gt;&lt;url&gt;https://doi.org/10.1073/pnas.0800375105&lt;/url&gt;&lt;/related-urls&gt;&lt;/urls&gt;&lt;electronic-resource-num&gt;10.1073/pnas.0800375105&lt;/electronic-resource-num&gt;&lt;access-date&gt;2024/05/05&lt;/access-date&gt;&lt;/record&gt;&lt;/Cite&gt;&lt;/EndNote&gt;</w:instrText>
      </w:r>
      <w:r w:rsidR="00303B21">
        <w:fldChar w:fldCharType="separate"/>
      </w:r>
      <w:r w:rsidR="00303B21">
        <w:rPr>
          <w:noProof/>
        </w:rPr>
        <w:t>(Nathan et al., 2008)</w:t>
      </w:r>
      <w:r w:rsidR="00303B21">
        <w:fldChar w:fldCharType="end"/>
      </w:r>
      <w:r w:rsidR="005C72D2">
        <w:t xml:space="preserve"> </w:t>
      </w:r>
      <w:r w:rsidR="00E42733">
        <w:t xml:space="preserve">may </w:t>
      </w:r>
      <w:del w:id="307" w:author="Wooster, Eamonn" w:date="2025-11-11T14:22:00Z" w16du:dateUtc="2025-11-11T03:22:00Z">
        <w:r w:rsidR="00E42733" w:rsidDel="00827446">
          <w:delText xml:space="preserve">help to </w:delText>
        </w:r>
      </w:del>
      <w:r w:rsidR="00E42733">
        <w:t>explain these results</w:t>
      </w:r>
      <w:r w:rsidR="000977E3">
        <w:t xml:space="preserve">. </w:t>
      </w:r>
      <w:r w:rsidR="00006830">
        <w:t>Additionally, o</w:t>
      </w:r>
      <w:r w:rsidR="001B609D">
        <w:t xml:space="preserve">pen and closed habitats experience differential rates of vegetation recovery and </w:t>
      </w:r>
      <w:r w:rsidR="0064451E">
        <w:t xml:space="preserve">patterns of </w:t>
      </w:r>
      <w:r w:rsidR="009D04E0">
        <w:t xml:space="preserve">resource distribution post fire </w:t>
      </w:r>
      <w:r w:rsidR="0073710E">
        <w:fldChar w:fldCharType="begin">
          <w:fldData xml:space="preserve">PEVuZE5vdGU+PENpdGU+PEF1dGhvcj5Hb2xkPC9BdXRob3I+PFllYXI+MjAyMzwvWWVhcj48UmVj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</w:fldData>
        </w:fldChar>
      </w:r>
      <w:r w:rsidR="0073710E">
        <w:instrText xml:space="preserve"> ADDIN EN.CITE </w:instrText>
      </w:r>
      <w:r w:rsidR="0073710E">
        <w:fldChar w:fldCharType="begin">
          <w:fldData xml:space="preserve">PEVuZE5vdGU+PENpdGU+PEF1dGhvcj5Hb2xkPC9BdXRob3I+PFllYXI+MjAyMzwvWWVhcj48UmVj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</w:fldData>
        </w:fldChar>
      </w:r>
      <w:r w:rsidR="0073710E">
        <w:instrText xml:space="preserve"> ADDIN EN.CITE.DATA </w:instrText>
      </w:r>
      <w:r w:rsidR="0073710E">
        <w:fldChar w:fldCharType="end"/>
      </w:r>
      <w:r w:rsidR="0073710E">
        <w:fldChar w:fldCharType="separate"/>
      </w:r>
      <w:r w:rsidR="0073710E">
        <w:rPr>
          <w:noProof/>
        </w:rPr>
        <w:t>(Gold et al., 2023)</w:t>
      </w:r>
      <w:r w:rsidR="0073710E">
        <w:fldChar w:fldCharType="end"/>
      </w:r>
      <w:r w:rsidR="009D04E0">
        <w:t xml:space="preserve">. </w:t>
      </w:r>
      <w:commentRangeStart w:id="308"/>
      <w:r w:rsidR="00D1381C">
        <w:t>Grassland</w:t>
      </w:r>
      <w:r w:rsidR="00BA44AF">
        <w:t>s</w:t>
      </w:r>
      <w:r w:rsidR="00D1381C">
        <w:t xml:space="preserve"> and savannas </w:t>
      </w:r>
      <w:commentRangeEnd w:id="308"/>
      <w:r w:rsidR="000F3DC8">
        <w:rPr>
          <w:rStyle w:val="CommentReference"/>
        </w:rPr>
        <w:commentReference w:id="308"/>
      </w:r>
      <w:r w:rsidR="00D1381C">
        <w:t>are characterised by frequent</w:t>
      </w:r>
      <w:r w:rsidR="00C76290">
        <w:t>, continuous</w:t>
      </w:r>
      <w:r w:rsidR="00D1381C">
        <w:t xml:space="preserve"> </w:t>
      </w:r>
      <w:r w:rsidR="0064451E">
        <w:t>surface-</w:t>
      </w:r>
      <w:r w:rsidR="00D1381C">
        <w:t>fires</w:t>
      </w:r>
      <w:r w:rsidR="0064451E">
        <w:t xml:space="preserve">, </w:t>
      </w:r>
      <w:r w:rsidR="00D1381C">
        <w:t xml:space="preserve">fuelled by </w:t>
      </w:r>
      <w:r w:rsidR="00E70896">
        <w:t xml:space="preserve">flammable </w:t>
      </w:r>
      <w:r w:rsidR="00D1381C">
        <w:t>grasses and</w:t>
      </w:r>
      <w:r w:rsidR="00BA44AF">
        <w:t xml:space="preserve"> other herbaceous vegetation</w:t>
      </w:r>
      <w:r w:rsidR="00BF6433">
        <w:t>, with rapid post-fire regrowth</w:t>
      </w:r>
      <w:r w:rsidR="00FF6477">
        <w:t xml:space="preserve"> </w:t>
      </w:r>
      <w:r w:rsidR="00FF6477">
        <w:fldChar w:fldCharType="begin">
          <w:fldData xml:space="preserve">PEVuZE5vdGU+PENpdGU+PEF1dGhvcj5Hb2xkPC9BdXRob3I+PFllYXI+MjAyMzwvWWVhcj48UmVj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</w:fldData>
        </w:fldChar>
      </w:r>
      <w:r w:rsidR="0073710E">
        <w:instrText xml:space="preserve"> ADDIN EN.CITE </w:instrText>
      </w:r>
      <w:r w:rsidR="0073710E">
        <w:fldChar w:fldCharType="begin">
          <w:fldData xml:space="preserve">PEVuZE5vdGU+PENpdGU+PEF1dGhvcj5Hb2xkPC9BdXRob3I+PFllYXI+MjAyMzwvWWVhcj48UmVj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</w:fldData>
        </w:fldChar>
      </w:r>
      <w:r w:rsidR="0073710E">
        <w:instrText xml:space="preserve"> ADDIN EN.CITE.DATA </w:instrText>
      </w:r>
      <w:r w:rsidR="0073710E">
        <w:fldChar w:fldCharType="end"/>
      </w:r>
      <w:r w:rsidR="00FF6477">
        <w:fldChar w:fldCharType="separate"/>
      </w:r>
      <w:r w:rsidR="0073710E">
        <w:rPr>
          <w:noProof/>
        </w:rPr>
        <w:t>(Bond &amp; Keeley, 2005; Gold et al., 2023)</w:t>
      </w:r>
      <w:r w:rsidR="00FF6477">
        <w:fldChar w:fldCharType="end"/>
      </w:r>
      <w:r w:rsidR="00BA44AF">
        <w:t>.</w:t>
      </w:r>
      <w:r w:rsidR="009F75C3">
        <w:t xml:space="preserve"> In contrast, </w:t>
      </w:r>
      <w:r w:rsidR="003926DF">
        <w:t xml:space="preserve">woody biomass </w:t>
      </w:r>
      <w:r w:rsidR="00A73B3E">
        <w:t xml:space="preserve">is the primary fuel type for </w:t>
      </w:r>
      <w:r w:rsidR="0064451E">
        <w:t>woodlands and forests</w:t>
      </w:r>
      <w:r w:rsidR="00A73B3E">
        <w:t xml:space="preserve">, and fires </w:t>
      </w:r>
      <w:r w:rsidR="00BA7B21">
        <w:t xml:space="preserve">burn at both the surface and </w:t>
      </w:r>
      <w:r w:rsidR="00756019">
        <w:t>canopy level</w:t>
      </w:r>
      <w:r w:rsidR="0073710E">
        <w:t xml:space="preserve"> </w:t>
      </w:r>
      <w:r w:rsidR="0073710E">
        <w:fldChar w:fldCharType="begin"/>
      </w:r>
      <w:r w:rsidR="0073710E">
        <w:instrText xml:space="preserve"> ADDIN EN.CITE &lt;EndNote&gt;&lt;Cite&gt;&lt;Author&gt;Bond&lt;/Author&gt;&lt;Year&gt;2005&lt;/Year&gt;&lt;RecNum&gt;740&lt;/RecNum&gt;&lt;DisplayText&gt;(Bond &amp;amp; Keeley, 2005)&lt;/DisplayText&gt;&lt;record&gt;&lt;rec-number&gt;740&lt;/rec-number&gt;&lt;foreign-keys&gt;&lt;key app="EN" db-id="axpffp0eards98ew20rvpa0tdf0f0svatvst" timestamp="1762667306"&gt;740&lt;/key&gt;&lt;/foreign-keys&gt;&lt;ref-type name="Journal Article"&gt;17&lt;/ref-type&gt;&lt;contributors&gt;&lt;authors&gt;&lt;author&gt;Bond, William J.&lt;/author&gt;&lt;author&gt;Keeley, Jon E.&lt;/author&gt;&lt;/authors&gt;&lt;/contributors&gt;&lt;titles&gt;&lt;title&gt;Fire as a global ‘herbivore’: The ecology and evolution of flammable ecosystems&lt;/title&gt;&lt;secondary-title&gt;Trends in Ecology &amp;amp; Evolution&lt;/secondary-title&gt;&lt;/titles&gt;&lt;pages&gt;387-394&lt;/pages&gt;&lt;volume&gt;20&lt;/volume&gt;&lt;number&gt;7&lt;/number&gt;&lt;dates&gt;&lt;year&gt;2005&lt;/year&gt;&lt;pub-dates&gt;&lt;date&gt;2005/07/01/&lt;/date&gt;&lt;/pub-dates&gt;&lt;/dates&gt;&lt;isbn&gt;0169-5347&lt;/isbn&gt;&lt;urls&gt;&lt;related-urls&gt;&lt;url&gt;https://www.sciencedirect.com/science/article/pii/S0169534705001321&lt;/url&gt;&lt;/related-urls&gt;&lt;/urls&gt;&lt;electronic-resource-num&gt;j.tree.2005.04.025&lt;/electronic-resource-num&gt;&lt;/record&gt;&lt;/Cite&gt;&lt;/EndNote&gt;</w:instrText>
      </w:r>
      <w:r w:rsidR="0073710E">
        <w:fldChar w:fldCharType="separate"/>
      </w:r>
      <w:r w:rsidR="0073710E">
        <w:rPr>
          <w:noProof/>
        </w:rPr>
        <w:t>(Bond &amp; Keeley, 2005)</w:t>
      </w:r>
      <w:r w:rsidR="0073710E">
        <w:fldChar w:fldCharType="end"/>
      </w:r>
      <w:r w:rsidR="00A73B3E">
        <w:t xml:space="preserve">. </w:t>
      </w:r>
      <w:r w:rsidR="00756019">
        <w:t>R</w:t>
      </w:r>
      <w:r w:rsidR="005E0FFA">
        <w:t xml:space="preserve">eturn intervals in </w:t>
      </w:r>
      <w:r w:rsidR="000F7642">
        <w:t>woodland and forest</w:t>
      </w:r>
      <w:r w:rsidR="005E0FFA">
        <w:t xml:space="preserve"> systems are </w:t>
      </w:r>
      <w:r w:rsidR="000F7642">
        <w:t>greater</w:t>
      </w:r>
      <w:r w:rsidR="0073710E">
        <w:t xml:space="preserve"> </w:t>
      </w:r>
      <w:r w:rsidR="0073710E">
        <w:fldChar w:fldCharType="begin">
          <w:fldData xml:space="preserve">PEVuZE5vdGU+PENpdGU+PEF1dGhvcj5Cb25kPC9BdXRob3I+PFllYXI+MjAwNTwvWWVhcj48UmVj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</w:fldData>
        </w:fldChar>
      </w:r>
      <w:r w:rsidR="0066266B">
        <w:instrText xml:space="preserve"> ADDIN EN.CITE </w:instrText>
      </w:r>
      <w:r w:rsidR="0066266B">
        <w:fldChar w:fldCharType="begin">
          <w:fldData xml:space="preserve">PEVuZE5vdGU+PENpdGU+PEF1dGhvcj5Cb25kPC9BdXRob3I+PFllYXI+MjAwNTwvWWVhcj48UmVj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</w:fldData>
        </w:fldChar>
      </w:r>
      <w:r w:rsidR="0066266B">
        <w:instrText xml:space="preserve"> ADDIN EN.CITE.DATA </w:instrText>
      </w:r>
      <w:r w:rsidR="0066266B">
        <w:fldChar w:fldCharType="end"/>
      </w:r>
      <w:r w:rsidR="0073710E">
        <w:fldChar w:fldCharType="separate"/>
      </w:r>
      <w:r w:rsidR="0066266B">
        <w:rPr>
          <w:noProof/>
        </w:rPr>
        <w:t>(Bond &amp; Keeley, 2005; Hagmann et al., 2021)</w:t>
      </w:r>
      <w:r w:rsidR="0073710E">
        <w:fldChar w:fldCharType="end"/>
      </w:r>
      <w:r w:rsidR="005E0FFA">
        <w:t xml:space="preserve">, and </w:t>
      </w:r>
      <w:r w:rsidR="008E0D0F">
        <w:t xml:space="preserve">post-fire </w:t>
      </w:r>
      <w:r w:rsidR="003454DA">
        <w:t xml:space="preserve">vegetation </w:t>
      </w:r>
      <w:r w:rsidR="006A49F2">
        <w:t>recruitment and maturation</w:t>
      </w:r>
      <w:r w:rsidR="008E0D0F">
        <w:t xml:space="preserve"> can </w:t>
      </w:r>
      <w:r w:rsidR="001F490C">
        <w:t>span</w:t>
      </w:r>
      <w:r w:rsidR="00792B6F">
        <w:t xml:space="preserve"> several years </w:t>
      </w:r>
      <w:r w:rsidR="002B2CFC">
        <w:t xml:space="preserve">or decades </w:t>
      </w:r>
      <w:r w:rsidR="009C47AD">
        <w:fldChar w:fldCharType="begin">
          <w:fldData xml:space="preserve">PEVuZE5vdGU+PENpdGU+PEF1dGhvcj5LZW1wPC9BdXRob3I+PFllYXI+MjAxNjwvWWVhcj48UmVj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</w:fldData>
        </w:fldChar>
      </w:r>
      <w:r w:rsidR="0073710E">
        <w:instrText xml:space="preserve"> ADDIN EN.CITE </w:instrText>
      </w:r>
      <w:r w:rsidR="0073710E">
        <w:fldChar w:fldCharType="begin">
          <w:fldData xml:space="preserve">PEVuZE5vdGU+PENpdGU+PEF1dGhvcj5LZW1wPC9BdXRob3I+PFllYXI+MjAxNjwvWWVhcj48UmVj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</w:fldData>
        </w:fldChar>
      </w:r>
      <w:r w:rsidR="0073710E">
        <w:instrText xml:space="preserve"> ADDIN EN.CITE.DATA </w:instrText>
      </w:r>
      <w:r w:rsidR="0073710E">
        <w:fldChar w:fldCharType="end"/>
      </w:r>
      <w:r w:rsidR="009C47AD">
        <w:fldChar w:fldCharType="separate"/>
      </w:r>
      <w:r w:rsidR="0073710E">
        <w:rPr>
          <w:noProof/>
        </w:rPr>
        <w:t>(Johnstone et al., 2004; Kemp et al., 2016)</w:t>
      </w:r>
      <w:r w:rsidR="009C47AD">
        <w:fldChar w:fldCharType="end"/>
      </w:r>
      <w:r w:rsidR="005E0FFA">
        <w:t xml:space="preserve">. However, </w:t>
      </w:r>
      <w:r w:rsidR="008E0D0F">
        <w:t>vertical resources such as large, mature trees</w:t>
      </w:r>
      <w:r w:rsidR="008A726B">
        <w:t>, are retained</w:t>
      </w:r>
      <w:r w:rsidR="00BC304B">
        <w:t xml:space="preserve"> in low to moderate severity fires</w:t>
      </w:r>
      <w:r w:rsidR="00163764">
        <w:t xml:space="preserve"> </w:t>
      </w:r>
      <w:r w:rsidR="003454DA">
        <w:fldChar w:fldCharType="begin">
          <w:fldData xml:space="preserve">PEVuZE5vdGU+PENpdGU+PEF1dGhvcj5CcmFuZG88L0F1dGhvcj48WWVhcj4yMDEyPC9ZZWFyPjxS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</w:fldData>
        </w:fldChar>
      </w:r>
      <w:r w:rsidR="0073710E">
        <w:instrText xml:space="preserve"> ADDIN EN.CITE </w:instrText>
      </w:r>
      <w:r w:rsidR="0073710E">
        <w:fldChar w:fldCharType="begin">
          <w:fldData xml:space="preserve">PEVuZE5vdGU+PENpdGU+PEF1dGhvcj5CcmFuZG88L0F1dGhvcj48WWVhcj4yMDEyPC9ZZWFyPjxS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</w:fldData>
        </w:fldChar>
      </w:r>
      <w:r w:rsidR="0073710E">
        <w:instrText xml:space="preserve"> ADDIN EN.CITE.DATA </w:instrText>
      </w:r>
      <w:r w:rsidR="0073710E">
        <w:fldChar w:fldCharType="end"/>
      </w:r>
      <w:r w:rsidR="003454DA">
        <w:fldChar w:fldCharType="separate"/>
      </w:r>
      <w:r w:rsidR="0073710E">
        <w:rPr>
          <w:noProof/>
        </w:rPr>
        <w:t>(Brando et al., 2012; Johnstone et al., 2004)</w:t>
      </w:r>
      <w:r w:rsidR="003454DA">
        <w:fldChar w:fldCharType="end"/>
      </w:r>
      <w:r w:rsidR="008A726B">
        <w:t xml:space="preserve">. </w:t>
      </w:r>
      <w:r w:rsidR="00C551DE">
        <w:t>For s</w:t>
      </w:r>
      <w:r w:rsidR="008C2796">
        <w:t xml:space="preserve">pecies that have evolved in </w:t>
      </w:r>
      <w:r w:rsidR="00F86025">
        <w:t xml:space="preserve">frequently burnt grassland and savanna grasslands, </w:t>
      </w:r>
      <w:r w:rsidR="00100BBC">
        <w:t xml:space="preserve">behavioural </w:t>
      </w:r>
      <w:r w:rsidR="0095706F">
        <w:t xml:space="preserve">and movement </w:t>
      </w:r>
      <w:r w:rsidR="00100BBC">
        <w:t xml:space="preserve">responses that </w:t>
      </w:r>
      <w:r w:rsidR="00366A03">
        <w:t xml:space="preserve">facilitate </w:t>
      </w:r>
      <w:r w:rsidR="00D00924">
        <w:t>exploit</w:t>
      </w:r>
      <w:r w:rsidR="00C76290">
        <w:t>ation</w:t>
      </w:r>
      <w:r w:rsidR="00D00924">
        <w:t xml:space="preserve"> </w:t>
      </w:r>
      <w:r w:rsidR="00372EDB">
        <w:t xml:space="preserve">of </w:t>
      </w:r>
      <w:r w:rsidR="00100BBC">
        <w:t>fire-induced resource heterogeneity</w:t>
      </w:r>
      <w:r w:rsidR="005D71B5">
        <w:t xml:space="preserve"> and </w:t>
      </w:r>
      <w:r w:rsidR="00AD3A03">
        <w:t xml:space="preserve">minimise predation risk </w:t>
      </w:r>
      <w:r w:rsidR="00E7700A">
        <w:t>in open habitats</w:t>
      </w:r>
      <w:r w:rsidR="00C551DE">
        <w:t>, likely maximise fitness</w:t>
      </w:r>
      <w:r w:rsidR="00D00924">
        <w:t xml:space="preserve"> </w:t>
      </w:r>
      <w:r w:rsidR="0073710E">
        <w:fldChar w:fldCharType="begin"/>
      </w:r>
      <w:r w:rsidR="0073710E">
        <w:instrText xml:space="preserve"> ADDIN EN.CITE &lt;EndNote&gt;&lt;Cite&gt;&lt;Author&gt;Jones&lt;/Author&gt;&lt;Year&gt;2023&lt;/Year&gt;&lt;RecNum&gt;205&lt;/RecNum&gt;&lt;DisplayText&gt;(Jones et al., 2023)&lt;/DisplayText&gt;&lt;record&gt;&lt;rec-number&gt;205&lt;/rec-number&gt;&lt;foreign-keys&gt;&lt;key app="EN" db-id="axpffp0eards98ew20rvpa0tdf0f0svatvst" timestamp="1754531506"&gt;205&lt;/key&gt;&lt;/foreign-keys&gt;&lt;ref-type name="Journal Article"&gt;17&lt;/ref-type&gt;&lt;contributors&gt;&lt;authors&gt;&lt;author&gt;Jones, Gavin M.&lt;/author&gt;&lt;author&gt;Goldberg, Joshua F.&lt;/author&gt;&lt;author&gt;Wilcox, Taylor M.&lt;/author&gt;&lt;author&gt;Buckley, Lauren B.&lt;/author&gt;&lt;author&gt;Parr, Catherine L.&lt;/author&gt;&lt;author&gt;Linck, Ethan B.&lt;/author&gt;&lt;author&gt;Fountain, Emily D.&lt;/author&gt;&lt;author&gt;Schwartz, Michael K.&lt;/author&gt;&lt;/authors&gt;&lt;/contributors&gt;&lt;titles&gt;&lt;title&gt;Fire-driven animal evolution in the Pyrocene&lt;/title&gt;&lt;secondary-title&gt;Trends in Ecology &amp;amp; Evolution&lt;/secondary-title&gt;&lt;/titles&gt;&lt;pages&gt;1072-1084&lt;/pages&gt;&lt;volume&gt;38&lt;/volume&gt;&lt;number&gt;11&lt;/number&gt;&lt;dates&gt;&lt;year&gt;2023&lt;/year&gt;&lt;/dates&gt;&lt;publisher&gt;Elsevier&lt;/publisher&gt;&lt;isbn&gt;0169-5347&lt;/isbn&gt;&lt;urls&gt;&lt;related-urls&gt;&lt;url&gt;https://doi.org/10.1016/j.tree.2023.06.003&lt;/url&gt;&lt;/related-urls&gt;&lt;/urls&gt;&lt;electronic-resource-num&gt;10.1016/j.tree.2023.06.003&lt;/electronic-resource-num&gt;&lt;access-date&gt;2025/08/06&lt;/access-date&gt;&lt;/record&gt;&lt;/Cite&gt;&lt;/EndNote&gt;</w:instrText>
      </w:r>
      <w:r w:rsidR="0073710E">
        <w:fldChar w:fldCharType="separate"/>
      </w:r>
      <w:r w:rsidR="0073710E">
        <w:rPr>
          <w:noProof/>
        </w:rPr>
        <w:t>(Jones et al., 2023)</w:t>
      </w:r>
      <w:r w:rsidR="0073710E">
        <w:fldChar w:fldCharType="end"/>
      </w:r>
      <w:r w:rsidR="00D00924">
        <w:t xml:space="preserve">. </w:t>
      </w:r>
      <w:r w:rsidR="00D01CF2">
        <w:t>Whilst species that have evolved in closed</w:t>
      </w:r>
      <w:r w:rsidR="006F4DC0">
        <w:t xml:space="preserve"> systems</w:t>
      </w:r>
      <w:r w:rsidR="003D1CFA">
        <w:t>,</w:t>
      </w:r>
      <w:r w:rsidR="00E7700A">
        <w:t xml:space="preserve"> </w:t>
      </w:r>
      <w:commentRangeStart w:id="309"/>
      <w:r w:rsidR="00E7700A">
        <w:t xml:space="preserve">where retention of vertical structure </w:t>
      </w:r>
      <w:r w:rsidR="003D1CFA">
        <w:t xml:space="preserve">post-fire </w:t>
      </w:r>
      <w:r w:rsidR="00E7700A">
        <w:t xml:space="preserve">may buffer the loss of surface </w:t>
      </w:r>
      <w:r w:rsidR="003D1CFA">
        <w:t>resources</w:t>
      </w:r>
      <w:commentRangeEnd w:id="309"/>
      <w:r w:rsidR="00272A37">
        <w:rPr>
          <w:rStyle w:val="CommentReference"/>
        </w:rPr>
        <w:commentReference w:id="309"/>
      </w:r>
      <w:r w:rsidR="003D1CFA">
        <w:t xml:space="preserve"> </w:t>
      </w:r>
      <w:r w:rsidR="00183E08">
        <w:t>or limit</w:t>
      </w:r>
      <w:r w:rsidR="005F5D8B">
        <w:t xml:space="preserve"> </w:t>
      </w:r>
      <w:r w:rsidR="009E1B0F">
        <w:t xml:space="preserve">movement captivity or </w:t>
      </w:r>
      <w:r w:rsidR="005F5D8B">
        <w:t>perception</w:t>
      </w:r>
      <w:r w:rsidR="00E83FC1">
        <w:t xml:space="preserve"> </w:t>
      </w:r>
      <w:r w:rsidR="0073710E">
        <w:fldChar w:fldCharType="begin"/>
      </w:r>
      <w:r w:rsidR="0073710E">
        <w:instrText xml:space="preserve"> ADDIN EN.CITE &lt;EndNote&gt;&lt;Cite&gt;&lt;Author&gt;Nathan&lt;/Author&gt;&lt;Year&gt;2008&lt;/Year&gt;&lt;RecNum&gt;7&lt;/RecNum&gt;&lt;DisplayText&gt;(Nathan et al., 2008)&lt;/DisplayText&gt;&lt;record&gt;&lt;rec-number&gt;7&lt;/rec-number&gt;&lt;foreign-keys&gt;&lt;key app="EN" db-id="axpffp0eards98ew20rvpa0tdf0f0svatvst" timestamp="1714913220"&gt;7&lt;/key&gt;&lt;/foreign-keys&gt;&lt;ref-type name="Journal Article"&gt;17&lt;/ref-type&gt;&lt;contributors&gt;&lt;authors&gt;&lt;author&gt;Nathan, Ran&lt;/author&gt;&lt;author&gt;Getz, Wayne M.&lt;/author&gt;&lt;author&gt;Revilla, Eloy&lt;/author&gt;&lt;author&gt;Holyoak, Marcel&lt;/author&gt;&lt;author&gt;Kadmon, Ronen&lt;/author&gt;&lt;author&gt;Saltz, David&lt;/author&gt;&lt;author&gt;Smouse, Peter E.&lt;/author&gt;&lt;/authors&gt;&lt;/contributors&gt;&lt;titles&gt;&lt;title&gt;A movement ecology paradigm for unifying organismal movement research&lt;/title&gt;&lt;secondary-title&gt;Proceedings of the National Academy of Sciences&lt;/secondary-title&gt;&lt;/titles&gt;&lt;pages&gt;19052-19059&lt;/pages&gt;&lt;volume&gt;105&lt;/volume&gt;&lt;number&gt;49&lt;/number&gt;&lt;dates&gt;&lt;year&gt;2008&lt;/year&gt;&lt;pub-dates&gt;&lt;date&gt;2008/12/09&lt;/date&gt;&lt;/pub-dates&gt;&lt;/dates&gt;&lt;urls&gt;&lt;related-urls&gt;&lt;url&gt;https://doi.org/10.1073/pnas.0800375105&lt;/url&gt;&lt;/related-urls&gt;&lt;/urls&gt;&lt;electronic-resource-num&gt;10.1073/pnas.0800375105&lt;/electronic-resource-num&gt;&lt;access-date&gt;2024/05/05&lt;/access-date&gt;&lt;/record&gt;&lt;/Cite&gt;&lt;/EndNote&gt;</w:instrText>
      </w:r>
      <w:r w:rsidR="0073710E">
        <w:fldChar w:fldCharType="separate"/>
      </w:r>
      <w:r w:rsidR="0073710E">
        <w:rPr>
          <w:noProof/>
        </w:rPr>
        <w:t>(Nathan et al., 2008)</w:t>
      </w:r>
      <w:r w:rsidR="0073710E">
        <w:fldChar w:fldCharType="end"/>
      </w:r>
      <w:r w:rsidR="005F5D8B">
        <w:t xml:space="preserve">, animals may instead choose to </w:t>
      </w:r>
      <w:r w:rsidR="009E1B0F">
        <w:lastRenderedPageBreak/>
        <w:t>respond</w:t>
      </w:r>
      <w:r w:rsidR="005F5D8B">
        <w:t xml:space="preserve"> by </w:t>
      </w:r>
      <w:r w:rsidR="004E4A9D">
        <w:t xml:space="preserve">remaining in place and </w:t>
      </w:r>
      <w:r w:rsidR="00E83FC1">
        <w:t>decreas</w:t>
      </w:r>
      <w:r w:rsidR="00272A37">
        <w:t>ing</w:t>
      </w:r>
      <w:r w:rsidR="00E83FC1">
        <w:t xml:space="preserve"> activity </w:t>
      </w:r>
      <w:r w:rsidR="0073710E">
        <w:fldChar w:fldCharType="begin"/>
      </w:r>
      <w:r w:rsidR="0073710E">
        <w:instrText xml:space="preserve"> ADDIN EN.CITE &lt;EndNote&gt;&lt;Cite&gt;&lt;Author&gt;Nowack&lt;/Author&gt;&lt;Year&gt;2016&lt;/Year&gt;&lt;RecNum&gt;601&lt;/RecNum&gt;&lt;DisplayText&gt;(Nowack et al., 2016; Stawski et al., 2015)&lt;/DisplayText&gt;&lt;record&gt;&lt;rec-number&gt;601&lt;/rec-number&gt;&lt;foreign-keys&gt;&lt;key app="EN" db-id="axpffp0eards98ew20rvpa0tdf0f0svatvst" timestamp="1756076181"&gt;601&lt;/key&gt;&lt;/foreign-keys&gt;&lt;ref-type name="Journal Article"&gt;17&lt;/ref-type&gt;&lt;contributors&gt;&lt;authors&gt;&lt;author&gt;Nowack, J.&lt;/author&gt;&lt;author&gt;Cooper, C. E.&lt;/author&gt;&lt;author&gt;Geiser, F.&lt;/author&gt;&lt;/authors&gt;&lt;/contributors&gt;&lt;auth-address&gt;Univ New England, Ctr Behav &amp;amp; Physiol Ecol, Armidale, NSW 2351, Australia AD&lt;/auth-address&gt;&lt;titles&gt;&lt;title&gt;Cool echidnas survive the fire&lt;/title&gt;&lt;secondary-title&gt;Proceedings of The Royal Society B-Biological Sciences&lt;/secondary-title&gt;&lt;/titles&gt;&lt;volume&gt;283&lt;/volume&gt;&lt;number&gt;1828&lt;/number&gt;&lt;dates&gt;&lt;year&gt;2016&lt;/year&gt;&lt;/dates&gt;&lt;urls&gt;&lt;/urls&gt;&lt;electronic-resource-num&gt;10.1098/rspb.2016.0382&lt;/electronic-resource-num&gt;&lt;/record&gt;&lt;/Cite&gt;&lt;Cite&gt;&lt;Author&gt;Stawski&lt;/Author&gt;&lt;Year&gt;2015&lt;/Year&gt;&lt;RecNum&gt;318&lt;/RecNum&gt;&lt;record&gt;&lt;rec-number&gt;318&lt;/rec-number&gt;&lt;foreign-keys&gt;&lt;key app="EN" db-id="axpffp0eards98ew20rvpa0tdf0f0svatvst" timestamp="1756076181"&gt;318&lt;/key&gt;&lt;/foreign-keys&gt;&lt;ref-type name="Journal Article"&gt;17&lt;/ref-type&gt;&lt;contributors&gt;&lt;authors&gt;&lt;author&gt;Stawski, C.&lt;/author&gt;&lt;author&gt;Körtner, G.&lt;/author&gt;&lt;author&gt;Nowack, J.&lt;/author&gt;&lt;author&gt;Geiser, F.&lt;/author&gt;&lt;/authors&gt;&lt;/contributors&gt;&lt;titles&gt;&lt;title&gt;The importance of mammalian torpor for survival in a post-fire landscape&lt;/title&gt;&lt;secondary-title&gt;Biology Letters&lt;/secondary-title&gt;&lt;/titles&gt;&lt;volume&gt;11&lt;/volume&gt;&lt;number&gt;6&lt;/number&gt;&lt;dates&gt;&lt;year&gt;2015&lt;/year&gt;&lt;/dates&gt;&lt;urls&gt;&lt;/urls&gt;&lt;electronic-resource-num&gt;10.1098/rsbl.2015.0134&lt;/electronic-resource-num&gt;&lt;/record&gt;&lt;/Cite&gt;&lt;/EndNote&gt;</w:instrText>
      </w:r>
      <w:r w:rsidR="0073710E">
        <w:fldChar w:fldCharType="separate"/>
      </w:r>
      <w:r w:rsidR="0073710E">
        <w:rPr>
          <w:noProof/>
        </w:rPr>
        <w:t>(Nowack et al., 2016; Stawski et al., 2015)</w:t>
      </w:r>
      <w:r w:rsidR="0073710E">
        <w:fldChar w:fldCharType="end"/>
      </w:r>
      <w:r w:rsidR="00E83FC1">
        <w:t>.</w:t>
      </w:r>
      <w:ins w:id="310" w:author="Wooster, Eamonn" w:date="2025-11-11T14:19:00Z" w16du:dateUtc="2025-11-11T03:19:00Z">
        <w:r w:rsidR="00214935" w:rsidRPr="00214935">
          <w:t xml:space="preserve"> </w:t>
        </w:r>
        <w:r w:rsidR="00214935">
          <w:t>However, interpretation and generalisability of this finding is limited by small sample sizes.</w:t>
        </w:r>
      </w:ins>
    </w:p>
    <w:p w14:paraId="681A550B" w14:textId="784D3E0E" w:rsidR="00DB7328" w:rsidRDefault="00DB7328" w:rsidP="00DB7328">
      <w:pPr>
        <w:pStyle w:val="Heading2"/>
      </w:pPr>
      <w:r>
        <w:t xml:space="preserve">Fire </w:t>
      </w:r>
      <w:commentRangeStart w:id="311"/>
      <w:r>
        <w:t>Attributes</w:t>
      </w:r>
      <w:commentRangeEnd w:id="311"/>
      <w:r w:rsidR="00B27CF8">
        <w:rPr>
          <w:rStyle w:val="CommentReference"/>
          <w:rFonts w:eastAsiaTheme="minorHAnsi" w:cstheme="minorBidi"/>
          <w:b w:val="0"/>
          <w:color w:val="auto"/>
        </w:rPr>
        <w:commentReference w:id="311"/>
      </w:r>
    </w:p>
    <w:p w14:paraId="650B1470" w14:textId="4E06F9EF" w:rsidR="00B05A17" w:rsidRPr="00130F6A" w:rsidRDefault="00FB0B8B" w:rsidP="00FB0B8B">
      <w:pPr>
        <w:rPr>
          <w:i/>
          <w:iCs/>
        </w:rPr>
      </w:pPr>
      <w:r w:rsidRPr="00FB0B8B">
        <w:rPr>
          <w:i/>
          <w:iCs/>
        </w:rPr>
        <w:t xml:space="preserve">Para </w:t>
      </w:r>
      <w:r w:rsidR="00E079F6">
        <w:rPr>
          <w:i/>
          <w:iCs/>
        </w:rPr>
        <w:t>5</w:t>
      </w:r>
      <w:r w:rsidRPr="00FB0B8B">
        <w:rPr>
          <w:i/>
          <w:iCs/>
        </w:rPr>
        <w:t>. Explore fire attributes; why did planned fire influence movement more than wildfire? Unexpected result. (150-200 words)</w:t>
      </w:r>
    </w:p>
    <w:p w14:paraId="0B269DE2" w14:textId="1193F8F3" w:rsidR="00A10B9B" w:rsidDel="00C4055B" w:rsidRDefault="007354B9" w:rsidP="0089208E">
      <w:pPr>
        <w:rPr>
          <w:del w:id="312" w:author="Nimmo, Dale" w:date="2025-11-14T12:28:00Z" w16du:dateUtc="2025-11-14T01:28:00Z"/>
        </w:rPr>
      </w:pPr>
      <w:del w:id="313" w:author="Nimmo, Dale" w:date="2025-11-14T12:15:00Z" w16du:dateUtc="2025-11-14T01:15:00Z">
        <w:r w:rsidDel="0089208E">
          <w:delText>Unexpectedly, w</w:delText>
        </w:r>
      </w:del>
      <w:ins w:id="314" w:author="Nimmo, Dale" w:date="2025-11-14T12:15:00Z" w16du:dateUtc="2025-11-14T01:15:00Z">
        <w:r w:rsidR="0089208E">
          <w:t>W</w:t>
        </w:r>
      </w:ins>
      <w:r>
        <w:t xml:space="preserve">e found no clear relationship between fire size, maximum burn age, </w:t>
      </w:r>
      <w:r w:rsidR="00CC4C5F">
        <w:rPr>
          <w:highlight w:val="yellow"/>
        </w:rPr>
        <w:t>or</w:t>
      </w:r>
      <w:r w:rsidRPr="007354B9">
        <w:rPr>
          <w:highlight w:val="yellow"/>
        </w:rPr>
        <w:t xml:space="preserve"> </w:t>
      </w:r>
      <w:commentRangeStart w:id="315"/>
      <w:commentRangeStart w:id="316"/>
      <w:r w:rsidRPr="007354B9">
        <w:rPr>
          <w:highlight w:val="yellow"/>
        </w:rPr>
        <w:t xml:space="preserve">fire </w:t>
      </w:r>
      <w:commentRangeEnd w:id="315"/>
      <w:r w:rsidR="004E641F">
        <w:rPr>
          <w:rStyle w:val="CommentReference"/>
        </w:rPr>
        <w:commentReference w:id="315"/>
      </w:r>
      <w:commentRangeEnd w:id="316"/>
      <w:r w:rsidR="0089208E">
        <w:rPr>
          <w:rStyle w:val="CommentReference"/>
        </w:rPr>
        <w:commentReference w:id="316"/>
      </w:r>
      <w:r w:rsidRPr="007354B9">
        <w:rPr>
          <w:highlight w:val="yellow"/>
        </w:rPr>
        <w:t>activity</w:t>
      </w:r>
      <w:r>
        <w:t xml:space="preserve">, and </w:t>
      </w:r>
      <w:ins w:id="317" w:author="Nimmo, Dale" w:date="2025-11-14T12:15:00Z" w16du:dateUtc="2025-11-14T01:15:00Z">
        <w:r w:rsidR="0089208E">
          <w:t xml:space="preserve">any of our </w:t>
        </w:r>
      </w:ins>
      <w:r>
        <w:t xml:space="preserve">movement </w:t>
      </w:r>
      <w:del w:id="318" w:author="Nimmo, Dale" w:date="2025-11-14T12:15:00Z" w16du:dateUtc="2025-11-14T01:15:00Z">
        <w:r w:rsidDel="0089208E">
          <w:delText>responses to fire</w:delText>
        </w:r>
      </w:del>
      <w:ins w:id="319" w:author="Nimmo, Dale" w:date="2025-11-14T12:15:00Z" w16du:dateUtc="2025-11-14T01:15:00Z">
        <w:r w:rsidR="0089208E">
          <w:t>metrics</w:t>
        </w:r>
      </w:ins>
      <w:r>
        <w:t xml:space="preserve">. </w:t>
      </w:r>
      <w:ins w:id="320" w:author="Nimmo, Dale" w:date="2025-11-14T12:15:00Z" w16du:dateUtc="2025-11-14T01:15:00Z">
        <w:r w:rsidR="0089208E">
          <w:t>We interpret this result with caution</w:t>
        </w:r>
      </w:ins>
      <w:ins w:id="321" w:author="Nimmo, Dale" w:date="2025-11-14T12:16:00Z" w16du:dateUtc="2025-11-14T01:16:00Z">
        <w:r w:rsidR="0089208E">
          <w:t xml:space="preserve"> and suggest that this result may be due to the coarse nature of our fire variables</w:t>
        </w:r>
      </w:ins>
      <w:ins w:id="322" w:author="Nimmo, Dale" w:date="2025-11-14T12:18:00Z" w16du:dateUtc="2025-11-14T01:18:00Z">
        <w:r w:rsidR="0089208E">
          <w:rPr>
            <w:rFonts w:cs="Times New Roman"/>
          </w:rPr>
          <w:t>—</w:t>
        </w:r>
        <w:r w:rsidR="0089208E">
          <w:t xml:space="preserve">for instance, we were not able to obtain data on several fire-regime attributes that are likely to affect movements, such </w:t>
        </w:r>
      </w:ins>
      <w:ins w:id="323" w:author="Nimmo, Dale" w:date="2025-11-14T12:24:00Z" w16du:dateUtc="2025-11-14T01:24:00Z">
        <w:r w:rsidR="0089208E">
          <w:t xml:space="preserve">fire severity, </w:t>
        </w:r>
      </w:ins>
      <w:ins w:id="324" w:author="Nimmo, Dale" w:date="2025-11-14T12:29:00Z" w16du:dateUtc="2025-11-14T01:29:00Z">
        <w:r w:rsidR="0089208E">
          <w:t>season</w:t>
        </w:r>
      </w:ins>
      <w:ins w:id="325" w:author="Nimmo, Dale" w:date="2025-11-14T12:30:00Z" w16du:dateUtc="2025-11-14T01:30:00Z">
        <w:r w:rsidR="0089208E">
          <w:t xml:space="preserve">, </w:t>
        </w:r>
      </w:ins>
      <w:ins w:id="326" w:author="Nimmo, Dale" w:date="2025-11-14T12:24:00Z" w16du:dateUtc="2025-11-14T01:24:00Z">
        <w:r w:rsidR="0089208E">
          <w:t xml:space="preserve">extent, or pyrodiversity, each of which  </w:t>
        </w:r>
      </w:ins>
      <w:ins w:id="327" w:author="Nimmo, Dale" w:date="2025-11-14T12:25:00Z" w16du:dateUtc="2025-11-14T01:25:00Z">
        <w:r w:rsidR="0089208E">
          <w:t xml:space="preserve">are likely to influence animal </w:t>
        </w:r>
        <w:commentRangeStart w:id="328"/>
        <w:r w:rsidR="0089208E">
          <w:t>movements</w:t>
        </w:r>
      </w:ins>
      <w:commentRangeEnd w:id="328"/>
      <w:ins w:id="329" w:author="Nimmo, Dale" w:date="2025-11-14T12:27:00Z" w16du:dateUtc="2025-11-14T01:27:00Z">
        <w:r w:rsidR="0089208E">
          <w:rPr>
            <w:rStyle w:val="CommentReference"/>
          </w:rPr>
          <w:commentReference w:id="328"/>
        </w:r>
      </w:ins>
      <w:ins w:id="330" w:author="Nimmo, Dale" w:date="2025-11-14T12:25:00Z" w16du:dateUtc="2025-11-14T01:25:00Z">
        <w:r w:rsidR="0089208E">
          <w:t xml:space="preserve"> </w:t>
        </w:r>
      </w:ins>
      <w:del w:id="331" w:author="Nimmo, Dale" w:date="2025-11-14T12:24:00Z" w16du:dateUtc="2025-11-14T01:24:00Z">
        <w:r w:rsidR="00E079F6" w:rsidDel="0089208E">
          <w:delText>We expected the strength of effect sizes to decrease with maximum treatment age</w:delText>
        </w:r>
        <w:r w:rsidR="00185629" w:rsidDel="0089208E">
          <w:delText xml:space="preserve"> </w:delText>
        </w:r>
        <w:r w:rsidR="00534A59" w:rsidDel="0089208E">
          <w:delText xml:space="preserve">and increase with spatial extent, </w:delText>
        </w:r>
        <w:r w:rsidR="00E079F6" w:rsidDel="0089208E">
          <w:delText>however found no such relationship</w:delText>
        </w:r>
        <w:r w:rsidR="00534A59" w:rsidDel="0089208E">
          <w:delText>s</w:delText>
        </w:r>
        <w:r w:rsidR="00E079F6" w:rsidDel="0089208E">
          <w:rPr>
            <w:i/>
            <w:iCs/>
          </w:rPr>
          <w:delText>.</w:delText>
        </w:r>
        <w:r w:rsidR="00A346F0" w:rsidDel="0089208E">
          <w:delText xml:space="preserve"> Our results contrast with </w:delText>
        </w:r>
        <w:r w:rsidR="00BA5327" w:rsidDel="0089208E">
          <w:delText>other studies that have found</w:delText>
        </w:r>
        <w:r w:rsidR="0070518C" w:rsidDel="0089208E">
          <w:delText xml:space="preserve"> </w:delText>
        </w:r>
        <w:r w:rsidR="00577929" w:rsidDel="0089208E">
          <w:delText xml:space="preserve">the strength of activity </w:delText>
        </w:r>
        <w:r w:rsidR="00AA675D" w:rsidDel="0089208E">
          <w:fldChar w:fldCharType="begin">
            <w:fldData xml:space="preserve">PEVuZE5vdGU+PENpdGU+PEF1dGhvcj5Eb2hlcnR5PC9BdXRob3I+PFllYXI+MjAyMzwvWWVhcj48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</w:fldData>
          </w:fldChar>
        </w:r>
        <w:r w:rsidR="00CE0918" w:rsidDel="0089208E">
          <w:delInstrText xml:space="preserve"> ADDIN EN.CITE </w:delInstrText>
        </w:r>
        <w:r w:rsidR="00CE0918" w:rsidDel="0089208E">
          <w:fldChar w:fldCharType="begin">
            <w:fldData xml:space="preserve">PEVuZE5vdGU+PENpdGU+PEF1dGhvcj5Eb2hlcnR5PC9BdXRob3I+PFllYXI+MjAyMzwvWWVhcj48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</w:fldData>
          </w:fldChar>
        </w:r>
        <w:r w:rsidR="00CE0918" w:rsidDel="0089208E">
          <w:delInstrText xml:space="preserve"> ADDIN EN.CITE.DATA </w:delInstrText>
        </w:r>
        <w:r w:rsidR="00CE0918" w:rsidDel="0089208E">
          <w:fldChar w:fldCharType="end"/>
        </w:r>
        <w:r w:rsidR="00AA675D" w:rsidDel="0089208E">
          <w:fldChar w:fldCharType="separate"/>
        </w:r>
        <w:r w:rsidR="00CE0918" w:rsidDel="0089208E">
          <w:rPr>
            <w:noProof/>
          </w:rPr>
          <w:delText>(Doherty et al., 2022; Doherty et al., 2023)</w:delText>
        </w:r>
        <w:r w:rsidR="00AA675D" w:rsidDel="0089208E">
          <w:fldChar w:fldCharType="end"/>
        </w:r>
        <w:r w:rsidR="00577929" w:rsidDel="0089208E">
          <w:delText xml:space="preserve">, </w:delText>
        </w:r>
        <w:r w:rsidR="00F310B5" w:rsidDel="0089208E">
          <w:delText xml:space="preserve">and movement responses </w:delText>
        </w:r>
        <w:r w:rsidR="00AA675D" w:rsidDel="0089208E">
          <w:fldChar w:fldCharType="begin"/>
        </w:r>
        <w:r w:rsidR="004340AB" w:rsidDel="0089208E">
          <w:delInstrText xml:space="preserve"> ADDIN EN.CITE &lt;EndNote&gt;&lt;Cite&gt;&lt;Author&gt;McGregor&lt;/Author&gt;&lt;Year&gt;2016&lt;/Year&gt;&lt;RecNum&gt;385&lt;/RecNum&gt;&lt;DisplayText&gt;(McGregor et al., 2016a; McGregor et al., 2016b)&lt;/DisplayText&gt;&lt;record&gt;&lt;rec-number&gt;385&lt;/rec-number&gt;&lt;foreign-keys&gt;&lt;key app="EN" db-id="axpffp0eards98ew20rvpa0tdf0f0svatvst" timestamp="1756076181"&gt;385&lt;/key&gt;&lt;/foreign-keys&gt;&lt;ref-type name="Journal Article"&gt;17&lt;/ref-type&gt;&lt;contributors&gt;&lt;authors&gt;&lt;author&gt;McGregor, H. W.&lt;/author&gt;&lt;author&gt;Cliff, H. B.&lt;/author&gt;&lt;author&gt;Kanowski, J.&lt;/author&gt;&lt;/authors&gt;&lt;/contributors&gt;&lt;titles&gt;&lt;title&gt;Habitat preference for fire scars by feral cats in Cape York Peninsula, Australia&lt;/title&gt;&lt;secondary-title&gt;WILDLIFE RESEARCH&lt;/secondary-title&gt;&lt;/titles&gt;&lt;pages&gt;623-633&lt;/pages&gt;&lt;volume&gt;43&lt;/volume&gt;&lt;number&gt;8&lt;/number&gt;&lt;dates&gt;&lt;year&gt;2016&lt;/year&gt;&lt;/dates&gt;&lt;urls&gt;&lt;/urls&gt;&lt;electronic-resource-num&gt;10.1071/WR16058&lt;/electronic-resource-num&gt;&lt;/record&gt;&lt;/Cite&gt;&lt;Cite&gt;&lt;Author&gt;McGregor&lt;/Author&gt;&lt;Year&gt;2016&lt;/Year&gt;&lt;RecNum&gt;9&lt;/RecNum&gt;&lt;record&gt;&lt;rec-number&gt;9&lt;/rec-number&gt;&lt;foreign-keys&gt;&lt;key app="EN" db-id="axpffp0eards98ew20rvpa0tdf0f0svatvst" timestamp="1714913884"&gt;9&lt;/key&gt;&lt;/foreign-keys&gt;&lt;ref-type name="Journal Article"&gt;17&lt;/ref-type&gt;&lt;contributors&gt;&lt;authors&gt;&lt;author&gt;McGregor, Hugh W.&lt;/author&gt;&lt;author&gt;Legge, Sarah&lt;/author&gt;&lt;author&gt;Jones, Menna E.&lt;/author&gt;&lt;author&gt;Johnson, Christopher N.&lt;/author&gt;&lt;/authors&gt;&lt;/contributors&gt;&lt;titles&gt;&lt;title&gt;Extraterritorial hunting expeditions to intense fire scars by feral cats&lt;/title&gt;&lt;secondary-title&gt;Scientific Reports&lt;/secondary-title&gt;&lt;/titles&gt;&lt;pages&gt;22559&lt;/pages&gt;&lt;volume&gt;6&lt;/volume&gt;&lt;number&gt;1&lt;/number&gt;&lt;dates&gt;&lt;year&gt;2016&lt;/year&gt;&lt;pub-dates&gt;&lt;date&gt;2016/03/02&lt;/date&gt;&lt;/pub-dates&gt;&lt;/dates&gt;&lt;isbn&gt;2045-2322&lt;/isbn&gt;&lt;urls&gt;&lt;related-urls&gt;&lt;url&gt;https://doi.org/10.1038/srep22559&lt;/url&gt;&lt;/related-urls&gt;&lt;/urls&gt;&lt;electronic-resource-num&gt;10.1038/srep22559&lt;/electronic-resource-num&gt;&lt;/record&gt;&lt;/Cite&gt;&lt;/EndNote&gt;</w:delInstrText>
        </w:r>
        <w:r w:rsidR="00AA675D" w:rsidDel="0089208E">
          <w:fldChar w:fldCharType="separate"/>
        </w:r>
        <w:r w:rsidR="004340AB" w:rsidDel="0089208E">
          <w:rPr>
            <w:noProof/>
          </w:rPr>
          <w:delText>(McGregor et al., 2016a; McGregor et al., 2016b)</w:delText>
        </w:r>
        <w:r w:rsidR="00AA675D" w:rsidDel="0089208E">
          <w:fldChar w:fldCharType="end"/>
        </w:r>
        <w:r w:rsidR="00AA675D" w:rsidDel="0089208E">
          <w:delText xml:space="preserve"> of </w:delText>
        </w:r>
        <w:r w:rsidR="00CE0918" w:rsidDel="0089208E">
          <w:delText>mammalian</w:delText>
        </w:r>
        <w:r w:rsidR="00AA675D" w:rsidDel="0089208E">
          <w:delText xml:space="preserve"> predators </w:delText>
        </w:r>
        <w:r w:rsidR="00F310B5" w:rsidDel="0089208E">
          <w:delText>to dec</w:delText>
        </w:r>
        <w:r w:rsidR="002E56F5" w:rsidDel="0089208E">
          <w:delText>rease with tim</w:delText>
        </w:r>
        <w:commentRangeStart w:id="332"/>
        <w:r w:rsidR="002E56F5" w:rsidDel="0089208E">
          <w:delText>e since fire</w:delText>
        </w:r>
        <w:commentRangeEnd w:id="332"/>
        <w:r w:rsidR="000C0029" w:rsidDel="0089208E">
          <w:rPr>
            <w:rStyle w:val="CommentReference"/>
          </w:rPr>
          <w:commentReference w:id="332"/>
        </w:r>
        <w:r w:rsidR="002E56F5" w:rsidDel="0089208E">
          <w:delText xml:space="preserve">. </w:delText>
        </w:r>
        <w:r w:rsidR="005627A7" w:rsidDel="0089208E">
          <w:delText>Fire is a spatially dynamic process, and a</w:delText>
        </w:r>
        <w:r w:rsidR="00422AE2" w:rsidDel="0089208E">
          <w:delText xml:space="preserve">nimal responses to fire are often context dependent </w:delText>
        </w:r>
        <w:r w:rsidR="00422AE2" w:rsidDel="0089208E">
          <w:fldChar w:fldCharType="begin">
            <w:fldData xml:space="preserve">PEVuZE5vdGU+PENpdGU+PEF1dGhvcj5HYW56PC9BdXRob3I+PFllYXI+MjAyMjwvWWVhcj48UmVj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</w:fldData>
          </w:fldChar>
        </w:r>
        <w:r w:rsidR="00422AE2" w:rsidDel="0089208E">
          <w:delInstrText xml:space="preserve"> ADDIN EN.CITE </w:delInstrText>
        </w:r>
        <w:r w:rsidR="00422AE2" w:rsidDel="0089208E">
          <w:fldChar w:fldCharType="begin">
            <w:fldData xml:space="preserve">PEVuZE5vdGU+PENpdGU+PEF1dGhvcj5HYW56PC9BdXRob3I+PFllYXI+MjAyMjwvWWVhcj48UmVj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</w:fldData>
          </w:fldChar>
        </w:r>
        <w:r w:rsidR="00422AE2" w:rsidDel="0089208E">
          <w:delInstrText xml:space="preserve"> ADDIN EN.CITE.DATA </w:delInstrText>
        </w:r>
        <w:r w:rsidR="00422AE2" w:rsidDel="0089208E">
          <w:fldChar w:fldCharType="end"/>
        </w:r>
        <w:r w:rsidR="00422AE2" w:rsidDel="0089208E">
          <w:fldChar w:fldCharType="separate"/>
        </w:r>
        <w:r w:rsidR="00422AE2" w:rsidDel="0089208E">
          <w:rPr>
            <w:noProof/>
          </w:rPr>
          <w:delText>(Doherty et al., 2022; Ganz et al., 2022; Geary et al., 2020)</w:delText>
        </w:r>
        <w:r w:rsidR="00422AE2" w:rsidDel="0089208E">
          <w:fldChar w:fldCharType="end"/>
        </w:r>
        <w:r w:rsidR="005C2D0A" w:rsidDel="0089208E">
          <w:delText>. The resolution of the fire attributes we investigated do not incorporate spatial heterogeneity</w:delText>
        </w:r>
        <w:r w:rsidR="001917E3" w:rsidDel="0089208E">
          <w:delText xml:space="preserve"> in burn extent or </w:delText>
        </w:r>
        <w:r w:rsidR="00E46D53" w:rsidDel="0089208E">
          <w:delText>severity, and</w:delText>
        </w:r>
        <w:r w:rsidR="00C10F79" w:rsidDel="0089208E">
          <w:delText xml:space="preserve"> </w:delText>
        </w:r>
        <w:r w:rsidR="00E46D53" w:rsidDel="0089208E">
          <w:delText xml:space="preserve">this </w:delText>
        </w:r>
        <w:r w:rsidR="00C10F79" w:rsidDel="0089208E">
          <w:delText>may aid in explaining why</w:delText>
        </w:r>
        <w:r w:rsidR="00787619" w:rsidDel="0089208E">
          <w:delText xml:space="preserve"> the</w:delText>
        </w:r>
        <w:r w:rsidR="00C10F79" w:rsidDel="0089208E">
          <w:delText xml:space="preserve"> fire attributes we expected to be influential, were not. </w:delText>
        </w:r>
      </w:del>
      <w:del w:id="333" w:author="Nimmo, Dale" w:date="2025-11-14T12:25:00Z" w16du:dateUtc="2025-11-14T01:25:00Z">
        <w:r w:rsidR="00787619" w:rsidDel="0089208E">
          <w:delText xml:space="preserve">Within the studies we reviewed, we extracted qualitative descriptors of burn severity and patchiness when provided or inferred severity from post-fire descriptions of vegetation condition. Generally, burn severity was variable, resulting in a mosaic of differing burn severities and unburnt patches within a single fire extent. Burn heterogeneity, rather than </w:delText>
        </w:r>
        <w:commentRangeStart w:id="334"/>
        <w:r w:rsidR="00787619" w:rsidDel="0089208E">
          <w:delText xml:space="preserve">total fire extent, </w:delText>
        </w:r>
        <w:commentRangeEnd w:id="334"/>
        <w:r w:rsidR="007E2AE4" w:rsidDel="0089208E">
          <w:rPr>
            <w:rStyle w:val="CommentReference"/>
          </w:rPr>
          <w:commentReference w:id="334"/>
        </w:r>
        <w:r w:rsidR="00787619" w:rsidDel="0089208E">
          <w:delText xml:space="preserve">is likely a stronger mediator of resource distribution and availability within the landscape, and therefore a stronger predictor of animal movement responses </w:delText>
        </w:r>
      </w:del>
      <w:r w:rsidR="00787619">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787619">
        <w:instrText xml:space="preserve"> ADDIN EN.CITE </w:instrText>
      </w:r>
      <w:r w:rsidR="00787619">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787619">
        <w:instrText xml:space="preserve"> ADDIN EN.CITE.DATA </w:instrText>
      </w:r>
      <w:r w:rsidR="00787619">
        <w:fldChar w:fldCharType="end"/>
      </w:r>
      <w:r w:rsidR="00787619">
        <w:fldChar w:fldCharType="separate"/>
      </w:r>
      <w:r w:rsidR="00787619">
        <w:rPr>
          <w:noProof/>
        </w:rPr>
        <w:t>(Nimmo et al., 2019)</w:t>
      </w:r>
      <w:r w:rsidR="00787619">
        <w:fldChar w:fldCharType="end"/>
      </w:r>
      <w:r w:rsidR="00787619">
        <w:t>.</w:t>
      </w:r>
      <w:r w:rsidR="00130F6A">
        <w:t xml:space="preserve"> </w:t>
      </w:r>
      <w:ins w:id="335" w:author="Nimmo, Dale" w:date="2025-11-14T12:29:00Z">
        <w:r w:rsidR="0089208E" w:rsidRPr="0089208E">
          <w:t xml:space="preserve">By contrast, fire type </w:t>
        </w:r>
        <w:r w:rsidR="0089208E" w:rsidRPr="0089208E">
          <w:rPr>
            <w:i/>
            <w:iCs/>
            <w:rPrChange w:id="336" w:author="Nimmo, Dale" w:date="2025-11-14T12:30:00Z" w16du:dateUtc="2025-11-14T01:30:00Z">
              <w:rPr/>
            </w:rPrChange>
          </w:rPr>
          <w:t xml:space="preserve">did </w:t>
        </w:r>
        <w:r w:rsidR="0089208E" w:rsidRPr="0089208E">
          <w:t>influence movement: animals exposed to planned burns moved more than those experiencing wildfire</w:t>
        </w:r>
      </w:ins>
      <w:ins w:id="337" w:author="Nimmo, Dale" w:date="2025-11-14T12:29:00Z" w16du:dateUtc="2025-11-14T01:29:00Z">
        <w:r w:rsidR="0089208E">
          <w:t>. This affect may relate to the variables mentioned above</w:t>
        </w:r>
      </w:ins>
      <w:ins w:id="338" w:author="Nimmo, Dale" w:date="2025-11-14T12:30:00Z" w16du:dateUtc="2025-11-14T01:30:00Z">
        <w:r w:rsidR="00C4055B">
          <w:t>. Planned fires typically occur in cooler months than wildfires</w:t>
        </w:r>
      </w:ins>
      <w:ins w:id="339" w:author="Nimmo, Dale" w:date="2025-11-14T12:33:00Z" w16du:dateUtc="2025-11-14T01:33:00Z">
        <w:r w:rsidR="00C4055B">
          <w:t xml:space="preserve"> </w:t>
        </w:r>
        <w:commentRangeStart w:id="340"/>
        <w:r w:rsidR="00C4055B">
          <w:fldChar w:fldCharType="begin">
            <w:fldData xml:space="preserve">PEVuZE5vdGU+PENpdGU+PEF1dGhvcj5SeWFuPC9BdXRob3I+PFllYXI+MjAxMzwvWWVhcj48UmVj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</w:fldData>
          </w:fldChar>
        </w:r>
        <w:r w:rsidR="00C4055B">
          <w:instrText xml:space="preserve"> ADDIN EN.CITE </w:instrText>
        </w:r>
        <w:r w:rsidR="00C4055B">
          <w:fldChar w:fldCharType="begin">
            <w:fldData xml:space="preserve">PEVuZE5vdGU+PENpdGU+PEF1dGhvcj5SeWFuPC9BdXRob3I+PFllYXI+MjAxMzwvWWVhcj48UmVj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</w:fldData>
          </w:fldChar>
        </w:r>
        <w:r w:rsidR="00C4055B">
          <w:instrText xml:space="preserve"> ADDIN EN.CITE.DATA </w:instrText>
        </w:r>
        <w:r w:rsidR="00C4055B">
          <w:fldChar w:fldCharType="end"/>
        </w:r>
        <w:r w:rsidR="00C4055B">
          <w:fldChar w:fldCharType="separate"/>
        </w:r>
        <w:r w:rsidR="00C4055B">
          <w:rPr>
            <w:noProof/>
          </w:rPr>
          <w:t>(Morgan et al., 2020; Penman et al., 2011; Ryan et al., 2013)</w:t>
        </w:r>
        <w:r w:rsidR="00C4055B">
          <w:fldChar w:fldCharType="end"/>
        </w:r>
        <w:commentRangeEnd w:id="340"/>
        <w:r w:rsidR="00C4055B">
          <w:rPr>
            <w:rStyle w:val="CommentReference"/>
          </w:rPr>
          <w:commentReference w:id="340"/>
        </w:r>
      </w:ins>
      <w:ins w:id="341" w:author="Nimmo, Dale" w:date="2025-11-14T12:30:00Z" w16du:dateUtc="2025-11-14T01:30:00Z">
        <w:r w:rsidR="00C4055B">
          <w:t>, and are generally less intense and severe (</w:t>
        </w:r>
      </w:ins>
      <w:ins w:id="342" w:author="Nimmo, Dale" w:date="2025-11-14T12:32:00Z" w16du:dateUtc="2025-11-14T01:32:00Z">
        <w:r w:rsidR="00C4055B">
          <w:t xml:space="preserve">Price et al. </w:t>
        </w:r>
        <w:commentRangeStart w:id="343"/>
        <w:r w:rsidR="00C4055B">
          <w:t>2022</w:t>
        </w:r>
        <w:commentRangeEnd w:id="343"/>
        <w:r w:rsidR="00C4055B">
          <w:rPr>
            <w:rStyle w:val="CommentReference"/>
          </w:rPr>
          <w:commentReference w:id="343"/>
        </w:r>
      </w:ins>
      <w:ins w:id="344" w:author="Nimmo, Dale" w:date="2025-11-14T12:30:00Z" w16du:dateUtc="2025-11-14T01:30:00Z">
        <w:r w:rsidR="00C4055B">
          <w:t xml:space="preserve">). </w:t>
        </w:r>
      </w:ins>
      <w:ins w:id="345" w:author="Nimmo, Dale" w:date="2025-11-14T12:32:00Z" w16du:dateUtc="2025-11-14T01:32:00Z">
        <w:r w:rsidR="00C4055B">
          <w:t xml:space="preserve">Fire season is known to influence movement rates of animal species </w:t>
        </w:r>
        <w:commentRangeStart w:id="346"/>
        <w:r w:rsidR="00C4055B">
          <w:fldChar w:fldCharType="begin">
            <w:fldData xml:space="preserve">PEVuZE5vdGU+PENpdGU+PEF1dGhvcj5HcmlmZml0aHM8L0F1dGhvcj48WWVhcj4xOTk0PC9ZZWFy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</w:fldData>
          </w:fldChar>
        </w:r>
        <w:r w:rsidR="00C4055B">
          <w:instrText xml:space="preserve"> ADDIN EN.CITE </w:instrText>
        </w:r>
        <w:r w:rsidR="00C4055B">
          <w:fldChar w:fldCharType="begin">
            <w:fldData xml:space="preserve">PEVuZE5vdGU+PENpdGU+PEF1dGhvcj5HcmlmZml0aHM8L0F1dGhvcj48WWVhcj4xOTk0PC9ZZWFy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</w:fldData>
          </w:fldChar>
        </w:r>
        <w:r w:rsidR="00C4055B">
          <w:instrText xml:space="preserve"> ADDIN EN.CITE.DATA </w:instrText>
        </w:r>
        <w:r w:rsidR="00C4055B">
          <w:fldChar w:fldCharType="end"/>
        </w:r>
        <w:r w:rsidR="00C4055B">
          <w:fldChar w:fldCharType="separate"/>
        </w:r>
        <w:r w:rsidR="00C4055B">
          <w:rPr>
            <w:noProof/>
          </w:rPr>
          <w:t>(Griffiths, 1994)</w:t>
        </w:r>
        <w:r w:rsidR="00C4055B">
          <w:fldChar w:fldCharType="end"/>
        </w:r>
      </w:ins>
      <w:commentRangeEnd w:id="346"/>
      <w:ins w:id="347" w:author="Nimmo, Dale" w:date="2025-11-14T12:40:00Z" w16du:dateUtc="2025-11-14T01:40:00Z">
        <w:r w:rsidR="00C4055B">
          <w:rPr>
            <w:rStyle w:val="CommentReference"/>
          </w:rPr>
          <w:commentReference w:id="346"/>
        </w:r>
        <w:r w:rsidR="00C4055B">
          <w:t>. Planned fires might also</w:t>
        </w:r>
      </w:ins>
      <w:ins w:id="348" w:author="Nimmo, Dale" w:date="2025-11-14T12:41:00Z" w16du:dateUtc="2025-11-14T01:41:00Z">
        <w:r w:rsidR="00C4055B">
          <w:t xml:space="preserve"> result in greater landscape heterogeneity as they are</w:t>
        </w:r>
      </w:ins>
      <w:ins w:id="349" w:author="Tim Doherty" w:date="2025-11-17T09:07:00Z" w16du:dateUtc="2025-11-17T01:07:00Z">
        <w:r w:rsidR="00E94E96">
          <w:t xml:space="preserve"> typically</w:t>
        </w:r>
      </w:ins>
      <w:ins w:id="350" w:author="Nimmo, Dale" w:date="2025-11-14T12:41:00Z" w16du:dateUtc="2025-11-14T01:41:00Z">
        <w:r w:rsidR="00C4055B">
          <w:t xml:space="preserve"> conducted  </w:t>
        </w:r>
      </w:ins>
      <w:commentRangeStart w:id="351"/>
      <w:del w:id="352" w:author="Nimmo, Dale" w:date="2025-11-14T12:26:00Z" w16du:dateUtc="2025-11-14T01:26:00Z">
        <w:r w:rsidR="008F1A23" w:rsidDel="0089208E">
          <w:delText xml:space="preserve">In such cases, </w:delText>
        </w:r>
        <w:commentRangeEnd w:id="351"/>
        <w:r w:rsidR="00827446" w:rsidDel="0089208E">
          <w:rPr>
            <w:rStyle w:val="CommentReference"/>
          </w:rPr>
          <w:commentReference w:id="351"/>
        </w:r>
        <w:r w:rsidR="00130F6A" w:rsidDel="0089208E">
          <w:delText xml:space="preserve">variation in burn severities across the fire extent may </w:delText>
        </w:r>
        <w:r w:rsidR="00130F6A" w:rsidDel="0089208E">
          <w:lastRenderedPageBreak/>
          <w:delText>mediate habitat selection, yet have minimal effect on home range size, as seen in</w:delText>
        </w:r>
      </w:del>
      <w:ins w:id="353" w:author="Wooster, Eamonn" w:date="2025-11-11T14:27:00Z" w16du:dateUtc="2025-11-11T03:27:00Z">
        <w:del w:id="354" w:author="Nimmo, Dale" w:date="2025-11-14T12:26:00Z" w16du:dateUtc="2025-11-14T01:26:00Z">
          <w:r w:rsidR="00827446" w:rsidDel="0089208E">
            <w:delText>exemplified by</w:delText>
          </w:r>
        </w:del>
      </w:ins>
      <w:del w:id="355" w:author="Nimmo, Dale" w:date="2025-11-14T12:26:00Z" w16du:dateUtc="2025-11-14T01:26:00Z">
        <w:r w:rsidR="00130F6A" w:rsidDel="0089208E">
          <w:delText xml:space="preserve"> American black bears </w:delText>
        </w:r>
      </w:del>
      <w:ins w:id="356" w:author="Wooster, Eamonn" w:date="2025-11-11T14:26:00Z" w16du:dateUtc="2025-11-11T03:26:00Z">
        <w:del w:id="357" w:author="Nimmo, Dale" w:date="2025-11-14T12:26:00Z" w16du:dateUtc="2025-11-14T01:26:00Z">
          <w:r w:rsidR="00827446" w:rsidDel="0089208E">
            <w:delText>(</w:delText>
          </w:r>
        </w:del>
      </w:ins>
      <w:del w:id="358" w:author="Nimmo, Dale" w:date="2025-11-14T12:26:00Z" w16du:dateUtc="2025-11-14T01:26:00Z">
        <w:r w:rsidR="00130F6A" w:rsidDel="0089208E">
          <w:rPr>
            <w:i/>
            <w:iCs/>
          </w:rPr>
          <w:delText>Ursus americanus</w:delText>
        </w:r>
      </w:del>
      <w:ins w:id="359" w:author="Wooster, Eamonn" w:date="2025-11-11T14:26:00Z" w16du:dateUtc="2025-11-11T03:26:00Z">
        <w:del w:id="360" w:author="Nimmo, Dale" w:date="2025-11-14T12:26:00Z" w16du:dateUtc="2025-11-14T01:26:00Z">
          <w:r w:rsidR="00827446" w:rsidDel="0089208E">
            <w:delText>)</w:delText>
          </w:r>
        </w:del>
      </w:ins>
      <w:del w:id="361" w:author="Nimmo, Dale" w:date="2025-11-14T12:26:00Z" w16du:dateUtc="2025-11-14T01:26:00Z">
        <w:r w:rsidR="00130F6A" w:rsidDel="0089208E">
          <w:rPr>
            <w:i/>
            <w:iCs/>
          </w:rPr>
          <w:delText xml:space="preserve"> </w:delText>
        </w:r>
        <w:r w:rsidR="00130F6A" w:rsidDel="0089208E">
          <w:delText xml:space="preserve">following the extensive 2011 Wallow Wildfire in Arizona </w:delText>
        </w:r>
        <w:r w:rsidR="00130F6A" w:rsidDel="0089208E">
          <w:fldChar w:fldCharType="begin"/>
        </w:r>
        <w:r w:rsidR="00130F6A" w:rsidDel="0089208E">
          <w:del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delInstrText>
        </w:r>
        <w:r w:rsidR="00130F6A" w:rsidDel="0089208E">
          <w:fldChar w:fldCharType="separate"/>
        </w:r>
        <w:r w:rsidR="00130F6A" w:rsidDel="0089208E">
          <w:rPr>
            <w:noProof/>
          </w:rPr>
          <w:delText>(Crabb et al., 2022)</w:delText>
        </w:r>
        <w:r w:rsidR="00130F6A" w:rsidDel="0089208E">
          <w:fldChar w:fldCharType="end"/>
        </w:r>
        <w:r w:rsidR="00130F6A" w:rsidDel="0089208E">
          <w:delText xml:space="preserve">. </w:delText>
        </w:r>
        <w:r w:rsidR="008F1A23" w:rsidDel="0089208E">
          <w:delText>Here, the</w:delText>
        </w:r>
      </w:del>
      <w:ins w:id="362" w:author="Wooster, Eamonn" w:date="2025-11-11T14:27:00Z" w16du:dateUtc="2025-11-11T03:27:00Z">
        <w:del w:id="363" w:author="Nimmo, Dale" w:date="2025-11-14T12:26:00Z" w16du:dateUtc="2025-11-14T01:26:00Z">
          <w:r w:rsidR="00C93E71" w:rsidDel="0089208E">
            <w:delText>Bear responses</w:delText>
          </w:r>
        </w:del>
      </w:ins>
      <w:del w:id="364" w:author="Nimmo, Dale" w:date="2025-11-14T12:26:00Z" w16du:dateUtc="2025-11-14T01:26:00Z">
        <w:r w:rsidR="00130F6A" w:rsidDel="0089208E">
          <w:delText xml:space="preserve"> authors propose</w:delText>
        </w:r>
      </w:del>
      <w:ins w:id="365" w:author="Wooster, Eamonn" w:date="2025-11-11T14:27:00Z" w16du:dateUtc="2025-11-11T03:27:00Z">
        <w:del w:id="366" w:author="Nimmo, Dale" w:date="2025-11-14T12:26:00Z" w16du:dateUtc="2025-11-14T01:26:00Z">
          <w:r w:rsidR="00C93E71" w:rsidDel="0089208E">
            <w:delText>were posited to be driven by</w:delText>
          </w:r>
        </w:del>
      </w:ins>
      <w:del w:id="367" w:author="Nimmo, Dale" w:date="2025-11-14T12:26:00Z" w16du:dateUtc="2025-11-14T01:26:00Z">
        <w:r w:rsidR="00130F6A" w:rsidDel="0089208E">
          <w:delText xml:space="preserve"> heterogeneity in burn severity retain</w:delText>
        </w:r>
      </w:del>
      <w:ins w:id="368" w:author="Wooster, Eamonn" w:date="2025-11-11T14:27:00Z" w16du:dateUtc="2025-11-11T03:27:00Z">
        <w:del w:id="369" w:author="Nimmo, Dale" w:date="2025-11-14T12:26:00Z" w16du:dateUtc="2025-11-14T01:26:00Z">
          <w:r w:rsidR="00C93E71" w:rsidDel="0089208E">
            <w:delText>ing</w:delText>
          </w:r>
        </w:del>
      </w:ins>
      <w:del w:id="370" w:author="Nimmo, Dale" w:date="2025-11-14T12:26:00Z" w16du:dateUtc="2025-11-14T01:26:00Z">
        <w:r w:rsidR="00130F6A" w:rsidDel="0089208E">
          <w:delText>ed adequate foraging cover from established vegetation, and may have increased the productivity and foraging quality of grasses and herbs growing in areas affected by low severity fire</w:delText>
        </w:r>
      </w:del>
      <w:ins w:id="371" w:author="Wooster, Eamonn" w:date="2025-11-11T14:28:00Z" w16du:dateUtc="2025-11-11T03:28:00Z">
        <w:del w:id="372" w:author="Nimmo, Dale" w:date="2025-11-14T12:26:00Z" w16du:dateUtc="2025-11-14T01:26:00Z">
          <w:r w:rsidR="00C93E71" w:rsidDel="0089208E">
            <w:delText>forage and cover</w:delText>
          </w:r>
        </w:del>
      </w:ins>
      <w:del w:id="373" w:author="Nimmo, Dale" w:date="2025-11-14T12:26:00Z" w16du:dateUtc="2025-11-14T01:26:00Z">
        <w:r w:rsidR="00130F6A" w:rsidDel="0089208E">
          <w:delText xml:space="preserve"> </w:delText>
        </w:r>
        <w:r w:rsidR="00130F6A" w:rsidDel="0089208E">
          <w:fldChar w:fldCharType="begin"/>
        </w:r>
        <w:r w:rsidR="00130F6A" w:rsidDel="0089208E">
          <w:del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delInstrText>
        </w:r>
        <w:r w:rsidR="00130F6A" w:rsidDel="0089208E">
          <w:fldChar w:fldCharType="separate"/>
        </w:r>
        <w:r w:rsidR="00130F6A" w:rsidDel="0089208E">
          <w:rPr>
            <w:noProof/>
          </w:rPr>
          <w:delText>(Crabb et al., 2022)</w:delText>
        </w:r>
        <w:r w:rsidR="00130F6A" w:rsidDel="0089208E">
          <w:fldChar w:fldCharType="end"/>
        </w:r>
        <w:r w:rsidR="00130F6A" w:rsidDel="0089208E">
          <w:delText xml:space="preserve">. With adequate resources available within the home range, there was </w:delText>
        </w:r>
      </w:del>
      <w:ins w:id="374" w:author="Wooster, Eamonn" w:date="2025-11-11T14:28:00Z" w16du:dateUtc="2025-11-11T03:28:00Z">
        <w:del w:id="375" w:author="Nimmo, Dale" w:date="2025-11-14T12:26:00Z" w16du:dateUtc="2025-11-14T01:26:00Z">
          <w:r w:rsidR="009B1131" w:rsidDel="0089208E">
            <w:delText xml:space="preserve">is </w:delText>
          </w:r>
        </w:del>
      </w:ins>
      <w:del w:id="376" w:author="Nimmo, Dale" w:date="2025-11-14T12:26:00Z" w16du:dateUtc="2025-11-14T01:26:00Z">
        <w:r w:rsidR="00130F6A" w:rsidDel="0089208E">
          <w:delText xml:space="preserve">no need to increase movement post fire </w:delText>
        </w:r>
        <w:r w:rsidR="00130F6A" w:rsidDel="0089208E">
          <w:fldChar w:fldCharType="begin"/>
        </w:r>
        <w:r w:rsidR="00130F6A" w:rsidDel="0089208E">
          <w:del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delInstrText>
        </w:r>
        <w:r w:rsidR="00130F6A" w:rsidDel="0089208E">
          <w:fldChar w:fldCharType="separate"/>
        </w:r>
        <w:r w:rsidR="00130F6A" w:rsidDel="0089208E">
          <w:rPr>
            <w:noProof/>
          </w:rPr>
          <w:delText>(Crabb et al., 2022)</w:delText>
        </w:r>
        <w:r w:rsidR="00130F6A" w:rsidDel="0089208E">
          <w:fldChar w:fldCharType="end"/>
        </w:r>
        <w:r w:rsidR="008F1A23" w:rsidDel="0089208E">
          <w:delText xml:space="preserve">. </w:delText>
        </w:r>
      </w:del>
    </w:p>
    <w:p w14:paraId="0E4FC09C" w14:textId="60ACD1CF" w:rsidR="00753E55" w:rsidRDefault="00C4055B" w:rsidP="00C4055B">
      <w:pPr>
        <w:rPr>
          <w:ins w:id="377" w:author="Nimmo, Dale" w:date="2025-11-14T12:47:00Z" w16du:dateUtc="2025-11-14T01:47:00Z"/>
        </w:rPr>
      </w:pPr>
      <w:ins w:id="378" w:author="Nimmo, Dale" w:date="2025-11-14T12:41:00Z" w16du:dateUtc="2025-11-14T01:41:00Z">
        <w:r>
          <w:t>under more mild conditions</w:t>
        </w:r>
      </w:ins>
      <w:del w:id="379" w:author="Nimmo, Dale" w:date="2025-11-14T12:28:00Z" w16du:dateUtc="2025-11-14T01:28:00Z">
        <w:r w:rsidR="004B4F13" w:rsidDel="0089208E">
          <w:delText>Surprisingly</w:delText>
        </w:r>
        <w:r w:rsidR="00AB1158" w:rsidDel="0089208E">
          <w:delText xml:space="preserve">, </w:delText>
        </w:r>
      </w:del>
      <w:del w:id="380" w:author="Nimmo, Dale" w:date="2025-11-14T12:29:00Z" w16du:dateUtc="2025-11-14T01:29:00Z">
        <w:r w:rsidR="00AB1158" w:rsidDel="0089208E">
          <w:delText xml:space="preserve">we </w:delText>
        </w:r>
        <w:r w:rsidR="00974150" w:rsidDel="0089208E">
          <w:delText xml:space="preserve">found </w:delText>
        </w:r>
        <w:r w:rsidR="00D748BB" w:rsidDel="0089208E">
          <w:delText xml:space="preserve">movement responses were greater in </w:delText>
        </w:r>
        <w:r w:rsidR="004B4F13" w:rsidDel="0089208E">
          <w:delText>response to planned burns rather than wildfires.</w:delText>
        </w:r>
        <w:r w:rsidR="008227A8" w:rsidDel="0089208E">
          <w:delText xml:space="preserve"> </w:delText>
        </w:r>
      </w:del>
      <w:del w:id="381" w:author="Nimmo, Dale" w:date="2025-11-14T12:32:00Z" w16du:dateUtc="2025-11-14T01:32:00Z">
        <w:r w:rsidR="008227A8" w:rsidDel="00C4055B">
          <w:delText>Differences in the seasonality</w:delText>
        </w:r>
        <w:r w:rsidR="00B72173" w:rsidDel="00C4055B">
          <w:delText xml:space="preserve"> </w:delText>
        </w:r>
        <w:r w:rsidR="008F0300" w:rsidDel="00C4055B">
          <w:delText xml:space="preserve">and resulting burn heterogeneity </w:delText>
        </w:r>
        <w:r w:rsidR="00111DD0" w:rsidDel="00C4055B">
          <w:delText xml:space="preserve">of </w:delText>
        </w:r>
        <w:r w:rsidR="008227A8" w:rsidDel="00C4055B">
          <w:delText>wildfires and planned burns</w:delText>
        </w:r>
        <w:r w:rsidR="00111DD0" w:rsidDel="00C4055B">
          <w:delText xml:space="preserve"> </w:delText>
        </w:r>
        <w:r w:rsidR="0007406C" w:rsidDel="00C4055B">
          <w:delText>could aid in explaining this result</w:delText>
        </w:r>
        <w:r w:rsidR="00A93776" w:rsidDel="00C4055B">
          <w:delText>, with s</w:delText>
        </w:r>
      </w:del>
      <w:del w:id="382" w:author="Nimmo, Dale" w:date="2025-11-14T12:39:00Z" w16du:dateUtc="2025-11-14T01:39:00Z">
        <w:r w:rsidR="00A93776" w:rsidDel="00C4055B">
          <w:delText>everal species</w:delText>
        </w:r>
        <w:r w:rsidR="008F0300" w:rsidDel="00C4055B">
          <w:delText xml:space="preserve"> previously</w:delText>
        </w:r>
        <w:r w:rsidR="00A93776" w:rsidDel="00C4055B">
          <w:delText xml:space="preserve"> exhibiting differential</w:delText>
        </w:r>
        <w:r w:rsidR="00E30BB6" w:rsidDel="00C4055B">
          <w:delText xml:space="preserve"> movement </w:delText>
        </w:r>
        <w:r w:rsidR="00A93776" w:rsidDel="00C4055B">
          <w:delText xml:space="preserve">responses </w:delText>
        </w:r>
        <w:r w:rsidR="00E30BB6" w:rsidDel="00C4055B">
          <w:fldChar w:fldCharType="begin">
            <w:fldData xml:space="preserve">PEVuZE5vdGU+PENpdGU+PEF1dGhvcj5HcmlmZml0aHM8L0F1dGhvcj48WWVhcj4xOTk0PC9ZZWFy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</w:fldData>
          </w:fldChar>
        </w:r>
        <w:r w:rsidR="00E30BB6" w:rsidDel="00C4055B">
          <w:delInstrText xml:space="preserve"> ADDIN EN.CITE </w:delInstrText>
        </w:r>
        <w:r w:rsidR="00E30BB6" w:rsidDel="00C4055B">
          <w:fldChar w:fldCharType="begin">
            <w:fldData xml:space="preserve">PEVuZE5vdGU+PENpdGU+PEF1dGhvcj5HcmlmZml0aHM8L0F1dGhvcj48WWVhcj4xOTk0PC9ZZWFy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</w:fldData>
          </w:fldChar>
        </w:r>
        <w:r w:rsidR="00E30BB6" w:rsidDel="00C4055B">
          <w:delInstrText xml:space="preserve"> ADDIN EN.CITE.DATA </w:delInstrText>
        </w:r>
        <w:r w:rsidR="00E30BB6" w:rsidDel="00C4055B">
          <w:fldChar w:fldCharType="end"/>
        </w:r>
        <w:r w:rsidR="00E30BB6" w:rsidDel="00C4055B">
          <w:fldChar w:fldCharType="separate"/>
        </w:r>
        <w:r w:rsidR="00E30BB6" w:rsidDel="00C4055B">
          <w:rPr>
            <w:noProof/>
          </w:rPr>
          <w:delText>(Griffiths, 1994)</w:delText>
        </w:r>
        <w:r w:rsidR="00E30BB6" w:rsidDel="00C4055B">
          <w:fldChar w:fldCharType="end"/>
        </w:r>
        <w:r w:rsidR="00E30BB6" w:rsidDel="00C4055B">
          <w:delText xml:space="preserve"> and </w:delText>
        </w:r>
        <w:r w:rsidR="00677E4F" w:rsidDel="00C4055B">
          <w:delText xml:space="preserve">capture rates </w:delText>
        </w:r>
        <w:r w:rsidR="00677E4F" w:rsidDel="00C4055B">
          <w:fldChar w:fldCharType="begin"/>
        </w:r>
        <w:r w:rsidR="00677E4F" w:rsidDel="00C4055B">
          <w:delInstrText xml:space="preserve"> ADDIN EN.CITE &lt;EndNote&gt;&lt;Cite&gt;&lt;Author&gt;Doherty&lt;/Author&gt;&lt;Year&gt;2024&lt;/Year&gt;&lt;RecNum&gt;745&lt;/RecNum&gt;&lt;DisplayText&gt;(Doherty et al., 2024)&lt;/DisplayText&gt;&lt;record&gt;&lt;rec-number&gt;745&lt;/rec-number&gt;&lt;foreign-keys&gt;&lt;key app="EN" db-id="axpffp0eards98ew20rvpa0tdf0f0svatvst" timestamp="1762733432"&gt;745&lt;/key&gt;&lt;/foreign-keys&gt;&lt;ref-type name="Journal Article"&gt;17&lt;/ref-type&gt;&lt;contributors&gt;&lt;authors&gt;&lt;author&gt;Doherty, Tim S.&lt;/author&gt;&lt;author&gt;Johnson, Brent&lt;/author&gt;&lt;author&gt;Friend, Gordon R.&lt;/author&gt;&lt;author&gt;Wayne, Adrian F.&lt;/author&gt;&lt;/authors&gt;&lt;/contributors&gt;&lt;titles&gt;&lt;title&gt;Multi‐year responses of reptiles to prescribed burning in a eucalypt forest ecosystem&lt;/title&gt;&lt;secondary-title&gt;Austral ecology&lt;/secondary-title&gt;&lt;/titles&gt;&lt;pages&gt;n/a&lt;/pages&gt;&lt;volume&gt;49&lt;/volume&gt;&lt;number&gt;8&lt;/number&gt;&lt;keywords&gt;&lt;keyword&gt;Amphibians&lt;/keyword&gt;&lt;keyword&gt;Animal populations&lt;/keyword&gt;&lt;keyword&gt;Australia&lt;/keyword&gt;&lt;keyword&gt;Autumn&lt;/keyword&gt;&lt;keyword&gt;Bayesian statistical decision theory&lt;/keyword&gt;&lt;keyword&gt;Biotic communities&lt;/keyword&gt;&lt;keyword&gt;Ecosystem management&lt;/keyword&gt;&lt;keyword&gt;Fire ecology&lt;/keyword&gt;&lt;keyword&gt;Fire management&lt;/keyword&gt;&lt;keyword&gt;Forest ecology&lt;/keyword&gt;&lt;keyword&gt;Forest management&lt;/keyword&gt;&lt;keyword&gt;Jarrah&lt;/keyword&gt;&lt;keyword&gt;Mathematical models&lt;/keyword&gt;&lt;keyword&gt;Plant litter&lt;/keyword&gt;&lt;keyword&gt;Prescribed burning&lt;/keyword&gt;&lt;keyword&gt;Reptiles&lt;/keyword&gt;&lt;keyword&gt;Risk&lt;/keyword&gt;&lt;keyword&gt;Seasonal variations&lt;/keyword&gt;&lt;keyword&gt;Species&lt;/keyword&gt;&lt;keyword&gt;Species diversity&lt;/keyword&gt;&lt;keyword&gt;Spring&lt;/keyword&gt;&lt;keyword&gt;Surveys&lt;/keyword&gt;&lt;keyword&gt;Wildfires&lt;/keyword&gt;&lt;keyword&gt;Wildlife management&lt;/keyword&gt;&lt;/keywords&gt;&lt;dates&gt;&lt;year&gt;2024&lt;/year&gt;&lt;/dates&gt;&lt;pub-location&gt;Richmond&lt;/pub-location&gt;&lt;publisher&gt;Blackwell Publishing Ltd&lt;/publisher&gt;&lt;isbn&gt;1442-9985&lt;/isbn&gt;&lt;urls&gt;&lt;/urls&gt;&lt;electronic-resource-num&gt;10.1111/aec.13572&lt;/electronic-resource-num&gt;&lt;/record&gt;&lt;/Cite&gt;&lt;/EndNote&gt;</w:delInstrText>
        </w:r>
        <w:r w:rsidR="00677E4F" w:rsidDel="00C4055B">
          <w:fldChar w:fldCharType="separate"/>
        </w:r>
        <w:r w:rsidR="00677E4F" w:rsidDel="00C4055B">
          <w:rPr>
            <w:noProof/>
          </w:rPr>
          <w:delText>(Doherty et al., 2024)</w:delText>
        </w:r>
        <w:r w:rsidR="00677E4F" w:rsidDel="00C4055B">
          <w:fldChar w:fldCharType="end"/>
        </w:r>
        <w:r w:rsidR="00677E4F" w:rsidDel="00C4055B">
          <w:delText xml:space="preserve"> </w:delText>
        </w:r>
        <w:r w:rsidR="00A93776" w:rsidDel="00C4055B">
          <w:delText xml:space="preserve">to </w:delText>
        </w:r>
        <w:r w:rsidR="00D3776F" w:rsidDel="00C4055B">
          <w:delText>the seasonality of planned burns</w:delText>
        </w:r>
        <w:r w:rsidR="0007406C" w:rsidDel="00C4055B">
          <w:delText>.</w:delText>
        </w:r>
        <w:r w:rsidR="00A96266" w:rsidDel="00C4055B">
          <w:delText xml:space="preserve"> </w:delText>
        </w:r>
        <w:r w:rsidR="001C5ACB" w:rsidDel="00C4055B">
          <w:delText>Generally, planned burns</w:delText>
        </w:r>
        <w:r w:rsidR="008F0300" w:rsidDel="00C4055B">
          <w:delText xml:space="preserve"> are</w:delText>
        </w:r>
        <w:r w:rsidR="001C5ACB" w:rsidDel="00C4055B">
          <w:delText xml:space="preserve"> implemented in </w:delText>
        </w:r>
        <w:r w:rsidR="002F1CC9" w:rsidDel="00C4055B">
          <w:delText>autumn or spring, when fire</w:delText>
        </w:r>
        <w:r w:rsidR="005E0561" w:rsidDel="00C4055B">
          <w:delText xml:space="preserve"> </w:delText>
        </w:r>
        <w:r w:rsidR="005F680D" w:rsidDel="00C4055B">
          <w:delText xml:space="preserve">weather </w:delText>
        </w:r>
        <w:r w:rsidR="00B233AD" w:rsidDel="00C4055B">
          <w:delText>conditions</w:delText>
        </w:r>
        <w:r w:rsidR="002F1CC9" w:rsidDel="00C4055B">
          <w:delText xml:space="preserve"> are mild</w:delText>
        </w:r>
        <w:r w:rsidR="00B233AD" w:rsidDel="00C4055B">
          <w:delText xml:space="preserve"> </w:delText>
        </w:r>
        <w:r w:rsidR="00FE5D1B" w:rsidDel="00C4055B">
          <w:fldChar w:fldCharType="begin">
            <w:fldData xml:space="preserve">PEVuZE5vdGU+PENpdGU+PEF1dGhvcj5SeWFuPC9BdXRob3I+PFllYXI+MjAxMzwvWWVhcj48UmVj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</w:fldData>
          </w:fldChar>
        </w:r>
        <w:r w:rsidR="00393132" w:rsidDel="00C4055B">
          <w:delInstrText xml:space="preserve"> ADDIN EN.CITE </w:delInstrText>
        </w:r>
        <w:r w:rsidR="00393132" w:rsidDel="00C4055B">
          <w:fldChar w:fldCharType="begin">
            <w:fldData xml:space="preserve">PEVuZE5vdGU+PENpdGU+PEF1dGhvcj5SeWFuPC9BdXRob3I+PFllYXI+MjAxMzwvWWVhcj48UmVj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</w:fldData>
          </w:fldChar>
        </w:r>
        <w:r w:rsidR="00393132" w:rsidDel="00C4055B">
          <w:delInstrText xml:space="preserve"> ADDIN EN.CITE.DATA </w:delInstrText>
        </w:r>
        <w:r w:rsidR="00393132" w:rsidDel="00C4055B">
          <w:fldChar w:fldCharType="end"/>
        </w:r>
        <w:r w:rsidR="00FE5D1B" w:rsidDel="00C4055B">
          <w:fldChar w:fldCharType="separate"/>
        </w:r>
        <w:r w:rsidR="00393132" w:rsidDel="00C4055B">
          <w:rPr>
            <w:noProof/>
          </w:rPr>
          <w:delText>(Morgan et al., 2020; Penman et al., 2011; Ryan et al., 2013)</w:delText>
        </w:r>
        <w:r w:rsidR="00FE5D1B" w:rsidDel="00C4055B">
          <w:fldChar w:fldCharType="end"/>
        </w:r>
        <w:r w:rsidR="00F81598" w:rsidDel="00C4055B">
          <w:delText>.</w:delText>
        </w:r>
        <w:r w:rsidR="008227A8" w:rsidDel="00C4055B">
          <w:delText xml:space="preserve"> </w:delText>
        </w:r>
      </w:del>
      <w:del w:id="383" w:author="Nimmo, Dale" w:date="2025-11-14T12:41:00Z" w16du:dateUtc="2025-11-14T01:41:00Z">
        <w:r w:rsidR="009F6824" w:rsidDel="00C4055B">
          <w:delText>Burn severity is influenced</w:delText>
        </w:r>
        <w:r w:rsidR="008361CD" w:rsidDel="00C4055B">
          <w:delText>, among other biotic and abiotic factors,</w:delText>
        </w:r>
        <w:r w:rsidR="009F6824" w:rsidDel="00C4055B">
          <w:delText xml:space="preserve"> by fire weather condition</w:delText>
        </w:r>
        <w:r w:rsidR="008361CD" w:rsidDel="00C4055B">
          <w:delText>s</w:delText>
        </w:r>
        <w:r w:rsidR="00E30BB6" w:rsidDel="00C4055B">
          <w:delText xml:space="preserve"> and fuel moisture</w:delText>
        </w:r>
        <w:r w:rsidR="008361CD" w:rsidDel="00C4055B">
          <w:delText>.</w:delText>
        </w:r>
        <w:r w:rsidR="001F4F57" w:rsidDel="00C4055B">
          <w:delText xml:space="preserve"> </w:delText>
        </w:r>
        <w:r w:rsidR="001F4F57" w:rsidDel="00C4055B">
          <w:fldChar w:fldCharType="begin"/>
        </w:r>
        <w:r w:rsidR="001F4F57" w:rsidDel="00C4055B">
          <w:delInstrText xml:space="preserve"> ADDIN EN.CITE &lt;EndNote&gt;&lt;Cite&gt;&lt;Author&gt;Knapp&lt;/Author&gt;&lt;Year&gt;2006&lt;/Year&gt;&lt;RecNum&gt;746&lt;/RecNum&gt;&lt;DisplayText&gt;(Knapp &amp;amp; Keeley, 2006)&lt;/DisplayText&gt;&lt;record&gt;&lt;rec-number&gt;746&lt;/rec-number&gt;&lt;foreign-keys&gt;&lt;key app="EN" db-id="axpffp0eards98ew20rvpa0tdf0f0svatvst" timestamp="1762733978"&gt;746&lt;/key&gt;&lt;/foreign-keys&gt;&lt;ref-type name="Journal Article"&gt;17&lt;/ref-type&gt;&lt;contributors&gt;&lt;authors&gt;&lt;author&gt;Knapp, Eric E.&lt;/author&gt;&lt;author&gt;Keeley, Jon E.&lt;/author&gt;&lt;/authors&gt;&lt;/contributors&gt;&lt;titles&gt;&lt;title&gt;Heterogeneity in fire severity within early season and late season prescribed burns in a mixed-conifer forest&lt;/title&gt;&lt;secondary-title&gt;International Journal of Wildland Fire&lt;/secondary-title&gt;&lt;/titles&gt;&lt;periodical&gt;&lt;full-title&gt;International Journal of Wildland Fire&lt;/full-title&gt;&lt;abbr-1&gt;Int. J. Wildland Fire&lt;/abbr-1&gt;&lt;abbr-2&gt;Int J Wildland Fire&lt;/abbr-2&gt;&lt;/periodical&gt;&lt;pages&gt;37-45&lt;/pages&gt;&lt;volume&gt;15&lt;/volume&gt;&lt;number&gt;1&lt;/number&gt;&lt;keywords&gt;&lt;keyword&gt;Fire ecology&lt;/keyword&gt;&lt;keyword&gt;Prescribed burning&lt;/keyword&gt;&lt;/keywords&gt;&lt;dates&gt;&lt;year&gt;2006&lt;/year&gt;&lt;/dates&gt;&lt;pub-location&gt;CLAYTON&lt;/pub-location&gt;&lt;publisher&gt;Csiro Publishing&lt;/publisher&gt;&lt;isbn&gt;1049-8001&lt;/isbn&gt;&lt;urls&gt;&lt;/urls&gt;&lt;electronic-resource-num&gt;10.1071/WF04068&lt;/electronic-resource-num&gt;&lt;/record&gt;&lt;/Cite&gt;&lt;/EndNote&gt;</w:delInstrText>
        </w:r>
        <w:r w:rsidR="001F4F57" w:rsidDel="00C4055B">
          <w:fldChar w:fldCharType="separate"/>
        </w:r>
        <w:r w:rsidR="001F4F57" w:rsidDel="00C4055B">
          <w:rPr>
            <w:noProof/>
          </w:rPr>
          <w:delText>(Knapp &amp; Keeley, 2006)</w:delText>
        </w:r>
        <w:r w:rsidR="001F4F57" w:rsidDel="00C4055B">
          <w:fldChar w:fldCharType="end"/>
        </w:r>
        <w:r w:rsidR="00015CFB" w:rsidDel="00C4055B">
          <w:delText xml:space="preserve">. </w:delText>
        </w:r>
        <w:r w:rsidR="00E30BB6" w:rsidDel="00C4055B">
          <w:delText xml:space="preserve">By burning when </w:delText>
        </w:r>
        <w:r w:rsidR="00FD5B7E" w:rsidDel="00C4055B">
          <w:delText>fuel moisture is great</w:delText>
        </w:r>
        <w:r w:rsidR="00A740E5" w:rsidDel="00C4055B">
          <w:delText>er</w:delText>
        </w:r>
        <w:r w:rsidR="00FD5B7E" w:rsidDel="00C4055B">
          <w:delText xml:space="preserve"> and fire weather conditions are milder</w:delText>
        </w:r>
      </w:del>
      <w:r w:rsidR="00FD5B7E">
        <w:t>,</w:t>
      </w:r>
      <w:ins w:id="384" w:author="Nimmo, Dale" w:date="2025-11-14T12:41:00Z" w16du:dateUtc="2025-11-14T01:41:00Z">
        <w:r>
          <w:t xml:space="preserve"> which reduces the </w:t>
        </w:r>
      </w:ins>
      <w:del w:id="385" w:author="Nimmo, Dale" w:date="2025-11-14T12:41:00Z" w16du:dateUtc="2025-11-14T01:41:00Z">
        <w:r w:rsidR="00FD5B7E" w:rsidDel="00C4055B">
          <w:delText xml:space="preserve"> the </w:delText>
        </w:r>
      </w:del>
      <w:r w:rsidR="00FD5B7E">
        <w:t xml:space="preserve">risk of high severity fires </w:t>
      </w:r>
      <w:del w:id="386" w:author="Nimmo, Dale" w:date="2025-11-14T12:41:00Z" w16du:dateUtc="2025-11-14T01:41:00Z">
        <w:r w:rsidR="00FD5B7E" w:rsidDel="00C4055B">
          <w:delText>can be mitigated</w:delText>
        </w:r>
        <w:r w:rsidR="008F0300" w:rsidDel="00C4055B">
          <w:delText xml:space="preserve"> and burn heterogeneity increased</w:delText>
        </w:r>
        <w:r w:rsidR="00602452" w:rsidDel="00C4055B">
          <w:delText xml:space="preserve"> </w:delText>
        </w:r>
      </w:del>
      <w:r w:rsidR="001F4F57">
        <w:fldChar w:fldCharType="begin"/>
      </w:r>
      <w:r w:rsidR="001F4F57">
        <w:instrText xml:space="preserve"> ADDIN EN.CITE &lt;EndNote&gt;&lt;Cite&gt;&lt;Author&gt;Knapp&lt;/Author&gt;&lt;Year&gt;2006&lt;/Year&gt;&lt;RecNum&gt;746&lt;/RecNum&gt;&lt;DisplayText&gt;(Knapp &amp;amp; Keeley, 2006)&lt;/DisplayText&gt;&lt;record&gt;&lt;rec-number&gt;746&lt;/rec-number&gt;&lt;foreign-keys&gt;&lt;key app="EN" db-id="axpffp0eards98ew20rvpa0tdf0f0svatvst" timestamp="1762733978"&gt;746&lt;/key&gt;&lt;/foreign-keys&gt;&lt;ref-type name="Journal Article"&gt;17&lt;/ref-type&gt;&lt;contributors&gt;&lt;authors&gt;&lt;author&gt;Knapp, Eric E.&lt;/author&gt;&lt;author&gt;Keeley, Jon E.&lt;/author&gt;&lt;/authors&gt;&lt;/contributors&gt;&lt;titles&gt;&lt;title&gt;Heterogeneity in fire severity within early season and late season prescribed burns in a mixed-conifer forest&lt;/title&gt;&lt;secondary-title&gt;International Journal of Wildland Fire&lt;/secondary-title&gt;&lt;/titles&gt;&lt;periodical&gt;&lt;full-title&gt;International Journal of Wildland Fire&lt;/full-title&gt;&lt;abbr-1&gt;Int. J. Wildland Fire&lt;/abbr-1&gt;&lt;abbr-2&gt;Int J Wildland Fire&lt;/abbr-2&gt;&lt;/periodical&gt;&lt;pages&gt;37-45&lt;/pages&gt;&lt;volume&gt;15&lt;/volume&gt;&lt;number&gt;1&lt;/number&gt;&lt;keywords&gt;&lt;keyword&gt;Fire ecology&lt;/keyword&gt;&lt;keyword&gt;Prescribed burning&lt;/keyword&gt;&lt;/keywords&gt;&lt;dates&gt;&lt;year&gt;2006&lt;/year&gt;&lt;/dates&gt;&lt;pub-location&gt;CLAYTON&lt;/pub-location&gt;&lt;publisher&gt;Csiro Publishing&lt;/publisher&gt;&lt;isbn&gt;1049-8001&lt;/isbn&gt;&lt;urls&gt;&lt;/urls&gt;&lt;electronic-resource-num&gt;10.1071/WF04068&lt;/electronic-resource-num&gt;&lt;/record&gt;&lt;/Cite&gt;&lt;/EndNote&gt;</w:instrText>
      </w:r>
      <w:r w:rsidR="001F4F57">
        <w:fldChar w:fldCharType="separate"/>
      </w:r>
      <w:r w:rsidR="001F4F57">
        <w:rPr>
          <w:noProof/>
        </w:rPr>
        <w:t>(Knapp &amp; Keeley, 2006)</w:t>
      </w:r>
      <w:r w:rsidR="001F4F57">
        <w:fldChar w:fldCharType="end"/>
      </w:r>
      <w:r w:rsidR="00FD5B7E">
        <w:t>.</w:t>
      </w:r>
      <w:r w:rsidR="008361CD">
        <w:t xml:space="preserve"> </w:t>
      </w:r>
      <w:ins w:id="387" w:author="Nimmo, Dale" w:date="2025-11-14T12:42:00Z" w16du:dateUtc="2025-11-14T01:42:00Z">
        <w:r>
          <w:t xml:space="preserve">This </w:t>
        </w:r>
      </w:ins>
      <w:del w:id="388" w:author="Nimmo, Dale" w:date="2025-11-14T12:42:00Z" w16du:dateUtc="2025-11-14T01:42:00Z">
        <w:r w:rsidR="008F0300" w:rsidDel="00C4055B">
          <w:delText>H</w:delText>
        </w:r>
      </w:del>
      <w:ins w:id="389" w:author="Nimmo, Dale" w:date="2025-11-14T12:42:00Z" w16du:dateUtc="2025-11-14T01:42:00Z">
        <w:r>
          <w:t>h</w:t>
        </w:r>
      </w:ins>
      <w:r w:rsidR="00716EA6">
        <w:t xml:space="preserve">eterogeneity </w:t>
      </w:r>
      <w:del w:id="390" w:author="Nimmo, Dale" w:date="2025-11-14T12:42:00Z" w16du:dateUtc="2025-11-14T01:42:00Z">
        <w:r w:rsidR="008F0300" w:rsidDel="00C4055B">
          <w:delText xml:space="preserve">within </w:delText>
        </w:r>
        <w:r w:rsidR="00D97530" w:rsidDel="00C4055B">
          <w:delText>planned burns</w:delText>
        </w:r>
        <w:r w:rsidR="005D08F2" w:rsidDel="00C4055B">
          <w:delText xml:space="preserve"> </w:delText>
        </w:r>
      </w:del>
      <w:r w:rsidR="005D08F2">
        <w:t xml:space="preserve">may </w:t>
      </w:r>
      <w:r w:rsidR="00E3338D">
        <w:t xml:space="preserve">facilitate animal movement </w:t>
      </w:r>
      <w:del w:id="391" w:author="Nimmo, Dale" w:date="2025-11-14T12:42:00Z" w16du:dateUtc="2025-11-14T01:42:00Z">
        <w:r w:rsidR="00E3338D" w:rsidDel="00C4055B">
          <w:delText>between preferred habitat types or resource concentration</w:delText>
        </w:r>
        <w:r w:rsidR="00D97530" w:rsidDel="00C4055B">
          <w:delText>s</w:delText>
        </w:r>
        <w:r w:rsidR="00E3338D" w:rsidDel="00C4055B">
          <w:delText>,</w:delText>
        </w:r>
        <w:r w:rsidR="0031211F" w:rsidDel="00C4055B">
          <w:delText xml:space="preserve"> </w:delText>
        </w:r>
      </w:del>
      <w:r w:rsidR="0031211F">
        <w:t xml:space="preserve">by providing </w:t>
      </w:r>
      <w:del w:id="392" w:author="Nimmo, Dale" w:date="2025-11-14T12:43:00Z" w16du:dateUtc="2025-11-14T01:43:00Z">
        <w:r w:rsidR="0031211F" w:rsidDel="00C4055B">
          <w:delText xml:space="preserve">refugia that mitigates predation risk </w:delText>
        </w:r>
        <w:r w:rsidR="000C1B52" w:rsidDel="00C4055B">
          <w:fldChar w:fldCharType="begin"/>
        </w:r>
        <w:r w:rsidR="000C1B52" w:rsidDel="00C4055B">
          <w:delInstrText xml:space="preserve"> ADDIN EN.CITE &lt;EndNote&gt;&lt;Cite&gt;&lt;Author&gt;Leahy&lt;/Author&gt;&lt;Year&gt;2016&lt;/Year&gt;&lt;RecNum&gt;10&lt;/RecNum&gt;&lt;DisplayText&gt;(Cohen et al., 2019; Leahy et al., 2016)&lt;/DisplayText&gt;&lt;record&gt;&lt;rec-number&gt;10&lt;/rec-number&gt;&lt;foreign-keys&gt;&lt;key app="EN" db-id="axpffp0eards98ew20rvpa0tdf0f0svatvst" timestamp="1714914013"&gt;10&lt;/key&gt;&lt;/foreign-keys&gt;&lt;ref-type name="Journal Article"&gt;17&lt;/ref-type&gt;&lt;contributors&gt;&lt;authors&gt;&lt;author&gt;Leahy, Lily&lt;/author&gt;&lt;author&gt;Legge, Sarah M.&lt;/author&gt;&lt;author&gt;Tuft, Katherine&lt;/author&gt;&lt;author&gt;McGregor, Hugh W.&lt;/author&gt;&lt;author&gt;Barmuta, Leon A.&lt;/author&gt;&lt;author&gt;Jones, Menna E.&lt;/author&gt;&lt;author&gt;Johnson, Christopher N.&lt;/author&gt;&lt;/authors&gt;&lt;/contributors&gt;&lt;titles&gt;&lt;title&gt;Amplified predation after fire suppresses rodent populations in Australia’s tropical savannas&lt;/title&gt;&lt;secondary-title&gt;Wildlife Research&lt;/secondary-title&gt;&lt;/titles&gt;&lt;pages&gt;705-716&lt;/pages&gt;&lt;volume&gt;42&lt;/volume&gt;&lt;number&gt;8&lt;/number&gt;&lt;dates&gt;&lt;year&gt;2016&lt;/year&gt;&lt;/dates&gt;&lt;urls&gt;&lt;related-urls&gt;&lt;url&gt;https://doi.org/10.1071/WR15011&lt;/url&gt;&lt;/related-urls&gt;&lt;/urls&gt;&lt;/record&gt;&lt;/Cite&gt;&lt;Cite&gt;&lt;Author&gt;Cohen&lt;/Author&gt;&lt;Year&gt;2019&lt;/Year&gt;&lt;RecNum&gt;204&lt;/RecNum&gt;&lt;record&gt;&lt;rec-number&gt;204&lt;/rec-number&gt;&lt;foreign-keys&gt;&lt;key app="EN" db-id="axpffp0eards98ew20rvpa0tdf0f0svatvst" timestamp="1754530970"&gt;204&lt;/key&gt;&lt;/foreign-keys&gt;&lt;ref-type name="Journal Article"&gt;17&lt;/ref-type&gt;&lt;contributors&gt;&lt;authors&gt;&lt;author&gt;Cohen, Bradley S.&lt;/author&gt;&lt;author&gt;Prebyl, Thomas J.&lt;/author&gt;&lt;author&gt;Collier, Bret A.&lt;/author&gt;&lt;author&gt;Chamberlain, Michael J.&lt;/author&gt;&lt;/authors&gt;&lt;/contributors&gt;&lt;titles&gt;&lt;title&gt;Spatiotemporal variability of fire characteristics affect animal responses in pyric landscapes&lt;/title&gt;&lt;secondary-title&gt;Fire Ecology&lt;/secondary-title&gt;&lt;/titles&gt;&lt;pages&gt;41&lt;/pages&gt;&lt;volume&gt;15&lt;/volume&gt;&lt;number&gt;1&lt;/number&gt;&lt;dates&gt;&lt;year&gt;2019&lt;/year&gt;&lt;pub-dates&gt;&lt;date&gt;2019/12/04&lt;/date&gt;&lt;/pub-dates&gt;&lt;/dates&gt;&lt;isbn&gt;1933-9747&lt;/isbn&gt;&lt;urls&gt;&lt;related-urls&gt;&lt;url&gt;https://doi.org/10.1186/s42408-019-0058-4&lt;/url&gt;&lt;/related-urls&gt;&lt;/urls&gt;&lt;electronic-resource-num&gt;10.1186/s42408-019-0058-4&lt;/electronic-resource-num&gt;&lt;/record&gt;&lt;/Cite&gt;&lt;/EndNote&gt;</w:delInstrText>
        </w:r>
        <w:r w:rsidR="000C1B52" w:rsidDel="00C4055B">
          <w:fldChar w:fldCharType="separate"/>
        </w:r>
        <w:r w:rsidR="000C1B52" w:rsidDel="00C4055B">
          <w:rPr>
            <w:noProof/>
          </w:rPr>
          <w:delText>(Cohen et al., 2019; Leahy et al., 2016)</w:delText>
        </w:r>
        <w:r w:rsidR="000C1B52" w:rsidDel="00C4055B">
          <w:fldChar w:fldCharType="end"/>
        </w:r>
        <w:r w:rsidR="0031211F" w:rsidDel="00C4055B">
          <w:delText>, or</w:delText>
        </w:r>
      </w:del>
      <w:ins w:id="393" w:author="Nimmo, Dale" w:date="2025-11-14T12:44:00Z" w16du:dateUtc="2025-11-14T01:44:00Z">
        <w:r>
          <w:t>complementary</w:t>
        </w:r>
      </w:ins>
      <w:ins w:id="394" w:author="Nimmo, Dale" w:date="2025-11-14T12:43:00Z" w16du:dateUtc="2025-11-14T01:43:00Z">
        <w:r>
          <w:t xml:space="preserve"> resources</w:t>
        </w:r>
      </w:ins>
      <w:ins w:id="395" w:author="Nimmo, Dale" w:date="2025-11-14T12:44:00Z" w16du:dateUtc="2025-11-14T01:44:00Z">
        <w:r>
          <w:t xml:space="preserve"> across space </w:t>
        </w:r>
      </w:ins>
      <w:del w:id="396" w:author="Nimmo, Dale" w:date="2025-11-14T12:43:00Z" w16du:dateUtc="2025-11-14T01:43:00Z">
        <w:r w:rsidR="0031211F" w:rsidDel="00C4055B">
          <w:delText xml:space="preserve"> </w:delText>
        </w:r>
        <w:r w:rsidR="00C61B44" w:rsidDel="00C4055B">
          <w:delText xml:space="preserve">multiple </w:delText>
        </w:r>
        <w:r w:rsidR="00D97530" w:rsidDel="00C4055B">
          <w:delText xml:space="preserve">suitable habitat patches </w:delText>
        </w:r>
      </w:del>
      <w:del w:id="397" w:author="Nimmo, Dale" w:date="2025-11-14T12:44:00Z" w16du:dateUtc="2025-11-14T01:44:00Z">
        <w:r w:rsidR="00D97530" w:rsidDel="00C4055B">
          <w:delText xml:space="preserve">within the </w:delText>
        </w:r>
        <w:r w:rsidR="00DB2714" w:rsidDel="00C4055B">
          <w:delText>perception range</w:delText>
        </w:r>
        <w:r w:rsidR="00D97530" w:rsidDel="00C4055B">
          <w:delText xml:space="preserve"> of an individual</w:delText>
        </w:r>
        <w:r w:rsidR="000C1B52" w:rsidDel="00C4055B">
          <w:delText xml:space="preserve"> </w:delText>
        </w:r>
      </w:del>
      <w:r w:rsidR="000C1B52">
        <w:fldChar w:fldCharType="begin"/>
      </w:r>
      <w:r w:rsidR="00671301">
        <w:instrText xml:space="preserve"> ADDIN EN.CITE &lt;EndNote&gt;&lt;Cite&gt;&lt;Author&gt;Leonard&lt;/Author&gt;&lt;Year&gt;2010&lt;/Year&gt;&lt;RecNum&gt;540&lt;/RecNum&gt;&lt;DisplayText&gt;(Leonard &amp;amp; Koprowski, 2010)&lt;/DisplayText&gt;&lt;record&gt;&lt;rec-number&gt;540&lt;/rec-number&gt;&lt;foreign-keys&gt;&lt;key app="EN" db-id="axpffp0eards98ew20rvpa0tdf0f0svatvst" timestamp="1756076181"&gt;540&lt;/key&gt;&lt;/foreign-keys&gt;&lt;ref-type name="Journal Article"&gt;17&lt;/ref-type&gt;&lt;contributors&gt;&lt;authors&gt;&lt;author&gt;Leonard, K. M.&lt;/author&gt;&lt;author&gt;Koprowski, J. L.&lt;/author&gt;&lt;/authors&gt;&lt;/contributors&gt;&lt;titles&gt;&lt;title&gt;&lt;style face="normal" font="default" size="100%"&gt;Effects of fire on endangered mount graham red squirrels (&lt;/style&gt;&lt;style face="italic" font="default" size="100%"&gt;Tamiasciurus hudsonicus grahamensis&lt;/style&gt;&lt;style face="normal" font="default" size="100%"&gt;): Responses of individuals with known fates&lt;/style&gt;&lt;/title&gt;&lt;secondary-title&gt;Southwestern Naturalist&lt;/secondary-title&gt;&lt;/titles&gt;&lt;pages&gt;217-224&lt;/pages&gt;&lt;volume&gt;55&lt;/volume&gt;&lt;number&gt;2&lt;/number&gt;&lt;dates&gt;&lt;year&gt;2010&lt;/year&gt;&lt;/dates&gt;&lt;work-type&gt;Article&lt;/work-type&gt;&lt;urls&gt;&lt;related-urls&gt;&lt;url&gt;https://www.scopus.com/inward/record.uri?eid=2-s2.0-77954461954&amp;amp;doi=10.1894%2fMRD-01.1&amp;amp;partnerID=40&amp;amp;md5=2b63b9034e20eea8e8be922182385177&lt;/url&gt;&lt;/related-urls&gt;&lt;/urls&gt;&lt;electronic-resource-num&gt;10.1894/MRD-01.1&lt;/electronic-resource-num&gt;&lt;/record&gt;&lt;/Cite&gt;&lt;/EndNote&gt;</w:instrText>
      </w:r>
      <w:r w:rsidR="000C1B52">
        <w:fldChar w:fldCharType="separate"/>
      </w:r>
      <w:r w:rsidR="00671301">
        <w:rPr>
          <w:noProof/>
        </w:rPr>
        <w:t>(Leonard &amp; Koprowski, 2010)</w:t>
      </w:r>
      <w:r w:rsidR="000C1B52">
        <w:fldChar w:fldCharType="end"/>
      </w:r>
      <w:ins w:id="398" w:author="Nimmo, Dale" w:date="2025-11-14T12:44:00Z" w16du:dateUtc="2025-11-14T01:44:00Z">
        <w:r>
          <w:t xml:space="preserve">, including refugia that mitigates predation risk during movement bouts </w:t>
        </w:r>
        <w:r>
          <w:fldChar w:fldCharType="begin"/>
        </w:r>
        <w:r>
          <w:instrText xml:space="preserve"> ADDIN EN.CITE &lt;EndNote&gt;&lt;Cite&gt;&lt;Author&gt;Leahy&lt;/Author&gt;&lt;Year&gt;2016&lt;/Year&gt;&lt;RecNum&gt;10&lt;/RecNum&gt;&lt;DisplayText&gt;(Cohen et al., 2019; Leahy et al., 2016)&lt;/DisplayText&gt;&lt;record&gt;&lt;rec-number&gt;10&lt;/rec-number&gt;&lt;foreign-keys&gt;&lt;key app="EN" db-id="axpffp0eards98ew20rvpa0tdf0f0svatvst" timestamp="1714914013"&gt;10&lt;/key&gt;&lt;/foreign-keys&gt;&lt;ref-type name="Journal Article"&gt;17&lt;/ref-type&gt;&lt;contributors&gt;&lt;authors&gt;&lt;author&gt;Leahy, Lily&lt;/author&gt;&lt;author&gt;Legge, Sarah M.&lt;/author&gt;&lt;author&gt;Tuft, Katherine&lt;/author&gt;&lt;author&gt;McGregor, Hugh W.&lt;/author&gt;&lt;author&gt;Barmuta, Leon A.&lt;/author&gt;&lt;author&gt;Jones, Menna E.&lt;/author&gt;&lt;author&gt;Johnson, Christopher N.&lt;/author&gt;&lt;/authors&gt;&lt;/contributors&gt;&lt;titles&gt;&lt;title&gt;Amplified predation after fire suppresses rodent populations in Australia’s tropical savannas&lt;/title&gt;&lt;secondary-title&gt;Wildlife Research&lt;/secondary-title&gt;&lt;/titles&gt;&lt;pages&gt;705-716&lt;/pages&gt;&lt;volume&gt;42&lt;/volume&gt;&lt;number&gt;8&lt;/number&gt;&lt;dates&gt;&lt;year&gt;2016&lt;/year&gt;&lt;/dates&gt;&lt;urls&gt;&lt;related-urls&gt;&lt;url&gt;https://doi.org/10.1071/WR15011&lt;/url&gt;&lt;/related-urls&gt;&lt;/urls&gt;&lt;/record&gt;&lt;/Cite&gt;&lt;Cite&gt;&lt;Author&gt;Cohen&lt;/Author&gt;&lt;Year&gt;2019&lt;/Year&gt;&lt;RecNum&gt;204&lt;/RecNum&gt;&lt;record&gt;&lt;rec-number&gt;204&lt;/rec-number&gt;&lt;foreign-keys&gt;&lt;key app="EN" db-id="axpffp0eards98ew20rvpa0tdf0f0svatvst" timestamp="1754530970"&gt;204&lt;/key&gt;&lt;/foreign-keys&gt;&lt;ref-type name="Journal Article"&gt;17&lt;/ref-type&gt;&lt;contributors&gt;&lt;authors&gt;&lt;author&gt;Cohen, Bradley S.&lt;/author&gt;&lt;author&gt;Prebyl, Thomas J.&lt;/author&gt;&lt;author&gt;Collier, Bret A.&lt;/author&gt;&lt;author&gt;Chamberlain, Michael J.&lt;/author&gt;&lt;/authors&gt;&lt;/contributors&gt;&lt;titles&gt;&lt;title&gt;Spatiotemporal variability of fire characteristics affect animal responses in pyric landscapes&lt;/title&gt;&lt;secondary-title&gt;Fire Ecology&lt;/secondary-title&gt;&lt;/titles&gt;&lt;pages&gt;41&lt;/pages&gt;&lt;volume&gt;15&lt;/volume&gt;&lt;number&gt;1&lt;/number&gt;&lt;dates&gt;&lt;year&gt;2019&lt;/year&gt;&lt;pub-dates&gt;&lt;date&gt;2019/12/04&lt;/date&gt;&lt;/pub-dates&gt;&lt;/dates&gt;&lt;isbn&gt;1933-9747&lt;/isbn&gt;&lt;urls&gt;&lt;related-urls&gt;&lt;url&gt;https://doi.org/10.1186/s42408-019-0058-4&lt;/url&gt;&lt;/related-urls&gt;&lt;/urls&gt;&lt;electronic-resource-num&gt;10.1186/s42408-019-0058-4&lt;/electronic-resource-num&gt;&lt;/record&gt;&lt;/Cite&gt;&lt;/EndNote&gt;</w:instrText>
        </w:r>
        <w:r>
          <w:fldChar w:fldCharType="separate"/>
        </w:r>
        <w:r>
          <w:rPr>
            <w:noProof/>
          </w:rPr>
          <w:t>(Cohen et al., 2019; Leahy et al., 2016)</w:t>
        </w:r>
        <w:r>
          <w:fldChar w:fldCharType="end"/>
        </w:r>
      </w:ins>
      <w:r w:rsidR="00D97530">
        <w:t xml:space="preserve">. </w:t>
      </w:r>
      <w:ins w:id="399" w:author="Nimmo, Dale" w:date="2025-11-14T12:42:00Z" w16du:dateUtc="2025-11-14T01:42:00Z">
        <w:r>
          <w:t xml:space="preserve">By contrast, larger, more </w:t>
        </w:r>
      </w:ins>
      <w:ins w:id="400" w:author="Nimmo, Dale" w:date="2025-11-14T12:43:00Z" w16du:dateUtc="2025-11-14T01:43:00Z">
        <w:r>
          <w:t>uniform</w:t>
        </w:r>
      </w:ins>
      <w:ins w:id="401" w:author="Nimmo, Dale" w:date="2025-11-14T12:42:00Z" w16du:dateUtc="2025-11-14T01:42:00Z">
        <w:r>
          <w:t xml:space="preserve"> </w:t>
        </w:r>
      </w:ins>
      <w:ins w:id="402" w:author="Nimmo, Dale" w:date="2025-11-14T12:43:00Z" w16du:dateUtc="2025-11-14T01:43:00Z">
        <w:r>
          <w:t xml:space="preserve">wildfires </w:t>
        </w:r>
      </w:ins>
      <w:del w:id="403" w:author="Wooster, Eamonn" w:date="2025-11-11T14:30:00Z" w16du:dateUtc="2025-11-11T03:30:00Z">
        <w:r w:rsidR="002540FF" w:rsidDel="00D13C01">
          <w:delText xml:space="preserve">In such conditions, the </w:delText>
        </w:r>
        <w:r w:rsidR="002D346C" w:rsidDel="00D13C01">
          <w:delText>benefits of increasing movement may outweigh costs</w:delText>
        </w:r>
        <w:r w:rsidR="0067000C" w:rsidDel="00D13C01">
          <w:delText>, encouraging movement responses</w:delText>
        </w:r>
        <w:r w:rsidR="002D346C" w:rsidDel="00D13C01">
          <w:delText xml:space="preserve">. </w:delText>
        </w:r>
      </w:del>
      <w:del w:id="404" w:author="Nimmo, Dale" w:date="2025-11-14T12:43:00Z" w16du:dateUtc="2025-11-14T01:43:00Z">
        <w:r w:rsidR="000D0C25" w:rsidDel="00C4055B">
          <w:delText>Reduced</w:delText>
        </w:r>
        <w:r w:rsidR="0057178A" w:rsidDel="00C4055B">
          <w:delText xml:space="preserve"> burn</w:delText>
        </w:r>
        <w:r w:rsidR="000D0C25" w:rsidDel="00C4055B">
          <w:delText xml:space="preserve"> heterogeneity </w:delText>
        </w:r>
        <w:r w:rsidR="00972B3C" w:rsidDel="00C4055B">
          <w:delText>associated with severe</w:delText>
        </w:r>
        <w:r w:rsidR="0057178A" w:rsidDel="00C4055B">
          <w:delText xml:space="preserve"> wildfires may </w:delText>
        </w:r>
        <w:r w:rsidR="00F8163F" w:rsidDel="00C4055B">
          <w:delText xml:space="preserve">directly </w:delText>
        </w:r>
        <w:r w:rsidR="00DA168E" w:rsidDel="00C4055B">
          <w:delText>or</w:delText>
        </w:r>
        <w:r w:rsidR="00F8163F" w:rsidDel="00C4055B">
          <w:delText xml:space="preserve"> indirectly </w:delText>
        </w:r>
        <w:r w:rsidR="00FE7049" w:rsidDel="00C4055B">
          <w:delText xml:space="preserve">affect </w:delText>
        </w:r>
        <w:r w:rsidR="00F8163F" w:rsidDel="00C4055B">
          <w:delText>survival</w:delText>
        </w:r>
        <w:r w:rsidR="00FE7049" w:rsidDel="00C4055B">
          <w:delText xml:space="preserve"> and ability to move</w:delText>
        </w:r>
        <w:r w:rsidR="00B47569" w:rsidDel="00C4055B">
          <w:delText xml:space="preserve"> via injury</w:delText>
        </w:r>
        <w:r w:rsidR="00FE7049" w:rsidDel="00C4055B">
          <w:delText xml:space="preserve"> </w:delText>
        </w:r>
        <w:r w:rsidR="00CD298E" w:rsidDel="00C4055B">
          <w:fldChar w:fldCharType="begin"/>
        </w:r>
        <w:r w:rsidR="00CD298E" w:rsidDel="00C4055B">
          <w:delInstrText xml:space="preserve"> ADDIN EN.CITE &lt;EndNote&gt;&lt;Cite&gt;&lt;Author&gt;Jolly&lt;/Author&gt;&lt;Year&gt;2022&lt;/Year&gt;&lt;RecNum&gt;99&lt;/RecNum&gt;&lt;DisplayText&gt;(Jolly et al., 2022)&lt;/DisplayText&gt;&lt;record&gt;&lt;rec-number&gt;99&lt;/rec-number&gt;&lt;foreign-keys&gt;&lt;key app="EN" db-id="axpffp0eards98ew20rvpa0tdf0f0svatvst" timestamp="1723529321"&gt;99&lt;/key&gt;&lt;/foreign-keys&gt;&lt;ref-type name="Journal Article"&gt;17&lt;/ref-type&gt;&lt;contributors&gt;&lt;authors&gt;&lt;author&gt;Jolly, Chris J.&lt;/author&gt;&lt;author&gt;Dickman, Chris R.&lt;/author&gt;&lt;author&gt;Doherty, Tim S.&lt;/author&gt;&lt;author&gt;van Eeden, Lily M.&lt;/author&gt;&lt;author&gt;Geary, William L.&lt;/author&gt;&lt;author&gt;Legge, Sarah M.&lt;/author&gt;&lt;author&gt;Woinarski, John C. Z.&lt;/author&gt;&lt;author&gt;Nimmo, Dale G.&lt;/author&gt;&lt;/authors&gt;&lt;/contributors&gt;&lt;titles&gt;&lt;title&gt;Animal mortality during fire&lt;/title&gt;&lt;secondary-title&gt;Global Change Biology&lt;/secondary-title&gt;&lt;/titles&gt;&lt;pages&gt;2053-2065&lt;/pages&gt;&lt;volume&gt;28&lt;/volume&gt;&lt;number&gt;6&lt;/number&gt;&lt;keywords&gt;&lt;keyword&gt;death&lt;/keyword&gt;&lt;keyword&gt;disturbance&lt;/keyword&gt;&lt;keyword&gt;megafire&lt;/keyword&gt;&lt;keyword&gt;Pyrocene&lt;/keyword&gt;&lt;keyword&gt;survival&lt;/keyword&gt;&lt;keyword&gt;systematic review&lt;/keyword&gt;&lt;keyword&gt;tracking&lt;/keyword&gt;&lt;keyword&gt;wildfire&lt;/keyword&gt;&lt;/keywords&gt;&lt;dates&gt;&lt;year&gt;2022&lt;/year&gt;&lt;pub-dates&gt;&lt;date&gt;2022/03/01&lt;/date&gt;&lt;/pub-dates&gt;&lt;/dates&gt;&lt;publisher&gt;John Wiley &amp;amp; Sons, Ltd&lt;/publisher&gt;&lt;isbn&gt;1354-1013&lt;/isbn&gt;&lt;urls&gt;&lt;related-urls&gt;&lt;url&gt;https://doi.org/10.1111/gcb.16044&lt;/url&gt;&lt;/related-urls&gt;&lt;/urls&gt;&lt;electronic-resource-num&gt;10.1111/gcb.16044&lt;/electronic-resource-num&gt;&lt;access-date&gt;2024/08/12&lt;/access-date&gt;&lt;/record&gt;&lt;/Cite&gt;&lt;/EndNote&gt;</w:delInstrText>
        </w:r>
        <w:r w:rsidR="00CD298E" w:rsidDel="00C4055B">
          <w:fldChar w:fldCharType="separate"/>
        </w:r>
        <w:r w:rsidR="00CD298E" w:rsidDel="00C4055B">
          <w:rPr>
            <w:noProof/>
          </w:rPr>
          <w:delText>(Jolly et al., 2022)</w:delText>
        </w:r>
        <w:r w:rsidR="00CD298E" w:rsidDel="00C4055B">
          <w:fldChar w:fldCharType="end"/>
        </w:r>
        <w:r w:rsidR="00F8163F" w:rsidDel="00C4055B">
          <w:delText xml:space="preserve">, </w:delText>
        </w:r>
        <w:r w:rsidR="002D346C" w:rsidDel="00C4055B">
          <w:delText xml:space="preserve">or </w:delText>
        </w:r>
        <w:r w:rsidR="00DA168E" w:rsidDel="00C4055B">
          <w:delText>result</w:delText>
        </w:r>
        <w:r w:rsidR="00E465E7" w:rsidDel="00C4055B">
          <w:delText xml:space="preserve"> in</w:delText>
        </w:r>
        <w:r w:rsidR="00DA168E" w:rsidDel="00C4055B">
          <w:delText xml:space="preserve"> </w:delText>
        </w:r>
        <w:r w:rsidR="002D346C" w:rsidDel="00C4055B">
          <w:delText>conditions where the</w:delText>
        </w:r>
      </w:del>
      <w:ins w:id="405" w:author="Nimmo, Dale" w:date="2025-11-14T12:43:00Z" w16du:dateUtc="2025-11-14T01:43:00Z">
        <w:r>
          <w:t xml:space="preserve">increase the risks and </w:t>
        </w:r>
      </w:ins>
      <w:del w:id="406" w:author="Nimmo, Dale" w:date="2025-11-14T12:43:00Z" w16du:dateUtc="2025-11-14T01:43:00Z">
        <w:r w:rsidR="002D346C" w:rsidDel="00C4055B">
          <w:delText xml:space="preserve"> </w:delText>
        </w:r>
      </w:del>
      <w:r w:rsidR="00364E5A">
        <w:t>costs of moving</w:t>
      </w:r>
      <w:ins w:id="407" w:author="Nimmo, Dale" w:date="2025-11-14T12:43:00Z" w16du:dateUtc="2025-11-14T01:43:00Z">
        <w:r>
          <w:t>, thereby reducing movements distances</w:t>
        </w:r>
      </w:ins>
      <w:r w:rsidR="00364E5A">
        <w:t xml:space="preserve"> </w:t>
      </w:r>
      <w:del w:id="408" w:author="Nimmo, Dale" w:date="2025-11-14T12:43:00Z" w16du:dateUtc="2025-11-14T01:43:00Z">
        <w:r w:rsidR="00364E5A" w:rsidDel="00C4055B">
          <w:delText>outweigh potential benefits</w:delText>
        </w:r>
        <w:r w:rsidR="00C61B44" w:rsidDel="00C4055B">
          <w:delText xml:space="preserve"> </w:delText>
        </w:r>
      </w:del>
      <w:commentRangeStart w:id="409"/>
      <w:r w:rsidR="00C61B44">
        <w:fldChar w:fldCharType="begin"/>
      </w:r>
      <w:r w:rsidR="00C61B44">
        <w:instrText xml:space="preserve"> ADDIN EN.CITE &lt;EndNote&gt;&lt;Cite&gt;&lt;Author&gt;Brown&lt;/Author&gt;&lt;Year&gt;2004&lt;/Year&gt;&lt;RecNum&gt;180&lt;/RecNum&gt;&lt;DisplayText&gt;(Brown &amp;amp; Kotler, 2004)&lt;/DisplayText&gt;&lt;record&gt;&lt;rec-number&gt;180&lt;/rec-number&gt;&lt;foreign-keys&gt;&lt;key app="EN" db-id="axpffp0eards98ew20rvpa0tdf0f0svatvst" timestamp="1753840247"&gt;180&lt;/key&gt;&lt;/foreign-keys&gt;&lt;ref-type name="Journal Article"&gt;17&lt;/ref-type&gt;&lt;contributors&gt;&lt;authors&gt;&lt;author&gt;Brown, Joel S.&lt;/author&gt;&lt;author&gt;Kotler, Burt P.&lt;/author&gt;&lt;/authors&gt;&lt;/contributors&gt;&lt;titles&gt;&lt;title&gt;Hazardous duty pay and the foraging cost of predation&lt;/title&gt;&lt;secondary-title&gt;Ecology Letters&lt;/secondary-title&gt;&lt;/titles&gt;&lt;pages&gt;999-1014&lt;/pages&gt;&lt;volume&gt;7&lt;/volume&gt;&lt;number&gt;10&lt;/number&gt;&lt;keywords&gt;&lt;keyword&gt;Cost of predation&lt;/keyword&gt;&lt;keyword&gt;fear&lt;/keyword&gt;&lt;keyword&gt;giving-up densities&lt;/keyword&gt;&lt;keyword&gt;habitat selection&lt;/keyword&gt;&lt;keyword&gt;isodars&lt;/keyword&gt;&lt;keyword&gt;optimal foraging&lt;/keyword&gt;&lt;keyword&gt;predation&lt;/keyword&gt;&lt;keyword&gt;predation risk&lt;/keyword&gt;&lt;keyword&gt;risk titrations&lt;/keyword&gt;&lt;/keywords&gt;&lt;dates&gt;&lt;year&gt;2004&lt;/year&gt;&lt;pub-dates&gt;&lt;date&gt;2004/10/01&lt;/date&gt;&lt;/pub-dates&gt;&lt;/dates&gt;&lt;publisher&gt;John Wiley &amp;amp; Sons, Ltd&lt;/publisher&gt;&lt;isbn&gt;1461-023X&lt;/isbn&gt;&lt;urls&gt;&lt;related-urls&gt;&lt;url&gt;https://doi.org/10.1111/j.1461-0248.2004.00661.x&lt;/url&gt;&lt;/related-urls&gt;&lt;/urls&gt;&lt;electronic-resource-num&gt;10.1111/j.1461-0248.2004.00661.x&lt;/electronic-resource-num&gt;&lt;access-date&gt;2025/07/29&lt;/access-date&gt;&lt;/record&gt;&lt;/Cite&gt;&lt;/EndNote&gt;</w:instrText>
      </w:r>
      <w:r w:rsidR="00C61B44">
        <w:fldChar w:fldCharType="separate"/>
      </w:r>
      <w:r w:rsidR="00C61B44">
        <w:rPr>
          <w:noProof/>
        </w:rPr>
        <w:t>(Brown &amp; Kotler, 2004)</w:t>
      </w:r>
      <w:r w:rsidR="00C61B44">
        <w:fldChar w:fldCharType="end"/>
      </w:r>
      <w:commentRangeEnd w:id="409"/>
      <w:r w:rsidR="002B11B2">
        <w:rPr>
          <w:rStyle w:val="CommentReference"/>
        </w:rPr>
        <w:commentReference w:id="409"/>
      </w:r>
      <w:r w:rsidR="00364E5A">
        <w:t>.</w:t>
      </w:r>
    </w:p>
    <w:p w14:paraId="0D3FAF81" w14:textId="77777777" w:rsidR="002B11B2" w:rsidRDefault="002B11B2" w:rsidP="00C4055B">
      <w:pPr>
        <w:rPr>
          <w:ins w:id="410" w:author="Nimmo, Dale" w:date="2025-11-14T12:47:00Z" w16du:dateUtc="2025-11-14T01:47:00Z"/>
        </w:rPr>
      </w:pPr>
    </w:p>
    <w:p w14:paraId="2794A5C1" w14:textId="77777777" w:rsidR="002B11B2" w:rsidRDefault="002B11B2" w:rsidP="00C4055B"/>
    <w:p w14:paraId="1E84C32B" w14:textId="71432441" w:rsidR="00787619" w:rsidRDefault="005E7A8C" w:rsidP="00042CAC">
      <w:pPr>
        <w:pStyle w:val="Heading2"/>
      </w:pPr>
      <w:commentRangeStart w:id="411"/>
      <w:commentRangeStart w:id="412"/>
      <w:r>
        <w:lastRenderedPageBreak/>
        <w:t xml:space="preserve">Study </w:t>
      </w:r>
      <w:commentRangeEnd w:id="411"/>
      <w:r w:rsidR="000A2A2F">
        <w:rPr>
          <w:rStyle w:val="CommentReference"/>
          <w:rFonts w:eastAsiaTheme="minorHAnsi" w:cstheme="minorBidi"/>
          <w:b w:val="0"/>
          <w:color w:val="auto"/>
        </w:rPr>
        <w:commentReference w:id="411"/>
      </w:r>
      <w:r>
        <w:t>Heterogeneity</w:t>
      </w:r>
      <w:r w:rsidR="00A3543A">
        <w:t>,</w:t>
      </w:r>
      <w:r w:rsidR="00374180">
        <w:t xml:space="preserve"> Limitations</w:t>
      </w:r>
      <w:r w:rsidR="00A3543A">
        <w:t xml:space="preserve"> and Future Directions</w:t>
      </w:r>
      <w:commentRangeEnd w:id="412"/>
      <w:r w:rsidR="002B11B2">
        <w:rPr>
          <w:rStyle w:val="CommentReference"/>
          <w:rFonts w:eastAsiaTheme="minorHAnsi" w:cstheme="minorBidi"/>
          <w:b w:val="0"/>
          <w:color w:val="auto"/>
        </w:rPr>
        <w:commentReference w:id="412"/>
      </w:r>
    </w:p>
    <w:p w14:paraId="7B7C99E9" w14:textId="1D9A1664" w:rsidR="007354B9" w:rsidRDefault="00FB0B8B" w:rsidP="00FB0B8B">
      <w:r w:rsidRPr="00614768">
        <w:rPr>
          <w:i/>
          <w:iCs/>
        </w:rPr>
        <w:t xml:space="preserve">Para 5. Intraspecific </w:t>
      </w:r>
      <w:r w:rsidR="00E079F6" w:rsidRPr="00614768">
        <w:rPr>
          <w:i/>
          <w:iCs/>
        </w:rPr>
        <w:t>variation</w:t>
      </w:r>
      <w:r w:rsidRPr="00614768">
        <w:rPr>
          <w:i/>
          <w:iCs/>
        </w:rPr>
        <w:t xml:space="preserve">. Good to discuss. Reflects </w:t>
      </w:r>
      <w:r w:rsidR="00E079F6" w:rsidRPr="00614768">
        <w:rPr>
          <w:i/>
          <w:iCs/>
        </w:rPr>
        <w:t>intraspecific</w:t>
      </w:r>
      <w:r w:rsidRPr="00614768">
        <w:rPr>
          <w:i/>
          <w:iCs/>
        </w:rPr>
        <w:t xml:space="preserve"> differences in traits, including resource requirements, behaviour strategies available to the species (e.g., torpor), and mobility. (150 words)</w:t>
      </w:r>
      <w:r w:rsidR="007354B9" w:rsidRPr="007354B9">
        <w:t xml:space="preserve"> </w:t>
      </w:r>
    </w:p>
    <w:p w14:paraId="2C2C3244" w14:textId="75431521" w:rsidR="009A73FD" w:rsidRDefault="005E7A8C" w:rsidP="00FB0B8B">
      <w:commentRangeStart w:id="413"/>
      <w:commentRangeStart w:id="414"/>
      <w:del w:id="415" w:author="Wooster, Eamonn" w:date="2025-11-11T14:31:00Z" w16du:dateUtc="2025-11-11T03:31:00Z">
        <w:r w:rsidDel="00D13C01">
          <w:delText>Heterogeneity within our models remained high</w:delText>
        </w:r>
        <w:r w:rsidR="00A67588" w:rsidDel="00D13C01">
          <w:delText>.</w:delText>
        </w:r>
        <w:r w:rsidR="0005154A" w:rsidDel="00D13C01">
          <w:delText xml:space="preserve"> </w:delText>
        </w:r>
      </w:del>
      <w:ins w:id="416" w:author="Wooster, Eamonn" w:date="2025-11-11T14:31:00Z" w16du:dateUtc="2025-11-11T03:31:00Z">
        <w:del w:id="417" w:author="Nimmo, Dale" w:date="2025-11-14T12:47:00Z" w16du:dateUtc="2025-11-14T01:47:00Z">
          <w:r w:rsidR="00D13C01" w:rsidDel="002B11B2">
            <w:delText xml:space="preserve">It </w:delText>
          </w:r>
        </w:del>
      </w:ins>
      <w:commentRangeEnd w:id="413"/>
      <w:ins w:id="418" w:author="Wooster, Eamonn" w:date="2025-11-11T14:33:00Z" w16du:dateUtc="2025-11-11T03:33:00Z">
        <w:del w:id="419" w:author="Nimmo, Dale" w:date="2025-11-14T12:47:00Z" w16du:dateUtc="2025-11-14T01:47:00Z">
          <w:r w:rsidR="00DA42AE" w:rsidDel="002B11B2">
            <w:rPr>
              <w:rStyle w:val="CommentReference"/>
            </w:rPr>
            <w:commentReference w:id="413"/>
          </w:r>
        </w:del>
      </w:ins>
      <w:ins w:id="420" w:author="Wooster, Eamonn" w:date="2025-11-11T14:31:00Z" w16du:dateUtc="2025-11-11T03:31:00Z">
        <w:del w:id="421" w:author="Nimmo, Dale" w:date="2025-11-14T12:47:00Z" w16du:dateUtc="2025-11-14T01:47:00Z">
          <w:r w:rsidR="00D13C01" w:rsidDel="002B11B2">
            <w:delText xml:space="preserve">is important to note </w:delText>
          </w:r>
        </w:del>
      </w:ins>
      <w:ins w:id="422" w:author="Wooster, Eamonn" w:date="2025-11-11T14:32:00Z" w16du:dateUtc="2025-11-11T03:32:00Z">
        <w:del w:id="423" w:author="Nimmo, Dale" w:date="2025-11-14T12:47:00Z" w16du:dateUtc="2025-11-14T01:47:00Z">
          <w:r w:rsidR="00D13C01" w:rsidDel="002B11B2">
            <w:delText xml:space="preserve">that </w:delText>
          </w:r>
        </w:del>
      </w:ins>
      <w:commentRangeEnd w:id="414"/>
      <w:del w:id="424" w:author="Nimmo, Dale" w:date="2025-11-14T12:47:00Z" w16du:dateUtc="2025-11-14T01:47:00Z">
        <w:r w:rsidR="002B11B2" w:rsidDel="002B11B2">
          <w:rPr>
            <w:rStyle w:val="CommentReference"/>
          </w:rPr>
          <w:commentReference w:id="414"/>
        </w:r>
      </w:del>
      <w:ins w:id="425" w:author="Wooster, Eamonn" w:date="2025-11-11T14:32:00Z" w16du:dateUtc="2025-11-11T03:32:00Z">
        <w:del w:id="426" w:author="Nimmo, Dale" w:date="2025-11-14T12:47:00Z" w16du:dateUtc="2025-11-14T01:47:00Z">
          <w:r w:rsidR="00D13C01" w:rsidDel="002B11B2">
            <w:delText>the majority</w:delText>
          </w:r>
        </w:del>
      </w:ins>
      <w:ins w:id="427" w:author="Nimmo, Dale" w:date="2025-11-14T12:47:00Z" w16du:dateUtc="2025-11-14T01:47:00Z">
        <w:r w:rsidR="002B11B2">
          <w:t>Most</w:t>
        </w:r>
      </w:ins>
      <w:ins w:id="428" w:author="Wooster, Eamonn" w:date="2025-11-11T14:32:00Z" w16du:dateUtc="2025-11-11T03:32:00Z">
        <w:del w:id="429" w:author="Nimmo, Dale" w:date="2025-11-14T12:47:00Z" w16du:dateUtc="2025-11-14T01:47:00Z">
          <w:r w:rsidR="00D13C01" w:rsidDel="002B11B2">
            <w:delText xml:space="preserve"> of </w:delText>
          </w:r>
        </w:del>
      </w:ins>
      <w:ins w:id="430" w:author="Nimmo, Dale" w:date="2025-11-14T12:47:00Z" w16du:dateUtc="2025-11-14T01:47:00Z">
        <w:r w:rsidR="002B11B2">
          <w:t xml:space="preserve"> </w:t>
        </w:r>
      </w:ins>
      <w:commentRangeStart w:id="431"/>
      <w:ins w:id="432" w:author="Wooster, Eamonn" w:date="2025-11-11T14:32:00Z" w16du:dateUtc="2025-11-11T03:32:00Z">
        <w:r w:rsidR="00D13C01">
          <w:t>variation</w:t>
        </w:r>
      </w:ins>
      <w:commentRangeEnd w:id="431"/>
      <w:r w:rsidR="002B11B2">
        <w:rPr>
          <w:rStyle w:val="CommentReference"/>
        </w:rPr>
        <w:commentReference w:id="431"/>
      </w:r>
      <w:ins w:id="433" w:author="Wooster, Eamonn" w:date="2025-11-11T14:32:00Z" w16du:dateUtc="2025-11-11T03:32:00Z">
        <w:r w:rsidR="00D13C01">
          <w:t xml:space="preserve"> </w:t>
        </w:r>
      </w:ins>
      <w:ins w:id="434" w:author="Nimmo, Dale" w:date="2025-11-14T12:49:00Z" w16du:dateUtc="2025-11-14T01:49:00Z">
        <w:r w:rsidR="002B11B2">
          <w:t xml:space="preserve">in our dataset </w:t>
        </w:r>
      </w:ins>
      <w:ins w:id="435" w:author="Wooster, Eamonn" w:date="2025-11-11T14:32:00Z" w16du:dateUtc="2025-11-11T03:32:00Z">
        <w:r w:rsidR="00D13C01">
          <w:t>remains unexplained</w:t>
        </w:r>
        <w:del w:id="436" w:author="Nimmo, Dale" w:date="2025-11-14T12:49:00Z" w16du:dateUtc="2025-11-14T01:49:00Z">
          <w:r w:rsidR="00D13C01" w:rsidDel="002B11B2">
            <w:delText xml:space="preserve"> in our dataset</w:delText>
          </w:r>
        </w:del>
        <w:r w:rsidR="00D13C01">
          <w:t>.</w:t>
        </w:r>
      </w:ins>
      <w:ins w:id="437" w:author="Wooster, Eamonn" w:date="2025-11-11T14:31:00Z" w16du:dateUtc="2025-11-11T03:31:00Z">
        <w:r w:rsidR="00D13C01">
          <w:t xml:space="preserve"> </w:t>
        </w:r>
      </w:ins>
      <w:commentRangeStart w:id="438"/>
      <w:ins w:id="439" w:author="Wooster, Eamonn" w:date="2025-11-11T14:32:00Z" w16du:dateUtc="2025-11-11T03:32:00Z">
        <w:r w:rsidR="00D13C01">
          <w:t>B</w:t>
        </w:r>
      </w:ins>
      <w:del w:id="440" w:author="Wooster, Eamonn" w:date="2025-11-11T14:31:00Z" w16du:dateUtc="2025-11-11T03:31:00Z">
        <w:r w:rsidR="00A67588" w:rsidDel="00D13C01">
          <w:delText>B</w:delText>
        </w:r>
      </w:del>
      <w:r w:rsidR="0005154A">
        <w:t>etween-study</w:t>
      </w:r>
      <w:r>
        <w:t xml:space="preserve"> (study level)</w:t>
      </w:r>
      <w:r w:rsidR="0005154A">
        <w:t xml:space="preserve"> </w:t>
      </w:r>
      <w:r>
        <w:t xml:space="preserve">and </w:t>
      </w:r>
      <w:r w:rsidR="00AC5287">
        <w:t>within-</w:t>
      </w:r>
      <w:r w:rsidR="00417389">
        <w:t xml:space="preserve">individual </w:t>
      </w:r>
      <w:r w:rsidR="00D2533C">
        <w:t xml:space="preserve">(effect size level) variance </w:t>
      </w:r>
      <w:r w:rsidR="0005154A">
        <w:t>generally account</w:t>
      </w:r>
      <w:r w:rsidR="00A67588">
        <w:t>ed</w:t>
      </w:r>
      <w:r w:rsidR="0005154A">
        <w:t xml:space="preserve"> for some </w:t>
      </w:r>
      <w:r w:rsidR="00D2533C">
        <w:t xml:space="preserve">heterogeneity across </w:t>
      </w:r>
      <w:r w:rsidR="009068A7">
        <w:t>models.</w:t>
      </w:r>
      <w:r w:rsidR="005A64BE">
        <w:t xml:space="preserve"> </w:t>
      </w:r>
      <w:commentRangeEnd w:id="438"/>
      <w:r w:rsidR="002B11B2">
        <w:rPr>
          <w:rStyle w:val="CommentReference"/>
        </w:rPr>
        <w:commentReference w:id="438"/>
      </w:r>
      <w:r w:rsidR="00FE4895">
        <w:t xml:space="preserve">Remaining </w:t>
      </w:r>
      <w:r w:rsidR="0005154A">
        <w:t>heterogeneity suggests either</w:t>
      </w:r>
      <w:r w:rsidR="001522A5">
        <w:t>;</w:t>
      </w:r>
      <w:r w:rsidR="0005154A">
        <w:t xml:space="preserve"> (i) </w:t>
      </w:r>
      <w:r w:rsidR="00401968">
        <w:t xml:space="preserve">true mechanistic context dependency, where </w:t>
      </w:r>
      <w:r w:rsidR="00D003E5">
        <w:t xml:space="preserve">contextual </w:t>
      </w:r>
      <w:r w:rsidR="00401968">
        <w:t>factors are interacting to influence movement responses</w:t>
      </w:r>
      <w:r w:rsidR="009426E5">
        <w:t xml:space="preserve"> to fire</w:t>
      </w:r>
      <w:r w:rsidR="001522A5">
        <w:t>;</w:t>
      </w:r>
      <w:r w:rsidR="0005154A">
        <w:t xml:space="preserve"> or (ii) </w:t>
      </w:r>
      <w:r w:rsidR="00401968">
        <w:t>apparent context dependency</w:t>
      </w:r>
      <w:r w:rsidR="009426E5">
        <w:t xml:space="preserve">, </w:t>
      </w:r>
      <w:r w:rsidR="001522A5">
        <w:t>due to</w:t>
      </w:r>
      <w:r w:rsidR="009426E5">
        <w:t xml:space="preserve"> </w:t>
      </w:r>
      <w:r w:rsidR="0005154A">
        <w:t>differences in the capability of the studies to capture and quantify movement responses</w:t>
      </w:r>
      <w:r w:rsidR="009426E5">
        <w:t xml:space="preserve"> </w:t>
      </w:r>
      <w:r w:rsidR="002E7981">
        <w:fldChar w:fldCharType="begin"/>
      </w:r>
      <w:r w:rsidR="002E7981">
        <w:instrText xml:space="preserve"> ADDIN EN.CITE &lt;EndNote&gt;&lt;Cite&gt;&lt;Author&gt;Catford&lt;/Author&gt;&lt;Year&gt;2022&lt;/Year&gt;&lt;RecNum&gt;190&lt;/RecNum&gt;&lt;DisplayText&gt;(Catford et al., 2022)&lt;/DisplayText&gt;&lt;record&gt;&lt;rec-number&gt;190&lt;/rec-number&gt;&lt;foreign-keys&gt;&lt;key app="EN" db-id="axpffp0eards98ew20rvpa0tdf0f0svatvst" timestamp="1754015169"&gt;190&lt;/key&gt;&lt;/foreign-keys&gt;&lt;ref-type name="Journal Article"&gt;17&lt;/ref-type&gt;&lt;contributors&gt;&lt;authors&gt;&lt;author&gt;Catford, Jane A.&lt;/author&gt;&lt;author&gt;Wilson, John R. U.&lt;/author&gt;&lt;author&gt;&lt;style face="normal" font="default" size="100%"&gt;Py&lt;/style&gt;&lt;style face="normal" font="default" charset="238" size="100%"&gt;šek, Petr&lt;/style&gt;&lt;/author&gt;&lt;author&gt;&lt;style face="normal" font="default" charset="238" size="100%"&gt;Hulme, Philip E.&lt;/style&gt;&lt;/author&gt;&lt;author&gt;&lt;style face="normal" font="default" charset="238" size="100%"&gt;Duncan, Richard P.&lt;/style&gt;&lt;/author&gt;&lt;/authors&gt;&lt;/contributors&gt;&lt;titles&gt;&lt;title&gt;Addressing context dependence in ecology&lt;/title&gt;&lt;secondary-title&gt;Trends in Ecology &amp;amp; Evolution&lt;/secondary-title&gt;&lt;/titles&gt;&lt;pages&gt;158-170&lt;/pages&gt;&lt;volume&gt;37&lt;/volume&gt;&lt;number&gt;2&lt;/number&gt;&lt;dates&gt;&lt;year&gt;2022&lt;/year&gt;&lt;/dates&gt;&lt;publisher&gt;Elsevier&lt;/publisher&gt;&lt;isbn&gt;0169-5347&lt;/isbn&gt;&lt;urls&gt;&lt;related-urls&gt;&lt;url&gt;https://doi.org/10.1016/j.tree.2021.09.007&lt;/url&gt;&lt;/related-urls&gt;&lt;/urls&gt;&lt;electronic-resource-num&gt;10.1016/j.tree.2021.09.007&lt;/electronic-resource-num&gt;&lt;access-date&gt;2025/07/31&lt;/access-date&gt;&lt;/record&gt;&lt;/Cite&gt;&lt;/EndNote&gt;</w:instrText>
      </w:r>
      <w:r w:rsidR="002E7981">
        <w:fldChar w:fldCharType="separate"/>
      </w:r>
      <w:r w:rsidR="002E7981">
        <w:rPr>
          <w:noProof/>
        </w:rPr>
        <w:t>(Catford et al., 2022)</w:t>
      </w:r>
      <w:r w:rsidR="002E7981">
        <w:fldChar w:fldCharType="end"/>
      </w:r>
      <w:r w:rsidR="0005154A">
        <w:t xml:space="preserve">. In the first instance, </w:t>
      </w:r>
      <w:r w:rsidR="00535CC2">
        <w:t xml:space="preserve">fine scale, </w:t>
      </w:r>
      <w:r w:rsidR="0005154A">
        <w:t>site</w:t>
      </w:r>
      <w:r w:rsidR="00F81526">
        <w:t>-</w:t>
      </w:r>
      <w:r w:rsidR="0005154A">
        <w:t xml:space="preserve">specific </w:t>
      </w:r>
      <w:r w:rsidR="00514FF0" w:rsidRPr="00F81526">
        <w:t>characteristics</w:t>
      </w:r>
      <w:r w:rsidR="00514FF0">
        <w:t xml:space="preserve"> </w:t>
      </w:r>
      <w:r w:rsidR="0005154A">
        <w:t xml:space="preserve">such as </w:t>
      </w:r>
      <w:r w:rsidR="00D2533C">
        <w:t xml:space="preserve">burn heterogeneity </w:t>
      </w:r>
      <w:r w:rsidR="0005154A">
        <w:fldChar w:fldCharType="begin"/>
      </w:r>
      <w:r w:rsidR="0005154A">
        <w:instrText xml:space="preserve"> ADDIN EN.CITE &lt;EndNote&gt;&lt;Cite&gt;&lt;Author&gt;Shaw&lt;/Author&gt;&lt;Year&gt;2021&lt;/Year&gt;&lt;RecNum&gt;114&lt;/RecNum&gt;&lt;DisplayText&gt;(Shaw et al., 2021)&lt;/DisplayText&gt;&lt;record&gt;&lt;rec-number&gt;114&lt;/rec-number&gt;&lt;foreign-keys&gt;&lt;key app="EN" db-id="axpffp0eards98ew20rvpa0tdf0f0svatvst" timestamp="1723689836"&gt;114&lt;/key&gt;&lt;/foreign-keys&gt;&lt;ref-type name="Journal Article"&gt;17&lt;/ref-type&gt;&lt;contributors&gt;&lt;authors&gt;&lt;author&gt;Shaw, Robyn E.&lt;/author&gt;&lt;author&gt;James, Alex I.&lt;/author&gt;&lt;author&gt;Tuft, Katherine&lt;/author&gt;&lt;author&gt;Legge, Sarah&lt;/author&gt;&lt;author&gt;Cary, Geoffrey J.&lt;/author&gt;&lt;author&gt;Peakall, Rod&lt;/author&gt;&lt;author&gt;Banks, Sam C.&lt;/author&gt;&lt;/authors&gt;&lt;/contributors&gt;&lt;titles&gt;&lt;title&gt;Unburnt habitat patches are critical for survival and in situ population recovery in a small mammal after fire&lt;/title&gt;&lt;secondary-title&gt;Journal of Applied Ecology&lt;/secondary-title&gt;&lt;/titles&gt;&lt;pages&gt;1325-1335&lt;/pages&gt;&lt;volume&gt;58&lt;/volume&gt;&lt;number&gt;6&lt;/number&gt;&lt;keywords&gt;&lt;keyword&gt;fire experiment&lt;/keyword&gt;&lt;keyword&gt;fire recovery&lt;/keyword&gt;&lt;keyword&gt;fire response&lt;/keyword&gt;&lt;keyword&gt;in situ survival&lt;/keyword&gt;&lt;keyword&gt;recolonisation&lt;/keyword&gt;&lt;keyword&gt;small mammals&lt;/keyword&gt;&lt;keyword&gt;vegetation associations&lt;/keyword&gt;&lt;/keywords&gt;&lt;dates&gt;&lt;year&gt;2021&lt;/year&gt;&lt;pub-dates&gt;&lt;date&gt;2021/06/01&lt;/date&gt;&lt;/pub-dates&gt;&lt;/dates&gt;&lt;publisher&gt;John Wiley &amp;amp; Sons, Ltd&lt;/publisher&gt;&lt;isbn&gt;0021-8901&lt;/isbn&gt;&lt;urls&gt;&lt;related-urls&gt;&lt;url&gt;https://doi.org/10.1111/1365-2664.13846&lt;/url&gt;&lt;/related-urls&gt;&lt;/urls&gt;&lt;electronic-resource-num&gt;10.1111/1365-2664.13846&lt;/electronic-resource-num&gt;&lt;access-date&gt;2024/08/14&lt;/access-date&gt;&lt;/record&gt;&lt;/Cite&gt;&lt;/EndNote&gt;</w:instrText>
      </w:r>
      <w:r w:rsidR="0005154A">
        <w:fldChar w:fldCharType="separate"/>
      </w:r>
      <w:r w:rsidR="0005154A">
        <w:rPr>
          <w:noProof/>
        </w:rPr>
        <w:t>(Shaw et al., 2021)</w:t>
      </w:r>
      <w:r w:rsidR="0005154A">
        <w:fldChar w:fldCharType="end"/>
      </w:r>
      <w:r w:rsidR="00ED21E4">
        <w:t xml:space="preserve">, </w:t>
      </w:r>
      <w:r w:rsidR="0005154A">
        <w:t xml:space="preserve">fire severity </w:t>
      </w:r>
      <w:r w:rsidR="0005154A">
        <w:fldChar w:fldCharType="begin"/>
      </w:r>
      <w:r w:rsidR="0005154A">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rsidR="0005154A">
        <w:fldChar w:fldCharType="separate"/>
      </w:r>
      <w:r w:rsidR="0005154A">
        <w:rPr>
          <w:noProof/>
        </w:rPr>
        <w:t>(Crabb et al., 2022)</w:t>
      </w:r>
      <w:r w:rsidR="0005154A">
        <w:fldChar w:fldCharType="end"/>
      </w:r>
      <w:r w:rsidR="00ED21E4">
        <w:t>,</w:t>
      </w:r>
      <w:r w:rsidR="00514FF0">
        <w:t xml:space="preserve"> and fire history</w:t>
      </w:r>
      <w:r w:rsidR="002E7981">
        <w:t xml:space="preserve"> </w:t>
      </w:r>
      <w:r w:rsidR="002E7981">
        <w:fldChar w:fldCharType="begin"/>
      </w:r>
      <w:r w:rsidR="004340AB">
        <w:instrText xml:space="preserve"> ADDIN EN.CITE &lt;EndNote&gt;&lt;Cite&gt;&lt;Author&gt;McGregor&lt;/Author&gt;&lt;Year&gt;2016&lt;/Year&gt;&lt;RecNum&gt;385&lt;/RecNum&gt;&lt;DisplayText&gt;(McGregor et al., 2016a)&lt;/DisplayText&gt;&lt;record&gt;&lt;rec-number&gt;385&lt;/rec-number&gt;&lt;foreign-keys&gt;&lt;key app="EN" db-id="axpffp0eards98ew20rvpa0tdf0f0svatvst" timestamp="1756076181"&gt;385&lt;/key&gt;&lt;/foreign-keys&gt;&lt;ref-type name="Journal Article"&gt;17&lt;/ref-type&gt;&lt;contributors&gt;&lt;authors&gt;&lt;author&gt;McGregor, H. W.&lt;/author&gt;&lt;author&gt;Cliff, H. B.&lt;/author&gt;&lt;author&gt;Kanowski, J.&lt;/author&gt;&lt;/authors&gt;&lt;/contributors&gt;&lt;titles&gt;&lt;title&gt;Habitat preference for fire scars by feral cats in Cape York Peninsula, Australia&lt;/title&gt;&lt;secondary-title&gt;WILDLIFE RESEARCH&lt;/secondary-title&gt;&lt;/titles&gt;&lt;pages&gt;623-633&lt;/pages&gt;&lt;volume&gt;43&lt;/volume&gt;&lt;number&gt;8&lt;/number&gt;&lt;dates&gt;&lt;year&gt;2016&lt;/year&gt;&lt;/dates&gt;&lt;urls&gt;&lt;/urls&gt;&lt;electronic-resource-num&gt;10.1071/WR16058&lt;/electronic-resource-num&gt;&lt;/record&gt;&lt;/Cite&gt;&lt;/EndNote&gt;</w:instrText>
      </w:r>
      <w:r w:rsidR="002E7981">
        <w:fldChar w:fldCharType="separate"/>
      </w:r>
      <w:r w:rsidR="004340AB">
        <w:rPr>
          <w:noProof/>
        </w:rPr>
        <w:t>(McGregor et al., 2016a)</w:t>
      </w:r>
      <w:r w:rsidR="002E7981">
        <w:fldChar w:fldCharType="end"/>
      </w:r>
      <w:r w:rsidR="00514FF0">
        <w:t xml:space="preserve">, </w:t>
      </w:r>
      <w:r w:rsidR="0005154A">
        <w:t>may be</w:t>
      </w:r>
      <w:r w:rsidR="008F4DE9">
        <w:t xml:space="preserve"> interacting with </w:t>
      </w:r>
      <w:r w:rsidR="00031C9B">
        <w:t xml:space="preserve">species traits </w:t>
      </w:r>
      <w:r w:rsidR="002E7981">
        <w:fldChar w:fldCharType="begin">
          <w:fldData xml:space="preserve">PEVuZE5vdGU+PENpdGU+PEF1dGhvcj5Qb2NrbmVlPC9BdXRob3I+PFllYXI+MjAyMzwvWWVhcj48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</w:fldData>
        </w:fldChar>
      </w:r>
      <w:r w:rsidR="005E489F">
        <w:instrText xml:space="preserve"> ADDIN EN.CITE </w:instrText>
      </w:r>
      <w:r w:rsidR="005E489F">
        <w:fldChar w:fldCharType="begin">
          <w:fldData xml:space="preserve">PEVuZE5vdGU+PENpdGU+PEF1dGhvcj5Qb2NrbmVlPC9BdXRob3I+PFllYXI+MjAyMzwvWWVhcj48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</w:fldData>
        </w:fldChar>
      </w:r>
      <w:r w:rsidR="005E489F">
        <w:instrText xml:space="preserve"> ADDIN EN.CITE.DATA </w:instrText>
      </w:r>
      <w:r w:rsidR="005E489F">
        <w:fldChar w:fldCharType="end"/>
      </w:r>
      <w:r w:rsidR="002E7981">
        <w:fldChar w:fldCharType="separate"/>
      </w:r>
      <w:r w:rsidR="005E489F">
        <w:rPr>
          <w:noProof/>
        </w:rPr>
        <w:t>(Franklin et al., 2025; Pocknee et al., 2023)</w:t>
      </w:r>
      <w:r w:rsidR="002E7981">
        <w:fldChar w:fldCharType="end"/>
      </w:r>
      <w:r w:rsidR="00031C9B">
        <w:t>,</w:t>
      </w:r>
      <w:r w:rsidR="00116F0A">
        <w:t xml:space="preserve"> sex</w:t>
      </w:r>
      <w:r w:rsidR="007B5EB4">
        <w:t xml:space="preserve"> </w:t>
      </w:r>
      <w:r w:rsidR="00AF7E99">
        <w:fldChar w:fldCharType="begin"/>
      </w:r>
      <w:r w:rsidR="00AF7E99">
        <w:instrText xml:space="preserve"> ADDIN EN.CITE &lt;EndNote&gt;&lt;Cite&gt;&lt;Author&gt;Thompson&lt;/Author&gt;&lt;Year&gt;1993&lt;/Year&gt;&lt;RecNum&gt;658&lt;/RecNum&gt;&lt;DisplayText&gt;(Thompson, 1993)&lt;/DisplayText&gt;&lt;record&gt;&lt;rec-number&gt;658&lt;/rec-number&gt;&lt;foreign-keys&gt;&lt;key app="EN" db-id="axpffp0eards98ew20rvpa0tdf0f0svatvst" timestamp="1756076273"&gt;658&lt;/key&gt;&lt;/foreign-keys&gt;&lt;ref-type name="Thesis"&gt;32&lt;/ref-type&gt;&lt;contributors&gt;&lt;authors&gt;&lt;author&gt;Thompson, William Lawrence&lt;/author&gt;&lt;/authors&gt;&lt;/contributors&gt;&lt;titles&gt;&lt;title&gt;Ecology of Merriam&amp;apos;s turkeys in relation to burned and logged areas in southeastern Montana&lt;/title&gt;&lt;/titles&gt;&lt;pages&gt;216&lt;/pages&gt;&lt;keywords&gt;&lt;keyword&gt;Biological sciences&lt;/keyword&gt;&lt;keyword&gt;Meleagris gallopavo&lt;/keyword&gt;&lt;keyword&gt;Forestry&lt;/keyword&gt;&lt;keyword&gt;Ecology&lt;/keyword&gt;&lt;keyword&gt;0329:Ecology&lt;/keyword&gt;&lt;keyword&gt;0478:Forestry&lt;/keyword&gt;&lt;/keywords&gt;&lt;dates&gt;&lt;year&gt;1993&lt;/year&gt;&lt;/dates&gt;&lt;pub-location&gt;United States of America&lt;/pub-location&gt;&lt;publisher&gt;Montana State University&lt;/publisher&gt;&lt;isbn&gt;979-8-207-92512-7&lt;/isbn&gt;&lt;work-type&gt;Ph.D.&lt;/work-type&gt;&lt;urls&gt;&lt;related-urls&gt;&lt;url&gt;https://www.proquest.com/dissertations-theses/ecology-merriams-turkeys-relation-burned-logged/docview/304050414/se-2?accountid=10344&lt;/url&gt;&lt;/related-urls&gt;&lt;/urls&gt;&lt;/record&gt;&lt;/Cite&gt;&lt;/EndNote&gt;</w:instrText>
      </w:r>
      <w:r w:rsidR="00AF7E99">
        <w:fldChar w:fldCharType="separate"/>
      </w:r>
      <w:r w:rsidR="00AF7E99">
        <w:rPr>
          <w:noProof/>
        </w:rPr>
        <w:t>(Thompson, 1993)</w:t>
      </w:r>
      <w:r w:rsidR="00AF7E99">
        <w:fldChar w:fldCharType="end"/>
      </w:r>
      <w:r w:rsidR="00116F0A">
        <w:t>,</w:t>
      </w:r>
      <w:r w:rsidR="00031C9B">
        <w:t xml:space="preserve"> </w:t>
      </w:r>
      <w:r w:rsidR="008F4DE9">
        <w:t>life history stages</w:t>
      </w:r>
      <w:r w:rsidR="002E7981">
        <w:t xml:space="preserve"> </w:t>
      </w:r>
      <w:r w:rsidR="00D40EB8">
        <w:fldChar w:fldCharType="begin"/>
      </w:r>
      <w:r w:rsidR="00D40EB8">
        <w:instrText xml:space="preserve"> ADDIN EN.CITE &lt;EndNote&gt;&lt;Cite&gt;&lt;Author&gt;Ganz&lt;/Author&gt;&lt;Year&gt;2022&lt;/Year&gt;&lt;RecNum&gt;113&lt;/RecNum&gt;&lt;DisplayText&gt;(Ganz et al., 2022)&lt;/DisplayText&gt;&lt;record&gt;&lt;rec-number&gt;113&lt;/rec-number&gt;&lt;foreign-keys&gt;&lt;key app="EN" db-id="axpffp0eards98ew20rvpa0tdf0f0svatvst" timestamp="1723689255"&gt;113&lt;/key&gt;&lt;/foreign-keys&gt;&lt;ref-type name="Journal Article"&gt;17&lt;/ref-type&gt;&lt;contributors&gt;&lt;authors&gt;&lt;author&gt;Ganz, Taylor R.&lt;/author&gt;&lt;author&gt;DeVivo, Melia T.&lt;/author&gt;&lt;author&gt;Kertson, Brian N.&lt;/author&gt;&lt;author&gt;Roussin, Trent&lt;/author&gt;&lt;author&gt;Satterfield, Lauren&lt;/author&gt;&lt;author&gt;Wirsing, Aaron J.&lt;/author&gt;&lt;author&gt;Prugh, Laura R.&lt;/author&gt;&lt;/authors&gt;&lt;/contributors&gt;&lt;titles&gt;&lt;title&gt;Interactive effects of wildfires, season and predator activity shape mule deer movements&lt;/title&gt;&lt;secondary-title&gt;Journal of Animal Ecology&lt;/secondary-title&gt;&lt;/titles&gt;&lt;pages&gt;2273-2288&lt;/pages&gt;&lt;volume&gt;91&lt;/volume&gt;&lt;number&gt;11&lt;/number&gt;&lt;keywords&gt;&lt;keyword&gt;Canis lupus&lt;/keyword&gt;&lt;keyword&gt;magnet effect&lt;/keyword&gt;&lt;keyword&gt;Odocoileus hemionus&lt;/keyword&gt;&lt;keyword&gt;predator–prey interactions&lt;/keyword&gt;&lt;keyword&gt;Puma concolor&lt;/keyword&gt;&lt;keyword&gt;step selection function&lt;/keyword&gt;&lt;keyword&gt;ungulate&lt;/keyword&gt;&lt;keyword&gt;wildfire&lt;/keyword&gt;&lt;/keywords&gt;&lt;dates&gt;&lt;year&gt;2022&lt;/year&gt;&lt;pub-dates&gt;&lt;date&gt;2022/11/01&lt;/date&gt;&lt;/pub-dates&gt;&lt;/dates&gt;&lt;publisher&gt;John Wiley &amp;amp; Sons, Ltd&lt;/publisher&gt;&lt;isbn&gt;0021-8790&lt;/isbn&gt;&lt;urls&gt;&lt;related-urls&gt;&lt;url&gt;https://doi.org/10.1111/1365-2656.13810&lt;/url&gt;&lt;/related-urls&gt;&lt;/urls&gt;&lt;electronic-resource-num&gt;10.1111/1365-2656.13810&lt;/electronic-resource-num&gt;&lt;access-date&gt;2024/08/14&lt;/access-date&gt;&lt;/record&gt;&lt;/Cite&gt;&lt;/EndNote&gt;</w:instrText>
      </w:r>
      <w:r w:rsidR="00D40EB8">
        <w:fldChar w:fldCharType="separate"/>
      </w:r>
      <w:r w:rsidR="00D40EB8">
        <w:rPr>
          <w:noProof/>
        </w:rPr>
        <w:t>(Ganz et al., 2022)</w:t>
      </w:r>
      <w:r w:rsidR="00D40EB8">
        <w:fldChar w:fldCharType="end"/>
      </w:r>
      <w:r w:rsidR="002E7981">
        <w:t xml:space="preserve"> </w:t>
      </w:r>
      <w:r w:rsidR="00BD266B">
        <w:t>and predat</w:t>
      </w:r>
      <w:r w:rsidR="00310D62">
        <w:t xml:space="preserve">ion risk </w:t>
      </w:r>
      <w:r w:rsidR="00D40EB8">
        <w:fldChar w:fldCharType="begin"/>
      </w:r>
      <w:r w:rsidR="00D40EB8">
        <w:instrText xml:space="preserve"> ADDIN EN.CITE &lt;EndNote&gt;&lt;Cite&gt;&lt;Author&gt;Leahy&lt;/Author&gt;&lt;Year&gt;2016&lt;/Year&gt;&lt;RecNum&gt;10&lt;/RecNum&gt;&lt;DisplayText&gt;(Leahy et al., 2016)&lt;/DisplayText&gt;&lt;record&gt;&lt;rec-number&gt;10&lt;/rec-number&gt;&lt;foreign-keys&gt;&lt;key app="EN" db-id="axpffp0eards98ew20rvpa0tdf0f0svatvst" timestamp="1714914013"&gt;10&lt;/key&gt;&lt;/foreign-keys&gt;&lt;ref-type name="Journal Article"&gt;17&lt;/ref-type&gt;&lt;contributors&gt;&lt;authors&gt;&lt;author&gt;Leahy, Lily&lt;/author&gt;&lt;author&gt;Legge, Sarah M.&lt;/author&gt;&lt;author&gt;Tuft, Katherine&lt;/author&gt;&lt;author&gt;McGregor, Hugh W.&lt;/author&gt;&lt;author&gt;Barmuta, Leon A.&lt;/author&gt;&lt;author&gt;Jones, Menna E.&lt;/author&gt;&lt;author&gt;Johnson, Christopher N.&lt;/author&gt;&lt;/authors&gt;&lt;/contributors&gt;&lt;titles&gt;&lt;title&gt;Amplified predation after fire suppresses rodent populations in Australia’s tropical savannas&lt;/title&gt;&lt;secondary-title&gt;Wildlife Research&lt;/secondary-title&gt;&lt;/titles&gt;&lt;pages&gt;705-716&lt;/pages&gt;&lt;volume&gt;42&lt;/volume&gt;&lt;number&gt;8&lt;/number&gt;&lt;dates&gt;&lt;year&gt;2016&lt;/year&gt;&lt;/dates&gt;&lt;urls&gt;&lt;related-urls&gt;&lt;url&gt;https://doi.org/10.1071/WR15011&lt;/url&gt;&lt;/related-urls&gt;&lt;/urls&gt;&lt;/record&gt;&lt;/Cite&gt;&lt;/EndNote&gt;</w:instrText>
      </w:r>
      <w:r w:rsidR="00D40EB8">
        <w:fldChar w:fldCharType="separate"/>
      </w:r>
      <w:r w:rsidR="00D40EB8">
        <w:rPr>
          <w:noProof/>
        </w:rPr>
        <w:t>(Leahy et al., 2016)</w:t>
      </w:r>
      <w:r w:rsidR="00D40EB8">
        <w:fldChar w:fldCharType="end"/>
      </w:r>
      <w:r w:rsidR="00D40EB8">
        <w:t xml:space="preserve"> </w:t>
      </w:r>
      <w:r w:rsidR="00B750D8">
        <w:t>to modulate movement responses</w:t>
      </w:r>
      <w:r w:rsidR="009D0941">
        <w:t xml:space="preserve">. </w:t>
      </w:r>
      <w:r w:rsidR="005A64BE">
        <w:t>This aligns with p</w:t>
      </w:r>
      <w:r w:rsidR="005A64BE" w:rsidRPr="005A64BE">
        <w:t xml:space="preserve">revious </w:t>
      </w:r>
      <w:r w:rsidR="005A64BE">
        <w:t>work</w:t>
      </w:r>
      <w:r w:rsidR="005A64BE" w:rsidRPr="005A64BE">
        <w:t xml:space="preserve"> indicat</w:t>
      </w:r>
      <w:r w:rsidR="005A64BE">
        <w:t>ing</w:t>
      </w:r>
      <w:r w:rsidR="005A64BE" w:rsidRPr="005A64BE">
        <w:t xml:space="preserve"> that interactive and synergistic effects are likely to exert strong influence on animal responses to fire</w:t>
      </w:r>
      <w:r w:rsidR="005A64BE">
        <w:t xml:space="preserve"> </w:t>
      </w:r>
      <w:r w:rsidR="005A64BE" w:rsidRPr="005A64BE">
        <w:fldChar w:fldCharType="begin">
          <w:fldData xml:space="preserve">PEVuZE5vdGU+PENpdGU+PEF1dGhvcj5HYW56PC9BdXRob3I+PFllYXI+MjAyMjwvWWVhcj48UmVj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</w:fldData>
        </w:fldChar>
      </w:r>
      <w:r w:rsidR="005A64BE" w:rsidRPr="005A64BE">
        <w:instrText xml:space="preserve"> ADDIN EN.CITE </w:instrText>
      </w:r>
      <w:r w:rsidR="005A64BE" w:rsidRPr="005A64BE">
        <w:fldChar w:fldCharType="begin">
          <w:fldData xml:space="preserve">PEVuZE5vdGU+PENpdGU+PEF1dGhvcj5HYW56PC9BdXRob3I+PFllYXI+MjAyMjwvWWVhcj48UmVj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</w:fldData>
        </w:fldChar>
      </w:r>
      <w:r w:rsidR="005A64BE" w:rsidRPr="005A64BE">
        <w:instrText xml:space="preserve"> ADDIN EN.CITE.DATA </w:instrText>
      </w:r>
      <w:r w:rsidR="005A64BE" w:rsidRPr="005A64BE">
        <w:fldChar w:fldCharType="end"/>
      </w:r>
      <w:r w:rsidR="005A64BE" w:rsidRPr="005A64BE">
        <w:fldChar w:fldCharType="separate"/>
      </w:r>
      <w:r w:rsidR="005A64BE" w:rsidRPr="005A64BE">
        <w:rPr>
          <w:noProof/>
        </w:rPr>
        <w:t>(Culhane et al., 2022; Doherty et al., 2022; Ganz et al., 2022)</w:t>
      </w:r>
      <w:r w:rsidR="005A64BE" w:rsidRPr="005A64BE">
        <w:fldChar w:fldCharType="end"/>
      </w:r>
      <w:r w:rsidR="009068A7">
        <w:t xml:space="preserve">. </w:t>
      </w:r>
      <w:r w:rsidR="00535CC2">
        <w:t xml:space="preserve">The detection of moderate levels of within-individual variation </w:t>
      </w:r>
      <w:r w:rsidR="00EE0FD1">
        <w:t xml:space="preserve">also </w:t>
      </w:r>
      <w:r w:rsidR="00535CC2">
        <w:t xml:space="preserve">suggests </w:t>
      </w:r>
      <w:r w:rsidR="00AF7E99">
        <w:t xml:space="preserve">species </w:t>
      </w:r>
      <w:r w:rsidR="00535CC2">
        <w:t xml:space="preserve">movement responses are not necessarily consistent across movement </w:t>
      </w:r>
      <w:r w:rsidR="00DE2B76">
        <w:t xml:space="preserve">types </w:t>
      </w:r>
      <w:r w:rsidR="004B67DA">
        <w:fldChar w:fldCharType="begin"/>
      </w:r>
      <w:r w:rsidR="004B67DA">
        <w:instrText xml:space="preserve"> ADDIN EN.CITE &lt;EndNote&gt;&lt;Cite&gt;&lt;Author&gt;Flaherty&lt;/Author&gt;&lt;Year&gt;2020&lt;/Year&gt;&lt;RecNum&gt;587&lt;/RecNum&gt;&lt;DisplayText&gt;(Flaherty &amp;amp; Gienger, 2020)&lt;/DisplayText&gt;&lt;record&gt;&lt;rec-number&gt;587&lt;/rec-number&gt;&lt;foreign-keys&gt;&lt;key app="EN" db-id="axpffp0eards98ew20rvpa0tdf0f0svatvst" timestamp="1756076181"&gt;587&lt;/key&gt;&lt;/foreign-keys&gt;&lt;ref-type name="Journal Article"&gt;17&lt;/ref-type&gt;&lt;contributors&gt;&lt;authors&gt;&lt;author&gt;Flaherty, J. P.&lt;/author&gt;&lt;author&gt;Gienger, C. M.&lt;/author&gt;&lt;/authors&gt;&lt;/contributors&gt;&lt;titles&gt;&lt;title&gt;&lt;style face="normal" font="default" size="100%"&gt;Habitat selection and movement patterns of copperheads (&lt;/style&gt;&lt;style face="italic" font="default" size="100%"&gt;Agkistrodon contortrix&lt;/style&gt;&lt;style face="normal" font="default" size="100%"&gt;) in fire-altered landscapes&lt;/style&gt;&lt;/title&gt;&lt;secondary-title&gt;Herpetological Conservation and Biology&lt;/secondary-title&gt;&lt;/titles&gt;&lt;periodical&gt;&lt;full-title&gt;Herpetological Conservation and Biology&lt;/full-title&gt;&lt;abbr-1&gt;Herpetol Conserv Biol&lt;/abbr-1&gt;&lt;abbr-2&gt;Herpetol. Conserv. Biol&lt;/abbr-2&gt;&lt;/periodical&gt;&lt;pages&gt;150-159&lt;/pages&gt;&lt;volume&gt;15&lt;/volume&gt;&lt;number&gt;1&lt;/number&gt;&lt;dates&gt;&lt;year&gt;2020&lt;/year&gt;&lt;/dates&gt;&lt;work-type&gt;Article&lt;/work-type&gt;&lt;urls&gt;&lt;related-urls&gt;&lt;url&gt;https://www.scopus.com/inward/record.uri?eid=2-s2.0-85084214838&amp;amp;partnerID=40&amp;amp;md5=81145e2f8f51a2713c0559a38a582e6d&lt;/url&gt;&lt;/related-urls&gt;&lt;/urls&gt;&lt;/record&gt;&lt;/Cite&gt;&lt;/EndNote&gt;</w:instrText>
      </w:r>
      <w:r w:rsidR="004B67DA">
        <w:fldChar w:fldCharType="separate"/>
      </w:r>
      <w:r w:rsidR="004B67DA">
        <w:rPr>
          <w:noProof/>
        </w:rPr>
        <w:t>(Flaherty &amp; Gienger, 2020)</w:t>
      </w:r>
      <w:r w:rsidR="004B67DA">
        <w:fldChar w:fldCharType="end"/>
      </w:r>
      <w:r w:rsidR="00434881">
        <w:t xml:space="preserve"> and</w:t>
      </w:r>
      <w:r w:rsidR="004B67DA">
        <w:t xml:space="preserve"> sex </w:t>
      </w:r>
      <w:r w:rsidR="004B67DA">
        <w:fldChar w:fldCharType="begin"/>
      </w:r>
      <w:r w:rsidR="004B67DA">
        <w:instrText xml:space="preserve"> ADDIN EN.CITE &lt;EndNote&gt;&lt;Cite&gt;&lt;Author&gt;Thompson&lt;/Author&gt;&lt;Year&gt;1993&lt;/Year&gt;&lt;RecNum&gt;658&lt;/RecNum&gt;&lt;DisplayText&gt;(Thompson, 1993)&lt;/DisplayText&gt;&lt;record&gt;&lt;rec-number&gt;658&lt;/rec-number&gt;&lt;foreign-keys&gt;&lt;key app="EN" db-id="axpffp0eards98ew20rvpa0tdf0f0svatvst" timestamp="1756076273"&gt;658&lt;/key&gt;&lt;/foreign-keys&gt;&lt;ref-type name="Thesis"&gt;32&lt;/ref-type&gt;&lt;contributors&gt;&lt;authors&gt;&lt;author&gt;Thompson, William Lawrence&lt;/author&gt;&lt;/authors&gt;&lt;/contributors&gt;&lt;titles&gt;&lt;title&gt;Ecology of Merriam&amp;apos;s turkeys in relation to burned and logged areas in southeastern Montana&lt;/title&gt;&lt;/titles&gt;&lt;pages&gt;216&lt;/pages&gt;&lt;keywords&gt;&lt;keyword&gt;Biological sciences&lt;/keyword&gt;&lt;keyword&gt;Meleagris gallopavo&lt;/keyword&gt;&lt;keyword&gt;Forestry&lt;/keyword&gt;&lt;keyword&gt;Ecology&lt;/keyword&gt;&lt;keyword&gt;0329:Ecology&lt;/keyword&gt;&lt;keyword&gt;0478:Forestry&lt;/keyword&gt;&lt;/keywords&gt;&lt;dates&gt;&lt;year&gt;1993&lt;/year&gt;&lt;/dates&gt;&lt;pub-location&gt;United States of America&lt;/pub-location&gt;&lt;publisher&gt;Montana State University&lt;/publisher&gt;&lt;isbn&gt;979-8-207-92512-7&lt;/isbn&gt;&lt;work-type&gt;Ph.D.&lt;/work-type&gt;&lt;urls&gt;&lt;related-urls&gt;&lt;url&gt;https://www.proquest.com/dissertations-theses/ecology-merriams-turkeys-relation-burned-logged/docview/304050414/se-2?accountid=10344&lt;/url&gt;&lt;/related-urls&gt;&lt;/urls&gt;&lt;/record&gt;&lt;/Cite&gt;&lt;/EndNote&gt;</w:instrText>
      </w:r>
      <w:r w:rsidR="004B67DA">
        <w:fldChar w:fldCharType="separate"/>
      </w:r>
      <w:r w:rsidR="004B67DA">
        <w:rPr>
          <w:noProof/>
        </w:rPr>
        <w:t>(Thompson, 1993)</w:t>
      </w:r>
      <w:r w:rsidR="004B67DA">
        <w:fldChar w:fldCharType="end"/>
      </w:r>
      <w:r w:rsidR="00434881">
        <w:t>.</w:t>
      </w:r>
      <w:r w:rsidR="00B06964">
        <w:t xml:space="preserve"> </w:t>
      </w:r>
      <w:del w:id="441" w:author="Wooster, Eamonn" w:date="2025-11-11T14:34:00Z" w16du:dateUtc="2025-11-11T03:34:00Z">
        <w:r w:rsidR="00B06964" w:rsidDel="00DA42AE">
          <w:delText xml:space="preserve">Unfortunately, our sample size precluded a robust evaluation of interactive </w:delText>
        </w:r>
        <w:r w:rsidR="00FD72AC" w:rsidDel="00DA42AE">
          <w:delText xml:space="preserve">or additive </w:delText>
        </w:r>
        <w:r w:rsidR="00B06964" w:rsidDel="00DA42AE">
          <w:delText>effects.</w:delText>
        </w:r>
        <w:r w:rsidR="00DE2B76" w:rsidDel="00DA42AE">
          <w:delText xml:space="preserve"> </w:delText>
        </w:r>
      </w:del>
      <w:r w:rsidR="00DE2B76">
        <w:t xml:space="preserve">In the case of apparent context dependency, </w:t>
      </w:r>
      <w:r w:rsidR="005C7ED7">
        <w:t xml:space="preserve">a </w:t>
      </w:r>
      <w:r w:rsidR="002302E2">
        <w:t>combination of confounding factors</w:t>
      </w:r>
      <w:r w:rsidR="002247EA">
        <w:t>, differing statistical power</w:t>
      </w:r>
      <w:r w:rsidR="005C7ED7">
        <w:t>,</w:t>
      </w:r>
      <w:r w:rsidR="002247EA">
        <w:t xml:space="preserve"> </w:t>
      </w:r>
      <w:r w:rsidR="009068A7">
        <w:t xml:space="preserve">and methodological </w:t>
      </w:r>
      <w:r w:rsidR="009E672D">
        <w:t>differences</w:t>
      </w:r>
      <w:r w:rsidR="00254DAB">
        <w:t xml:space="preserve"> between studies </w:t>
      </w:r>
      <w:r w:rsidR="00DE2B76">
        <w:t xml:space="preserve">could </w:t>
      </w:r>
      <w:r w:rsidR="009A3589">
        <w:t xml:space="preserve">also </w:t>
      </w:r>
      <w:r w:rsidR="00DE2B76">
        <w:t>explain</w:t>
      </w:r>
      <w:r w:rsidR="00254DAB">
        <w:t xml:space="preserve"> the moderate levels of</w:t>
      </w:r>
      <w:r w:rsidR="00DE2B76">
        <w:t xml:space="preserve"> </w:t>
      </w:r>
      <w:r w:rsidR="000717CE">
        <w:t>between-study heterogeneity</w:t>
      </w:r>
      <w:r w:rsidR="00254DAB">
        <w:t xml:space="preserve"> we observed</w:t>
      </w:r>
      <w:r w:rsidR="009A3589">
        <w:t xml:space="preserve"> </w:t>
      </w:r>
      <w:r w:rsidR="00FD72AC">
        <w:fldChar w:fldCharType="begin"/>
      </w:r>
      <w:r w:rsidR="00FD72AC">
        <w:instrText xml:space="preserve"> ADDIN EN.CITE &lt;EndNote&gt;&lt;Cite&gt;&lt;Author&gt;Catford&lt;/Author&gt;&lt;Year&gt;2022&lt;/Year&gt;&lt;RecNum&gt;190&lt;/RecNum&gt;&lt;DisplayText&gt;(Catford et al., 2022)&lt;/DisplayText&gt;&lt;record&gt;&lt;rec-number&gt;190&lt;/rec-number&gt;&lt;foreign-keys&gt;&lt;key app="EN" db-id="axpffp0eards98ew20rvpa0tdf0f0svatvst" timestamp="1754015169"&gt;190&lt;/key&gt;&lt;/foreign-keys&gt;&lt;ref-type name="Journal Article"&gt;17&lt;/ref-type&gt;&lt;contributors&gt;&lt;authors&gt;&lt;author&gt;Catford, Jane A.&lt;/author&gt;&lt;author&gt;Wilson, John R. U.&lt;/author&gt;&lt;author&gt;&lt;style face="normal" font="default" size="100%"&gt;Py&lt;/style&gt;&lt;style face="normal" font="default" charset="238" size="100%"&gt;šek, Petr&lt;/style&gt;&lt;/author&gt;&lt;author&gt;&lt;style face="normal" font="default" charset="238" size="100%"&gt;Hulme, Philip E.&lt;/style&gt;&lt;/author&gt;&lt;author&gt;&lt;style face="normal" font="default" charset="238" size="100%"&gt;Duncan, Richard P.&lt;/style&gt;&lt;/author&gt;&lt;/authors&gt;&lt;/contributors&gt;&lt;titles&gt;&lt;title&gt;Addressing context dependence in ecology&lt;/title&gt;&lt;secondary-title&gt;Trends in Ecology &amp;amp; Evolution&lt;/secondary-title&gt;&lt;/titles&gt;&lt;pages&gt;158-170&lt;/pages&gt;&lt;volume&gt;37&lt;/volume&gt;&lt;number&gt;2&lt;/number&gt;&lt;dates&gt;&lt;year&gt;2022&lt;/year&gt;&lt;/dates&gt;&lt;publisher&gt;Elsevier&lt;/publisher&gt;&lt;isbn&gt;0169-5347&lt;/isbn&gt;&lt;urls&gt;&lt;related-urls&gt;&lt;url&gt;https://doi.org/10.1016/j.tree.2021.09.007&lt;/url&gt;&lt;/related-urls&gt;&lt;/urls&gt;&lt;electronic-resource-num&gt;10.1016/j.tree.2021.09.007&lt;/electronic-resource-num&gt;&lt;access-date&gt;2025/07/31&lt;/access-date&gt;&lt;/record&gt;&lt;/Cite&gt;&lt;/EndNote&gt;</w:instrText>
      </w:r>
      <w:r w:rsidR="00FD72AC">
        <w:fldChar w:fldCharType="separate"/>
      </w:r>
      <w:r w:rsidR="00FD72AC">
        <w:rPr>
          <w:noProof/>
        </w:rPr>
        <w:t>(Catford et al., 2022)</w:t>
      </w:r>
      <w:r w:rsidR="00FD72AC">
        <w:fldChar w:fldCharType="end"/>
      </w:r>
      <w:r w:rsidR="000717CE">
        <w:t>.</w:t>
      </w:r>
      <w:del w:id="442" w:author="Wooster, Eamonn" w:date="2025-11-11T14:34:00Z" w16du:dateUtc="2025-11-11T03:34:00Z">
        <w:r w:rsidR="00B47569" w:rsidDel="00DA42AE">
          <w:delText xml:space="preserve"> </w:delText>
        </w:r>
        <w:commentRangeStart w:id="443"/>
        <w:r w:rsidR="00480AC7" w:rsidDel="00DA42AE">
          <w:delText xml:space="preserve">We </w:delText>
        </w:r>
        <w:r w:rsidR="00234671" w:rsidDel="00DA42AE">
          <w:delText>acknowledge th</w:delText>
        </w:r>
        <w:r w:rsidR="002E5BD4" w:rsidDel="00DA42AE">
          <w:delText xml:space="preserve">at some studies within the dataset </w:delText>
        </w:r>
        <w:r w:rsidR="00BB0D2C" w:rsidDel="00DA42AE">
          <w:delText xml:space="preserve">may </w:delText>
        </w:r>
        <w:r w:rsidR="002E5BD4" w:rsidDel="00DA42AE">
          <w:delText xml:space="preserve">have been subject to minor confounding influences, </w:delText>
        </w:r>
        <w:r w:rsidR="000A520E" w:rsidDel="00DA42AE">
          <w:delText xml:space="preserve">but these were </w:delText>
        </w:r>
        <w:r w:rsidR="00542119" w:rsidDel="00DA42AE">
          <w:delText xml:space="preserve">considered acceptable given the available data. </w:delText>
        </w:r>
        <w:commentRangeEnd w:id="443"/>
        <w:r w:rsidR="00DA42AE" w:rsidDel="00DA42AE">
          <w:rPr>
            <w:rStyle w:val="CommentReference"/>
          </w:rPr>
          <w:commentReference w:id="443"/>
        </w:r>
        <w:r w:rsidR="0012299F" w:rsidDel="00DA42AE">
          <w:delText>Studies where the effects of fire</w:delText>
        </w:r>
        <w:r w:rsidR="000A350D" w:rsidDel="00DA42AE">
          <w:delText xml:space="preserve"> were heavily confounded by </w:delText>
        </w:r>
        <w:r w:rsidR="00BB0D2C" w:rsidDel="00DA42AE">
          <w:delText>other disturbances were excluded.</w:delText>
        </w:r>
      </w:del>
      <w:r w:rsidR="00480AC7">
        <w:t xml:space="preserve"> </w:t>
      </w:r>
      <w:del w:id="444" w:author="Wooster, Eamonn" w:date="2025-11-11T14:35:00Z" w16du:dateUtc="2025-11-11T03:35:00Z">
        <w:r w:rsidR="009A3589" w:rsidDel="00DA42AE">
          <w:delText xml:space="preserve">Given </w:delText>
        </w:r>
        <w:r w:rsidR="00542119" w:rsidDel="00DA42AE">
          <w:delText>this, the</w:delText>
        </w:r>
        <w:r w:rsidR="009A3589" w:rsidDel="00DA42AE">
          <w:delText xml:space="preserve"> range o</w:delText>
        </w:r>
        <w:r w:rsidR="000420B4" w:rsidDel="00DA42AE">
          <w:delText>f</w:delText>
        </w:r>
        <w:r w:rsidR="009A3589" w:rsidDel="00DA42AE">
          <w:delText xml:space="preserve"> </w:delText>
        </w:r>
        <w:r w:rsidR="00B216DB" w:rsidDel="00DA42AE">
          <w:delText xml:space="preserve">tracking </w:delText>
        </w:r>
        <w:r w:rsidR="009A3589" w:rsidDel="00DA42AE">
          <w:delText>methods</w:delText>
        </w:r>
        <w:r w:rsidR="00B06964" w:rsidDel="00DA42AE">
          <w:delText xml:space="preserve"> and</w:delText>
        </w:r>
        <w:r w:rsidR="00B216DB" w:rsidDel="00DA42AE">
          <w:delText xml:space="preserve"> study designs</w:delText>
        </w:r>
        <w:r w:rsidR="009A3589" w:rsidDel="00DA42AE">
          <w:delText xml:space="preserve"> </w:delText>
        </w:r>
        <w:r w:rsidR="00B06964" w:rsidDel="00DA42AE">
          <w:delText xml:space="preserve">included in the meta-analysis, </w:delText>
        </w:r>
        <w:r w:rsidR="008A0F30" w:rsidDel="00DA42AE">
          <w:delText xml:space="preserve">and </w:delText>
        </w:r>
        <w:r w:rsidR="00B06964" w:rsidDel="00DA42AE">
          <w:delText xml:space="preserve">the </w:delText>
        </w:r>
        <w:r w:rsidR="008A0F30" w:rsidDel="00DA42AE">
          <w:delText xml:space="preserve">relatively small sample sizes for some groups, </w:delText>
        </w:r>
        <w:r w:rsidR="00B216DB" w:rsidDel="00DA42AE">
          <w:delText xml:space="preserve">it seems likely some </w:delText>
        </w:r>
        <w:r w:rsidR="00B06964" w:rsidDel="00DA42AE">
          <w:delText xml:space="preserve">heterogeneity can be attributed to apparent context dependency. </w:delText>
        </w:r>
      </w:del>
    </w:p>
    <w:p w14:paraId="5D346995" w14:textId="0CF0F70A" w:rsidR="0076340F" w:rsidRDefault="0076340F" w:rsidP="00FB0B8B">
      <w:commentRangeStart w:id="445"/>
      <w:r>
        <w:t>Overall</w:t>
      </w:r>
      <w:commentRangeEnd w:id="445"/>
      <w:r w:rsidR="00DA42AE">
        <w:rPr>
          <w:rStyle w:val="CommentReference"/>
        </w:rPr>
        <w:commentReference w:id="445"/>
      </w:r>
      <w:r>
        <w:t xml:space="preserve">, </w:t>
      </w:r>
      <w:commentRangeStart w:id="446"/>
      <w:r>
        <w:t xml:space="preserve">our results </w:t>
      </w:r>
      <w:r w:rsidR="00E80C0F">
        <w:t xml:space="preserve">demonstrate a </w:t>
      </w:r>
      <w:r w:rsidR="00F52880">
        <w:t xml:space="preserve">global </w:t>
      </w:r>
      <w:r w:rsidR="00E80C0F">
        <w:t xml:space="preserve">general trend of </w:t>
      </w:r>
      <w:r w:rsidR="00F52880">
        <w:t>terrestrial vertebrate</w:t>
      </w:r>
      <w:r w:rsidR="00E80C0F">
        <w:t xml:space="preserve"> movements increasing </w:t>
      </w:r>
      <w:r w:rsidR="00F52880">
        <w:t>after</w:t>
      </w:r>
      <w:r w:rsidR="0025025D">
        <w:t xml:space="preserve"> fire. </w:t>
      </w:r>
      <w:commentRangeEnd w:id="446"/>
      <w:r w:rsidR="00E86FEF">
        <w:rPr>
          <w:rStyle w:val="CommentReference"/>
        </w:rPr>
        <w:commentReference w:id="446"/>
      </w:r>
      <w:r w:rsidR="00F52880">
        <w:t xml:space="preserve">Generalisability of this result </w:t>
      </w:r>
      <w:r w:rsidR="003F4E01">
        <w:t xml:space="preserve">is hampered by </w:t>
      </w:r>
      <w:r w:rsidR="002F4753">
        <w:t>t</w:t>
      </w:r>
      <w:r w:rsidR="00835E82">
        <w:t xml:space="preserve">axonomic and geographical biases evident in the original studies. </w:t>
      </w:r>
      <w:del w:id="447" w:author="Wooster, Eamonn" w:date="2025-11-11T14:36:00Z" w16du:dateUtc="2025-11-11T03:36:00Z">
        <w:r w:rsidR="00835E82" w:rsidDel="00DA42AE">
          <w:delText xml:space="preserve">Whilst some of this may be an artefact of </w:delText>
        </w:r>
        <w:r w:rsidR="00835E82" w:rsidDel="00DA42AE">
          <w:lastRenderedPageBreak/>
          <w:delText xml:space="preserve">the systematic review methodology and </w:delText>
        </w:r>
        <w:r w:rsidR="005E3112" w:rsidDel="00DA42AE">
          <w:delText>previous</w:delText>
        </w:r>
        <w:r w:rsidR="00835E82" w:rsidDel="00DA42AE">
          <w:delText xml:space="preserve"> limitations of movement ecology research, </w:delText>
        </w:r>
        <w:r w:rsidR="005E3112" w:rsidDel="00DA42AE">
          <w:delText xml:space="preserve">these biases </w:delText>
        </w:r>
        <w:r w:rsidR="00835E82" w:rsidDel="00DA42AE">
          <w:delText xml:space="preserve">illustrate the need for increased research effort across </w:delText>
        </w:r>
        <w:r w:rsidR="003F4E01" w:rsidDel="00DA42AE">
          <w:delText xml:space="preserve">fire-prone </w:delText>
        </w:r>
        <w:r w:rsidR="00835E82" w:rsidDel="00DA42AE">
          <w:delText xml:space="preserve">continents and </w:delText>
        </w:r>
        <w:r w:rsidR="005E3112" w:rsidDel="00DA42AE">
          <w:delText xml:space="preserve">non-mammalian </w:delText>
        </w:r>
        <w:r w:rsidR="00835E82" w:rsidDel="00DA42AE">
          <w:delText xml:space="preserve">taxa. Like other meta-analysis in the fire ecology literature </w:delText>
        </w:r>
        <w:r w:rsidR="00835E82" w:rsidDel="00DA42AE">
          <w:fldChar w:fldCharType="begin">
            <w:fldData xml:space="preserve">PEVuZE5vdGU+PENpdGU+PEF1dGhvcj5HZWFyeTwvQXV0aG9yPjxZZWFyPjIwMjA8L1llYXI+PFJl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</w:fldData>
          </w:fldChar>
        </w:r>
        <w:r w:rsidR="00835E82" w:rsidDel="00DA42AE">
          <w:delInstrText xml:space="preserve"> ADDIN EN.CITE </w:delInstrText>
        </w:r>
        <w:r w:rsidR="00835E82" w:rsidDel="00DA42AE">
          <w:fldChar w:fldCharType="begin">
            <w:fldData xml:space="preserve">PEVuZE5vdGU+PENpdGU+PEF1dGhvcj5HZWFyeTwvQXV0aG9yPjxZZWFyPjIwMjA8L1llYXI+PFJl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</w:fldData>
          </w:fldChar>
        </w:r>
        <w:r w:rsidR="00835E82" w:rsidDel="00DA42AE">
          <w:delInstrText xml:space="preserve"> ADDIN EN.CITE.DATA </w:delInstrText>
        </w:r>
        <w:r w:rsidR="00835E82" w:rsidDel="00DA42AE">
          <w:fldChar w:fldCharType="end"/>
        </w:r>
        <w:r w:rsidR="00835E82" w:rsidDel="00DA42AE">
          <w:fldChar w:fldCharType="separate"/>
        </w:r>
        <w:r w:rsidR="00835E82" w:rsidDel="00DA42AE">
          <w:rPr>
            <w:noProof/>
          </w:rPr>
          <w:delText>(Doherty et al., 2022; Geary et al., 2020)</w:delText>
        </w:r>
        <w:r w:rsidR="00835E82" w:rsidDel="00DA42AE">
          <w:fldChar w:fldCharType="end"/>
        </w:r>
        <w:r w:rsidR="00835E82" w:rsidDel="00DA42AE">
          <w:delText>, our analyses were limited by the fire</w:delText>
        </w:r>
        <w:r w:rsidR="003E39E8" w:rsidDel="00DA42AE">
          <w:delText xml:space="preserve"> related</w:delText>
        </w:r>
        <w:r w:rsidR="00835E82" w:rsidDel="00DA42AE">
          <w:delText xml:space="preserve"> variables reported in original studies. </w:delText>
        </w:r>
      </w:del>
      <w:r w:rsidR="00835E82">
        <w:t xml:space="preserve">Consistent reporting of variables such as fire severity, burn heterogeneity, and season of burn will improve our ability to elucidate drivers of animal responses to fire </w:t>
      </w:r>
      <w:r w:rsidR="00835E82">
        <w:fldChar w:fldCharType="begin"/>
      </w:r>
      <w:r w:rsidR="00835E82">
        <w:instrText xml:space="preserve"> ADDIN EN.CITE &lt;EndNote&gt;&lt;Cite&gt;&lt;Author&gt;Geary&lt;/Author&gt;&lt;Year&gt;2020&lt;/Year&gt;&lt;RecNum&gt;71&lt;/RecNum&gt;&lt;DisplayText&gt;(Geary et al., 2020)&lt;/DisplayText&gt;&lt;record&gt;&lt;rec-number&gt;71&lt;/rec-number&gt;&lt;foreign-keys&gt;&lt;key app="EN" db-id="axpffp0eards98ew20rvpa0tdf0f0svatvst" timestamp="1722933951"&gt;71&lt;/key&gt;&lt;/foreign-keys&gt;&lt;ref-type name="Journal Article"&gt;17&lt;/ref-type&gt;&lt;contributors&gt;&lt;authors&gt;&lt;author&gt;Geary, William L.&lt;/author&gt;&lt;author&gt;Doherty, Tim S.&lt;/author&gt;&lt;author&gt;Nimmo, Dale G.&lt;/author&gt;&lt;author&gt;Tulloch, Ayesha I. T.&lt;/author&gt;&lt;author&gt;Ritchie, Euan G.&lt;/author&gt;&lt;/authors&gt;&lt;/contributors&gt;&lt;titles&gt;&lt;title&gt;Predator responses to fire: A global systematic review and meta-analysis&lt;/title&gt;&lt;secondary-title&gt;Journal of Animal Ecology&lt;/secondary-title&gt;&lt;/titles&gt;&lt;pages&gt;955-971&lt;/pages&gt;&lt;volume&gt;89&lt;/volume&gt;&lt;number&gt;4&lt;/number&gt;&lt;keywords&gt;&lt;keyword&gt;carnivore&lt;/keyword&gt;&lt;keyword&gt;disturbance&lt;/keyword&gt;&lt;keyword&gt;fire&lt;/keyword&gt;&lt;keyword&gt;mesopredator&lt;/keyword&gt;&lt;keyword&gt;meta-analysis&lt;/keyword&gt;&lt;keyword&gt;predator&lt;/keyword&gt;&lt;keyword&gt;systematic review&lt;/keyword&gt;&lt;keyword&gt;trophic relationships&lt;/keyword&gt;&lt;/keywords&gt;&lt;dates&gt;&lt;year&gt;2020&lt;/year&gt;&lt;pub-dates&gt;&lt;date&gt;2020/04/01&lt;/date&gt;&lt;/pub-dates&gt;&lt;/dates&gt;&lt;publisher&gt;John Wiley &amp;amp; Sons, Ltd&lt;/publisher&gt;&lt;isbn&gt;0021-8790&lt;/isbn&gt;&lt;urls&gt;&lt;related-urls&gt;&lt;url&gt;https://doi.org/10.1111/1365-2656.13153&lt;/url&gt;&lt;/related-urls&gt;&lt;/urls&gt;&lt;electronic-resource-num&gt;10.1111/1365-2656.13153&lt;/electronic-resource-num&gt;&lt;access-date&gt;2024/08/06&lt;/access-date&gt;&lt;/record&gt;&lt;/Cite&gt;&lt;/EndNote&gt;</w:instrText>
      </w:r>
      <w:r w:rsidR="00835E82">
        <w:fldChar w:fldCharType="separate"/>
      </w:r>
      <w:r w:rsidR="00835E82">
        <w:rPr>
          <w:noProof/>
        </w:rPr>
        <w:t>(Geary et al., 2020)</w:t>
      </w:r>
      <w:r w:rsidR="00835E82">
        <w:fldChar w:fldCharType="end"/>
      </w:r>
      <w:r w:rsidR="00835E82">
        <w:t xml:space="preserve"> and predict changes in movement responses under changing fire regimes.</w:t>
      </w:r>
    </w:p>
    <w:p w14:paraId="56BB5B8F" w14:textId="05EDF978" w:rsidR="00ED6E51" w:rsidRDefault="00ED6E51">
      <w:pPr>
        <w:spacing w:line="259" w:lineRule="auto"/>
      </w:pPr>
      <w:r>
        <w:br w:type="page"/>
      </w:r>
    </w:p>
    <w:p w14:paraId="6CB44F5E" w14:textId="77777777" w:rsidR="00F26A6D" w:rsidRPr="00F26A6D" w:rsidRDefault="00F26A6D" w:rsidP="00294A0A">
      <w:pPr>
        <w:pStyle w:val="Heading1"/>
      </w:pPr>
      <w:r w:rsidRPr="00F26A6D">
        <w:lastRenderedPageBreak/>
        <w:t>References</w:t>
      </w:r>
    </w:p>
    <w:p w14:paraId="29807DEA" w14:textId="21C9FFE0" w:rsidR="004340AB" w:rsidRPr="004340AB" w:rsidRDefault="00777CA1" w:rsidP="004340AB">
      <w:pPr>
        <w:pStyle w:val="EndNoteBibliography"/>
        <w:spacing w:after="0"/>
        <w:ind w:left="720" w:hanging="720"/>
      </w:pPr>
      <w:r>
        <w:fldChar w:fldCharType="begin"/>
      </w:r>
      <w:r>
        <w:instrText xml:space="preserve"> ADDIN EN.REFLIST </w:instrText>
      </w:r>
      <w:r>
        <w:fldChar w:fldCharType="separate"/>
      </w:r>
      <w:r w:rsidR="004340AB" w:rsidRPr="004340AB">
        <w:t xml:space="preserve">Abatzoglou, J. T., Kolden, C. A., Cullen, A. C., Sadegh, M., Williams, E. L., Turco, M., &amp; Jones, M. W. (2025). Climate change has increased the odds of extreme regional forest fire years globally. </w:t>
      </w:r>
      <w:r w:rsidR="004340AB" w:rsidRPr="004340AB">
        <w:rPr>
          <w:i/>
        </w:rPr>
        <w:t>Nature Communications, 16</w:t>
      </w:r>
      <w:r w:rsidR="004340AB" w:rsidRPr="004340AB">
        <w:t xml:space="preserve">(1), 6390.  </w:t>
      </w:r>
      <w:hyperlink r:id="rId23" w:history="1">
        <w:r w:rsidR="004340AB" w:rsidRPr="004340AB">
          <w:rPr>
            <w:rStyle w:val="Hyperlink"/>
          </w:rPr>
          <w:t>https://doi.org/10.1038/s41467-025-61608-1</w:t>
        </w:r>
      </w:hyperlink>
      <w:r w:rsidR="004340AB" w:rsidRPr="004340AB">
        <w:t xml:space="preserve"> </w:t>
      </w:r>
    </w:p>
    <w:p w14:paraId="4B23B888" w14:textId="359C28E7" w:rsidR="004340AB" w:rsidRPr="004340AB" w:rsidRDefault="004340AB" w:rsidP="004340AB">
      <w:pPr>
        <w:pStyle w:val="EndNoteBibliography"/>
        <w:spacing w:after="0"/>
        <w:ind w:left="720" w:hanging="720"/>
      </w:pPr>
      <w:r w:rsidRPr="004340AB">
        <w:t xml:space="preserve">Ankit, R. (2025). </w:t>
      </w:r>
      <w:r w:rsidRPr="004340AB">
        <w:rPr>
          <w:i/>
        </w:rPr>
        <w:t>WebPlotDigitizer Version 5.2</w:t>
      </w:r>
      <w:r w:rsidRPr="004340AB">
        <w:t xml:space="preserve">. </w:t>
      </w:r>
      <w:hyperlink r:id="rId24" w:history="1">
        <w:r w:rsidRPr="004340AB">
          <w:rPr>
            <w:rStyle w:val="Hyperlink"/>
          </w:rPr>
          <w:t>https://automeris.io</w:t>
        </w:r>
      </w:hyperlink>
    </w:p>
    <w:p w14:paraId="0E003DBE" w14:textId="77777777" w:rsidR="004340AB" w:rsidRPr="004340AB" w:rsidRDefault="004340AB" w:rsidP="004340AB">
      <w:pPr>
        <w:pStyle w:val="EndNoteBibliography"/>
        <w:spacing w:after="0"/>
        <w:ind w:left="720" w:hanging="720"/>
      </w:pPr>
      <w:r w:rsidRPr="004340AB">
        <w:t>Berry, L. E., Lindenmayer, D. B., Dennis, T. E., Driscoll, D. A., &amp; Banks, S. C. (2016). Fire severity alters spatio–temporal movements and habitat utilisation by an arboreal marsupial, the mountain brushtail possum (</w:t>
      </w:r>
      <w:r w:rsidRPr="004340AB">
        <w:rPr>
          <w:i/>
        </w:rPr>
        <w:t>Trichosurus cunninghami</w:t>
      </w:r>
      <w:r w:rsidRPr="004340AB">
        <w:t xml:space="preserve">). </w:t>
      </w:r>
      <w:r w:rsidRPr="004340AB">
        <w:rPr>
          <w:i/>
        </w:rPr>
        <w:t>International Journal of Wildland Fire, 25</w:t>
      </w:r>
      <w:r w:rsidRPr="004340AB">
        <w:t xml:space="preserve">(12), 1291-1302.  </w:t>
      </w:r>
    </w:p>
    <w:p w14:paraId="3C51D847" w14:textId="606C4FDE" w:rsidR="004340AB" w:rsidRPr="004340AB" w:rsidRDefault="004340AB" w:rsidP="004340AB">
      <w:pPr>
        <w:pStyle w:val="EndNoteBibliography"/>
        <w:spacing w:after="0"/>
        <w:ind w:left="720" w:hanging="720"/>
      </w:pPr>
      <w:r w:rsidRPr="004340AB">
        <w:t xml:space="preserve">Blakey, R. V., Sikich, J. A., Blumstein, D. T., &amp; Riley, S. P. D. (2022). Mountain lions avoid burned areas and increase risky behavior after wildfire in a fragmented urban landscape. </w:t>
      </w:r>
      <w:r w:rsidRPr="004340AB">
        <w:rPr>
          <w:i/>
        </w:rPr>
        <w:t>Current Biology, 32</w:t>
      </w:r>
      <w:r w:rsidRPr="004340AB">
        <w:t xml:space="preserve">(21), 4762-4768.e4765.  </w:t>
      </w:r>
      <w:hyperlink r:id="rId25" w:history="1">
        <w:r w:rsidRPr="004340AB">
          <w:rPr>
            <w:rStyle w:val="Hyperlink"/>
          </w:rPr>
          <w:t>https://doi.org/10.1016/j.cub.2022.08.082</w:t>
        </w:r>
      </w:hyperlink>
      <w:r w:rsidRPr="004340AB">
        <w:t xml:space="preserve"> </w:t>
      </w:r>
    </w:p>
    <w:p w14:paraId="792BFF8E" w14:textId="27436ABB" w:rsidR="004340AB" w:rsidRPr="004340AB" w:rsidRDefault="004340AB" w:rsidP="004340AB">
      <w:pPr>
        <w:pStyle w:val="EndNoteBibliography"/>
        <w:spacing w:after="0"/>
        <w:ind w:left="720" w:hanging="720"/>
      </w:pPr>
      <w:r w:rsidRPr="004340AB">
        <w:t xml:space="preserve">Bond, W. J., &amp; Keeley, J. E. (2005). Fire as a global ‘herbivore’: The ecology and evolution of flammable ecosystems. </w:t>
      </w:r>
      <w:r w:rsidRPr="004340AB">
        <w:rPr>
          <w:i/>
        </w:rPr>
        <w:t>Trends in Ecology &amp; Evolution, 20</w:t>
      </w:r>
      <w:r w:rsidRPr="004340AB">
        <w:t xml:space="preserve">(7), 387-394.  </w:t>
      </w:r>
      <w:hyperlink r:id="rId26" w:history="1">
        <w:r w:rsidRPr="004340AB">
          <w:rPr>
            <w:rStyle w:val="Hyperlink"/>
          </w:rPr>
          <w:t>https://doi.org/j.tree.2005.04.025</w:t>
        </w:r>
      </w:hyperlink>
      <w:r w:rsidRPr="004340AB">
        <w:t xml:space="preserve"> </w:t>
      </w:r>
    </w:p>
    <w:p w14:paraId="3B0E5C65" w14:textId="4527D9A7" w:rsidR="004340AB" w:rsidRPr="004340AB" w:rsidRDefault="004340AB" w:rsidP="004340AB">
      <w:pPr>
        <w:pStyle w:val="EndNoteBibliography"/>
        <w:spacing w:after="0"/>
        <w:ind w:left="720" w:hanging="720"/>
      </w:pPr>
      <w:r w:rsidRPr="004340AB">
        <w:t xml:space="preserve">Bowman, D. M. J. S., Balch, J. K., Artaxo, P., Bond, W. J., Carlson, J. M., Cochrane, M. A., D’Antonio, C. M., DeFries, R. S., Doyle, J. C., Harrison, S. P., Johnston, F. H., Keeley, J. E., Krawchuk, M. A., Kull, C. A., Marston, J. B., Moritz, M. A., Prentice, I. C., Roos, C. I., Scott, A. C., . . . Pyne, S. J. (2009). Fire in the Earth system. </w:t>
      </w:r>
      <w:r w:rsidRPr="004340AB">
        <w:rPr>
          <w:i/>
        </w:rPr>
        <w:t>Science, 324</w:t>
      </w:r>
      <w:r w:rsidRPr="004340AB">
        <w:t xml:space="preserve">(5926), 481-484.  </w:t>
      </w:r>
      <w:hyperlink r:id="rId27" w:history="1">
        <w:r w:rsidRPr="004340AB">
          <w:rPr>
            <w:rStyle w:val="Hyperlink"/>
          </w:rPr>
          <w:t>https://doi.org/10.1126/science.1163886</w:t>
        </w:r>
      </w:hyperlink>
      <w:r w:rsidRPr="004340AB">
        <w:t xml:space="preserve"> </w:t>
      </w:r>
    </w:p>
    <w:p w14:paraId="209D9EF0" w14:textId="07761200" w:rsidR="004340AB" w:rsidRPr="004340AB" w:rsidRDefault="004340AB" w:rsidP="004340AB">
      <w:pPr>
        <w:pStyle w:val="EndNoteBibliography"/>
        <w:spacing w:after="0"/>
        <w:ind w:left="720" w:hanging="720"/>
      </w:pPr>
      <w:r w:rsidRPr="004340AB">
        <w:t xml:space="preserve">Bowman, D. M. J. S., Kolden, C. A., Abatzoglou, J. T., Johnston, F. H., van der Werf, G. R., &amp; Flannigan, M. (2020). Vegetation fires in the Anthropocene. </w:t>
      </w:r>
      <w:r w:rsidRPr="004340AB">
        <w:rPr>
          <w:i/>
        </w:rPr>
        <w:t>Nature Reviews Earth &amp; Environment, 1</w:t>
      </w:r>
      <w:r w:rsidRPr="004340AB">
        <w:t xml:space="preserve">(10), 500-515.  </w:t>
      </w:r>
      <w:hyperlink r:id="rId28" w:history="1">
        <w:r w:rsidRPr="004340AB">
          <w:rPr>
            <w:rStyle w:val="Hyperlink"/>
          </w:rPr>
          <w:t>https://doi.org/10.1038/s43017-020-0085-3</w:t>
        </w:r>
      </w:hyperlink>
      <w:r w:rsidRPr="004340AB">
        <w:t xml:space="preserve"> </w:t>
      </w:r>
    </w:p>
    <w:p w14:paraId="6F53C3B7" w14:textId="1316E84E" w:rsidR="004340AB" w:rsidRPr="004340AB" w:rsidRDefault="004340AB" w:rsidP="004340AB">
      <w:pPr>
        <w:pStyle w:val="EndNoteBibliography"/>
        <w:spacing w:after="0"/>
        <w:ind w:left="720" w:hanging="720"/>
      </w:pPr>
      <w:r w:rsidRPr="004340AB">
        <w:t xml:space="preserve">Brando, P. M., Nepstad, D. C., Balch, J. K., Bolker, B., Christman, M. C., Coe, M., &amp; Putz, F. E. (2012). Fire-induced tree mortality in a neotropical forest: the roles of bark traits, tree size, wood density and fire behavior. </w:t>
      </w:r>
      <w:r w:rsidRPr="004340AB">
        <w:rPr>
          <w:i/>
        </w:rPr>
        <w:t>Global Change Biology, 18</w:t>
      </w:r>
      <w:r w:rsidRPr="004340AB">
        <w:t xml:space="preserve">(2), 630-641.  </w:t>
      </w:r>
      <w:hyperlink r:id="rId29" w:history="1">
        <w:r w:rsidRPr="004340AB">
          <w:rPr>
            <w:rStyle w:val="Hyperlink"/>
          </w:rPr>
          <w:t>https://doi.org/j.1365-2486.2011.02533.x</w:t>
        </w:r>
      </w:hyperlink>
      <w:r w:rsidRPr="004340AB">
        <w:t xml:space="preserve"> </w:t>
      </w:r>
    </w:p>
    <w:p w14:paraId="50C233F7" w14:textId="3CCFF762" w:rsidR="004340AB" w:rsidRPr="004340AB" w:rsidRDefault="004340AB" w:rsidP="004340AB">
      <w:pPr>
        <w:pStyle w:val="EndNoteBibliography"/>
        <w:spacing w:after="0"/>
        <w:ind w:left="720" w:hanging="720"/>
      </w:pPr>
      <w:r w:rsidRPr="004340AB">
        <w:t>Brisson, J. A., Strasburg, J. L., &amp; Templeton, A. R. (2003). Impact of fire management on the ecology of collared lizard (</w:t>
      </w:r>
      <w:r w:rsidRPr="004340AB">
        <w:rPr>
          <w:i/>
        </w:rPr>
        <w:t>Crotaphytus collaris</w:t>
      </w:r>
      <w:r w:rsidRPr="004340AB">
        <w:t xml:space="preserve">) populations living on the Ozark Plateau. </w:t>
      </w:r>
      <w:r w:rsidRPr="004340AB">
        <w:rPr>
          <w:i/>
        </w:rPr>
        <w:t>Animal Conservation, 6</w:t>
      </w:r>
      <w:r w:rsidRPr="004340AB">
        <w:t xml:space="preserve">(3), 247-254.  </w:t>
      </w:r>
      <w:hyperlink r:id="rId30" w:history="1">
        <w:r w:rsidRPr="004340AB">
          <w:rPr>
            <w:rStyle w:val="Hyperlink"/>
          </w:rPr>
          <w:t>https://doi.org/10.1017/S1367943003003305</w:t>
        </w:r>
      </w:hyperlink>
      <w:r w:rsidRPr="004340AB">
        <w:t xml:space="preserve"> </w:t>
      </w:r>
    </w:p>
    <w:p w14:paraId="0C90A710" w14:textId="3BEE167C" w:rsidR="004340AB" w:rsidRPr="004340AB" w:rsidRDefault="004340AB" w:rsidP="004340AB">
      <w:pPr>
        <w:pStyle w:val="EndNoteBibliography"/>
        <w:spacing w:after="0"/>
        <w:ind w:left="720" w:hanging="720"/>
      </w:pPr>
      <w:r w:rsidRPr="004340AB">
        <w:t xml:space="preserve">Brown, J. H., Gillooly, J. F., Allen, A. P., Savage, V. M., &amp; West, G. B. (2004). Toward a metabolic theory of ecology. </w:t>
      </w:r>
      <w:r w:rsidRPr="004340AB">
        <w:rPr>
          <w:i/>
        </w:rPr>
        <w:t>Ecology, 85</w:t>
      </w:r>
      <w:r w:rsidRPr="004340AB">
        <w:t xml:space="preserve">(7), 1771-1789.  </w:t>
      </w:r>
      <w:hyperlink r:id="rId31" w:history="1">
        <w:r w:rsidRPr="004340AB">
          <w:rPr>
            <w:rStyle w:val="Hyperlink"/>
          </w:rPr>
          <w:t>https://doi.org/https://doi.org/10.1890/03-9000</w:t>
        </w:r>
      </w:hyperlink>
      <w:r w:rsidRPr="004340AB">
        <w:t xml:space="preserve"> </w:t>
      </w:r>
    </w:p>
    <w:p w14:paraId="722A79E5" w14:textId="423BD70C" w:rsidR="004340AB" w:rsidRPr="004340AB" w:rsidRDefault="004340AB" w:rsidP="004340AB">
      <w:pPr>
        <w:pStyle w:val="EndNoteBibliography"/>
        <w:spacing w:after="0"/>
        <w:ind w:left="720" w:hanging="720"/>
      </w:pPr>
      <w:r w:rsidRPr="004340AB">
        <w:t xml:space="preserve">Brown, J. S., &amp; Kotler, B. P. (2004). Hazardous duty pay and the foraging cost of predation. </w:t>
      </w:r>
      <w:r w:rsidRPr="004340AB">
        <w:rPr>
          <w:i/>
        </w:rPr>
        <w:t>Ecology Letters, 7</w:t>
      </w:r>
      <w:r w:rsidRPr="004340AB">
        <w:t xml:space="preserve">(10), 999-1014.  </w:t>
      </w:r>
      <w:hyperlink r:id="rId32" w:history="1">
        <w:r w:rsidRPr="004340AB">
          <w:rPr>
            <w:rStyle w:val="Hyperlink"/>
          </w:rPr>
          <w:t>https://doi.org/10.1111/j.1461-0248.2004.00661.x</w:t>
        </w:r>
      </w:hyperlink>
      <w:r w:rsidRPr="004340AB">
        <w:t xml:space="preserve"> </w:t>
      </w:r>
    </w:p>
    <w:p w14:paraId="39597A54" w14:textId="47D9CFFA" w:rsidR="004340AB" w:rsidRPr="004340AB" w:rsidRDefault="004340AB" w:rsidP="004340AB">
      <w:pPr>
        <w:pStyle w:val="EndNoteBibliography"/>
        <w:spacing w:after="0"/>
        <w:ind w:left="720" w:hanging="720"/>
      </w:pPr>
      <w:r w:rsidRPr="004340AB">
        <w:t xml:space="preserve">Burton, C., Lampe, S., Kelley, D. I., Thiery, W., Hantson, S., Christidis, N., Gudmundsson, L., Forrest, M., Burke, E., Chang, J., Huang, H., Ito, A., Kou-Giesbrecht, S., Lasslop, G., Li, W., Nieradzik, L., Li, F., Chen, Y., Randerson, J., . . . Mengel, M. (2024). Global burned area increasingly explained by climate change. </w:t>
      </w:r>
      <w:r w:rsidRPr="004340AB">
        <w:rPr>
          <w:i/>
        </w:rPr>
        <w:t>Nature Climate Change, 14</w:t>
      </w:r>
      <w:r w:rsidRPr="004340AB">
        <w:t xml:space="preserve">(11), 1186-1192.  </w:t>
      </w:r>
      <w:hyperlink r:id="rId33" w:history="1">
        <w:r w:rsidRPr="004340AB">
          <w:rPr>
            <w:rStyle w:val="Hyperlink"/>
          </w:rPr>
          <w:t>https://doi.org/10.1038/s41558-024-02140-w</w:t>
        </w:r>
      </w:hyperlink>
      <w:r w:rsidRPr="004340AB">
        <w:t xml:space="preserve"> </w:t>
      </w:r>
    </w:p>
    <w:p w14:paraId="2D0A7BB0" w14:textId="09AE1A53" w:rsidR="004340AB" w:rsidRPr="004340AB" w:rsidRDefault="004340AB" w:rsidP="004340AB">
      <w:pPr>
        <w:pStyle w:val="EndNoteBibliography"/>
        <w:spacing w:after="0"/>
        <w:ind w:left="720" w:hanging="720"/>
      </w:pPr>
      <w:r w:rsidRPr="004340AB">
        <w:t xml:space="preserve">Catford, J. A., Wilson, J. R. U., Pyšek, P., Hulme, P. E., &amp; Duncan, R. P. (2022). Addressing context dependence in ecology. </w:t>
      </w:r>
      <w:r w:rsidRPr="004340AB">
        <w:rPr>
          <w:i/>
        </w:rPr>
        <w:t>Trends in Ecology &amp; Evolution, 37</w:t>
      </w:r>
      <w:r w:rsidRPr="004340AB">
        <w:t xml:space="preserve">(2), 158-170.  </w:t>
      </w:r>
      <w:hyperlink r:id="rId34" w:history="1">
        <w:r w:rsidRPr="004340AB">
          <w:rPr>
            <w:rStyle w:val="Hyperlink"/>
          </w:rPr>
          <w:t>https://doi.org/10.1016/j.tree.2021.09.007</w:t>
        </w:r>
      </w:hyperlink>
      <w:r w:rsidRPr="004340AB">
        <w:t xml:space="preserve"> </w:t>
      </w:r>
    </w:p>
    <w:p w14:paraId="2A73E5C2" w14:textId="7E83E05D" w:rsidR="004340AB" w:rsidRPr="004340AB" w:rsidRDefault="004340AB" w:rsidP="004340AB">
      <w:pPr>
        <w:pStyle w:val="EndNoteBibliography"/>
        <w:spacing w:after="0"/>
        <w:ind w:left="720" w:hanging="720"/>
      </w:pPr>
      <w:r w:rsidRPr="004340AB">
        <w:t xml:space="preserve">Chamberlain, S., &amp; Szöcs, E. (2013). Taxize: taxonomic search and retrieval in R [version 2; peer review: 3 approved]. </w:t>
      </w:r>
      <w:r w:rsidRPr="004340AB">
        <w:rPr>
          <w:i/>
        </w:rPr>
        <w:t>F1000Research, 2</w:t>
      </w:r>
      <w:r w:rsidRPr="004340AB">
        <w:t xml:space="preserve">(191).  </w:t>
      </w:r>
      <w:hyperlink r:id="rId35" w:history="1">
        <w:r w:rsidRPr="004340AB">
          <w:rPr>
            <w:rStyle w:val="Hyperlink"/>
          </w:rPr>
          <w:t>https://doi.org/10.12688/f1000research.2-191.v2</w:t>
        </w:r>
      </w:hyperlink>
      <w:r w:rsidRPr="004340AB">
        <w:t xml:space="preserve"> </w:t>
      </w:r>
    </w:p>
    <w:p w14:paraId="7F7F24D1" w14:textId="149114C9" w:rsidR="004340AB" w:rsidRPr="004340AB" w:rsidRDefault="004340AB" w:rsidP="004340AB">
      <w:pPr>
        <w:pStyle w:val="EndNoteBibliography"/>
        <w:spacing w:after="0"/>
        <w:ind w:left="720" w:hanging="720"/>
      </w:pPr>
      <w:r w:rsidRPr="004340AB">
        <w:t xml:space="preserve">Cherry, M. J., Chandler, R. B., Garrison, E. P., Crawford, D. A., Kelly, B. D., Shindle, D. B., Godsea, K. G., Miller, K. V., &amp; Conner, L. M. (2018). Wildfire affects space use and movement of white-tailed deer in a tropical pyric landscape. </w:t>
      </w:r>
      <w:r w:rsidRPr="004340AB">
        <w:rPr>
          <w:i/>
        </w:rPr>
        <w:t>Forest Ecology and Management, 409</w:t>
      </w:r>
      <w:r w:rsidRPr="004340AB">
        <w:t xml:space="preserve">, 161-169.  </w:t>
      </w:r>
      <w:hyperlink r:id="rId36" w:history="1">
        <w:r w:rsidRPr="004340AB">
          <w:rPr>
            <w:rStyle w:val="Hyperlink"/>
          </w:rPr>
          <w:t>https://doi.org/10.1016/j.foreco.2017.11.007</w:t>
        </w:r>
      </w:hyperlink>
      <w:r w:rsidRPr="004340AB">
        <w:t xml:space="preserve"> </w:t>
      </w:r>
    </w:p>
    <w:p w14:paraId="1E8837D2" w14:textId="4EAE83C6" w:rsidR="004340AB" w:rsidRPr="004340AB" w:rsidRDefault="004340AB" w:rsidP="004340AB">
      <w:pPr>
        <w:pStyle w:val="EndNoteBibliography"/>
        <w:spacing w:after="0"/>
        <w:ind w:left="720" w:hanging="720"/>
      </w:pPr>
      <w:r w:rsidRPr="004340AB">
        <w:t xml:space="preserve">Clapp, J. G., &amp; Beck, J. L. (2016). Short-term impacts of fire-mediated habitat alterations on an isolated bighorn sheep population. </w:t>
      </w:r>
      <w:r w:rsidRPr="004340AB">
        <w:rPr>
          <w:i/>
        </w:rPr>
        <w:t>Fire Ecology, 12</w:t>
      </w:r>
      <w:r w:rsidRPr="004340AB">
        <w:t xml:space="preserve">(3), 80-98.  </w:t>
      </w:r>
      <w:hyperlink r:id="rId37" w:history="1">
        <w:r w:rsidRPr="004340AB">
          <w:rPr>
            <w:rStyle w:val="Hyperlink"/>
          </w:rPr>
          <w:t>https://doi.org/10.4996/fireecology.1203080</w:t>
        </w:r>
      </w:hyperlink>
      <w:r w:rsidRPr="004340AB">
        <w:t xml:space="preserve"> </w:t>
      </w:r>
    </w:p>
    <w:p w14:paraId="23897B3C" w14:textId="0DB51FC9" w:rsidR="004340AB" w:rsidRPr="004340AB" w:rsidRDefault="004340AB" w:rsidP="004340AB">
      <w:pPr>
        <w:pStyle w:val="EndNoteBibliography"/>
        <w:spacing w:after="0"/>
        <w:ind w:left="720" w:hanging="720"/>
      </w:pPr>
      <w:r w:rsidRPr="004340AB">
        <w:lastRenderedPageBreak/>
        <w:t xml:space="preserve">Cohen, B. S., Prebyl, T. J., Collier, B. A., &amp; Chamberlain, M. J. (2019). Spatiotemporal variability of fire characteristics affect animal responses in pyric landscapes. </w:t>
      </w:r>
      <w:r w:rsidRPr="004340AB">
        <w:rPr>
          <w:i/>
        </w:rPr>
        <w:t>Fire Ecology, 15</w:t>
      </w:r>
      <w:r w:rsidRPr="004340AB">
        <w:t xml:space="preserve">(1), 41.  </w:t>
      </w:r>
      <w:hyperlink r:id="rId38" w:history="1">
        <w:r w:rsidRPr="004340AB">
          <w:rPr>
            <w:rStyle w:val="Hyperlink"/>
          </w:rPr>
          <w:t>https://doi.org/10.1186/s42408-019-0058-4</w:t>
        </w:r>
      </w:hyperlink>
      <w:r w:rsidRPr="004340AB">
        <w:t xml:space="preserve"> </w:t>
      </w:r>
    </w:p>
    <w:p w14:paraId="5ACA97E1" w14:textId="1B0119C9" w:rsidR="004340AB" w:rsidRPr="004340AB" w:rsidRDefault="004340AB" w:rsidP="004340AB">
      <w:pPr>
        <w:pStyle w:val="EndNoteBibliography"/>
        <w:spacing w:after="0"/>
        <w:ind w:left="720" w:hanging="720"/>
      </w:pPr>
      <w:r w:rsidRPr="004340AB">
        <w:t xml:space="preserve">Cosgrove, A. J., McWhorter, T. J., &amp; Maron, M. (2018). Consequences of impediments to animal movements at different scales: A conceptual framework and review. </w:t>
      </w:r>
      <w:r w:rsidRPr="004340AB">
        <w:rPr>
          <w:i/>
        </w:rPr>
        <w:t>Diversity and Distributions, 24</w:t>
      </w:r>
      <w:r w:rsidRPr="004340AB">
        <w:t xml:space="preserve">(4), 448-459.  </w:t>
      </w:r>
      <w:hyperlink r:id="rId39" w:history="1">
        <w:r w:rsidRPr="004340AB">
          <w:rPr>
            <w:rStyle w:val="Hyperlink"/>
          </w:rPr>
          <w:t>https://doi.org/10.1111/ddi.12699</w:t>
        </w:r>
      </w:hyperlink>
      <w:r w:rsidRPr="004340AB">
        <w:t xml:space="preserve"> </w:t>
      </w:r>
    </w:p>
    <w:p w14:paraId="4645B64C" w14:textId="41165BA3" w:rsidR="004340AB" w:rsidRPr="004340AB" w:rsidRDefault="004340AB" w:rsidP="004340AB">
      <w:pPr>
        <w:pStyle w:val="EndNoteBibliography"/>
        <w:spacing w:after="0"/>
        <w:ind w:left="720" w:hanging="720"/>
      </w:pPr>
      <w:r w:rsidRPr="004340AB">
        <w:t xml:space="preserve">Crabb, M. L., Clement, M. J., Jones, A. S., Bristow, K. D., &amp; Harding, L. E. (2022). Black bear spatial responses to the Wallow Wildfire in Arizona. </w:t>
      </w:r>
      <w:r w:rsidRPr="004340AB">
        <w:rPr>
          <w:i/>
        </w:rPr>
        <w:t>The Journal of Wildlife Management, 86</w:t>
      </w:r>
      <w:r w:rsidRPr="004340AB">
        <w:t xml:space="preserve">(3), 1-20.  </w:t>
      </w:r>
      <w:hyperlink r:id="rId40" w:history="1">
        <w:r w:rsidRPr="004340AB">
          <w:rPr>
            <w:rStyle w:val="Hyperlink"/>
          </w:rPr>
          <w:t>https://doi.org/10.1002/jwmg.22182</w:t>
        </w:r>
      </w:hyperlink>
      <w:r w:rsidRPr="004340AB">
        <w:t xml:space="preserve"> </w:t>
      </w:r>
    </w:p>
    <w:p w14:paraId="35365E4C" w14:textId="7D8A50FC" w:rsidR="004340AB" w:rsidRPr="004340AB" w:rsidRDefault="004340AB" w:rsidP="004340AB">
      <w:pPr>
        <w:pStyle w:val="EndNoteBibliography"/>
        <w:spacing w:after="0"/>
        <w:ind w:left="720" w:hanging="720"/>
      </w:pPr>
      <w:r w:rsidRPr="004340AB">
        <w:t xml:space="preserve">Culhane, K., Sollmann, R., White, A. M., Tarbill, G. L., Cooper, S. D., &amp; Young, H. S. (2022). Small mammal responses to fire severity mediated by vegetation characteristics and species traits. </w:t>
      </w:r>
      <w:r w:rsidRPr="004340AB">
        <w:rPr>
          <w:i/>
        </w:rPr>
        <w:t>Ecology and Evolution, 12</w:t>
      </w:r>
      <w:r w:rsidRPr="004340AB">
        <w:t xml:space="preserve">(5), e8918.  </w:t>
      </w:r>
      <w:hyperlink r:id="rId41" w:history="1">
        <w:r w:rsidRPr="004340AB">
          <w:rPr>
            <w:rStyle w:val="Hyperlink"/>
          </w:rPr>
          <w:t>https://doi.org/10.1002/ece3.8918</w:t>
        </w:r>
      </w:hyperlink>
      <w:r w:rsidRPr="004340AB">
        <w:t xml:space="preserve"> </w:t>
      </w:r>
    </w:p>
    <w:p w14:paraId="0D434F11" w14:textId="5C848C24" w:rsidR="004340AB" w:rsidRPr="004340AB" w:rsidRDefault="004340AB" w:rsidP="004340AB">
      <w:pPr>
        <w:pStyle w:val="EndNoteBibliography"/>
        <w:spacing w:after="0"/>
        <w:ind w:left="720" w:hanging="720"/>
      </w:pPr>
      <w:r w:rsidRPr="004340AB">
        <w:t xml:space="preserve">Cunningham, C. X., Williamson, G. J., &amp; Bowman, D. M. J. S. (2024). Increasing frequency and intensity of the most extreme wildfires on Earth. </w:t>
      </w:r>
      <w:r w:rsidRPr="004340AB">
        <w:rPr>
          <w:i/>
        </w:rPr>
        <w:t>Nature Ecology &amp; Evolution, 8</w:t>
      </w:r>
      <w:r w:rsidRPr="004340AB">
        <w:t xml:space="preserve">(8), 1420-1425.  </w:t>
      </w:r>
      <w:hyperlink r:id="rId42" w:history="1">
        <w:r w:rsidRPr="004340AB">
          <w:rPr>
            <w:rStyle w:val="Hyperlink"/>
          </w:rPr>
          <w:t>https://doi.org/s41559-024-02452-2</w:t>
        </w:r>
      </w:hyperlink>
      <w:r w:rsidRPr="004340AB">
        <w:t xml:space="preserve"> </w:t>
      </w:r>
    </w:p>
    <w:p w14:paraId="7E6271E7" w14:textId="462E5816" w:rsidR="004340AB" w:rsidRPr="004340AB" w:rsidRDefault="004340AB" w:rsidP="004340AB">
      <w:pPr>
        <w:pStyle w:val="EndNoteBibliography"/>
        <w:spacing w:after="0"/>
        <w:ind w:left="720" w:hanging="720"/>
      </w:pPr>
      <w:r w:rsidRPr="004340AB">
        <w:t xml:space="preserve">Cunningham, S. C., &amp; Ballard, W. B. (2004). Effects of wildfire on black bear demographics in central Arizona. </w:t>
      </w:r>
      <w:r w:rsidRPr="004340AB">
        <w:rPr>
          <w:i/>
        </w:rPr>
        <w:t>Wildlife Society Bulletin, 32</w:t>
      </w:r>
      <w:r w:rsidRPr="004340AB">
        <w:t xml:space="preserve">(3), 928-937.  </w:t>
      </w:r>
      <w:hyperlink r:id="rId43" w:history="1">
        <w:r w:rsidRPr="004340AB">
          <w:rPr>
            <w:rStyle w:val="Hyperlink"/>
          </w:rPr>
          <w:t>https://doi.org/10.2193/0091-7648(2004)032[0928:EOWOBB]2.0.CO;2</w:t>
        </w:r>
      </w:hyperlink>
      <w:r w:rsidRPr="004340AB">
        <w:t xml:space="preserve"> </w:t>
      </w:r>
    </w:p>
    <w:p w14:paraId="55A30E70" w14:textId="29EFF5C6" w:rsidR="004340AB" w:rsidRPr="004340AB" w:rsidRDefault="004340AB" w:rsidP="004340AB">
      <w:pPr>
        <w:pStyle w:val="EndNoteBibliography"/>
        <w:spacing w:after="0"/>
        <w:ind w:left="720" w:hanging="720"/>
      </w:pPr>
      <w:r w:rsidRPr="004340AB">
        <w:t xml:space="preserve">Doherty, T. S., Fist, C. N., &amp; Driscoll, D. A. (2019). Animal movement varies with resource availability, landscape configuration and body size: A conceptual model and empirical example. </w:t>
      </w:r>
      <w:r w:rsidRPr="004340AB">
        <w:rPr>
          <w:i/>
        </w:rPr>
        <w:t>Landscape Ecology, 34</w:t>
      </w:r>
      <w:r w:rsidRPr="004340AB">
        <w:t xml:space="preserve">(3), 603-614.  </w:t>
      </w:r>
      <w:hyperlink r:id="rId44" w:history="1">
        <w:r w:rsidRPr="004340AB">
          <w:rPr>
            <w:rStyle w:val="Hyperlink"/>
          </w:rPr>
          <w:t>https://doi.org/10.1007/s10980-019-00795-x</w:t>
        </w:r>
      </w:hyperlink>
      <w:r w:rsidRPr="004340AB">
        <w:t xml:space="preserve"> </w:t>
      </w:r>
    </w:p>
    <w:p w14:paraId="6F80D64A" w14:textId="62A001EC" w:rsidR="004340AB" w:rsidRPr="004340AB" w:rsidRDefault="004340AB" w:rsidP="004340AB">
      <w:pPr>
        <w:pStyle w:val="EndNoteBibliography"/>
        <w:spacing w:after="0"/>
        <w:ind w:left="720" w:hanging="720"/>
      </w:pPr>
      <w:r w:rsidRPr="004340AB">
        <w:t xml:space="preserve">Doherty, T. S., Hays, G. C., &amp; Driscoll, D. A. (2021). Human disturbance causes widespread disruption of animal movement. </w:t>
      </w:r>
      <w:r w:rsidRPr="004340AB">
        <w:rPr>
          <w:i/>
        </w:rPr>
        <w:t>Nature Ecology &amp; Evolution, 5</w:t>
      </w:r>
      <w:r w:rsidRPr="004340AB">
        <w:t xml:space="preserve">(4), 513-519.  </w:t>
      </w:r>
      <w:hyperlink r:id="rId45" w:history="1">
        <w:r w:rsidRPr="004340AB">
          <w:rPr>
            <w:rStyle w:val="Hyperlink"/>
          </w:rPr>
          <w:t>https://doi.org/10.1038/s41559-020-01380-1</w:t>
        </w:r>
      </w:hyperlink>
      <w:r w:rsidRPr="004340AB">
        <w:t xml:space="preserve"> </w:t>
      </w:r>
    </w:p>
    <w:p w14:paraId="6718D3E0" w14:textId="6620340B" w:rsidR="004340AB" w:rsidRPr="004340AB" w:rsidRDefault="004340AB" w:rsidP="004340AB">
      <w:pPr>
        <w:pStyle w:val="EndNoteBibliography"/>
        <w:spacing w:after="0"/>
        <w:ind w:left="720" w:hanging="720"/>
      </w:pPr>
      <w:r w:rsidRPr="004340AB">
        <w:t xml:space="preserve">Doherty, T. S., Geary, W. L., Jolly, C. J., Macdonald, K. J., Miritis, V., Watchorn, D. J., Cherry, M. J., Conner, L. M., González, T. M., Legge, S. M., Ritchie, E. G., Stawski, C., &amp; Dickman, C. R. (2022). Fire as a driver and mediator of predator–prey interactions. </w:t>
      </w:r>
      <w:r w:rsidRPr="004340AB">
        <w:rPr>
          <w:i/>
        </w:rPr>
        <w:t>Biological Reviews, 97</w:t>
      </w:r>
      <w:r w:rsidRPr="004340AB">
        <w:t xml:space="preserve">(4), 1539-1558.  </w:t>
      </w:r>
      <w:hyperlink r:id="rId46" w:history="1">
        <w:r w:rsidRPr="004340AB">
          <w:rPr>
            <w:rStyle w:val="Hyperlink"/>
          </w:rPr>
          <w:t>https://doi.org/10.1111/brv.12853</w:t>
        </w:r>
      </w:hyperlink>
      <w:r w:rsidRPr="004340AB">
        <w:t xml:space="preserve"> </w:t>
      </w:r>
    </w:p>
    <w:p w14:paraId="2298BDC1" w14:textId="39757E3B" w:rsidR="004340AB" w:rsidRPr="004340AB" w:rsidRDefault="004340AB" w:rsidP="004340AB">
      <w:pPr>
        <w:pStyle w:val="EndNoteBibliography"/>
        <w:spacing w:after="0"/>
        <w:ind w:left="720" w:hanging="720"/>
      </w:pPr>
      <w:r w:rsidRPr="004340AB">
        <w:t xml:space="preserve">Doherty, T. S., Watchorn, D. J., Miritis, V., Pestell, A. J. L., &amp; Geary, W. L. (2023). Cats, foxes and fire: Quantitative review reveals that invasive predator activity is most likely to increase shortly after fire. </w:t>
      </w:r>
      <w:r w:rsidRPr="004340AB">
        <w:rPr>
          <w:i/>
        </w:rPr>
        <w:t>Fire Ecology, 19</w:t>
      </w:r>
      <w:r w:rsidRPr="004340AB">
        <w:t xml:space="preserve">(1), 22.  </w:t>
      </w:r>
      <w:hyperlink r:id="rId47" w:history="1">
        <w:r w:rsidRPr="004340AB">
          <w:rPr>
            <w:rStyle w:val="Hyperlink"/>
          </w:rPr>
          <w:t>https://doi.org/10.1186/s42408-023-00183-6</w:t>
        </w:r>
      </w:hyperlink>
      <w:r w:rsidRPr="004340AB">
        <w:t xml:space="preserve"> </w:t>
      </w:r>
    </w:p>
    <w:p w14:paraId="1C1A2370" w14:textId="7ABCABFC" w:rsidR="004340AB" w:rsidRPr="004340AB" w:rsidRDefault="004340AB" w:rsidP="004340AB">
      <w:pPr>
        <w:pStyle w:val="EndNoteBibliography"/>
        <w:spacing w:after="0"/>
        <w:ind w:left="720" w:hanging="720"/>
      </w:pPr>
      <w:r w:rsidRPr="004340AB">
        <w:t xml:space="preserve">Doherty, T. S., Johnson, B., Friend, G. R., &amp; Wayne, A. F. (2024). Multi‐year responses of reptiles to prescribed burning in a eucalypt forest ecosystem. </w:t>
      </w:r>
      <w:r w:rsidRPr="004340AB">
        <w:rPr>
          <w:i/>
        </w:rPr>
        <w:t>Austral ecology, 49</w:t>
      </w:r>
      <w:r w:rsidRPr="004340AB">
        <w:t xml:space="preserve">(8), n/a.  </w:t>
      </w:r>
      <w:hyperlink r:id="rId48" w:history="1">
        <w:r w:rsidRPr="004340AB">
          <w:rPr>
            <w:rStyle w:val="Hyperlink"/>
          </w:rPr>
          <w:t>https://doi.org/10.1111/aec.13572</w:t>
        </w:r>
      </w:hyperlink>
      <w:r w:rsidRPr="004340AB">
        <w:t xml:space="preserve"> </w:t>
      </w:r>
    </w:p>
    <w:p w14:paraId="22BEB62B" w14:textId="1E3E6EB7" w:rsidR="004340AB" w:rsidRPr="004340AB" w:rsidRDefault="004340AB" w:rsidP="004340AB">
      <w:pPr>
        <w:pStyle w:val="EndNoteBibliography"/>
        <w:spacing w:after="0"/>
        <w:ind w:left="720" w:hanging="720"/>
      </w:pPr>
      <w:r w:rsidRPr="004340AB">
        <w:t xml:space="preserve">Dudley, I. F., Coates, P. S., Prochazka, B. G., Davis, D. M., Gardner, S. C., &amp; Delehanty, D. J. (2022). Maladaptive nest-site selection and reduced nest survival in female sage-grouse following wildfire. </w:t>
      </w:r>
      <w:r w:rsidRPr="004340AB">
        <w:rPr>
          <w:i/>
        </w:rPr>
        <w:t>Ecosphere, 13</w:t>
      </w:r>
      <w:r w:rsidRPr="004340AB">
        <w:t xml:space="preserve">(12), e4282.  </w:t>
      </w:r>
      <w:hyperlink r:id="rId49" w:history="1">
        <w:r w:rsidRPr="004340AB">
          <w:rPr>
            <w:rStyle w:val="Hyperlink"/>
          </w:rPr>
          <w:t>https://doi.org/10.1002/ecs2.4282</w:t>
        </w:r>
      </w:hyperlink>
      <w:r w:rsidRPr="004340AB">
        <w:t xml:space="preserve"> </w:t>
      </w:r>
    </w:p>
    <w:p w14:paraId="64C13943" w14:textId="322FF901" w:rsidR="004340AB" w:rsidRPr="004340AB" w:rsidRDefault="004340AB" w:rsidP="004340AB">
      <w:pPr>
        <w:pStyle w:val="EndNoteBibliography"/>
        <w:spacing w:after="0"/>
        <w:ind w:left="720" w:hanging="720"/>
      </w:pPr>
      <w:r w:rsidRPr="004340AB">
        <w:t xml:space="preserve">Ezzy, L. (2022). Breaking the wildfire cycle: Progressive fire management can shift fire regimes and improve ecosystem condition. A case study from a large conservation reserve in northern Australia. </w:t>
      </w:r>
      <w:r w:rsidRPr="004340AB">
        <w:rPr>
          <w:i/>
        </w:rPr>
        <w:t>The Rangeland Journal, 44</w:t>
      </w:r>
      <w:r w:rsidRPr="004340AB">
        <w:t xml:space="preserve">(6), 279-288.  </w:t>
      </w:r>
      <w:hyperlink r:id="rId50" w:history="1">
        <w:r w:rsidRPr="004340AB">
          <w:rPr>
            <w:rStyle w:val="Hyperlink"/>
          </w:rPr>
          <w:t>https://doi.org/10.1071/RJ22021</w:t>
        </w:r>
      </w:hyperlink>
      <w:r w:rsidRPr="004340AB">
        <w:t xml:space="preserve"> </w:t>
      </w:r>
    </w:p>
    <w:p w14:paraId="25968263" w14:textId="79C30407" w:rsidR="004340AB" w:rsidRPr="004340AB" w:rsidRDefault="004340AB" w:rsidP="004340AB">
      <w:pPr>
        <w:pStyle w:val="EndNoteBibliography"/>
        <w:spacing w:after="0"/>
        <w:ind w:left="720" w:hanging="720"/>
      </w:pPr>
      <w:r w:rsidRPr="004340AB">
        <w:t xml:space="preserve">Fahrig, L. (2007). Non-optimal animal movement in human-altered landscapes. </w:t>
      </w:r>
      <w:r w:rsidRPr="004340AB">
        <w:rPr>
          <w:i/>
        </w:rPr>
        <w:t>Functional Ecology, 21</w:t>
      </w:r>
      <w:r w:rsidRPr="004340AB">
        <w:t xml:space="preserve">(6), 1003-1015.  </w:t>
      </w:r>
      <w:hyperlink r:id="rId51" w:history="1">
        <w:r w:rsidRPr="004340AB">
          <w:rPr>
            <w:rStyle w:val="Hyperlink"/>
          </w:rPr>
          <w:t>https://doi.org/10.1111/j.1365-2435.2007.01326.x</w:t>
        </w:r>
      </w:hyperlink>
      <w:r w:rsidRPr="004340AB">
        <w:t xml:space="preserve"> </w:t>
      </w:r>
    </w:p>
    <w:p w14:paraId="007B8F3A" w14:textId="16B3A894" w:rsidR="004340AB" w:rsidRPr="004340AB" w:rsidRDefault="004340AB" w:rsidP="004340AB">
      <w:pPr>
        <w:pStyle w:val="EndNoteBibliography"/>
        <w:spacing w:after="0"/>
        <w:ind w:left="720" w:hanging="720"/>
      </w:pPr>
      <w:r w:rsidRPr="004340AB">
        <w:t xml:space="preserve">Faurby, S., Davis, M., Pedersen, R. Ø., Schowanek, S. D., Antonelli, A., &amp; Svenning, J.-C. (2018). PHYLACINE 1.2: The phylogenetic atlas of mammal macroecology. </w:t>
      </w:r>
      <w:r w:rsidRPr="004340AB">
        <w:rPr>
          <w:i/>
        </w:rPr>
        <w:t>Ecology, 99</w:t>
      </w:r>
      <w:r w:rsidRPr="004340AB">
        <w:t xml:space="preserve">(11), 2626-2626.  </w:t>
      </w:r>
      <w:hyperlink r:id="rId52" w:history="1">
        <w:r w:rsidRPr="004340AB">
          <w:rPr>
            <w:rStyle w:val="Hyperlink"/>
          </w:rPr>
          <w:t>https://doi.org/10.1002/ecy.2443</w:t>
        </w:r>
      </w:hyperlink>
      <w:r w:rsidRPr="004340AB">
        <w:t xml:space="preserve"> </w:t>
      </w:r>
    </w:p>
    <w:p w14:paraId="41411C4E" w14:textId="77777777" w:rsidR="004340AB" w:rsidRPr="004340AB" w:rsidRDefault="004340AB" w:rsidP="004340AB">
      <w:pPr>
        <w:pStyle w:val="EndNoteBibliography"/>
        <w:spacing w:after="0"/>
        <w:ind w:left="720" w:hanging="720"/>
      </w:pPr>
      <w:r w:rsidRPr="004340AB">
        <w:t>Flaherty, J. P., &amp; Gienger, C. M. (2020). Habitat selection and movement patterns of copperheads (</w:t>
      </w:r>
      <w:r w:rsidRPr="004340AB">
        <w:rPr>
          <w:i/>
        </w:rPr>
        <w:t>Agkistrodon contortrix</w:t>
      </w:r>
      <w:r w:rsidRPr="004340AB">
        <w:t xml:space="preserve">) in fire-altered landscapes. </w:t>
      </w:r>
      <w:r w:rsidRPr="004340AB">
        <w:rPr>
          <w:i/>
        </w:rPr>
        <w:t>Herpetological Conservation and Biology, 15</w:t>
      </w:r>
      <w:r w:rsidRPr="004340AB">
        <w:t xml:space="preserve">(1), 150-159.  </w:t>
      </w:r>
    </w:p>
    <w:p w14:paraId="70C7B59C" w14:textId="2D0D0B16" w:rsidR="004340AB" w:rsidRPr="004340AB" w:rsidRDefault="004340AB" w:rsidP="004340AB">
      <w:pPr>
        <w:pStyle w:val="EndNoteBibliography"/>
        <w:spacing w:after="0"/>
        <w:ind w:left="720" w:hanging="720"/>
      </w:pPr>
      <w:r w:rsidRPr="004340AB">
        <w:t xml:space="preserve">Franklin, M. J. M., Bradstock, R. A., &amp; Major, R. E. (2025). Relative species mobility is a key determinant of avian diversity in post-megafire recovery. </w:t>
      </w:r>
      <w:r w:rsidRPr="004340AB">
        <w:rPr>
          <w:i/>
        </w:rPr>
        <w:t>Austral Ecology, 50</w:t>
      </w:r>
      <w:r w:rsidRPr="004340AB">
        <w:t xml:space="preserve">(11), e70139.  </w:t>
      </w:r>
      <w:hyperlink r:id="rId53" w:history="1">
        <w:r w:rsidRPr="004340AB">
          <w:rPr>
            <w:rStyle w:val="Hyperlink"/>
          </w:rPr>
          <w:t>https://doi.org/10.1111/aec.70139</w:t>
        </w:r>
      </w:hyperlink>
      <w:r w:rsidRPr="004340AB">
        <w:t xml:space="preserve"> </w:t>
      </w:r>
    </w:p>
    <w:p w14:paraId="697AA876" w14:textId="5EB04C3A" w:rsidR="004340AB" w:rsidRPr="004340AB" w:rsidRDefault="004340AB" w:rsidP="004340AB">
      <w:pPr>
        <w:pStyle w:val="EndNoteBibliography"/>
        <w:spacing w:after="0"/>
        <w:ind w:left="720" w:hanging="720"/>
      </w:pPr>
      <w:r w:rsidRPr="004340AB">
        <w:t xml:space="preserve">Ganz, T. R., DeVivo, M. T., Kertson, B. N., Roussin, T., Satterfield, L., Wirsing, A. J., &amp; Prugh, L. R. (2022). Interactive effects of wildfires, season and predator activity shape mule deer movements. </w:t>
      </w:r>
      <w:r w:rsidRPr="004340AB">
        <w:rPr>
          <w:i/>
        </w:rPr>
        <w:t>Journal of Animal Ecology, 91</w:t>
      </w:r>
      <w:r w:rsidRPr="004340AB">
        <w:t xml:space="preserve">(11), 2273-2288.  </w:t>
      </w:r>
      <w:hyperlink r:id="rId54" w:history="1">
        <w:r w:rsidRPr="004340AB">
          <w:rPr>
            <w:rStyle w:val="Hyperlink"/>
          </w:rPr>
          <w:t>https://doi.org/10.1111/1365-2656.13810</w:t>
        </w:r>
      </w:hyperlink>
      <w:r w:rsidRPr="004340AB">
        <w:t xml:space="preserve"> </w:t>
      </w:r>
    </w:p>
    <w:p w14:paraId="58653DE9" w14:textId="0B64CF8B" w:rsidR="004340AB" w:rsidRPr="004340AB" w:rsidRDefault="004340AB" w:rsidP="004340AB">
      <w:pPr>
        <w:pStyle w:val="EndNoteBibliography"/>
        <w:spacing w:after="0"/>
        <w:ind w:left="720" w:hanging="720"/>
      </w:pPr>
      <w:r w:rsidRPr="004340AB">
        <w:lastRenderedPageBreak/>
        <w:t xml:space="preserve">Gasaway, W. C., Dubois, S. D., Boertje, R. D., Reed, D. J., &amp; Simpson, D. T. (1989). Response of radio-collared moose to a large burn in central Alaska. </w:t>
      </w:r>
      <w:r w:rsidRPr="004340AB">
        <w:rPr>
          <w:i/>
        </w:rPr>
        <w:t>Canadian Journal of Zoology, 67</w:t>
      </w:r>
      <w:r w:rsidRPr="004340AB">
        <w:t xml:space="preserve">(2), 325-329.  </w:t>
      </w:r>
      <w:hyperlink r:id="rId55" w:history="1">
        <w:r w:rsidRPr="004340AB">
          <w:rPr>
            <w:rStyle w:val="Hyperlink"/>
          </w:rPr>
          <w:t>https://doi.org/10.1139/z89-047</w:t>
        </w:r>
      </w:hyperlink>
      <w:r w:rsidRPr="004340AB">
        <w:t xml:space="preserve"> </w:t>
      </w:r>
    </w:p>
    <w:p w14:paraId="09798BB9" w14:textId="00B573DE" w:rsidR="004340AB" w:rsidRPr="004340AB" w:rsidRDefault="004340AB" w:rsidP="004340AB">
      <w:pPr>
        <w:pStyle w:val="EndNoteBibliography"/>
        <w:spacing w:after="0"/>
        <w:ind w:left="720" w:hanging="720"/>
      </w:pPr>
      <w:r w:rsidRPr="004340AB">
        <w:t xml:space="preserve">Geary, W. L., Doherty, T. S., Nimmo, D. G., Tulloch, A. I. T., &amp; Ritchie, E. G. (2020). Predator responses to fire: A global systematic review and meta-analysis. </w:t>
      </w:r>
      <w:r w:rsidRPr="004340AB">
        <w:rPr>
          <w:i/>
        </w:rPr>
        <w:t>Journal of Animal Ecology, 89</w:t>
      </w:r>
      <w:r w:rsidRPr="004340AB">
        <w:t xml:space="preserve">(4), 955-971.  </w:t>
      </w:r>
      <w:hyperlink r:id="rId56" w:history="1">
        <w:r w:rsidRPr="004340AB">
          <w:rPr>
            <w:rStyle w:val="Hyperlink"/>
          </w:rPr>
          <w:t>https://doi.org/10.1111/1365-2656.13153</w:t>
        </w:r>
      </w:hyperlink>
      <w:r w:rsidRPr="004340AB">
        <w:t xml:space="preserve"> </w:t>
      </w:r>
    </w:p>
    <w:p w14:paraId="59BC46CB" w14:textId="5B5126A6" w:rsidR="004340AB" w:rsidRPr="004340AB" w:rsidRDefault="004340AB" w:rsidP="004340AB">
      <w:pPr>
        <w:pStyle w:val="EndNoteBibliography"/>
        <w:spacing w:after="0"/>
        <w:ind w:left="720" w:hanging="720"/>
      </w:pPr>
      <w:r w:rsidRPr="004340AB">
        <w:t xml:space="preserve">Gold, Z. J., Pellegrini, A. F. A., Refsland, T. K., Andrioli, R. J., Bowles, M. L., Brockway, D. G., Burrows, N., Franco, A. C., Hallgren, S. W., Hobbie, S. E., Hoffmann, W. A., Kirkman, K. P., Reich, P. B., Savadogo, P., Silvério, D., Stephan, K., Strydom, T., Varner, J. M., Wade, D. D., . . . Staver, A. C. (2023). Herbaceous vegetation responses to experimental fire in savannas and forests depend on biome and climate. </w:t>
      </w:r>
      <w:r w:rsidRPr="004340AB">
        <w:rPr>
          <w:i/>
        </w:rPr>
        <w:t>Ecology Letters, 26</w:t>
      </w:r>
      <w:r w:rsidRPr="004340AB">
        <w:t xml:space="preserve">(7), 1237-1246.  </w:t>
      </w:r>
      <w:hyperlink r:id="rId57" w:history="1">
        <w:r w:rsidRPr="004340AB">
          <w:rPr>
            <w:rStyle w:val="Hyperlink"/>
          </w:rPr>
          <w:t>https://doi.org/10.1111/ele.14236</w:t>
        </w:r>
      </w:hyperlink>
      <w:r w:rsidRPr="004340AB">
        <w:t xml:space="preserve"> </w:t>
      </w:r>
    </w:p>
    <w:p w14:paraId="5B28A63B" w14:textId="0326441F" w:rsidR="004340AB" w:rsidRPr="004340AB" w:rsidRDefault="004340AB" w:rsidP="004340AB">
      <w:pPr>
        <w:pStyle w:val="EndNoteBibliography"/>
        <w:spacing w:after="0"/>
        <w:ind w:left="720" w:hanging="720"/>
      </w:pPr>
      <w:r w:rsidRPr="004340AB">
        <w:t xml:space="preserve">Gomez, S., English, H. M., Bejarano Alegre, V., Blackwell, P. G., Bracken, A. M., Bray, E., Evans, L. C., Gan, J. L., Grecian, W. J., Gutmann Roberts, C., Harju, S. M., Hejcmanová, P., Lelotte, L., Marshall, B. M., Matthiopoulos, J., Mnenge, A. J., Niebuhr, B. B., Ortega, Z., Pollock, C. J., . . . Börger, L. (2025). Understanding and predicting animal movements and distributions in the Anthropocene. </w:t>
      </w:r>
      <w:r w:rsidRPr="004340AB">
        <w:rPr>
          <w:i/>
        </w:rPr>
        <w:t>Journal of Animal Ecology, 94</w:t>
      </w:r>
      <w:r w:rsidRPr="004340AB">
        <w:t xml:space="preserve">(6), 1146-1164.  </w:t>
      </w:r>
      <w:hyperlink r:id="rId58" w:history="1">
        <w:r w:rsidRPr="004340AB">
          <w:rPr>
            <w:rStyle w:val="Hyperlink"/>
          </w:rPr>
          <w:t>https://doi.org/10.1111/1365-2656.70040</w:t>
        </w:r>
      </w:hyperlink>
      <w:r w:rsidRPr="004340AB">
        <w:t xml:space="preserve"> </w:t>
      </w:r>
    </w:p>
    <w:p w14:paraId="195AF63E" w14:textId="0FFC90A1" w:rsidR="004340AB" w:rsidRPr="004340AB" w:rsidRDefault="004340AB" w:rsidP="004340AB">
      <w:pPr>
        <w:pStyle w:val="EndNoteBibliography"/>
        <w:spacing w:after="0"/>
        <w:ind w:left="720" w:hanging="720"/>
      </w:pPr>
      <w:r w:rsidRPr="004340AB">
        <w:t xml:space="preserve">Greenwood, L., Bliege Bird, R., &amp; Nimmo, D. (2022). Indigenous burning shapes the structure of visible and invisible fire mosaics. </w:t>
      </w:r>
      <w:r w:rsidRPr="004340AB">
        <w:rPr>
          <w:i/>
        </w:rPr>
        <w:t>Landscape Ecology, 37</w:t>
      </w:r>
      <w:r w:rsidRPr="004340AB">
        <w:t xml:space="preserve">(3), 811-827.  </w:t>
      </w:r>
      <w:hyperlink r:id="rId59" w:history="1">
        <w:r w:rsidRPr="004340AB">
          <w:rPr>
            <w:rStyle w:val="Hyperlink"/>
          </w:rPr>
          <w:t>https://doi.org/10.1007/s10980-021-01373-w</w:t>
        </w:r>
      </w:hyperlink>
      <w:r w:rsidRPr="004340AB">
        <w:t xml:space="preserve"> </w:t>
      </w:r>
    </w:p>
    <w:p w14:paraId="414453CE" w14:textId="244AE030" w:rsidR="004340AB" w:rsidRPr="004340AB" w:rsidRDefault="004340AB" w:rsidP="004340AB">
      <w:pPr>
        <w:pStyle w:val="EndNoteBibliography"/>
        <w:spacing w:after="0"/>
        <w:ind w:left="720" w:hanging="720"/>
      </w:pPr>
      <w:r w:rsidRPr="004340AB">
        <w:t xml:space="preserve">Griffiths, A. D. (1994). </w:t>
      </w:r>
      <w:r w:rsidRPr="004340AB">
        <w:rPr>
          <w:i/>
        </w:rPr>
        <w:t>The effect of seasonal environment and fire on the ecology of frillneck lizards, Chlamydosaurus kingii, in the wet-dry tropics of northern Australia</w:t>
      </w:r>
      <w:r w:rsidRPr="004340AB">
        <w:t xml:space="preserve"> [Master's, Charles Darwin University]. Australia. </w:t>
      </w:r>
      <w:hyperlink r:id="rId60" w:history="1">
        <w:r w:rsidRPr="004340AB">
          <w:rPr>
            <w:rStyle w:val="Hyperlink"/>
          </w:rPr>
          <w:t>https://www.proquest.com/dissertations-theses/effect-seasonal-environment-fire-on-ecology/docview/2606878779/se-2?accountid=10344</w:t>
        </w:r>
      </w:hyperlink>
    </w:p>
    <w:p w14:paraId="7F3DFAA4" w14:textId="37B2CA2A" w:rsidR="004340AB" w:rsidRPr="004340AB" w:rsidRDefault="004340AB" w:rsidP="004340AB">
      <w:pPr>
        <w:pStyle w:val="EndNoteBibliography"/>
        <w:spacing w:after="0"/>
        <w:ind w:left="720" w:hanging="720"/>
      </w:pPr>
      <w:r w:rsidRPr="004340AB">
        <w:t xml:space="preserve">Hagmann, R. K., Hessburg, P. F., Prichard, S. J., Povak, N. A., Brown, P. M., Fulé, P. Z., Keane, R. E., Knapp, E. E., Lydersen, J. M., Metlen, K. L., Reilly, M. J., Sánchez Meador, A. J., Stephens, S. L., Stevens, J. T., Taylor, A. H., Yocom, L. L., Battaglia, M. A., Churchill, D. J., Daniels, L. D., . . . Waltz, A. E. M. (2021). Evidence for widespread changes in the structure, composition, and fire regimes of western North American forests. </w:t>
      </w:r>
      <w:r w:rsidRPr="004340AB">
        <w:rPr>
          <w:i/>
        </w:rPr>
        <w:t>Ecological Applications, 31</w:t>
      </w:r>
      <w:r w:rsidRPr="004340AB">
        <w:t xml:space="preserve">(8), e02431.  </w:t>
      </w:r>
      <w:hyperlink r:id="rId61" w:history="1">
        <w:r w:rsidRPr="004340AB">
          <w:rPr>
            <w:rStyle w:val="Hyperlink"/>
          </w:rPr>
          <w:t>https://doi.org/10.1002/eap.2431</w:t>
        </w:r>
      </w:hyperlink>
      <w:r w:rsidRPr="004340AB">
        <w:t xml:space="preserve"> </w:t>
      </w:r>
    </w:p>
    <w:p w14:paraId="37694868" w14:textId="2DE482F0" w:rsidR="004340AB" w:rsidRPr="004340AB" w:rsidRDefault="004340AB" w:rsidP="004340AB">
      <w:pPr>
        <w:pStyle w:val="EndNoteBibliography"/>
        <w:spacing w:after="0"/>
        <w:ind w:left="720" w:hanging="720"/>
      </w:pPr>
      <w:r w:rsidRPr="004340AB">
        <w:t xml:space="preserve">Harrison, M. E., Deere, N. J., Imron, M. A., Nasir, D., Asti, H. A., Aragay Soler, J., Boyd, N. C., Cheyne, S. M., Collins, S. A., D’Arcy, L. J., Erb, W. M., Green, H., Healy, W., Holly, B., Houlihan, P. R., Husson, S. J., Jeffers, K. A., Kulu, I. P., Kusin, K., . . . Struebig, M. J. (2024). Impacts of fire and prospects for recovery in a tropical peat forest ecosystem. </w:t>
      </w:r>
      <w:r w:rsidRPr="004340AB">
        <w:rPr>
          <w:i/>
        </w:rPr>
        <w:t>Proceedings of the National Academy of Sciences, 121</w:t>
      </w:r>
      <w:r w:rsidRPr="004340AB">
        <w:t xml:space="preserve">(17), e2307216121.  </w:t>
      </w:r>
      <w:hyperlink r:id="rId62" w:history="1">
        <w:r w:rsidRPr="004340AB">
          <w:rPr>
            <w:rStyle w:val="Hyperlink"/>
          </w:rPr>
          <w:t>https://doi.org/10.1073/pnas.2307216121</w:t>
        </w:r>
      </w:hyperlink>
      <w:r w:rsidRPr="004340AB">
        <w:t xml:space="preserve"> </w:t>
      </w:r>
    </w:p>
    <w:p w14:paraId="202C274A" w14:textId="258A254B" w:rsidR="004340AB" w:rsidRPr="004340AB" w:rsidRDefault="004340AB" w:rsidP="004340AB">
      <w:pPr>
        <w:pStyle w:val="EndNoteBibliography"/>
        <w:spacing w:after="0"/>
        <w:ind w:left="720" w:hanging="720"/>
      </w:pPr>
      <w:r w:rsidRPr="004340AB">
        <w:t xml:space="preserve">He, T., Lamont, B. B., &amp; Pausas, J. G. (2019). Fire as a key driver of Earth's biodiversity. </w:t>
      </w:r>
      <w:r w:rsidRPr="004340AB">
        <w:rPr>
          <w:i/>
        </w:rPr>
        <w:t>Biological Reviews, 94</w:t>
      </w:r>
      <w:r w:rsidRPr="004340AB">
        <w:t xml:space="preserve">(6), 1983-2010.  </w:t>
      </w:r>
      <w:hyperlink r:id="rId63" w:history="1">
        <w:r w:rsidRPr="004340AB">
          <w:rPr>
            <w:rStyle w:val="Hyperlink"/>
          </w:rPr>
          <w:t>https://doi.org/10.1111/brv.12544</w:t>
        </w:r>
      </w:hyperlink>
      <w:r w:rsidRPr="004340AB">
        <w:t xml:space="preserve"> </w:t>
      </w:r>
    </w:p>
    <w:p w14:paraId="0CDF79F4" w14:textId="448099DA" w:rsidR="004340AB" w:rsidRPr="004340AB" w:rsidRDefault="004340AB" w:rsidP="004340AB">
      <w:pPr>
        <w:pStyle w:val="EndNoteBibliography"/>
        <w:spacing w:after="0"/>
        <w:ind w:left="720" w:hanging="720"/>
      </w:pPr>
      <w:r w:rsidRPr="004340AB">
        <w:t xml:space="preserve">Hijmans, R. J., Barbosa, M., Ghos, A., &amp; Mandel, A. (2025). </w:t>
      </w:r>
      <w:r w:rsidRPr="004340AB">
        <w:rPr>
          <w:i/>
        </w:rPr>
        <w:t xml:space="preserve">geodata. </w:t>
      </w:r>
      <w:r w:rsidRPr="004340AB">
        <w:t xml:space="preserve">In (Version 0.6-2) </w:t>
      </w:r>
      <w:hyperlink r:id="rId64" w:history="1">
        <w:r w:rsidRPr="004340AB">
          <w:rPr>
            <w:rStyle w:val="Hyperlink"/>
          </w:rPr>
          <w:t>https://github.com/rspatial/geodata</w:t>
        </w:r>
      </w:hyperlink>
    </w:p>
    <w:p w14:paraId="287BB575" w14:textId="44F96ACD" w:rsidR="004340AB" w:rsidRPr="004340AB" w:rsidRDefault="004340AB" w:rsidP="004340AB">
      <w:pPr>
        <w:pStyle w:val="EndNoteBibliography"/>
        <w:spacing w:after="0"/>
        <w:ind w:left="720" w:hanging="720"/>
      </w:pPr>
      <w:r w:rsidRPr="004340AB">
        <w:t xml:space="preserve">Hinam, H., &amp; St. Clair, C. (2008). High levels of habitat loss and fragmentation limit reproductive success by reducing home range size and provisioning rates of northern saw-whet owls. </w:t>
      </w:r>
      <w:r w:rsidRPr="004340AB">
        <w:rPr>
          <w:i/>
        </w:rPr>
        <w:t>Biological Conservation, 141</w:t>
      </w:r>
      <w:r w:rsidRPr="004340AB">
        <w:t xml:space="preserve">, 524-535.  </w:t>
      </w:r>
      <w:hyperlink r:id="rId65" w:history="1">
        <w:r w:rsidRPr="004340AB">
          <w:rPr>
            <w:rStyle w:val="Hyperlink"/>
          </w:rPr>
          <w:t>https://doi.org/10.1016/j.biocon.2007.11.011</w:t>
        </w:r>
      </w:hyperlink>
      <w:r w:rsidRPr="004340AB">
        <w:t xml:space="preserve"> </w:t>
      </w:r>
    </w:p>
    <w:p w14:paraId="307C20F2" w14:textId="7524A4EA" w:rsidR="004340AB" w:rsidRPr="004340AB" w:rsidRDefault="004340AB" w:rsidP="004340AB">
      <w:pPr>
        <w:pStyle w:val="EndNoteBibliography"/>
        <w:spacing w:after="0"/>
        <w:ind w:left="720" w:hanging="720"/>
      </w:pPr>
      <w:r w:rsidRPr="004340AB">
        <w:t xml:space="preserve">Hovick, T. J., McGranahan, D. A., Elmore, R. D., Weir, J. R., &amp; Fuhlendorf, S. D. (2017). Pyric-carnivory: Raptor use of prescribed fires. </w:t>
      </w:r>
      <w:r w:rsidRPr="004340AB">
        <w:rPr>
          <w:i/>
        </w:rPr>
        <w:t>Ecology and Evolution, 7</w:t>
      </w:r>
      <w:r w:rsidRPr="004340AB">
        <w:t xml:space="preserve">(21), 9144-9150.  </w:t>
      </w:r>
      <w:hyperlink r:id="rId66" w:history="1">
        <w:r w:rsidRPr="004340AB">
          <w:rPr>
            <w:rStyle w:val="Hyperlink"/>
          </w:rPr>
          <w:t>https://doi.org/10.1002/ece3.3401</w:t>
        </w:r>
      </w:hyperlink>
      <w:r w:rsidRPr="004340AB">
        <w:t xml:space="preserve"> </w:t>
      </w:r>
    </w:p>
    <w:p w14:paraId="205FC548" w14:textId="7496042B" w:rsidR="004340AB" w:rsidRPr="004340AB" w:rsidRDefault="004340AB" w:rsidP="004340AB">
      <w:pPr>
        <w:pStyle w:val="EndNoteBibliography"/>
        <w:spacing w:after="0"/>
        <w:ind w:left="720" w:hanging="720"/>
      </w:pPr>
      <w:r w:rsidRPr="004340AB">
        <w:t xml:space="preserve">Huysman, A. E., &amp; Johnson, M. D. (2021). Habitat selection by a predator of rodent pests is resilient to wildfire in a vineyard agroecosystem. </w:t>
      </w:r>
      <w:r w:rsidRPr="004340AB">
        <w:rPr>
          <w:i/>
        </w:rPr>
        <w:t>Ecology and Evolution, 11</w:t>
      </w:r>
      <w:r w:rsidRPr="004340AB">
        <w:t xml:space="preserve">(24), 18216-18228.  </w:t>
      </w:r>
      <w:hyperlink r:id="rId67" w:history="1">
        <w:r w:rsidRPr="004340AB">
          <w:rPr>
            <w:rStyle w:val="Hyperlink"/>
          </w:rPr>
          <w:t>https://doi.org/10.1002/ece3.8416</w:t>
        </w:r>
      </w:hyperlink>
      <w:r w:rsidRPr="004340AB">
        <w:t xml:space="preserve"> </w:t>
      </w:r>
    </w:p>
    <w:p w14:paraId="15A7D168" w14:textId="7856F74C" w:rsidR="004340AB" w:rsidRPr="004340AB" w:rsidRDefault="004340AB" w:rsidP="004340AB">
      <w:pPr>
        <w:pStyle w:val="EndNoteBibliography"/>
        <w:spacing w:after="0"/>
        <w:ind w:left="720" w:hanging="720"/>
      </w:pPr>
      <w:r w:rsidRPr="004340AB">
        <w:t>Jaffe, K. E., &amp; Isbell, L. A. (2009). After the fire: Benefits of reduced ground cover for vervet monkeys (</w:t>
      </w:r>
      <w:r w:rsidRPr="004340AB">
        <w:rPr>
          <w:i/>
        </w:rPr>
        <w:t>Cercopithecus aethiops</w:t>
      </w:r>
      <w:r w:rsidRPr="004340AB">
        <w:t xml:space="preserve">). </w:t>
      </w:r>
      <w:r w:rsidRPr="004340AB">
        <w:rPr>
          <w:i/>
        </w:rPr>
        <w:t>American Journal of Primatology, 71</w:t>
      </w:r>
      <w:r w:rsidRPr="004340AB">
        <w:t xml:space="preserve">(3), 252-260.  </w:t>
      </w:r>
      <w:hyperlink r:id="rId68" w:history="1">
        <w:r w:rsidRPr="004340AB">
          <w:rPr>
            <w:rStyle w:val="Hyperlink"/>
          </w:rPr>
          <w:t>https://doi.org/10.1002/ajp.20644</w:t>
        </w:r>
      </w:hyperlink>
      <w:r w:rsidRPr="004340AB">
        <w:t xml:space="preserve"> </w:t>
      </w:r>
    </w:p>
    <w:p w14:paraId="7F626FB1" w14:textId="34E992E9" w:rsidR="004340AB" w:rsidRPr="004340AB" w:rsidRDefault="004340AB" w:rsidP="004340AB">
      <w:pPr>
        <w:pStyle w:val="EndNoteBibliography"/>
        <w:spacing w:after="0"/>
        <w:ind w:left="720" w:hanging="720"/>
      </w:pPr>
      <w:r w:rsidRPr="004340AB">
        <w:t xml:space="preserve">Jetz, W., Carbone, C., Fulford, J., &amp; Brown, J. H. (2004). The scaling of animal space use. </w:t>
      </w:r>
      <w:r w:rsidRPr="004340AB">
        <w:rPr>
          <w:i/>
        </w:rPr>
        <w:t>Science, 306</w:t>
      </w:r>
      <w:r w:rsidRPr="004340AB">
        <w:t xml:space="preserve">(5694), 266-268.  </w:t>
      </w:r>
      <w:hyperlink r:id="rId69" w:history="1">
        <w:r w:rsidRPr="004340AB">
          <w:rPr>
            <w:rStyle w:val="Hyperlink"/>
          </w:rPr>
          <w:t>https://doi.org/10.1126/science.1102138</w:t>
        </w:r>
      </w:hyperlink>
      <w:r w:rsidRPr="004340AB">
        <w:t xml:space="preserve"> </w:t>
      </w:r>
    </w:p>
    <w:p w14:paraId="27AAE91C" w14:textId="76B269D3" w:rsidR="004340AB" w:rsidRPr="004340AB" w:rsidRDefault="004340AB" w:rsidP="004340AB">
      <w:pPr>
        <w:pStyle w:val="EndNoteBibliography"/>
        <w:spacing w:after="0"/>
        <w:ind w:left="720" w:hanging="720"/>
      </w:pPr>
      <w:r w:rsidRPr="004340AB">
        <w:lastRenderedPageBreak/>
        <w:t xml:space="preserve">Johnstone, J. F., Chapin, F. S., III, Foote, J., Kemmett, S., Price, K., &amp; Viereck, L. (2004). Decadal observations of tree regeneration following fire in boreal forests. </w:t>
      </w:r>
      <w:r w:rsidRPr="004340AB">
        <w:rPr>
          <w:i/>
        </w:rPr>
        <w:t>Canadian Journal of Forest Research, 34</w:t>
      </w:r>
      <w:r w:rsidRPr="004340AB">
        <w:t xml:space="preserve">(2), 267-273.  </w:t>
      </w:r>
      <w:hyperlink r:id="rId70" w:history="1">
        <w:r w:rsidRPr="004340AB">
          <w:rPr>
            <w:rStyle w:val="Hyperlink"/>
          </w:rPr>
          <w:t>https://doi.org/10.1139/x03-183</w:t>
        </w:r>
      </w:hyperlink>
      <w:r w:rsidRPr="004340AB">
        <w:t xml:space="preserve"> </w:t>
      </w:r>
    </w:p>
    <w:p w14:paraId="6DB2EF03" w14:textId="4071CCDA" w:rsidR="004340AB" w:rsidRPr="004340AB" w:rsidRDefault="004340AB" w:rsidP="004340AB">
      <w:pPr>
        <w:pStyle w:val="EndNoteBibliography"/>
        <w:spacing w:after="0"/>
        <w:ind w:left="720" w:hanging="720"/>
      </w:pPr>
      <w:r w:rsidRPr="004340AB">
        <w:t xml:space="preserve">Jolly, C. J., Dickman, C. R., Doherty, T. S., van Eeden, L. M., Geary, W. L., Legge, S. M., Woinarski, J. C. Z., &amp; Nimmo, D. G. (2022). Animal mortality during fire. </w:t>
      </w:r>
      <w:r w:rsidRPr="004340AB">
        <w:rPr>
          <w:i/>
        </w:rPr>
        <w:t>Global Change Biology, 28</w:t>
      </w:r>
      <w:r w:rsidRPr="004340AB">
        <w:t xml:space="preserve">(6), 2053-2065.  </w:t>
      </w:r>
      <w:hyperlink r:id="rId71" w:history="1">
        <w:r w:rsidRPr="004340AB">
          <w:rPr>
            <w:rStyle w:val="Hyperlink"/>
          </w:rPr>
          <w:t>https://doi.org/10.1111/gcb.16044</w:t>
        </w:r>
      </w:hyperlink>
      <w:r w:rsidRPr="004340AB">
        <w:t xml:space="preserve"> </w:t>
      </w:r>
    </w:p>
    <w:p w14:paraId="44952690" w14:textId="74E4FD9A" w:rsidR="004340AB" w:rsidRPr="004340AB" w:rsidRDefault="004340AB" w:rsidP="004340AB">
      <w:pPr>
        <w:pStyle w:val="EndNoteBibliography"/>
        <w:spacing w:after="0"/>
        <w:ind w:left="720" w:hanging="720"/>
      </w:pPr>
      <w:r w:rsidRPr="004340AB">
        <w:t xml:space="preserve">Jones, G. M., Goldberg, J. F., Wilcox, T. M., Buckley, L. B., Parr, C. L., Linck, E. B., Fountain, E. D., &amp; Schwartz, M. K. (2023). Fire-driven animal evolution in the Pyrocene. </w:t>
      </w:r>
      <w:r w:rsidRPr="004340AB">
        <w:rPr>
          <w:i/>
        </w:rPr>
        <w:t>Trends in Ecology &amp; Evolution, 38</w:t>
      </w:r>
      <w:r w:rsidRPr="004340AB">
        <w:t xml:space="preserve">(11), 1072-1084.  </w:t>
      </w:r>
      <w:hyperlink r:id="rId72" w:history="1">
        <w:r w:rsidRPr="004340AB">
          <w:rPr>
            <w:rStyle w:val="Hyperlink"/>
          </w:rPr>
          <w:t>https://doi.org/10.1016/j.tree.2023.06.003</w:t>
        </w:r>
      </w:hyperlink>
      <w:r w:rsidRPr="004340AB">
        <w:t xml:space="preserve"> </w:t>
      </w:r>
    </w:p>
    <w:p w14:paraId="76C8EAEE" w14:textId="7DFD359B" w:rsidR="004340AB" w:rsidRPr="004340AB" w:rsidRDefault="004340AB" w:rsidP="004340AB">
      <w:pPr>
        <w:pStyle w:val="EndNoteBibliography"/>
        <w:spacing w:after="0"/>
        <w:ind w:left="720" w:hanging="720"/>
      </w:pPr>
      <w:r w:rsidRPr="004340AB">
        <w:t xml:space="preserve">Joo, R., Picardi, S., Boone, M. E., Clay, T. A., Patrick, S. C., Romero-Romero, V. S., &amp; Basille, M. (2022). Recent trends in movement ecology of animals and human mobility. </w:t>
      </w:r>
      <w:r w:rsidRPr="004340AB">
        <w:rPr>
          <w:i/>
        </w:rPr>
        <w:t>Movement Ecology, 10</w:t>
      </w:r>
      <w:r w:rsidRPr="004340AB">
        <w:t xml:space="preserve">(1), 26.  </w:t>
      </w:r>
      <w:hyperlink r:id="rId73" w:history="1">
        <w:r w:rsidRPr="004340AB">
          <w:rPr>
            <w:rStyle w:val="Hyperlink"/>
          </w:rPr>
          <w:t>https://doi.org/10.1186/s40462-022-00322-9</w:t>
        </w:r>
      </w:hyperlink>
      <w:r w:rsidRPr="004340AB">
        <w:t xml:space="preserve"> </w:t>
      </w:r>
    </w:p>
    <w:p w14:paraId="087A3D7D" w14:textId="52B4DBCF" w:rsidR="004340AB" w:rsidRPr="004340AB" w:rsidRDefault="004340AB" w:rsidP="004340AB">
      <w:pPr>
        <w:pStyle w:val="EndNoteBibliography"/>
        <w:spacing w:after="0"/>
        <w:ind w:left="720" w:hanging="720"/>
      </w:pPr>
      <w:r w:rsidRPr="004340AB">
        <w:t xml:space="preserve">Kays, R., Crofoot, M. C., Jetz, W., &amp; Wikelski, M. (2015). Terrestrial animal tracking as an eye on life and planet. </w:t>
      </w:r>
      <w:r w:rsidRPr="004340AB">
        <w:rPr>
          <w:i/>
        </w:rPr>
        <w:t>Science, 348</w:t>
      </w:r>
      <w:r w:rsidRPr="004340AB">
        <w:t xml:space="preserve">(6240), aaa2478.  </w:t>
      </w:r>
      <w:hyperlink r:id="rId74" w:history="1">
        <w:r w:rsidRPr="004340AB">
          <w:rPr>
            <w:rStyle w:val="Hyperlink"/>
          </w:rPr>
          <w:t>https://doi.org/10.1126/science.aaa2478</w:t>
        </w:r>
      </w:hyperlink>
      <w:r w:rsidRPr="004340AB">
        <w:t xml:space="preserve"> </w:t>
      </w:r>
    </w:p>
    <w:p w14:paraId="5C21E9C2" w14:textId="26077566" w:rsidR="004340AB" w:rsidRPr="004340AB" w:rsidRDefault="004340AB" w:rsidP="004340AB">
      <w:pPr>
        <w:pStyle w:val="EndNoteBibliography"/>
        <w:spacing w:after="0"/>
        <w:ind w:left="720" w:hanging="720"/>
      </w:pPr>
      <w:r w:rsidRPr="004340AB">
        <w:t xml:space="preserve">Kemp, K. B., Higuera, P. E., &amp; Morgan, P. (2016). Fire legacies impact conifer regeneration across environmental gradients in the U.S. northern Rockies. </w:t>
      </w:r>
      <w:r w:rsidRPr="004340AB">
        <w:rPr>
          <w:i/>
        </w:rPr>
        <w:t>Landscape Ecology, 31</w:t>
      </w:r>
      <w:r w:rsidRPr="004340AB">
        <w:t xml:space="preserve">(3), 619-636.  </w:t>
      </w:r>
      <w:hyperlink r:id="rId75" w:history="1">
        <w:r w:rsidRPr="004340AB">
          <w:rPr>
            <w:rStyle w:val="Hyperlink"/>
          </w:rPr>
          <w:t>https://doi.org/</w:t>
        </w:r>
      </w:hyperlink>
      <w:r w:rsidRPr="004340AB">
        <w:t xml:space="preserve"> 10.1007/s10980-015-0268-3 </w:t>
      </w:r>
    </w:p>
    <w:p w14:paraId="3448B4B8" w14:textId="4933EEA9" w:rsidR="004340AB" w:rsidRPr="004340AB" w:rsidRDefault="004340AB" w:rsidP="004340AB">
      <w:pPr>
        <w:pStyle w:val="EndNoteBibliography"/>
        <w:spacing w:after="0"/>
        <w:ind w:left="720" w:hanging="720"/>
      </w:pPr>
      <w:r w:rsidRPr="004340AB">
        <w:t xml:space="preserve">Klop, E., van Goethem, J., &amp; de Iongh, H. H. (2007). Resource selection by grazing herbivores on post-fire regrowth in a West African woodland savanna. </w:t>
      </w:r>
      <w:r w:rsidRPr="004340AB">
        <w:rPr>
          <w:i/>
        </w:rPr>
        <w:t>Wildlife Research, 34</w:t>
      </w:r>
      <w:r w:rsidRPr="004340AB">
        <w:t xml:space="preserve">(2), 77-83.  </w:t>
      </w:r>
      <w:hyperlink r:id="rId76" w:history="1">
        <w:r w:rsidRPr="004340AB">
          <w:rPr>
            <w:rStyle w:val="Hyperlink"/>
          </w:rPr>
          <w:t>https://doi.org/10.1071/WR06052</w:t>
        </w:r>
      </w:hyperlink>
      <w:r w:rsidRPr="004340AB">
        <w:t xml:space="preserve"> </w:t>
      </w:r>
    </w:p>
    <w:p w14:paraId="11046F67" w14:textId="24D63FE6" w:rsidR="004340AB" w:rsidRPr="004340AB" w:rsidRDefault="004340AB" w:rsidP="004340AB">
      <w:pPr>
        <w:pStyle w:val="EndNoteBibliography"/>
        <w:spacing w:after="0"/>
        <w:ind w:left="720" w:hanging="720"/>
      </w:pPr>
      <w:r w:rsidRPr="004340AB">
        <w:t xml:space="preserve">Knapp, E. E., &amp; Keeley, J. E. (2006). Heterogeneity in fire severity within early season and late season prescribed burns in a mixed-conifer forest. </w:t>
      </w:r>
      <w:r w:rsidRPr="004340AB">
        <w:rPr>
          <w:i/>
        </w:rPr>
        <w:t>International Journal of Wildland Fire, 15</w:t>
      </w:r>
      <w:r w:rsidRPr="004340AB">
        <w:t xml:space="preserve">(1), 37-45.  </w:t>
      </w:r>
      <w:hyperlink r:id="rId77" w:history="1">
        <w:r w:rsidRPr="004340AB">
          <w:rPr>
            <w:rStyle w:val="Hyperlink"/>
          </w:rPr>
          <w:t>https://doi.org/10.1071/WF04068</w:t>
        </w:r>
      </w:hyperlink>
      <w:r w:rsidRPr="004340AB">
        <w:t xml:space="preserve"> </w:t>
      </w:r>
    </w:p>
    <w:p w14:paraId="48CC7225" w14:textId="4D998E8A" w:rsidR="004340AB" w:rsidRPr="004340AB" w:rsidRDefault="004340AB" w:rsidP="004340AB">
      <w:pPr>
        <w:pStyle w:val="EndNoteBibliography"/>
        <w:spacing w:after="0"/>
        <w:ind w:left="720" w:hanging="720"/>
      </w:pPr>
      <w:r w:rsidRPr="004340AB">
        <w:t xml:space="preserve">Kreider, M. R., Higuera, P. E., Parks, S. A., Rice, W. L., White, N., &amp; Larson, A. J. (2024). Fire suppression makes wildfires more severe and accentuates impacts of climate change and fuel accumulation. </w:t>
      </w:r>
      <w:r w:rsidRPr="004340AB">
        <w:rPr>
          <w:i/>
        </w:rPr>
        <w:t>Nature Communications, 15</w:t>
      </w:r>
      <w:r w:rsidRPr="004340AB">
        <w:t xml:space="preserve">(1), 2412.  </w:t>
      </w:r>
      <w:hyperlink r:id="rId78" w:history="1">
        <w:r w:rsidRPr="004340AB">
          <w:rPr>
            <w:rStyle w:val="Hyperlink"/>
          </w:rPr>
          <w:t>https://doi.org/10.1038/s41467-024-46702-0</w:t>
        </w:r>
      </w:hyperlink>
      <w:r w:rsidRPr="004340AB">
        <w:t xml:space="preserve"> </w:t>
      </w:r>
    </w:p>
    <w:p w14:paraId="7A75A8B5" w14:textId="4DF11A5B" w:rsidR="004340AB" w:rsidRPr="004340AB" w:rsidRDefault="004340AB" w:rsidP="004340AB">
      <w:pPr>
        <w:pStyle w:val="EndNoteBibliography"/>
        <w:spacing w:after="0"/>
        <w:ind w:left="720" w:hanging="720"/>
      </w:pPr>
      <w:r w:rsidRPr="004340AB">
        <w:t xml:space="preserve">Kreling, S. E. S., Gaynor, K. M., McInturff, A., Calhoun, K. L., &amp; Brashares, J. S. (2021). Site fidelity and behavioral plasticity regulate an ungulate's response to extreme disturbance. </w:t>
      </w:r>
      <w:r w:rsidRPr="004340AB">
        <w:rPr>
          <w:i/>
        </w:rPr>
        <w:t>Ecology and Evolution, 11</w:t>
      </w:r>
      <w:r w:rsidRPr="004340AB">
        <w:t xml:space="preserve">(22), 15683-15694.  </w:t>
      </w:r>
      <w:hyperlink r:id="rId79" w:history="1">
        <w:r w:rsidRPr="004340AB">
          <w:rPr>
            <w:rStyle w:val="Hyperlink"/>
          </w:rPr>
          <w:t>https://doi.org/10.1002/ece3.8221</w:t>
        </w:r>
      </w:hyperlink>
      <w:r w:rsidRPr="004340AB">
        <w:t xml:space="preserve"> </w:t>
      </w:r>
    </w:p>
    <w:p w14:paraId="772E058B" w14:textId="5F970922" w:rsidR="004340AB" w:rsidRPr="004340AB" w:rsidRDefault="004340AB" w:rsidP="004340AB">
      <w:pPr>
        <w:pStyle w:val="EndNoteBibliography"/>
        <w:spacing w:after="0"/>
        <w:ind w:left="720" w:hanging="720"/>
      </w:pPr>
      <w:r w:rsidRPr="004340AB">
        <w:t>Lacki, M. J., Cox, D. R., Dodd, L. E., &amp; Dickinson, M. B. (2009). Response of northern bats (</w:t>
      </w:r>
      <w:r w:rsidRPr="004340AB">
        <w:rPr>
          <w:i/>
        </w:rPr>
        <w:t>Myotis septentrionalis</w:t>
      </w:r>
      <w:r w:rsidRPr="004340AB">
        <w:t xml:space="preserve">) to prescribed fires in eastern Kentucky forests. </w:t>
      </w:r>
      <w:r w:rsidRPr="004340AB">
        <w:rPr>
          <w:i/>
        </w:rPr>
        <w:t>Journal of Mammalogy, 90</w:t>
      </w:r>
      <w:r w:rsidRPr="004340AB">
        <w:t xml:space="preserve">(5), 1165-1175.  </w:t>
      </w:r>
      <w:hyperlink r:id="rId80" w:history="1">
        <w:r w:rsidRPr="004340AB">
          <w:rPr>
            <w:rStyle w:val="Hyperlink"/>
          </w:rPr>
          <w:t>https://doi.org/10.1644/08-MAMM-A-349.1</w:t>
        </w:r>
      </w:hyperlink>
      <w:r w:rsidRPr="004340AB">
        <w:t xml:space="preserve"> </w:t>
      </w:r>
    </w:p>
    <w:p w14:paraId="21878A70" w14:textId="77777777" w:rsidR="004340AB" w:rsidRPr="004340AB" w:rsidRDefault="004340AB" w:rsidP="004340AB">
      <w:pPr>
        <w:pStyle w:val="EndNoteBibliography"/>
        <w:spacing w:after="0"/>
        <w:ind w:left="720" w:hanging="720"/>
      </w:pPr>
      <w:r w:rsidRPr="004340AB">
        <w:t xml:space="preserve">Leahy, L., Legge, S. M., Tuft, K., McGregor, H. W., Barmuta, L. A., Jones, M. E., &amp; Johnson, C. N. (2016). Amplified predation after fire suppresses rodent populations in Australia’s tropical savannas. </w:t>
      </w:r>
      <w:r w:rsidRPr="004340AB">
        <w:rPr>
          <w:i/>
        </w:rPr>
        <w:t>Wildlife Research, 42</w:t>
      </w:r>
      <w:r w:rsidRPr="004340AB">
        <w:t xml:space="preserve">(8), 705-716.  </w:t>
      </w:r>
    </w:p>
    <w:p w14:paraId="73DA8A9B" w14:textId="3EDBD58E" w:rsidR="004340AB" w:rsidRPr="004340AB" w:rsidRDefault="004340AB" w:rsidP="004340AB">
      <w:pPr>
        <w:pStyle w:val="EndNoteBibliography"/>
        <w:spacing w:after="0"/>
        <w:ind w:left="720" w:hanging="720"/>
      </w:pPr>
      <w:r w:rsidRPr="004340AB">
        <w:t>Leonard, K. M., &amp; Koprowski, J. L. (2010). Effects of fire on endangered mount graham red squirrels (</w:t>
      </w:r>
      <w:r w:rsidRPr="004340AB">
        <w:rPr>
          <w:i/>
        </w:rPr>
        <w:t>Tamiasciurus hudsonicus grahamensis</w:t>
      </w:r>
      <w:r w:rsidRPr="004340AB">
        <w:t xml:space="preserve">): Responses of individuals with known fates. </w:t>
      </w:r>
      <w:r w:rsidRPr="004340AB">
        <w:rPr>
          <w:i/>
        </w:rPr>
        <w:t>Southwestern Naturalist, 55</w:t>
      </w:r>
      <w:r w:rsidRPr="004340AB">
        <w:t xml:space="preserve">(2), 217-224.  </w:t>
      </w:r>
      <w:hyperlink r:id="rId81" w:history="1">
        <w:r w:rsidRPr="004340AB">
          <w:rPr>
            <w:rStyle w:val="Hyperlink"/>
          </w:rPr>
          <w:t>https://doi.org/10.1894/MRD-01.1</w:t>
        </w:r>
      </w:hyperlink>
      <w:r w:rsidRPr="004340AB">
        <w:t xml:space="preserve"> </w:t>
      </w:r>
    </w:p>
    <w:p w14:paraId="0C0D396D" w14:textId="503DB1C6" w:rsidR="004340AB" w:rsidRPr="004340AB" w:rsidRDefault="004340AB" w:rsidP="004340AB">
      <w:pPr>
        <w:pStyle w:val="EndNoteBibliography"/>
        <w:spacing w:after="0"/>
        <w:ind w:left="720" w:hanging="720"/>
      </w:pPr>
      <w:r w:rsidRPr="004340AB">
        <w:t xml:space="preserve">McGinn, K., Zulla, C., Wright, M., Wilkinson, Z., Dotters, B., Roberts, K., Keane, J., Peery, M. Z., &amp; Jones, G. M. (2024). Energetics explain predator occurrence and movement in pyrodiverse landscapes. </w:t>
      </w:r>
      <w:r w:rsidRPr="004340AB">
        <w:rPr>
          <w:i/>
        </w:rPr>
        <w:t>Landscape Ecology, 39</w:t>
      </w:r>
      <w:r w:rsidRPr="004340AB">
        <w:t xml:space="preserve">(10), 182.  </w:t>
      </w:r>
      <w:hyperlink r:id="rId82" w:history="1">
        <w:r w:rsidRPr="004340AB">
          <w:rPr>
            <w:rStyle w:val="Hyperlink"/>
          </w:rPr>
          <w:t>https://doi.org/10.1007/s10980-024-01970-5</w:t>
        </w:r>
      </w:hyperlink>
      <w:r w:rsidRPr="004340AB">
        <w:t xml:space="preserve"> </w:t>
      </w:r>
    </w:p>
    <w:p w14:paraId="23EFA942" w14:textId="00ED957F" w:rsidR="004340AB" w:rsidRPr="004340AB" w:rsidRDefault="004340AB" w:rsidP="004340AB">
      <w:pPr>
        <w:pStyle w:val="EndNoteBibliography"/>
        <w:spacing w:after="0"/>
        <w:ind w:left="720" w:hanging="720"/>
      </w:pPr>
      <w:r w:rsidRPr="004340AB">
        <w:t xml:space="preserve">McGregor, H. W., Cliff, H. B., &amp; Kanowski, J. (2016a). Habitat preference for fire scars by feral cats in Cape York Peninsula, Australia. </w:t>
      </w:r>
      <w:r w:rsidRPr="004340AB">
        <w:rPr>
          <w:i/>
        </w:rPr>
        <w:t>WILDLIFE RESEARCH, 43</w:t>
      </w:r>
      <w:r w:rsidRPr="004340AB">
        <w:t xml:space="preserve">(8), 623-633.  </w:t>
      </w:r>
      <w:hyperlink r:id="rId83" w:history="1">
        <w:r w:rsidRPr="004340AB">
          <w:rPr>
            <w:rStyle w:val="Hyperlink"/>
          </w:rPr>
          <w:t>https://doi.org/10.1071/WR16058</w:t>
        </w:r>
      </w:hyperlink>
      <w:r w:rsidRPr="004340AB">
        <w:t xml:space="preserve"> </w:t>
      </w:r>
    </w:p>
    <w:p w14:paraId="0E095026" w14:textId="6C40EBEB" w:rsidR="004340AB" w:rsidRPr="004340AB" w:rsidRDefault="004340AB" w:rsidP="004340AB">
      <w:pPr>
        <w:pStyle w:val="EndNoteBibliography"/>
        <w:spacing w:after="0"/>
        <w:ind w:left="720" w:hanging="720"/>
      </w:pPr>
      <w:r w:rsidRPr="004340AB">
        <w:t xml:space="preserve">McGregor, H. W., Legge, S., Jones, M. E., &amp; Johnson, C. N. (2016b). Extraterritorial hunting expeditions to intense fire scars by feral cats. </w:t>
      </w:r>
      <w:r w:rsidRPr="004340AB">
        <w:rPr>
          <w:i/>
        </w:rPr>
        <w:t>Scientific Reports, 6</w:t>
      </w:r>
      <w:r w:rsidRPr="004340AB">
        <w:t xml:space="preserve">(1), 22559.  </w:t>
      </w:r>
      <w:hyperlink r:id="rId84" w:history="1">
        <w:r w:rsidRPr="004340AB">
          <w:rPr>
            <w:rStyle w:val="Hyperlink"/>
          </w:rPr>
          <w:t>https://doi.org/10.1038/srep22559</w:t>
        </w:r>
      </w:hyperlink>
      <w:r w:rsidRPr="004340AB">
        <w:t xml:space="preserve"> </w:t>
      </w:r>
    </w:p>
    <w:p w14:paraId="3290CEFB" w14:textId="45C1C652" w:rsidR="004340AB" w:rsidRPr="004340AB" w:rsidRDefault="004340AB" w:rsidP="004340AB">
      <w:pPr>
        <w:pStyle w:val="EndNoteBibliography"/>
        <w:spacing w:after="0"/>
        <w:ind w:left="720" w:hanging="720"/>
      </w:pPr>
      <w:r w:rsidRPr="004340AB">
        <w:t xml:space="preserve">Michonneau, F., Brown, J. W., &amp; Winter, D. J. (2016). rotl: An R package to interact with the Open Tree of Life data. </w:t>
      </w:r>
      <w:r w:rsidRPr="004340AB">
        <w:rPr>
          <w:i/>
        </w:rPr>
        <w:t>Methods in Ecology and Evolution, 7</w:t>
      </w:r>
      <w:r w:rsidRPr="004340AB">
        <w:t xml:space="preserve">(12), 1476-1481.  </w:t>
      </w:r>
      <w:hyperlink r:id="rId85" w:history="1">
        <w:r w:rsidRPr="004340AB">
          <w:rPr>
            <w:rStyle w:val="Hyperlink"/>
          </w:rPr>
          <w:t>https://doi.org/10.1111/2041-210X.12593</w:t>
        </w:r>
      </w:hyperlink>
      <w:r w:rsidRPr="004340AB">
        <w:t xml:space="preserve"> </w:t>
      </w:r>
    </w:p>
    <w:p w14:paraId="0E0B0E32" w14:textId="46755DF8" w:rsidR="004340AB" w:rsidRPr="004340AB" w:rsidRDefault="004340AB" w:rsidP="004340AB">
      <w:pPr>
        <w:pStyle w:val="EndNoteBibliography"/>
        <w:spacing w:after="0"/>
        <w:ind w:left="720" w:hanging="720"/>
      </w:pPr>
      <w:r w:rsidRPr="004340AB">
        <w:t xml:space="preserve">Morgan, G. W., Tolhurst, K. G., Poynter, M. W., Cooper, N., McGuffog, T., Ryan, R., Wouters, M. A., Stephens, N., Black, P., Sheehan, D., Leeson, P., Whight, S., &amp; Davey, S. M. (2020). Prescribed burning in south-eastern Australia: History and future directions. </w:t>
      </w:r>
      <w:r w:rsidRPr="004340AB">
        <w:rPr>
          <w:i/>
        </w:rPr>
        <w:t>Australian Forestry, 83</w:t>
      </w:r>
      <w:r w:rsidRPr="004340AB">
        <w:t xml:space="preserve">(1), 4-28.  </w:t>
      </w:r>
      <w:hyperlink r:id="rId86" w:history="1">
        <w:r w:rsidRPr="004340AB">
          <w:rPr>
            <w:rStyle w:val="Hyperlink"/>
          </w:rPr>
          <w:t>https://doi.org/10.1080/00049158.2020.1739883</w:t>
        </w:r>
      </w:hyperlink>
      <w:r w:rsidRPr="004340AB">
        <w:t xml:space="preserve"> </w:t>
      </w:r>
    </w:p>
    <w:p w14:paraId="2BE5FA3C" w14:textId="5A2BD218" w:rsidR="004340AB" w:rsidRPr="004340AB" w:rsidRDefault="004340AB" w:rsidP="004340AB">
      <w:pPr>
        <w:pStyle w:val="EndNoteBibliography"/>
        <w:spacing w:after="0"/>
        <w:ind w:left="720" w:hanging="720"/>
      </w:pPr>
      <w:r w:rsidRPr="004340AB">
        <w:lastRenderedPageBreak/>
        <w:t xml:space="preserve">Morollón, S., Pausas, J. G., Urios, V., &amp; López-López, P. (2022). Wildfire response of GPS-tracked Bonelli's eagles in eastern Spain. </w:t>
      </w:r>
      <w:r w:rsidRPr="004340AB">
        <w:rPr>
          <w:i/>
        </w:rPr>
        <w:t>International Journal of Wildland Fire, 31</w:t>
      </w:r>
      <w:r w:rsidRPr="004340AB">
        <w:t xml:space="preserve">(9), 901-908.  </w:t>
      </w:r>
      <w:hyperlink r:id="rId87" w:history="1">
        <w:r w:rsidRPr="004340AB">
          <w:rPr>
            <w:rStyle w:val="Hyperlink"/>
          </w:rPr>
          <w:t>https://doi.org/10.1071/WF22018</w:t>
        </w:r>
      </w:hyperlink>
      <w:r w:rsidRPr="004340AB">
        <w:t xml:space="preserve"> </w:t>
      </w:r>
    </w:p>
    <w:p w14:paraId="76A049B4" w14:textId="0E77DE84" w:rsidR="004340AB" w:rsidRPr="004340AB" w:rsidRDefault="004340AB" w:rsidP="004340AB">
      <w:pPr>
        <w:pStyle w:val="EndNoteBibliography"/>
        <w:spacing w:after="0"/>
        <w:ind w:left="720" w:hanging="720"/>
      </w:pPr>
      <w:r w:rsidRPr="004340AB">
        <w:t xml:space="preserve">Morris, S. B. (2008). Estimating Effect Sizes From Pretest-Posttest-Control Group Designs. </w:t>
      </w:r>
      <w:r w:rsidRPr="004340AB">
        <w:rPr>
          <w:i/>
        </w:rPr>
        <w:t>Organizational Research Methods, 11</w:t>
      </w:r>
      <w:r w:rsidRPr="004340AB">
        <w:t xml:space="preserve">(2), 364-386.  </w:t>
      </w:r>
      <w:hyperlink r:id="rId88" w:history="1">
        <w:r w:rsidRPr="004340AB">
          <w:rPr>
            <w:rStyle w:val="Hyperlink"/>
          </w:rPr>
          <w:t>https://doi.org/10.1177/1094428106291059</w:t>
        </w:r>
      </w:hyperlink>
      <w:r w:rsidRPr="004340AB">
        <w:t xml:space="preserve"> </w:t>
      </w:r>
    </w:p>
    <w:p w14:paraId="5E06863E" w14:textId="300A25E2" w:rsidR="004340AB" w:rsidRPr="004340AB" w:rsidRDefault="004340AB" w:rsidP="004340AB">
      <w:pPr>
        <w:pStyle w:val="EndNoteBibliography"/>
        <w:spacing w:after="0"/>
        <w:ind w:left="720" w:hanging="720"/>
      </w:pPr>
      <w:r w:rsidRPr="004340AB">
        <w:t xml:space="preserve">Nagy, K. A. (2005). Field metabolic rate and body size. </w:t>
      </w:r>
      <w:r w:rsidRPr="004340AB">
        <w:rPr>
          <w:i/>
        </w:rPr>
        <w:t>Journal of Experimental Biology, 208</w:t>
      </w:r>
      <w:r w:rsidRPr="004340AB">
        <w:t xml:space="preserve">(9), 1621-1625.  </w:t>
      </w:r>
      <w:hyperlink r:id="rId89" w:history="1">
        <w:r w:rsidRPr="004340AB">
          <w:rPr>
            <w:rStyle w:val="Hyperlink"/>
          </w:rPr>
          <w:t>https://doi.org/10.1242/jeb.01553</w:t>
        </w:r>
      </w:hyperlink>
      <w:r w:rsidRPr="004340AB">
        <w:t xml:space="preserve"> </w:t>
      </w:r>
    </w:p>
    <w:p w14:paraId="1EE34F71" w14:textId="0191F934" w:rsidR="004340AB" w:rsidRPr="004340AB" w:rsidRDefault="004340AB" w:rsidP="004340AB">
      <w:pPr>
        <w:pStyle w:val="EndNoteBibliography"/>
        <w:spacing w:after="0"/>
        <w:ind w:left="720" w:hanging="720"/>
      </w:pPr>
      <w:r w:rsidRPr="004340AB">
        <w:t xml:space="preserve">Nakagawa, S., &amp; Cuthill, I. C. (2007). Effect size, confidence interval and statistical significance: A practical guide for biologists. </w:t>
      </w:r>
      <w:r w:rsidRPr="004340AB">
        <w:rPr>
          <w:i/>
        </w:rPr>
        <w:t>Biological Reviews, 82</w:t>
      </w:r>
      <w:r w:rsidRPr="004340AB">
        <w:t xml:space="preserve">(4), 591-605.  </w:t>
      </w:r>
      <w:hyperlink r:id="rId90" w:history="1">
        <w:r w:rsidRPr="004340AB">
          <w:rPr>
            <w:rStyle w:val="Hyperlink"/>
          </w:rPr>
          <w:t>https://doi.org/10.1111/j.1469-185X.2007.00027.x</w:t>
        </w:r>
      </w:hyperlink>
      <w:r w:rsidRPr="004340AB">
        <w:t xml:space="preserve"> </w:t>
      </w:r>
    </w:p>
    <w:p w14:paraId="617742C7" w14:textId="754F033F" w:rsidR="004340AB" w:rsidRPr="004340AB" w:rsidRDefault="004340AB" w:rsidP="004340AB">
      <w:pPr>
        <w:pStyle w:val="EndNoteBibliography"/>
        <w:spacing w:after="0"/>
        <w:ind w:left="720" w:hanging="720"/>
      </w:pPr>
      <w:r w:rsidRPr="004340AB">
        <w:t xml:space="preserve">Nakagawa, S., &amp; Santos, E. S. A. (2012). Methodological issues and advances in biological meta-analysis. </w:t>
      </w:r>
      <w:r w:rsidRPr="004340AB">
        <w:rPr>
          <w:i/>
        </w:rPr>
        <w:t>Evolutionary Ecology, 26</w:t>
      </w:r>
      <w:r w:rsidRPr="004340AB">
        <w:t xml:space="preserve">(5), 1253-1274.  </w:t>
      </w:r>
      <w:hyperlink r:id="rId91" w:history="1">
        <w:r w:rsidRPr="004340AB">
          <w:rPr>
            <w:rStyle w:val="Hyperlink"/>
          </w:rPr>
          <w:t>https://doi.org/10.1007/s10682-012-9555-5</w:t>
        </w:r>
      </w:hyperlink>
      <w:r w:rsidRPr="004340AB">
        <w:t xml:space="preserve"> </w:t>
      </w:r>
    </w:p>
    <w:p w14:paraId="1DEA0BED" w14:textId="629C5E3C" w:rsidR="004340AB" w:rsidRPr="004340AB" w:rsidRDefault="004340AB" w:rsidP="004340AB">
      <w:pPr>
        <w:pStyle w:val="EndNoteBibliography"/>
        <w:spacing w:after="0"/>
        <w:ind w:left="720" w:hanging="720"/>
      </w:pPr>
      <w:r w:rsidRPr="004340AB">
        <w:t xml:space="preserve">Nakagawa, S., Lagisz, M., Jennions, M. D., Koricheva, J., Noble, D. W. A., Parker, T. H., Sánchez-Tójar, A., Yang, Y., &amp; O'Dea, R. E. (2022). Methods for testing publication bias in ecological and evolutionary meta-analyses. </w:t>
      </w:r>
      <w:r w:rsidRPr="004340AB">
        <w:rPr>
          <w:i/>
        </w:rPr>
        <w:t>Methods in Ecology and Evolution, 13</w:t>
      </w:r>
      <w:r w:rsidRPr="004340AB">
        <w:t xml:space="preserve">(1), 4-21.  </w:t>
      </w:r>
      <w:hyperlink r:id="rId92" w:history="1">
        <w:r w:rsidRPr="004340AB">
          <w:rPr>
            <w:rStyle w:val="Hyperlink"/>
          </w:rPr>
          <w:t>https://doi.org/https://doi.org/10.1111/2041-210X.13724</w:t>
        </w:r>
      </w:hyperlink>
      <w:r w:rsidRPr="004340AB">
        <w:t xml:space="preserve"> </w:t>
      </w:r>
    </w:p>
    <w:p w14:paraId="201E7B35" w14:textId="75D4F5F3" w:rsidR="004340AB" w:rsidRPr="004340AB" w:rsidRDefault="004340AB" w:rsidP="004340AB">
      <w:pPr>
        <w:pStyle w:val="EndNoteBibliography"/>
        <w:spacing w:after="0"/>
        <w:ind w:left="720" w:hanging="720"/>
      </w:pPr>
      <w:r w:rsidRPr="004340AB">
        <w:t xml:space="preserve">Nakagawa, S., Lagisz, M., O'Dea, R. E., Pottier, P., Rutkowska, J., Senior, A. M., Yang, Y., &amp; Noble, D. W. A. (2023). orchaRd 2.0: An R package for visualising meta-analyses with orchard plots. </w:t>
      </w:r>
      <w:r w:rsidRPr="004340AB">
        <w:rPr>
          <w:i/>
        </w:rPr>
        <w:t>Methods in Ecology and Evolution, 14</w:t>
      </w:r>
      <w:r w:rsidRPr="004340AB">
        <w:t xml:space="preserve">(8), 2003-2010.  </w:t>
      </w:r>
      <w:hyperlink r:id="rId93" w:history="1">
        <w:r w:rsidRPr="004340AB">
          <w:rPr>
            <w:rStyle w:val="Hyperlink"/>
          </w:rPr>
          <w:t>https://doi.org/10.1111/2041-210X.14152</w:t>
        </w:r>
      </w:hyperlink>
      <w:r w:rsidRPr="004340AB">
        <w:t xml:space="preserve"> </w:t>
      </w:r>
    </w:p>
    <w:p w14:paraId="77353A31" w14:textId="515FDB18" w:rsidR="004340AB" w:rsidRPr="004340AB" w:rsidRDefault="004340AB" w:rsidP="004340AB">
      <w:pPr>
        <w:pStyle w:val="EndNoteBibliography"/>
        <w:spacing w:after="0"/>
        <w:ind w:left="720" w:hanging="720"/>
      </w:pPr>
      <w:r w:rsidRPr="004340AB">
        <w:t xml:space="preserve">Nathan, R., Getz, W. M., Revilla, E., Holyoak, M., Kadmon, R., Saltz, D., &amp; Smouse, P. E. (2008). A movement ecology paradigm for unifying organismal movement research. </w:t>
      </w:r>
      <w:r w:rsidRPr="004340AB">
        <w:rPr>
          <w:i/>
        </w:rPr>
        <w:t>Proceedings of the National Academy of Sciences, 105</w:t>
      </w:r>
      <w:r w:rsidRPr="004340AB">
        <w:t xml:space="preserve">(49), 19052-19059.  </w:t>
      </w:r>
      <w:hyperlink r:id="rId94" w:history="1">
        <w:r w:rsidRPr="004340AB">
          <w:rPr>
            <w:rStyle w:val="Hyperlink"/>
          </w:rPr>
          <w:t>https://doi.org/10.1073/pnas.0800375105</w:t>
        </w:r>
      </w:hyperlink>
      <w:r w:rsidRPr="004340AB">
        <w:t xml:space="preserve"> </w:t>
      </w:r>
    </w:p>
    <w:p w14:paraId="115F0461" w14:textId="72D79D76" w:rsidR="004340AB" w:rsidRPr="004340AB" w:rsidRDefault="004340AB" w:rsidP="004340AB">
      <w:pPr>
        <w:pStyle w:val="EndNoteBibliography"/>
        <w:spacing w:after="0"/>
        <w:ind w:left="720" w:hanging="720"/>
      </w:pPr>
      <w:r w:rsidRPr="004340AB">
        <w:t xml:space="preserve">Nathan, R., Monk, C. T., Arlinghaus, R., Adam, T., Alós, J., Assaf, M., Baktoft, H., Beardsworth, C. E., Bertram, M. G., Bijleveld, A. I., Brodin, T., Brooks, J. L., Campos-Candela, A., Cooke, S. J., Gjelland, K. Ø., Gupte, P. R., Harel, R., Hellström, G., Jeltsch, F., . . . Jarić, I. (2022). Big-data approaches lead to an increased understanding of the ecology of animal movement. </w:t>
      </w:r>
      <w:r w:rsidRPr="004340AB">
        <w:rPr>
          <w:i/>
        </w:rPr>
        <w:t>Science, 375</w:t>
      </w:r>
      <w:r w:rsidRPr="004340AB">
        <w:t xml:space="preserve">(6582), eabg1780.  </w:t>
      </w:r>
      <w:hyperlink r:id="rId95" w:history="1">
        <w:r w:rsidRPr="004340AB">
          <w:rPr>
            <w:rStyle w:val="Hyperlink"/>
          </w:rPr>
          <w:t>https://doi.org/10.1126/science.abg1780</w:t>
        </w:r>
      </w:hyperlink>
      <w:r w:rsidRPr="004340AB">
        <w:t xml:space="preserve"> </w:t>
      </w:r>
    </w:p>
    <w:p w14:paraId="133A24CD" w14:textId="7BF4EC22" w:rsidR="004340AB" w:rsidRPr="004340AB" w:rsidRDefault="004340AB" w:rsidP="004340AB">
      <w:pPr>
        <w:pStyle w:val="EndNoteBibliography"/>
        <w:spacing w:after="0"/>
        <w:ind w:left="720" w:hanging="720"/>
      </w:pPr>
      <w:r w:rsidRPr="004340AB">
        <w:t xml:space="preserve">Nimmo, D. G., Avitabile, S., Banks, S. C., Bliege Bird, R., Callister, K., Clarke, M. F., Dickman, C. R., Doherty, T. S., Driscoll, D. A., Greenville, A. C., Haslem, A., Kelly, L. T., Kenny, S. A., Lahoz‐Monfort, J. J., Lee, C., Leonard, S., Moore, H., Newsome, T. M., Parr, C. L., . . . Bennett, A. F. (2019). Animal movements in fire‐prone landscapes. </w:t>
      </w:r>
      <w:r w:rsidRPr="004340AB">
        <w:rPr>
          <w:i/>
        </w:rPr>
        <w:t>Biological Reviews of the Cambridge Philosophical Society, 94</w:t>
      </w:r>
      <w:r w:rsidRPr="004340AB">
        <w:t xml:space="preserve">(3), 981-998.  </w:t>
      </w:r>
      <w:hyperlink r:id="rId96" w:history="1">
        <w:r w:rsidRPr="004340AB">
          <w:rPr>
            <w:rStyle w:val="Hyperlink"/>
          </w:rPr>
          <w:t>https://doi.org/10.1111/brv.12486</w:t>
        </w:r>
      </w:hyperlink>
      <w:r w:rsidRPr="004340AB">
        <w:t xml:space="preserve"> </w:t>
      </w:r>
    </w:p>
    <w:p w14:paraId="4CF3C05F" w14:textId="39D1DB7C" w:rsidR="004340AB" w:rsidRPr="004340AB" w:rsidRDefault="004340AB" w:rsidP="004340AB">
      <w:pPr>
        <w:pStyle w:val="EndNoteBibliography"/>
        <w:spacing w:after="0"/>
        <w:ind w:left="720" w:hanging="720"/>
      </w:pPr>
      <w:r w:rsidRPr="004340AB">
        <w:t xml:space="preserve">Nimmo, D. G., Carthey, A. J. R., Jolly, C. J., &amp; Blumstein, D. T. (2021). Welcome to the Pyrocene: Animal survival in the age of megafire. </w:t>
      </w:r>
      <w:r w:rsidRPr="004340AB">
        <w:rPr>
          <w:i/>
        </w:rPr>
        <w:t>Global Change Biology, 27</w:t>
      </w:r>
      <w:r w:rsidRPr="004340AB">
        <w:t xml:space="preserve">(22), 5684-5693.  </w:t>
      </w:r>
      <w:hyperlink r:id="rId97" w:history="1">
        <w:r w:rsidRPr="004340AB">
          <w:rPr>
            <w:rStyle w:val="Hyperlink"/>
          </w:rPr>
          <w:t>https://doi.org/10.1111/gcb.15834</w:t>
        </w:r>
      </w:hyperlink>
      <w:r w:rsidRPr="004340AB">
        <w:t xml:space="preserve"> </w:t>
      </w:r>
    </w:p>
    <w:p w14:paraId="35704807" w14:textId="04A4B31E" w:rsidR="004340AB" w:rsidRPr="004340AB" w:rsidRDefault="004340AB" w:rsidP="004340AB">
      <w:pPr>
        <w:pStyle w:val="EndNoteBibliography"/>
        <w:spacing w:after="0"/>
        <w:ind w:left="720" w:hanging="720"/>
      </w:pPr>
      <w:r w:rsidRPr="004340AB">
        <w:t xml:space="preserve">Nowack, J., Cooper, C. E., &amp; Geiser, F. (2016). Cool echidnas survive the fire. </w:t>
      </w:r>
      <w:r w:rsidRPr="004340AB">
        <w:rPr>
          <w:i/>
        </w:rPr>
        <w:t>Proceedings of The Royal Society B-Biological Sciences, 283</w:t>
      </w:r>
      <w:r w:rsidRPr="004340AB">
        <w:t xml:space="preserve">(1828).  </w:t>
      </w:r>
      <w:hyperlink r:id="rId98" w:history="1">
        <w:r w:rsidRPr="004340AB">
          <w:rPr>
            <w:rStyle w:val="Hyperlink"/>
          </w:rPr>
          <w:t>https://doi.org/10.1098/rspb.2016.0382</w:t>
        </w:r>
      </w:hyperlink>
      <w:r w:rsidRPr="004340AB">
        <w:t xml:space="preserve"> </w:t>
      </w:r>
    </w:p>
    <w:p w14:paraId="4F943B2F" w14:textId="77777777" w:rsidR="004340AB" w:rsidRPr="004340AB" w:rsidRDefault="004340AB" w:rsidP="004340AB">
      <w:pPr>
        <w:pStyle w:val="EndNoteBibliography"/>
        <w:spacing w:after="0"/>
        <w:ind w:left="720" w:hanging="720"/>
      </w:pPr>
      <w:r w:rsidRPr="004340AB">
        <w:t xml:space="preserve">Oskyrko, O. M., Chunrong; Meiri, Shai; Du, Weiguo. (2024). </w:t>
      </w:r>
      <w:r w:rsidRPr="004340AB">
        <w:rPr>
          <w:i/>
        </w:rPr>
        <w:t>ReptTraits: A comprehensive dataset of ecological traits in reptiles</w:t>
      </w:r>
      <w:r w:rsidRPr="004340AB">
        <w:t xml:space="preserve">. </w:t>
      </w:r>
    </w:p>
    <w:p w14:paraId="57AE4D19" w14:textId="4A4BD0F9" w:rsidR="004340AB" w:rsidRPr="004340AB" w:rsidRDefault="004340AB" w:rsidP="004340AB">
      <w:pPr>
        <w:pStyle w:val="EndNoteBibliography"/>
        <w:spacing w:after="0"/>
        <w:ind w:left="720" w:hanging="720"/>
      </w:pPr>
      <w:r w:rsidRPr="004340AB">
        <w:t xml:space="preserve">Pausas, J. G., &amp; Parr, C. L. (2018). Towards an understanding of the evolutionary role of fire in animals. </w:t>
      </w:r>
      <w:r w:rsidRPr="004340AB">
        <w:rPr>
          <w:i/>
        </w:rPr>
        <w:t>Evolutionary Ecology, 32</w:t>
      </w:r>
      <w:r w:rsidRPr="004340AB">
        <w:t xml:space="preserve">(2), 113-125.  </w:t>
      </w:r>
      <w:hyperlink r:id="rId99" w:history="1">
        <w:r w:rsidRPr="004340AB">
          <w:rPr>
            <w:rStyle w:val="Hyperlink"/>
          </w:rPr>
          <w:t>https://doi.org/10.1007/s10682-018-9927-6</w:t>
        </w:r>
      </w:hyperlink>
      <w:r w:rsidRPr="004340AB">
        <w:t xml:space="preserve"> </w:t>
      </w:r>
    </w:p>
    <w:p w14:paraId="68A03EF5" w14:textId="08194E93" w:rsidR="004340AB" w:rsidRPr="004340AB" w:rsidRDefault="004340AB" w:rsidP="004340AB">
      <w:pPr>
        <w:pStyle w:val="EndNoteBibliography"/>
        <w:spacing w:after="0"/>
        <w:ind w:left="720" w:hanging="720"/>
      </w:pPr>
      <w:r w:rsidRPr="004340AB">
        <w:t xml:space="preserve">Pellegrini Adam, F. A., Tyler, R., Averill, C., Terrer, C., Carla, S. A., Brockway, D. G., Caprio, A., Clatterbuck, W., Coetsee, C., Haywood, J. D., Hobbie, S. E., Hoffmann, W. A., Kush, J., Lewis, T., Keith, M. W., Overby, S. T., Patterson, W. A., III, Peay, K. G., Reich, P. B., . . . Jackson, R. B. (2021). Decadal changes in fire frequencies shift tree communities and functional traits. </w:t>
      </w:r>
      <w:r w:rsidRPr="004340AB">
        <w:rPr>
          <w:i/>
        </w:rPr>
        <w:t>Nature Ecology &amp; Evolution, 5</w:t>
      </w:r>
      <w:r w:rsidRPr="004340AB">
        <w:t xml:space="preserve">(4), 504-512.  </w:t>
      </w:r>
      <w:hyperlink r:id="rId100" w:history="1">
        <w:r w:rsidRPr="004340AB">
          <w:rPr>
            <w:rStyle w:val="Hyperlink"/>
          </w:rPr>
          <w:t>https://doi.org/10.1038/s41559-021-01401-7</w:t>
        </w:r>
      </w:hyperlink>
      <w:r w:rsidRPr="004340AB">
        <w:t xml:space="preserve"> </w:t>
      </w:r>
    </w:p>
    <w:p w14:paraId="2ADAC300" w14:textId="7D102797" w:rsidR="004340AB" w:rsidRPr="004340AB" w:rsidRDefault="004340AB" w:rsidP="004340AB">
      <w:pPr>
        <w:pStyle w:val="EndNoteBibliography"/>
        <w:spacing w:after="0"/>
        <w:ind w:left="720" w:hanging="720"/>
      </w:pPr>
      <w:r w:rsidRPr="004340AB">
        <w:t xml:space="preserve">Penman, T. D., Christie, F. J., Andersen, A. N., Bradstock, R. A., Cary, G. J., Henderson, M. K., Price, O., Tran, C., Wardle, G. M., Williams, R. J., &amp; York, A. (2011). Prescribed burning: How can it work to conserve the things we value? </w:t>
      </w:r>
      <w:r w:rsidRPr="004340AB">
        <w:rPr>
          <w:i/>
        </w:rPr>
        <w:t>International Journal of Wildland Fire, 20</w:t>
      </w:r>
      <w:r w:rsidRPr="004340AB">
        <w:t xml:space="preserve">(6), 721-733.  </w:t>
      </w:r>
      <w:hyperlink r:id="rId101" w:history="1">
        <w:r w:rsidRPr="004340AB">
          <w:rPr>
            <w:rStyle w:val="Hyperlink"/>
          </w:rPr>
          <w:t>https://doi.org/10.1071/WF09131</w:t>
        </w:r>
      </w:hyperlink>
      <w:r w:rsidRPr="004340AB">
        <w:t xml:space="preserve"> </w:t>
      </w:r>
    </w:p>
    <w:p w14:paraId="6B4B5069" w14:textId="4BB626FC" w:rsidR="004340AB" w:rsidRPr="004340AB" w:rsidRDefault="004340AB" w:rsidP="004340AB">
      <w:pPr>
        <w:pStyle w:val="EndNoteBibliography"/>
        <w:spacing w:after="0"/>
        <w:ind w:left="720" w:hanging="720"/>
      </w:pPr>
      <w:r w:rsidRPr="004340AB">
        <w:lastRenderedPageBreak/>
        <w:t xml:space="preserve">Pettett, C. E., Johnson, P. J., Moorhouse, T. P., Hambly, C., Speakman, J. R., &amp; Macdonald, D. W. (2017). Daily energy expenditure in the face of predation: Hedgehog energetics in rural landscapes. </w:t>
      </w:r>
      <w:r w:rsidRPr="004340AB">
        <w:rPr>
          <w:i/>
        </w:rPr>
        <w:t>Journal of Experimental Biology, 220</w:t>
      </w:r>
      <w:r w:rsidRPr="004340AB">
        <w:t xml:space="preserve">(3), 460-468.  </w:t>
      </w:r>
      <w:hyperlink r:id="rId102" w:history="1">
        <w:r w:rsidRPr="004340AB">
          <w:rPr>
            <w:rStyle w:val="Hyperlink"/>
          </w:rPr>
          <w:t>https://doi.org/10.1242/jeb.150359</w:t>
        </w:r>
      </w:hyperlink>
      <w:r w:rsidRPr="004340AB">
        <w:t xml:space="preserve"> </w:t>
      </w:r>
    </w:p>
    <w:p w14:paraId="3FA74F76" w14:textId="740CB424" w:rsidR="004340AB" w:rsidRPr="004340AB" w:rsidRDefault="004340AB" w:rsidP="004340AB">
      <w:pPr>
        <w:pStyle w:val="EndNoteBibliography"/>
        <w:spacing w:after="0"/>
        <w:ind w:left="720" w:hanging="720"/>
      </w:pPr>
      <w:r w:rsidRPr="004340AB">
        <w:t xml:space="preserve">Pocknee, C. A., Legge, S. M., McDonald, J., &amp; Fisher, D. O. (2023). Modeling mammal response to fire based on species’ traits. </w:t>
      </w:r>
      <w:r w:rsidRPr="004340AB">
        <w:rPr>
          <w:i/>
        </w:rPr>
        <w:t>Conservation Biology, 37</w:t>
      </w:r>
      <w:r w:rsidRPr="004340AB">
        <w:t xml:space="preserve">(4), e14062.  </w:t>
      </w:r>
      <w:hyperlink r:id="rId103" w:history="1">
        <w:r w:rsidRPr="004340AB">
          <w:rPr>
            <w:rStyle w:val="Hyperlink"/>
          </w:rPr>
          <w:t>https://doi.org/10.1111/cobi.14062</w:t>
        </w:r>
      </w:hyperlink>
      <w:r w:rsidRPr="004340AB">
        <w:t xml:space="preserve"> </w:t>
      </w:r>
    </w:p>
    <w:p w14:paraId="6BF49962" w14:textId="7F5DC83E" w:rsidR="004340AB" w:rsidRPr="004340AB" w:rsidRDefault="004340AB" w:rsidP="004340AB">
      <w:pPr>
        <w:pStyle w:val="EndNoteBibliography"/>
        <w:spacing w:after="0"/>
        <w:ind w:left="720" w:hanging="720"/>
      </w:pPr>
      <w:r w:rsidRPr="004340AB">
        <w:t xml:space="preserve">Posit team. (2025). </w:t>
      </w:r>
      <w:r w:rsidRPr="004340AB">
        <w:rPr>
          <w:i/>
        </w:rPr>
        <w:t xml:space="preserve">RStudio: Integrated Development Environment for R. </w:t>
      </w:r>
      <w:r w:rsidRPr="004340AB">
        <w:t xml:space="preserve">In (Version 2025.5.0.496) Posit Software, PBC. </w:t>
      </w:r>
      <w:hyperlink r:id="rId104" w:history="1">
        <w:r w:rsidRPr="004340AB">
          <w:rPr>
            <w:rStyle w:val="Hyperlink"/>
          </w:rPr>
          <w:t>http://www.posit.co/</w:t>
        </w:r>
      </w:hyperlink>
    </w:p>
    <w:p w14:paraId="75088240" w14:textId="0205F37B" w:rsidR="004340AB" w:rsidRPr="004340AB" w:rsidRDefault="004340AB" w:rsidP="004340AB">
      <w:pPr>
        <w:pStyle w:val="EndNoteBibliography"/>
        <w:spacing w:after="0"/>
        <w:ind w:left="720" w:hanging="720"/>
      </w:pPr>
      <w:r w:rsidRPr="004340AB">
        <w:t xml:space="preserve">R Core Team. (2024). </w:t>
      </w:r>
      <w:r w:rsidRPr="004340AB">
        <w:rPr>
          <w:i/>
        </w:rPr>
        <w:t xml:space="preserve">R: A Language and Environment for Statistical Computing. </w:t>
      </w:r>
      <w:r w:rsidRPr="004340AB">
        <w:t xml:space="preserve">In R Foundation for Statistical Computing. </w:t>
      </w:r>
      <w:hyperlink r:id="rId105" w:history="1">
        <w:r w:rsidRPr="004340AB">
          <w:rPr>
            <w:rStyle w:val="Hyperlink"/>
          </w:rPr>
          <w:t>https://www.R-project.org/</w:t>
        </w:r>
      </w:hyperlink>
    </w:p>
    <w:p w14:paraId="72600F2F" w14:textId="43B488FC" w:rsidR="004340AB" w:rsidRPr="004340AB" w:rsidRDefault="004340AB" w:rsidP="004340AB">
      <w:pPr>
        <w:pStyle w:val="EndNoteBibliography"/>
        <w:spacing w:after="0"/>
        <w:ind w:left="720" w:hanging="720"/>
      </w:pPr>
      <w:r w:rsidRPr="004340AB">
        <w:t xml:space="preserve">Rossi, R. C., &amp; Leiner, N. O. (2022). Weather, fire, and density drive population dynamics of small mammals in the Brazilian Cerrado. </w:t>
      </w:r>
      <w:r w:rsidRPr="004340AB">
        <w:rPr>
          <w:i/>
        </w:rPr>
        <w:t>Journal of Mammalogy, 103</w:t>
      </w:r>
      <w:r w:rsidRPr="004340AB">
        <w:t xml:space="preserve">(5), 1127-1140.  </w:t>
      </w:r>
      <w:hyperlink r:id="rId106" w:history="1">
        <w:r w:rsidRPr="004340AB">
          <w:rPr>
            <w:rStyle w:val="Hyperlink"/>
          </w:rPr>
          <w:t>https://doi.org/10.1093/jmammal/gyac053</w:t>
        </w:r>
      </w:hyperlink>
      <w:r w:rsidRPr="004340AB">
        <w:t xml:space="preserve"> </w:t>
      </w:r>
    </w:p>
    <w:p w14:paraId="0FED1C82" w14:textId="00EBC612" w:rsidR="004340AB" w:rsidRPr="004340AB" w:rsidRDefault="004340AB" w:rsidP="004340AB">
      <w:pPr>
        <w:pStyle w:val="EndNoteBibliography"/>
        <w:spacing w:after="0"/>
        <w:ind w:left="720" w:hanging="720"/>
      </w:pPr>
      <w:r w:rsidRPr="004340AB">
        <w:t xml:space="preserve">Ryan, K. C., Knapp, E. E., &amp; Varner, J. M. (2013). Prescribed fire in North American forests and woodlands: History, current practice, and challenges. </w:t>
      </w:r>
      <w:r w:rsidRPr="004340AB">
        <w:rPr>
          <w:i/>
        </w:rPr>
        <w:t>Frontiers in Ecology and the Environment, 11</w:t>
      </w:r>
      <w:r w:rsidRPr="004340AB">
        <w:t xml:space="preserve">(s1), e15-e24.  </w:t>
      </w:r>
      <w:hyperlink r:id="rId107" w:history="1">
        <w:r w:rsidRPr="004340AB">
          <w:rPr>
            <w:rStyle w:val="Hyperlink"/>
          </w:rPr>
          <w:t>https://doi.org/10.1890/120329</w:t>
        </w:r>
      </w:hyperlink>
      <w:r w:rsidRPr="004340AB">
        <w:t xml:space="preserve"> </w:t>
      </w:r>
    </w:p>
    <w:p w14:paraId="3BDBAFAE" w14:textId="2FC1CC87" w:rsidR="004340AB" w:rsidRPr="004340AB" w:rsidRDefault="004340AB" w:rsidP="004340AB">
      <w:pPr>
        <w:pStyle w:val="EndNoteBibliography"/>
        <w:spacing w:after="0"/>
        <w:ind w:left="720" w:hanging="720"/>
      </w:pPr>
      <w:r w:rsidRPr="004340AB">
        <w:t xml:space="preserve">Shaw, R. E., James, A. I., Tuft, K., Legge, S., Cary, G. J., Peakall, R., &amp; Banks, S. C. (2021). Unburnt habitat patches are critical for survival and in situ population recovery in a small mammal after fire. </w:t>
      </w:r>
      <w:r w:rsidRPr="004340AB">
        <w:rPr>
          <w:i/>
        </w:rPr>
        <w:t>Journal of Applied Ecology, 58</w:t>
      </w:r>
      <w:r w:rsidRPr="004340AB">
        <w:t xml:space="preserve">(6), 1325-1335.  </w:t>
      </w:r>
      <w:hyperlink r:id="rId108" w:history="1">
        <w:r w:rsidRPr="004340AB">
          <w:rPr>
            <w:rStyle w:val="Hyperlink"/>
          </w:rPr>
          <w:t>https://doi.org/10.1111/1365-2664.13846</w:t>
        </w:r>
      </w:hyperlink>
      <w:r w:rsidRPr="004340AB">
        <w:t xml:space="preserve"> </w:t>
      </w:r>
    </w:p>
    <w:p w14:paraId="7D58A3B0" w14:textId="68844BCB" w:rsidR="004340AB" w:rsidRPr="004340AB" w:rsidRDefault="004340AB" w:rsidP="004340AB">
      <w:pPr>
        <w:pStyle w:val="EndNoteBibliography"/>
        <w:spacing w:after="0"/>
        <w:ind w:left="720" w:hanging="720"/>
      </w:pPr>
      <w:r w:rsidRPr="004340AB">
        <w:t xml:space="preserve">Stawski, C., Körtner, G., Nowack, J., &amp; Geiser, F. (2015). The importance of mammalian torpor for survival in a post-fire landscape. </w:t>
      </w:r>
      <w:r w:rsidRPr="004340AB">
        <w:rPr>
          <w:i/>
        </w:rPr>
        <w:t>Biology Letters, 11</w:t>
      </w:r>
      <w:r w:rsidRPr="004340AB">
        <w:t xml:space="preserve">(6).  </w:t>
      </w:r>
      <w:hyperlink r:id="rId109" w:history="1">
        <w:r w:rsidRPr="004340AB">
          <w:rPr>
            <w:rStyle w:val="Hyperlink"/>
          </w:rPr>
          <w:t>https://doi.org/10.1098/rsbl.2015.0134</w:t>
        </w:r>
      </w:hyperlink>
      <w:r w:rsidRPr="004340AB">
        <w:t xml:space="preserve"> </w:t>
      </w:r>
    </w:p>
    <w:p w14:paraId="41785CE3" w14:textId="651DFF6F" w:rsidR="004340AB" w:rsidRPr="004340AB" w:rsidRDefault="004340AB" w:rsidP="004340AB">
      <w:pPr>
        <w:pStyle w:val="EndNoteBibliography"/>
        <w:spacing w:after="0"/>
        <w:ind w:left="720" w:hanging="720"/>
      </w:pPr>
      <w:r w:rsidRPr="004340AB">
        <w:t xml:space="preserve">Stevens, B. S., Conway, C. J., Roberts, S. B., &amp; Englestead, D. K. (2025). Fitness consequences of catastrophic wildfire are mitigated by behavioral responses of an iconic bird. </w:t>
      </w:r>
      <w:r w:rsidRPr="004340AB">
        <w:rPr>
          <w:i/>
        </w:rPr>
        <w:t>Fire Ecology, 21</w:t>
      </w:r>
      <w:r w:rsidRPr="004340AB">
        <w:t xml:space="preserve">(1), 54.  </w:t>
      </w:r>
      <w:hyperlink r:id="rId110" w:history="1">
        <w:r w:rsidRPr="004340AB">
          <w:rPr>
            <w:rStyle w:val="Hyperlink"/>
          </w:rPr>
          <w:t>https://doi.org/10.1186/s42408-025-00391-2</w:t>
        </w:r>
      </w:hyperlink>
      <w:r w:rsidRPr="004340AB">
        <w:t xml:space="preserve"> </w:t>
      </w:r>
    </w:p>
    <w:p w14:paraId="1C691174" w14:textId="0C922406" w:rsidR="004340AB" w:rsidRPr="004340AB" w:rsidRDefault="004340AB" w:rsidP="004340AB">
      <w:pPr>
        <w:pStyle w:val="EndNoteBibliography"/>
        <w:spacing w:after="0"/>
        <w:ind w:left="720" w:hanging="720"/>
      </w:pPr>
      <w:r w:rsidRPr="004340AB">
        <w:t xml:space="preserve">Stobo‐Wilson, A. M., Cremona, T., Murphy, B. P., &amp; Carthew, S. M. (2021). Resource availability drives variation in a marsupial glider’s home‐range size. </w:t>
      </w:r>
      <w:r w:rsidRPr="004340AB">
        <w:rPr>
          <w:i/>
        </w:rPr>
        <w:t>Journal of Zoology, 315</w:t>
      </w:r>
      <w:r w:rsidRPr="004340AB">
        <w:t xml:space="preserve">(3), 199-212.  </w:t>
      </w:r>
      <w:hyperlink r:id="rId111" w:history="1">
        <w:r w:rsidRPr="004340AB">
          <w:rPr>
            <w:rStyle w:val="Hyperlink"/>
          </w:rPr>
          <w:t>https://doi.org/10.1111/jzo.12906</w:t>
        </w:r>
      </w:hyperlink>
      <w:r w:rsidRPr="004340AB">
        <w:t xml:space="preserve"> </w:t>
      </w:r>
    </w:p>
    <w:p w14:paraId="5F8C033F" w14:textId="0A0D6B29" w:rsidR="004340AB" w:rsidRPr="004340AB" w:rsidRDefault="004340AB" w:rsidP="004340AB">
      <w:pPr>
        <w:pStyle w:val="EndNoteBibliography"/>
        <w:spacing w:after="0"/>
        <w:ind w:left="720" w:hanging="720"/>
      </w:pPr>
      <w:r w:rsidRPr="004340AB">
        <w:t xml:space="preserve">Straus, S., Forbes, C., Little, C. J., Germain, R. M., Main, D. A., O'Connor, M. I., Thompson, P. L., Ford, A. T., Gravel, D., &amp; Guzman, L. M. (2024). Macroecological constraints on species' ‘movement profiles’: Body mass does not explain it all. </w:t>
      </w:r>
      <w:r w:rsidRPr="004340AB">
        <w:rPr>
          <w:i/>
        </w:rPr>
        <w:t>Global Ecology and Biogeography, 33</w:t>
      </w:r>
      <w:r w:rsidRPr="004340AB">
        <w:t xml:space="preserve">(2), 227-243.  </w:t>
      </w:r>
      <w:hyperlink r:id="rId112" w:history="1">
        <w:r w:rsidRPr="004340AB">
          <w:rPr>
            <w:rStyle w:val="Hyperlink"/>
          </w:rPr>
          <w:t>https://doi.org/10.1111/geb.13786</w:t>
        </w:r>
      </w:hyperlink>
      <w:r w:rsidRPr="004340AB">
        <w:t xml:space="preserve"> </w:t>
      </w:r>
    </w:p>
    <w:p w14:paraId="64E0E605" w14:textId="33C6999F" w:rsidR="004340AB" w:rsidRPr="004340AB" w:rsidRDefault="004340AB" w:rsidP="004340AB">
      <w:pPr>
        <w:pStyle w:val="EndNoteBibliography"/>
        <w:spacing w:after="0"/>
        <w:ind w:left="720" w:hanging="720"/>
      </w:pPr>
      <w:r w:rsidRPr="004340AB">
        <w:t xml:space="preserve">Tamburello, N., Isabelle M. Côté, &amp; Dulvy, N. K. (2015). Energy and the scaling of animal space use. </w:t>
      </w:r>
      <w:r w:rsidRPr="004340AB">
        <w:rPr>
          <w:i/>
        </w:rPr>
        <w:t>The American Naturalist, 186</w:t>
      </w:r>
      <w:r w:rsidRPr="004340AB">
        <w:t xml:space="preserve">(2), 196-211.  </w:t>
      </w:r>
      <w:hyperlink r:id="rId113" w:history="1">
        <w:r w:rsidRPr="004340AB">
          <w:rPr>
            <w:rStyle w:val="Hyperlink"/>
          </w:rPr>
          <w:t>https://doi.org/10.1086/682070</w:t>
        </w:r>
      </w:hyperlink>
      <w:r w:rsidRPr="004340AB">
        <w:t xml:space="preserve"> </w:t>
      </w:r>
    </w:p>
    <w:p w14:paraId="3810914F" w14:textId="5113161A" w:rsidR="004340AB" w:rsidRPr="004340AB" w:rsidRDefault="004340AB" w:rsidP="004340AB">
      <w:pPr>
        <w:pStyle w:val="EndNoteBibliography"/>
        <w:spacing w:after="0"/>
        <w:ind w:left="720" w:hanging="720"/>
      </w:pPr>
      <w:r w:rsidRPr="004340AB">
        <w:t xml:space="preserve">Templeton, A. R., Neuwald, J. L., Brazeal, H., &amp; Robertson, R. J. (2007). Restoring demographic processes in translocated populations: The case of collared lizards in the Missouri Ozarks using prescribed forest fires. </w:t>
      </w:r>
      <w:r w:rsidRPr="004340AB">
        <w:rPr>
          <w:i/>
        </w:rPr>
        <w:t>Israel Journal of Ecology &amp; Evolution, 53</w:t>
      </w:r>
      <w:r w:rsidRPr="004340AB">
        <w:t xml:space="preserve">(2), 179-196.  </w:t>
      </w:r>
      <w:hyperlink r:id="rId114" w:history="1">
        <w:r w:rsidRPr="004340AB">
          <w:rPr>
            <w:rStyle w:val="Hyperlink"/>
          </w:rPr>
          <w:t>https://doi.org/10.1560/IJEE.53.2.179</w:t>
        </w:r>
      </w:hyperlink>
      <w:r w:rsidRPr="004340AB">
        <w:t xml:space="preserve"> </w:t>
      </w:r>
    </w:p>
    <w:p w14:paraId="0F74AAC1" w14:textId="0C066AFD" w:rsidR="004340AB" w:rsidRPr="004340AB" w:rsidRDefault="004340AB" w:rsidP="004340AB">
      <w:pPr>
        <w:pStyle w:val="EndNoteBibliography"/>
        <w:spacing w:after="0"/>
        <w:ind w:left="720" w:hanging="720"/>
      </w:pPr>
      <w:r w:rsidRPr="004340AB">
        <w:t xml:space="preserve">Templeton, A. R., Brazeal, H., &amp; Neuwald, J. L. (2011). The transition from isolated patches to a metapopulation in the eastern collared lizard in response to prescribed fires. </w:t>
      </w:r>
      <w:r w:rsidRPr="004340AB">
        <w:rPr>
          <w:i/>
        </w:rPr>
        <w:t>Ecology, 92</w:t>
      </w:r>
      <w:r w:rsidRPr="004340AB">
        <w:t xml:space="preserve">(9), 1736-1747.  </w:t>
      </w:r>
      <w:hyperlink r:id="rId115" w:history="1">
        <w:r w:rsidRPr="004340AB">
          <w:rPr>
            <w:rStyle w:val="Hyperlink"/>
          </w:rPr>
          <w:t>https://doi.org/10.1890/10-1994.1</w:t>
        </w:r>
      </w:hyperlink>
      <w:r w:rsidRPr="004340AB">
        <w:t xml:space="preserve"> </w:t>
      </w:r>
    </w:p>
    <w:p w14:paraId="3BC6AAE8" w14:textId="6B1E0A49" w:rsidR="004340AB" w:rsidRPr="004340AB" w:rsidRDefault="004340AB" w:rsidP="004340AB">
      <w:pPr>
        <w:pStyle w:val="EndNoteBibliography"/>
        <w:spacing w:after="0"/>
        <w:ind w:left="720" w:hanging="720"/>
      </w:pPr>
      <w:r w:rsidRPr="004340AB">
        <w:t xml:space="preserve">Thompson, W. L. (1993). </w:t>
      </w:r>
      <w:r w:rsidRPr="004340AB">
        <w:rPr>
          <w:i/>
        </w:rPr>
        <w:t>Ecology of Merriam's turkeys in relation to burned and logged areas in southeastern Montana</w:t>
      </w:r>
      <w:r w:rsidRPr="004340AB">
        <w:t xml:space="preserve"> [Ph.D., Montana State University]. United States of America. </w:t>
      </w:r>
      <w:hyperlink r:id="rId116" w:history="1">
        <w:r w:rsidRPr="004340AB">
          <w:rPr>
            <w:rStyle w:val="Hyperlink"/>
          </w:rPr>
          <w:t>https://www.proquest.com/dissertations-theses/ecology-merriams-turkeys-relation-burned-logged/docview/304050414/se-2?accountid=10344</w:t>
        </w:r>
      </w:hyperlink>
    </w:p>
    <w:p w14:paraId="740D072C" w14:textId="5D77422C" w:rsidR="004340AB" w:rsidRPr="004340AB" w:rsidRDefault="004340AB" w:rsidP="004340AB">
      <w:pPr>
        <w:pStyle w:val="EndNoteBibliography"/>
        <w:spacing w:after="0"/>
        <w:ind w:left="720" w:hanging="720"/>
      </w:pPr>
      <w:r w:rsidRPr="004340AB">
        <w:t xml:space="preserve">Tobias, J. A., Sheard, C., Pigot, A. L., Devenish, A. J. M., Yang, J., Sayol, F., Neate-Clegg, M. H. C., Alioravainen, N., Weeks, T. L., Barber, R. A., Walkden, P. A., MacGregor, H. E. A., Jones, S. E. I., Vincent, C., Phillips, A. G., Marples, N. M., Montaño-Centellas, F. A., Leandro-Silva, V., Claramunt, S., . . . Schleuning, M. (2022). AVONET: morphological, ecological and geographical data for all birds. </w:t>
      </w:r>
      <w:r w:rsidRPr="004340AB">
        <w:rPr>
          <w:i/>
        </w:rPr>
        <w:t>Ecology Letters, 25</w:t>
      </w:r>
      <w:r w:rsidRPr="004340AB">
        <w:t xml:space="preserve">(3), 581-597.  </w:t>
      </w:r>
      <w:hyperlink r:id="rId117" w:history="1">
        <w:r w:rsidRPr="004340AB">
          <w:rPr>
            <w:rStyle w:val="Hyperlink"/>
          </w:rPr>
          <w:t>https://doi.org/https://doi.org/10.1111/ele.13898</w:t>
        </w:r>
      </w:hyperlink>
      <w:r w:rsidRPr="004340AB">
        <w:t xml:space="preserve"> </w:t>
      </w:r>
    </w:p>
    <w:p w14:paraId="5C6F6C85" w14:textId="50B0A7BB" w:rsidR="004340AB" w:rsidRPr="004340AB" w:rsidRDefault="004340AB" w:rsidP="004340AB">
      <w:pPr>
        <w:pStyle w:val="EndNoteBibliography"/>
        <w:spacing w:after="0"/>
        <w:ind w:left="720" w:hanging="720"/>
      </w:pPr>
      <w:r w:rsidRPr="004340AB">
        <w:t xml:space="preserve">Tucker, M. A., Böhning-Gaese, K., Fagan, W. F., Fryxell, J. M., Van Moorter, B., Alberts, S. C., Ali, A. H., Allen, A. M., Attias, N., Avgar, T., Bartlam-Brooks, H., Bayarbaatar, B., Belant, J. L., </w:t>
      </w:r>
      <w:r w:rsidRPr="004340AB">
        <w:lastRenderedPageBreak/>
        <w:t xml:space="preserve">Bertassoni, A., Beyer, D., Bidner, L., van Beest, F. M., Blake, S., Blaum, N., . . . Mueller, T. (2018). Moving in the Anthropocene: Global reductions in terrestrial mammalian movements. </w:t>
      </w:r>
      <w:r w:rsidRPr="004340AB">
        <w:rPr>
          <w:i/>
        </w:rPr>
        <w:t>Science, 359</w:t>
      </w:r>
      <w:r w:rsidRPr="004340AB">
        <w:t xml:space="preserve">(6374), 466-469.  </w:t>
      </w:r>
      <w:hyperlink r:id="rId118" w:history="1">
        <w:r w:rsidRPr="004340AB">
          <w:rPr>
            <w:rStyle w:val="Hyperlink"/>
          </w:rPr>
          <w:t>https://doi.org/10.1126/science.aam9712</w:t>
        </w:r>
      </w:hyperlink>
      <w:r w:rsidRPr="004340AB">
        <w:t xml:space="preserve"> </w:t>
      </w:r>
    </w:p>
    <w:p w14:paraId="6F81EF73" w14:textId="566514DB" w:rsidR="004340AB" w:rsidRPr="004340AB" w:rsidRDefault="004340AB" w:rsidP="004340AB">
      <w:pPr>
        <w:pStyle w:val="EndNoteBibliography"/>
        <w:spacing w:after="0"/>
        <w:ind w:left="720" w:hanging="720"/>
      </w:pPr>
      <w:r w:rsidRPr="004340AB">
        <w:t xml:space="preserve">van Wagtendonk, J. W., &amp; Lutz, J. A. (2007). Fire regime attributes of wildland fires in Yosemite National Park, USA. </w:t>
      </w:r>
      <w:r w:rsidRPr="004340AB">
        <w:rPr>
          <w:i/>
        </w:rPr>
        <w:t>Fire Ecology, 3</w:t>
      </w:r>
      <w:r w:rsidRPr="004340AB">
        <w:t xml:space="preserve">(2), 34-52.  </w:t>
      </w:r>
      <w:hyperlink r:id="rId119" w:history="1">
        <w:r w:rsidRPr="004340AB">
          <w:rPr>
            <w:rStyle w:val="Hyperlink"/>
          </w:rPr>
          <w:t>https://doi.org/10.4996/fireecology.0302034</w:t>
        </w:r>
      </w:hyperlink>
      <w:r w:rsidRPr="004340AB">
        <w:t xml:space="preserve"> </w:t>
      </w:r>
    </w:p>
    <w:p w14:paraId="5F51156B" w14:textId="087BCA83" w:rsidR="004340AB" w:rsidRPr="004340AB" w:rsidRDefault="004340AB" w:rsidP="004340AB">
      <w:pPr>
        <w:pStyle w:val="EndNoteBibliography"/>
        <w:spacing w:after="0"/>
        <w:ind w:left="720" w:hanging="720"/>
      </w:pPr>
      <w:r w:rsidRPr="004340AB">
        <w:t xml:space="preserve">Venter, J. A., Nabe-Nielsen, J., Prins, H. H. T., &amp; Slotow, R. (2014). Forage patch use by grazing herbivores in a South African grazing ecosystem. </w:t>
      </w:r>
      <w:r w:rsidRPr="004340AB">
        <w:rPr>
          <w:i/>
        </w:rPr>
        <w:t>Acta Theriologica, 59</w:t>
      </w:r>
      <w:r w:rsidRPr="004340AB">
        <w:t xml:space="preserve">(3), 457-466.  </w:t>
      </w:r>
      <w:hyperlink r:id="rId120" w:history="1">
        <w:r w:rsidRPr="004340AB">
          <w:rPr>
            <w:rStyle w:val="Hyperlink"/>
          </w:rPr>
          <w:t>https://doi.org/10.1007/s13364-014-0184-y</w:t>
        </w:r>
      </w:hyperlink>
      <w:r w:rsidRPr="004340AB">
        <w:t xml:space="preserve"> </w:t>
      </w:r>
    </w:p>
    <w:p w14:paraId="1503D96E" w14:textId="156E05DE" w:rsidR="004340AB" w:rsidRPr="004340AB" w:rsidRDefault="004340AB" w:rsidP="004340AB">
      <w:pPr>
        <w:pStyle w:val="EndNoteBibliography"/>
        <w:spacing w:after="0"/>
        <w:ind w:left="720" w:hanging="720"/>
      </w:pPr>
      <w:r w:rsidRPr="004340AB">
        <w:t xml:space="preserve">Viechtbauer, W., &amp; Cheung, M. W. L. (2010). Outlier and influence diagnostics for meta-analysis. </w:t>
      </w:r>
      <w:r w:rsidRPr="004340AB">
        <w:rPr>
          <w:i/>
        </w:rPr>
        <w:t>Research Synthesis Methods, 1</w:t>
      </w:r>
      <w:r w:rsidRPr="004340AB">
        <w:t xml:space="preserve">(2), 112-125.  </w:t>
      </w:r>
      <w:hyperlink r:id="rId121" w:history="1">
        <w:r w:rsidRPr="004340AB">
          <w:rPr>
            <w:rStyle w:val="Hyperlink"/>
          </w:rPr>
          <w:t>https://doi.org/10.1002/jrsm.11</w:t>
        </w:r>
      </w:hyperlink>
      <w:r w:rsidRPr="004340AB">
        <w:t xml:space="preserve"> </w:t>
      </w:r>
    </w:p>
    <w:p w14:paraId="0B980413" w14:textId="756654A0" w:rsidR="004340AB" w:rsidRPr="004340AB" w:rsidRDefault="004340AB" w:rsidP="004340AB">
      <w:pPr>
        <w:pStyle w:val="EndNoteBibliography"/>
        <w:spacing w:after="0"/>
        <w:ind w:left="720" w:hanging="720"/>
      </w:pPr>
      <w:r w:rsidRPr="004340AB">
        <w:t xml:space="preserve">Viechtbauer, W. (2010). Conducting Meta-Analyses in R with the metafor Package. </w:t>
      </w:r>
      <w:r w:rsidRPr="004340AB">
        <w:rPr>
          <w:i/>
        </w:rPr>
        <w:t>Journal of Statistical Software, 36</w:t>
      </w:r>
      <w:r w:rsidRPr="004340AB">
        <w:t xml:space="preserve">(3), 1 - 48.  </w:t>
      </w:r>
      <w:hyperlink r:id="rId122" w:history="1">
        <w:r w:rsidRPr="004340AB">
          <w:rPr>
            <w:rStyle w:val="Hyperlink"/>
          </w:rPr>
          <w:t>https://doi.org/10.18637/jss.v036.i03</w:t>
        </w:r>
      </w:hyperlink>
      <w:r w:rsidRPr="004340AB">
        <w:t xml:space="preserve"> </w:t>
      </w:r>
    </w:p>
    <w:p w14:paraId="649D17CC" w14:textId="5CFD43CA" w:rsidR="004340AB" w:rsidRPr="004340AB" w:rsidRDefault="004340AB" w:rsidP="004340AB">
      <w:pPr>
        <w:pStyle w:val="EndNoteBibliography"/>
        <w:spacing w:after="0"/>
        <w:ind w:left="720" w:hanging="720"/>
      </w:pPr>
      <w:r w:rsidRPr="004340AB">
        <w:t xml:space="preserve">Volkmann, L. A., Hutchen, J., &amp; Hodges, K. E. (2020). Trends in carnivore and ungulate fire ecology research in North American conifer forests. </w:t>
      </w:r>
      <w:r w:rsidRPr="004340AB">
        <w:rPr>
          <w:i/>
        </w:rPr>
        <w:t>Forest Ecology and Management, 458</w:t>
      </w:r>
      <w:r w:rsidRPr="004340AB">
        <w:t xml:space="preserve">, 117691.  </w:t>
      </w:r>
      <w:hyperlink r:id="rId123" w:history="1">
        <w:r w:rsidRPr="004340AB">
          <w:rPr>
            <w:rStyle w:val="Hyperlink"/>
          </w:rPr>
          <w:t>https://doi.org/10.1016/j.foreco.2019.117691</w:t>
        </w:r>
      </w:hyperlink>
      <w:r w:rsidRPr="004340AB">
        <w:t xml:space="preserve"> </w:t>
      </w:r>
    </w:p>
    <w:p w14:paraId="0581FC74" w14:textId="0CC5AE4B" w:rsidR="004340AB" w:rsidRPr="004340AB" w:rsidRDefault="004340AB" w:rsidP="004340AB">
      <w:pPr>
        <w:pStyle w:val="EndNoteBibliography"/>
        <w:spacing w:after="0"/>
        <w:ind w:left="720" w:hanging="720"/>
      </w:pPr>
      <w:r w:rsidRPr="004340AB">
        <w:t xml:space="preserve">Wooster, E. I. F., Gaynor, K. M., Carthey, A. J. R., Wallach, A. D., Stanton, L. A., Ramp, D., &amp; Lundgren, E. J. (2024). Animal cognition and culture mediate predator–prey interactions. </w:t>
      </w:r>
      <w:r w:rsidRPr="004340AB">
        <w:rPr>
          <w:i/>
        </w:rPr>
        <w:t>Trends in Ecology &amp; Evolution, 39</w:t>
      </w:r>
      <w:r w:rsidRPr="004340AB">
        <w:t xml:space="preserve">(1), 52-64.  </w:t>
      </w:r>
      <w:hyperlink r:id="rId124" w:history="1">
        <w:r w:rsidRPr="004340AB">
          <w:rPr>
            <w:rStyle w:val="Hyperlink"/>
          </w:rPr>
          <w:t>https://doi.org/10.1016/j.tree.2023.09.012</w:t>
        </w:r>
      </w:hyperlink>
      <w:r w:rsidRPr="004340AB">
        <w:t xml:space="preserve"> </w:t>
      </w:r>
    </w:p>
    <w:p w14:paraId="052A664A" w14:textId="6E0C708A" w:rsidR="004340AB" w:rsidRPr="004340AB" w:rsidRDefault="004340AB" w:rsidP="004340AB">
      <w:pPr>
        <w:pStyle w:val="EndNoteBibliography"/>
        <w:ind w:left="720" w:hanging="720"/>
      </w:pPr>
      <w:r w:rsidRPr="004340AB">
        <w:t>Yarnell, R. W., Metcalfe, D. J., Dunstone, N., Burnside, N., &amp; Scott, D. M. (2008). The impact of fire on habitat use by the short-snouted elephant shrew (</w:t>
      </w:r>
      <w:r w:rsidRPr="004340AB">
        <w:rPr>
          <w:i/>
        </w:rPr>
        <w:t>Elephantulus brachyrhynchu</w:t>
      </w:r>
      <w:r w:rsidRPr="004340AB">
        <w:t xml:space="preserve">s) in North West Province, South Africa. </w:t>
      </w:r>
      <w:r w:rsidRPr="004340AB">
        <w:rPr>
          <w:i/>
        </w:rPr>
        <w:t>African Zoology, 43</w:t>
      </w:r>
      <w:r w:rsidRPr="004340AB">
        <w:t xml:space="preserve">(1), 45-52.  </w:t>
      </w:r>
      <w:hyperlink r:id="rId125" w:history="1">
        <w:r w:rsidRPr="004340AB">
          <w:rPr>
            <w:rStyle w:val="Hyperlink"/>
          </w:rPr>
          <w:t>https://doi.org/10.1080/15627020.2008.11407405</w:t>
        </w:r>
      </w:hyperlink>
      <w:r w:rsidRPr="004340AB">
        <w:t xml:space="preserve"> </w:t>
      </w:r>
    </w:p>
    <w:p w14:paraId="0DE41113" w14:textId="73D31DC8" w:rsidR="00EF45BC" w:rsidRDefault="00777CA1" w:rsidP="00294A0A">
      <w:r>
        <w:fldChar w:fldCharType="end"/>
      </w:r>
    </w:p>
    <w:sectPr w:rsidR="00EF45BC" w:rsidSect="00206427">
      <w:headerReference w:type="even" r:id="rId126"/>
      <w:headerReference w:type="default" r:id="rId127"/>
      <w:footerReference w:type="even" r:id="rId128"/>
      <w:footerReference w:type="default" r:id="rId129"/>
      <w:headerReference w:type="first" r:id="rId130"/>
      <w:footerReference w:type="first" r:id="rId131"/>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loe McAuley" w:date="2025-08-30T10:47:00Z" w:initials="CM">
    <w:p w14:paraId="5F648135" w14:textId="5519F7CB" w:rsidR="00772770" w:rsidRDefault="00772770" w:rsidP="00294A0A">
      <w:pPr>
        <w:pStyle w:val="CommentText"/>
      </w:pPr>
      <w:r>
        <w:rPr>
          <w:rStyle w:val="CommentReference"/>
        </w:rPr>
        <w:annotationRef/>
      </w:r>
      <w:r>
        <w:t>Will need advice on order here</w:t>
      </w:r>
    </w:p>
  </w:comment>
  <w:comment w:id="1" w:author="Wooster, Eamonn" w:date="2025-10-07T10:09:00Z" w:initials="WE">
    <w:p w14:paraId="174330EE" w14:textId="77777777" w:rsidR="00806EB5" w:rsidRDefault="00A718F5" w:rsidP="00806EB5">
      <w:r>
        <w:rPr>
          <w:rStyle w:val="CommentReference"/>
        </w:rPr>
        <w:annotationRef/>
      </w:r>
      <w:r w:rsidR="00806EB5">
        <w:rPr>
          <w:sz w:val="20"/>
          <w:szCs w:val="20"/>
        </w:rPr>
        <w:t>I'm not sure on everyones contributions but everyone who just sorted should be in Alphabetical order. I'd probably put Tim 3rd given he's given pretty essential theoretical support (effect size help) and thats more intellectual of a contribution that sorting titles and abstracts and sorting titles/abstracts was not very much work</w:t>
      </w:r>
    </w:p>
  </w:comment>
  <w:comment w:id="2" w:author="Nimmo, Dale" w:date="2025-10-22T15:49:00Z" w:initials="DN">
    <w:p w14:paraId="4B476167" w14:textId="77777777" w:rsidR="00351C75" w:rsidRDefault="00351C75" w:rsidP="00351C75">
      <w:pPr>
        <w:pStyle w:val="CommentText"/>
      </w:pPr>
      <w:r>
        <w:rPr>
          <w:rStyle w:val="CommentReference"/>
        </w:rPr>
        <w:annotationRef/>
      </w:r>
      <w:r>
        <w:t>I agree</w:t>
      </w:r>
    </w:p>
  </w:comment>
  <w:comment w:id="3" w:author="Tim Doherty" w:date="2025-10-27T08:57:00Z" w:initials="TD">
    <w:p w14:paraId="0D5C7281" w14:textId="77777777" w:rsidR="00376988" w:rsidRDefault="00376988" w:rsidP="00376988">
      <w:pPr>
        <w:pStyle w:val="CommentText"/>
      </w:pPr>
      <w:r>
        <w:rPr>
          <w:rStyle w:val="CommentReference"/>
        </w:rPr>
        <w:annotationRef/>
      </w:r>
      <w:r>
        <w:t>I don’t think I’ve done enough yet to warrant that position, but I am keen to spend plenty of time helping to further develop the manuscript through to and beyond submission</w:t>
      </w:r>
    </w:p>
  </w:comment>
  <w:comment w:id="4" w:author="Nimmo, Dale" w:date="2025-11-14T09:05:00Z" w:initials="DN">
    <w:p w14:paraId="0BB42FE1" w14:textId="77777777" w:rsidR="00763ACC" w:rsidRDefault="00763ACC" w:rsidP="00763ACC">
      <w:pPr>
        <w:pStyle w:val="CommentText"/>
      </w:pPr>
      <w:r>
        <w:rPr>
          <w:rStyle w:val="CommentReference"/>
        </w:rPr>
        <w:annotationRef/>
      </w:r>
      <w:r>
        <w:t>I think you have</w:t>
      </w:r>
    </w:p>
  </w:comment>
  <w:comment w:id="5" w:author="McAuley, Chloe" w:date="2025-10-30T09:54:00Z" w:initials="CM">
    <w:p w14:paraId="2389AAD5" w14:textId="7ECFF9F9" w:rsidR="00281DD4" w:rsidRDefault="00281DD4" w:rsidP="00281DD4">
      <w:pPr>
        <w:pStyle w:val="CommentText"/>
      </w:pPr>
      <w:r>
        <w:rPr>
          <w:rStyle w:val="CommentReference"/>
        </w:rPr>
        <w:annotationRef/>
      </w:r>
      <w:r>
        <w:t>GCB Limits</w:t>
      </w:r>
      <w:r>
        <w:br/>
        <w:t>Abstract 300 words</w:t>
      </w:r>
      <w:r>
        <w:br/>
        <w:t>Total (inc ab) 8000 words</w:t>
      </w:r>
    </w:p>
    <w:p w14:paraId="059F2AFC" w14:textId="77777777" w:rsidR="00281DD4" w:rsidRDefault="00281DD4" w:rsidP="00281DD4">
      <w:pPr>
        <w:pStyle w:val="CommentText"/>
      </w:pPr>
      <w:r>
        <w:t>No limit on figures/tables</w:t>
      </w:r>
    </w:p>
  </w:comment>
  <w:comment w:id="6" w:author="Tim Doherty" w:date="2025-10-27T07:10:00Z" w:initials="TD">
    <w:p w14:paraId="0A87984B" w14:textId="7947450A" w:rsidR="00F455B4" w:rsidRDefault="00F455B4" w:rsidP="00F455B4">
      <w:pPr>
        <w:pStyle w:val="CommentText"/>
      </w:pPr>
      <w:r>
        <w:rPr>
          <w:rStyle w:val="CommentReference"/>
        </w:rPr>
        <w:annotationRef/>
      </w:r>
      <w:r>
        <w:t>Suggest generalising to ‘ecological changes’ or similar since the concept of succession doesn’t capture all fire driven dynamics</w:t>
      </w:r>
    </w:p>
  </w:comment>
  <w:comment w:id="7" w:author="Tim Doherty" w:date="2025-10-27T08:59:00Z" w:initials="TD">
    <w:p w14:paraId="00297F28" w14:textId="77777777" w:rsidR="001A735E" w:rsidRDefault="00FB7820" w:rsidP="001A735E">
      <w:pPr>
        <w:pStyle w:val="CommentText"/>
      </w:pPr>
      <w:r>
        <w:rPr>
          <w:rStyle w:val="CommentReference"/>
        </w:rPr>
        <w:annotationRef/>
      </w:r>
      <w:hyperlink r:id="rId1" w:history="1">
        <w:r w:rsidR="001A735E" w:rsidRPr="00F56E4C">
          <w:rPr>
            <w:rStyle w:val="Hyperlink"/>
          </w:rPr>
          <w:t>https://www.nature.com/articles/s41559-021-01401-7</w:t>
        </w:r>
      </w:hyperlink>
    </w:p>
    <w:p w14:paraId="52FFC07A" w14:textId="77777777" w:rsidR="001A735E" w:rsidRDefault="001A735E" w:rsidP="001A735E">
      <w:pPr>
        <w:pStyle w:val="CommentText"/>
      </w:pPr>
    </w:p>
    <w:p w14:paraId="5D18390B" w14:textId="77777777" w:rsidR="001A735E" w:rsidRDefault="001A735E" w:rsidP="001A735E">
      <w:pPr>
        <w:pStyle w:val="CommentText"/>
      </w:pPr>
      <w:hyperlink r:id="rId2" w:history="1">
        <w:r w:rsidRPr="00F56E4C">
          <w:rPr>
            <w:rStyle w:val="Hyperlink"/>
          </w:rPr>
          <w:t>https://doi.org/10.1111/gcb.15742</w:t>
        </w:r>
      </w:hyperlink>
      <w:r>
        <w:t xml:space="preserve"> </w:t>
      </w:r>
    </w:p>
  </w:comment>
  <w:comment w:id="8" w:author="Tim Doherty" w:date="2025-10-27T09:13:00Z" w:initials="TD">
    <w:p w14:paraId="639C8CDD" w14:textId="77777777" w:rsidR="0046757E" w:rsidRDefault="005A37E7" w:rsidP="0046757E">
      <w:pPr>
        <w:pStyle w:val="CommentText"/>
      </w:pPr>
      <w:r>
        <w:rPr>
          <w:rStyle w:val="CommentReference"/>
        </w:rPr>
        <w:annotationRef/>
      </w:r>
      <w:r w:rsidR="0046757E">
        <w:t>Suggest delete He et al reference from this list.</w:t>
      </w:r>
    </w:p>
    <w:p w14:paraId="07D4D76D" w14:textId="77777777" w:rsidR="0046757E" w:rsidRDefault="0046757E" w:rsidP="0046757E">
      <w:pPr>
        <w:pStyle w:val="CommentText"/>
      </w:pPr>
    </w:p>
    <w:p w14:paraId="0B591B9C" w14:textId="77777777" w:rsidR="0046757E" w:rsidRDefault="0046757E" w:rsidP="0046757E">
      <w:pPr>
        <w:pStyle w:val="CommentText"/>
      </w:pPr>
      <w:hyperlink r:id="rId3" w:history="1">
        <w:r w:rsidRPr="004F5620">
          <w:rPr>
            <w:rStyle w:val="Hyperlink"/>
          </w:rPr>
          <w:t>https://doi.org/10.1016/j.biocon.2014.04.006</w:t>
        </w:r>
      </w:hyperlink>
      <w:r>
        <w:t xml:space="preserve"> </w:t>
      </w:r>
    </w:p>
    <w:p w14:paraId="7484ED2F" w14:textId="77777777" w:rsidR="0046757E" w:rsidRDefault="0046757E" w:rsidP="0046757E">
      <w:pPr>
        <w:pStyle w:val="CommentText"/>
      </w:pPr>
    </w:p>
    <w:p w14:paraId="13B9D1FF" w14:textId="77777777" w:rsidR="0046757E" w:rsidRDefault="0046757E" w:rsidP="0046757E">
      <w:pPr>
        <w:pStyle w:val="CommentText"/>
      </w:pPr>
      <w:hyperlink r:id="rId4" w:history="1">
        <w:r w:rsidRPr="004F5620">
          <w:rPr>
            <w:rStyle w:val="Hyperlink"/>
          </w:rPr>
          <w:t>https://doi.org/10.1093/jmammal/gyac053</w:t>
        </w:r>
      </w:hyperlink>
      <w:r>
        <w:t xml:space="preserve"> </w:t>
      </w:r>
    </w:p>
  </w:comment>
  <w:comment w:id="9" w:author="Tim Doherty" w:date="2025-10-27T09:07:00Z" w:initials="TD">
    <w:p w14:paraId="31EE4D73" w14:textId="77777777" w:rsidR="005B155E" w:rsidRDefault="00F54E09" w:rsidP="005B155E">
      <w:pPr>
        <w:pStyle w:val="CommentText"/>
      </w:pPr>
      <w:r>
        <w:rPr>
          <w:rStyle w:val="CommentReference"/>
        </w:rPr>
        <w:annotationRef/>
      </w:r>
      <w:hyperlink r:id="rId5" w:history="1">
        <w:r w:rsidR="005B155E" w:rsidRPr="00D545D1">
          <w:rPr>
            <w:rStyle w:val="Hyperlink"/>
          </w:rPr>
          <w:t>https://doi.org/10.1007/s10980-024-01970-5</w:t>
        </w:r>
      </w:hyperlink>
    </w:p>
    <w:p w14:paraId="1E1DFF8F" w14:textId="77777777" w:rsidR="005B155E" w:rsidRDefault="005B155E" w:rsidP="005B155E">
      <w:pPr>
        <w:pStyle w:val="CommentText"/>
      </w:pPr>
    </w:p>
    <w:p w14:paraId="54E512D2" w14:textId="77777777" w:rsidR="005B155E" w:rsidRDefault="005B155E" w:rsidP="005B155E">
      <w:pPr>
        <w:pStyle w:val="CommentText"/>
      </w:pPr>
      <w:hyperlink r:id="rId6" w:history="1">
        <w:r w:rsidRPr="00D545D1">
          <w:rPr>
            <w:rStyle w:val="Hyperlink"/>
          </w:rPr>
          <w:t>https://link.springer.com/article/10.1186/s42408-025-00391-2</w:t>
        </w:r>
      </w:hyperlink>
    </w:p>
  </w:comment>
  <w:comment w:id="10" w:author="Nimmo, Dale" w:date="2025-10-23T09:33:00Z" w:initials="DN">
    <w:p w14:paraId="75F74B71" w14:textId="14D188E8" w:rsidR="00983196" w:rsidRDefault="00983196" w:rsidP="00983196">
      <w:pPr>
        <w:pStyle w:val="CommentText"/>
      </w:pPr>
      <w:r>
        <w:rPr>
          <w:rStyle w:val="CommentReference"/>
        </w:rPr>
        <w:annotationRef/>
      </w:r>
      <w:r>
        <w:t xml:space="preserve">I think we need to move this paragraph here so the two ‘big picture’ topics are covered before narrowing in to how they intersect. </w:t>
      </w:r>
    </w:p>
  </w:comment>
  <w:comment w:id="11" w:author="Nimmo, Dale" w:date="2025-08-27T11:53:00Z" w:initials="DN">
    <w:p w14:paraId="091A253E" w14:textId="50CD7567" w:rsidR="00E25618" w:rsidRDefault="00E25618" w:rsidP="00E25618">
      <w:pPr>
        <w:pStyle w:val="CommentText"/>
      </w:pPr>
      <w:r>
        <w:rPr>
          <w:rStyle w:val="CommentReference"/>
        </w:rPr>
        <w:annotationRef/>
      </w:r>
      <w:r>
        <w:t xml:space="preserve">The central purpose of this paragraph should be to demonstrate that movement decisions matter. Don’t stray to far aware from the central premise. This is the ‘so what’ paragraph; we’ve established fire affects movement, now tell them why that matters. Think big picture; look at meta analyses and high end reviews, they don’t need to relate to fire at all, that can be stitched together right at the end. </w:t>
      </w:r>
    </w:p>
  </w:comment>
  <w:comment w:id="12" w:author="Wooster, Eamonn" w:date="2025-10-13T13:51:00Z" w:initials="WE">
    <w:p w14:paraId="4B136ED9" w14:textId="77777777" w:rsidR="00E25618" w:rsidRDefault="00E25618" w:rsidP="00E25618">
      <w:r>
        <w:rPr>
          <w:rStyle w:val="CommentReference"/>
        </w:rPr>
        <w:annotationRef/>
      </w:r>
      <w:r>
        <w:rPr>
          <w:sz w:val="20"/>
          <w:szCs w:val="20"/>
        </w:rPr>
        <w:t xml:space="preserve">I assume you mean process like cognition etc, which would be internal processes </w:t>
      </w:r>
    </w:p>
  </w:comment>
  <w:comment w:id="13" w:author="Nimmo, Dale" w:date="2025-10-23T09:17:00Z" w:initials="DN">
    <w:p w14:paraId="439064EE" w14:textId="77777777" w:rsidR="00E25618" w:rsidRDefault="00E25618" w:rsidP="00E25618">
      <w:pPr>
        <w:pStyle w:val="CommentText"/>
      </w:pPr>
      <w:r>
        <w:rPr>
          <w:rStyle w:val="CommentReference"/>
        </w:rPr>
        <w:annotationRef/>
      </w:r>
      <w:r>
        <w:t xml:space="preserve">A little unclear what internal processes means here. </w:t>
      </w:r>
    </w:p>
  </w:comment>
  <w:comment w:id="14" w:author="Nimmo, Dale" w:date="2025-10-23T09:29:00Z" w:initials="DN">
    <w:p w14:paraId="6DFA3050" w14:textId="77777777" w:rsidR="00471ACB" w:rsidRDefault="00471ACB" w:rsidP="00471ACB">
      <w:pPr>
        <w:pStyle w:val="CommentText"/>
      </w:pPr>
      <w:r>
        <w:rPr>
          <w:rStyle w:val="CommentReference"/>
        </w:rPr>
        <w:annotationRef/>
      </w:r>
      <w:r>
        <w:t xml:space="preserve">One of my favour papers in movement ecology is probably relevant  somewhere in this paragraph </w:t>
      </w:r>
      <w:hyperlink r:id="rId7" w:history="1">
        <w:r w:rsidRPr="00D82EF3">
          <w:rPr>
            <w:rStyle w:val="Hyperlink"/>
          </w:rPr>
          <w:t>https://besjournals.onlinelibrary.wiley.com/doi/10.1111/j.1365-2435.2007.01326.x</w:t>
        </w:r>
      </w:hyperlink>
      <w:r>
        <w:t xml:space="preserve"> </w:t>
      </w:r>
    </w:p>
  </w:comment>
  <w:comment w:id="15" w:author="Nimmo, Dale" w:date="2025-10-22T16:13:00Z" w:initials="DN">
    <w:p w14:paraId="157CE018" w14:textId="457D1239" w:rsidR="00E25618" w:rsidRDefault="00E25618" w:rsidP="00E25618">
      <w:pPr>
        <w:pStyle w:val="CommentText"/>
      </w:pPr>
      <w:r>
        <w:rPr>
          <w:rStyle w:val="CommentReference"/>
        </w:rPr>
        <w:annotationRef/>
      </w:r>
      <w:r>
        <w:t>And hydration I suppose?</w:t>
      </w:r>
    </w:p>
  </w:comment>
  <w:comment w:id="16" w:author="Nimmo, Dale" w:date="2025-10-23T09:20:00Z" w:initials="DN">
    <w:p w14:paraId="72ADC631" w14:textId="77777777" w:rsidR="00E25618" w:rsidRDefault="00E25618" w:rsidP="00E25618">
      <w:pPr>
        <w:pStyle w:val="CommentText"/>
      </w:pPr>
      <w:r>
        <w:rPr>
          <w:rStyle w:val="CommentReference"/>
        </w:rPr>
        <w:annotationRef/>
      </w:r>
      <w:r>
        <w:t>I reckon often you could use two rather than three references to support statements. Too many refs interrupt the flow of the paragraph and usually one or two is all that is needed</w:t>
      </w:r>
    </w:p>
  </w:comment>
  <w:comment w:id="17" w:author="Wooster, Eamonn" w:date="2025-10-13T13:52:00Z" w:initials="WE">
    <w:p w14:paraId="0F993EF7" w14:textId="77777777" w:rsidR="00E25618" w:rsidRDefault="00E25618" w:rsidP="00E25618">
      <w:r>
        <w:rPr>
          <w:rStyle w:val="CommentReference"/>
        </w:rPr>
        <w:annotationRef/>
      </w:r>
      <w:r>
        <w:rPr>
          <w:sz w:val="20"/>
          <w:szCs w:val="20"/>
        </w:rPr>
        <w:t xml:space="preserve">Consider citing for the predation risk part of this group of references:  Wooster, Eamonn IF, et al. "Animal cognition and culture mediate predator–prey interactions." Trends in Ecology &amp; Evolution 39.1 (2024): 52-64. </w:t>
      </w:r>
    </w:p>
  </w:comment>
  <w:comment w:id="18" w:author="Nimmo, Dale" w:date="2025-10-22T16:13:00Z" w:initials="DN">
    <w:p w14:paraId="05113245" w14:textId="77777777" w:rsidR="00E25618" w:rsidRDefault="00E25618" w:rsidP="00E25618">
      <w:pPr>
        <w:pStyle w:val="CommentText"/>
      </w:pPr>
      <w:r>
        <w:rPr>
          <w:rStyle w:val="CommentReference"/>
        </w:rPr>
        <w:annotationRef/>
      </w:r>
      <w:r>
        <w:t xml:space="preserve">Keep your eye out for these kinds of words. They sound nice but add nothing. Kill them. </w:t>
      </w:r>
    </w:p>
  </w:comment>
  <w:comment w:id="19" w:author="Wooster, Eamonn" w:date="2025-10-13T13:50:00Z" w:initials="WE">
    <w:p w14:paraId="60307440" w14:textId="03612E94" w:rsidR="00AB7361" w:rsidRDefault="00AB7361" w:rsidP="00AB7361">
      <w:r>
        <w:rPr>
          <w:rStyle w:val="CommentReference"/>
        </w:rPr>
        <w:annotationRef/>
      </w:r>
      <w:r>
        <w:rPr>
          <w:sz w:val="20"/>
          <w:szCs w:val="20"/>
        </w:rPr>
        <w:t xml:space="preserve">Nice paragraph! </w:t>
      </w:r>
    </w:p>
  </w:comment>
  <w:comment w:id="20" w:author="Wooster, Eamonn" w:date="2025-10-13T13:48:00Z" w:initials="WE">
    <w:p w14:paraId="26ABD1E5" w14:textId="39C8A665" w:rsidR="006E0B8D" w:rsidRDefault="006E0B8D" w:rsidP="006E0B8D">
      <w:r>
        <w:rPr>
          <w:rStyle w:val="CommentReference"/>
        </w:rPr>
        <w:annotationRef/>
      </w:r>
      <w:r>
        <w:rPr>
          <w:sz w:val="20"/>
          <w:szCs w:val="20"/>
        </w:rPr>
        <w:t>Noting that being very specific will help you improve your writing - don't leave anything for the reader to guess, even if it seems obvious</w:t>
      </w:r>
    </w:p>
  </w:comment>
  <w:comment w:id="21" w:author="Wooster, Eamonn" w:date="2025-10-13T13:49:00Z" w:initials="WE">
    <w:p w14:paraId="767E308B" w14:textId="77777777" w:rsidR="006E0B8D" w:rsidRDefault="006E0B8D" w:rsidP="006E0B8D">
      <w:r>
        <w:rPr>
          <w:rStyle w:val="CommentReference"/>
        </w:rPr>
        <w:annotationRef/>
      </w:r>
      <w:r>
        <w:rPr>
          <w:sz w:val="20"/>
          <w:szCs w:val="20"/>
        </w:rPr>
        <w:t>(Your writing is very good for your career stage)</w:t>
      </w:r>
    </w:p>
  </w:comment>
  <w:comment w:id="22" w:author="Tim Doherty" w:date="2025-10-28T06:28:00Z" w:initials="TD">
    <w:p w14:paraId="788DA057" w14:textId="77777777" w:rsidR="00A54667" w:rsidRDefault="00A54667" w:rsidP="00A54667">
      <w:pPr>
        <w:pStyle w:val="CommentText"/>
      </w:pPr>
      <w:r>
        <w:rPr>
          <w:rStyle w:val="CommentReference"/>
        </w:rPr>
        <w:annotationRef/>
      </w:r>
      <w:r>
        <w:t>I feel that this paragraph would benefit from some tangible examples of how individual species have responded to fire. After the next sentence you might add a sentence something like “For instance, white-tailed deer in the USA increased their daily movement distances by 42% on average in burnt compared to unburnt areas after fire”.</w:t>
      </w:r>
    </w:p>
    <w:p w14:paraId="281FE261" w14:textId="77777777" w:rsidR="00A54667" w:rsidRDefault="00A54667" w:rsidP="00A54667">
      <w:pPr>
        <w:pStyle w:val="CommentText"/>
      </w:pPr>
      <w:r>
        <w:t>Two or three sentences like this will help bring the concepts to life and help the reader better understand what the model results might mean.</w:t>
      </w:r>
    </w:p>
  </w:comment>
  <w:comment w:id="23" w:author="Tim Doherty" w:date="2025-11-17T08:32:00Z" w:initials="TD">
    <w:p w14:paraId="015D6EE4" w14:textId="77777777" w:rsidR="00CF1F94" w:rsidRDefault="00CF1F94" w:rsidP="00CF1F94">
      <w:pPr>
        <w:pStyle w:val="CommentText"/>
      </w:pPr>
      <w:r>
        <w:rPr>
          <w:rStyle w:val="CommentReference"/>
        </w:rPr>
        <w:annotationRef/>
      </w:r>
      <w:r>
        <w:t>These examples are great</w:t>
      </w:r>
    </w:p>
  </w:comment>
  <w:comment w:id="24" w:author="Nimmo, Dale" w:date="2025-10-22T16:10:00Z" w:initials="DN">
    <w:p w14:paraId="51A55388" w14:textId="2E0F1F8E" w:rsidR="0017246B" w:rsidRDefault="0017246B" w:rsidP="0017246B">
      <w:pPr>
        <w:pStyle w:val="CommentText"/>
      </w:pPr>
      <w:r>
        <w:rPr>
          <w:rStyle w:val="CommentReference"/>
        </w:rPr>
        <w:annotationRef/>
      </w:r>
      <w:r>
        <w:t xml:space="preserve">But they can also decrease as animals reduce activity to avoid threats i.e., antechinus going into torpor, echidnas reducing their activity after prescribed fire. </w:t>
      </w:r>
    </w:p>
  </w:comment>
  <w:comment w:id="25" w:author="Tim Doherty" w:date="2025-11-17T08:33:00Z" w:initials="TD">
    <w:p w14:paraId="7F901283" w14:textId="77777777" w:rsidR="00EE0FA3" w:rsidRDefault="00EE0FA3" w:rsidP="00EE0FA3">
      <w:pPr>
        <w:pStyle w:val="CommentText"/>
      </w:pPr>
      <w:r>
        <w:rPr>
          <w:rStyle w:val="CommentReference"/>
        </w:rPr>
        <w:annotationRef/>
      </w:r>
      <w:r>
        <w:t>If there is space I would offset this Aus example with an international example after the previous sentence about animals moving further</w:t>
      </w:r>
    </w:p>
  </w:comment>
  <w:comment w:id="29" w:author="Nimmo, Dale" w:date="2025-10-22T16:12:00Z" w:initials="DN">
    <w:p w14:paraId="256AE7CE" w14:textId="2A906594" w:rsidR="0017246B" w:rsidRDefault="0017246B" w:rsidP="0017246B">
      <w:pPr>
        <w:pStyle w:val="CommentText"/>
      </w:pPr>
      <w:r>
        <w:rPr>
          <w:rStyle w:val="CommentReference"/>
        </w:rPr>
        <w:annotationRef/>
      </w:r>
      <w:r>
        <w:t>Nice work</w:t>
      </w:r>
    </w:p>
  </w:comment>
  <w:comment w:id="30" w:author="Nimmo, Dale" w:date="2025-08-29T14:19:00Z" w:initials="DN">
    <w:p w14:paraId="10CB71B7" w14:textId="4F6DC2C9" w:rsidR="009B4DAE" w:rsidRDefault="009B4DAE" w:rsidP="00294A0A">
      <w:pPr>
        <w:pStyle w:val="CommentText"/>
      </w:pPr>
      <w:r>
        <w:rPr>
          <w:rStyle w:val="CommentReference"/>
        </w:rPr>
        <w:annotationRef/>
      </w:r>
      <w:r>
        <w:t xml:space="preserve">Need a reference for this. E.g., </w:t>
      </w:r>
      <w:hyperlink r:id="rId8" w:history="1">
        <w:r w:rsidRPr="00F10DAC">
          <w:rPr>
            <w:rStyle w:val="Hyperlink"/>
          </w:rPr>
          <w:t>https://www.nature.com/articles/s41559-024-02452-2</w:t>
        </w:r>
      </w:hyperlink>
      <w:r>
        <w:t xml:space="preserve">  </w:t>
      </w:r>
      <w:hyperlink r:id="rId9" w:history="1">
        <w:r w:rsidRPr="00F10DAC">
          <w:rPr>
            <w:rStyle w:val="Hyperlink"/>
          </w:rPr>
          <w:t>https://agupubs.onlinelibrary.wiley.com/doi/full/10.1029/2020RG000726</w:t>
        </w:r>
      </w:hyperlink>
      <w:r>
        <w:t xml:space="preserve"> </w:t>
      </w:r>
      <w:hyperlink r:id="rId10" w:history="1">
        <w:r w:rsidRPr="00F10DAC">
          <w:rPr>
            <w:rStyle w:val="Hyperlink"/>
          </w:rPr>
          <w:t>https://www.nature.com/articles/s43017-020-0085-3</w:t>
        </w:r>
      </w:hyperlink>
    </w:p>
  </w:comment>
  <w:comment w:id="31" w:author="Nimmo, Dale" w:date="2025-08-29T14:22:00Z" w:initials="DN">
    <w:p w14:paraId="7ABE8AB6" w14:textId="77777777" w:rsidR="002947CC" w:rsidRDefault="002947CC" w:rsidP="002947CC">
      <w:pPr>
        <w:pStyle w:val="CommentText"/>
      </w:pPr>
      <w:r>
        <w:rPr>
          <w:rStyle w:val="CommentReference"/>
        </w:rPr>
        <w:annotationRef/>
      </w:r>
      <w:r>
        <w:t>And changes in land use including disruption to Indigenous fire regimes</w:t>
      </w:r>
    </w:p>
  </w:comment>
  <w:comment w:id="32" w:author="Nimmo, Dale" w:date="2025-08-29T14:23:00Z" w:initials="DN">
    <w:p w14:paraId="4DC341A7" w14:textId="11178F82" w:rsidR="009B4DAE" w:rsidRDefault="009B4DAE" w:rsidP="00294A0A">
      <w:pPr>
        <w:pStyle w:val="CommentText"/>
      </w:pPr>
      <w:r>
        <w:rPr>
          <w:rStyle w:val="CommentReference"/>
        </w:rPr>
        <w:annotationRef/>
      </w:r>
      <w:r>
        <w:t xml:space="preserve">Again, too many references plonked at the end; place them after the relevant fact and use fewer overall. Doing so ensure you stay rigorous with you citing. And for any single string, no more than three. </w:t>
      </w:r>
    </w:p>
  </w:comment>
  <w:comment w:id="33" w:author="Nimmo, Dale" w:date="2025-08-29T14:28:00Z" w:initials="DN">
    <w:p w14:paraId="1CA7E8E9" w14:textId="08E6472C" w:rsidR="00412E5C" w:rsidRDefault="009B4DAE" w:rsidP="00294A0A">
      <w:pPr>
        <w:pStyle w:val="CommentText"/>
      </w:pPr>
      <w:r>
        <w:rPr>
          <w:rStyle w:val="CommentReference"/>
        </w:rPr>
        <w:annotationRef/>
      </w:r>
      <w:r w:rsidR="00412E5C">
        <w:t xml:space="preserve">More fleshing out of hypotheses needed. On first principle, what do we expect movement to do in relation to fire. You’ve done a good job of introducing the general topic and identifying the knowledge gap, but build the narrative further by forming two or three well argued hypotheses, supported by the literature, and tested in the meta analysis.  </w:t>
      </w:r>
    </w:p>
    <w:p w14:paraId="709EF5C7" w14:textId="77777777" w:rsidR="00412E5C" w:rsidRDefault="00412E5C" w:rsidP="00294A0A">
      <w:pPr>
        <w:pStyle w:val="CommentText"/>
      </w:pPr>
    </w:p>
    <w:p w14:paraId="1D47C9E8" w14:textId="77777777" w:rsidR="00412E5C" w:rsidRDefault="00412E5C" w:rsidP="00294A0A">
      <w:pPr>
        <w:pStyle w:val="CommentText"/>
      </w:pPr>
      <w:r>
        <w:t xml:space="preserve">See the last paragraph of this paper for example </w:t>
      </w:r>
      <w:hyperlink r:id="rId11" w:history="1">
        <w:r w:rsidRPr="008F6356">
          <w:rPr>
            <w:rStyle w:val="Hyperlink"/>
          </w:rPr>
          <w:t>https://onlinelibrary-wiley-com.ezproxy.csu.edu.au/doi/full/10.1111/geb.13710</w:t>
        </w:r>
      </w:hyperlink>
    </w:p>
    <w:p w14:paraId="6619916F" w14:textId="77777777" w:rsidR="00412E5C" w:rsidRDefault="00412E5C" w:rsidP="00294A0A">
      <w:pPr>
        <w:pStyle w:val="CommentText"/>
      </w:pPr>
    </w:p>
    <w:p w14:paraId="7DED4C73" w14:textId="77777777" w:rsidR="00412E5C" w:rsidRDefault="00412E5C" w:rsidP="00294A0A">
      <w:pPr>
        <w:pStyle w:val="CommentText"/>
      </w:pPr>
      <w:r>
        <w:t>But note, the hypotheses can’t come out of nowhere. You need to lay the grounrd work for them in preceding paragraphs.</w:t>
      </w:r>
    </w:p>
    <w:p w14:paraId="139AE505" w14:textId="77777777" w:rsidR="00412E5C" w:rsidRDefault="00412E5C" w:rsidP="00294A0A">
      <w:pPr>
        <w:pStyle w:val="CommentText"/>
      </w:pPr>
    </w:p>
    <w:p w14:paraId="3850B36E" w14:textId="77777777" w:rsidR="00412E5C" w:rsidRDefault="00412E5C" w:rsidP="00294A0A">
      <w:pPr>
        <w:pStyle w:val="CommentText"/>
      </w:pPr>
      <w:r>
        <w:t>Looking at what you’ve analysed specifically, I think hypotheses could focus on</w:t>
      </w:r>
    </w:p>
    <w:p w14:paraId="0B0048CC" w14:textId="77777777" w:rsidR="00412E5C" w:rsidRDefault="00412E5C" w:rsidP="00294A0A">
      <w:pPr>
        <w:pStyle w:val="CommentText"/>
      </w:pPr>
    </w:p>
    <w:p w14:paraId="24F578AD" w14:textId="77777777" w:rsidR="00412E5C" w:rsidRDefault="00412E5C" w:rsidP="00294A0A">
      <w:pPr>
        <w:pStyle w:val="CommentText"/>
        <w:numPr>
          <w:ilvl w:val="0"/>
          <w:numId w:val="3"/>
        </w:numPr>
      </w:pPr>
      <w:r>
        <w:t>The overall direction of fire generally (do we predict it to be positive or negative, and why?)</w:t>
      </w:r>
    </w:p>
    <w:p w14:paraId="78235205" w14:textId="77777777" w:rsidR="00412E5C" w:rsidRDefault="00412E5C" w:rsidP="00294A0A">
      <w:pPr>
        <w:pStyle w:val="CommentText"/>
        <w:numPr>
          <w:ilvl w:val="0"/>
          <w:numId w:val="3"/>
        </w:numPr>
      </w:pPr>
      <w:r>
        <w:t>Fire attributes (would we expectspecific fire attrubites to drivce more or less movement?)</w:t>
      </w:r>
    </w:p>
    <w:p w14:paraId="7E0E8D76" w14:textId="77777777" w:rsidR="00412E5C" w:rsidRDefault="00412E5C" w:rsidP="00294A0A">
      <w:pPr>
        <w:pStyle w:val="CommentText"/>
        <w:numPr>
          <w:ilvl w:val="0"/>
          <w:numId w:val="3"/>
        </w:numPr>
      </w:pPr>
      <w:r>
        <w:t>Movement type (would we expect different things for different types?)</w:t>
      </w:r>
    </w:p>
    <w:p w14:paraId="3B82DFE2" w14:textId="77777777" w:rsidR="00412E5C" w:rsidRDefault="00412E5C" w:rsidP="00294A0A">
      <w:pPr>
        <w:pStyle w:val="CommentText"/>
        <w:numPr>
          <w:ilvl w:val="0"/>
          <w:numId w:val="3"/>
        </w:numPr>
      </w:pPr>
      <w:r>
        <w:t>Body mass (should small or large species respond more storngly?)</w:t>
      </w:r>
    </w:p>
  </w:comment>
  <w:comment w:id="34" w:author="Chloe McAuley" w:date="2025-09-29T10:39:00Z" w:initials="CM">
    <w:p w14:paraId="14895744" w14:textId="77777777" w:rsidR="00EB2884" w:rsidRDefault="00EB2884" w:rsidP="00EB2884">
      <w:pPr>
        <w:pStyle w:val="CommentText"/>
      </w:pPr>
      <w:r>
        <w:rPr>
          <w:rStyle w:val="CommentReference"/>
        </w:rPr>
        <w:annotationRef/>
      </w:r>
      <w:r>
        <w:t>“We predict that behavioural changes of threatened terrestrial mammals may differ among categories of human disturbances and affected behaviour types, as a result of the different mechanisms of behavioural response to the diverse disturbances. We also predict a positive relationship between behavioural change and human disturbance intensity. Furthermore, we expect that human-induced behavioural changes vary in effect size according to species with different functional traits, such that large species show stronger behavioural changes. To test these predictions, we conducted a systematic meta-analysis of human-induced changes in the behaviour of globally threatened terrestrial mammals. We reveal how human disturbance types (biological invasion, climate change, grazing, habitat degradation, protection management, road traffic and tourism) and their intensity influence the behavioural response of threatened terrestrial mammals. We also explore how behavioural responses of threatened terrestrial mammals vary among different regional attributes' and species' functional traits. “</w:t>
      </w:r>
    </w:p>
  </w:comment>
  <w:comment w:id="35" w:author="Nimmo, Dale" w:date="2025-10-23T10:10:00Z" w:initials="DN">
    <w:p w14:paraId="28448023" w14:textId="77777777" w:rsidR="00DB1521" w:rsidRDefault="00DB1521" w:rsidP="00DB1521">
      <w:pPr>
        <w:pStyle w:val="CommentText"/>
      </w:pPr>
      <w:r>
        <w:rPr>
          <w:rStyle w:val="CommentReference"/>
        </w:rPr>
        <w:annotationRef/>
      </w:r>
      <w:r>
        <w:t>Trying to include tortuosity in here</w:t>
      </w:r>
    </w:p>
  </w:comment>
  <w:comment w:id="36" w:author="Wooster, Eamonn" w:date="2025-08-14T09:02:00Z" w:initials="WE">
    <w:p w14:paraId="35E87E1C" w14:textId="6E99652F" w:rsidR="00B520A0" w:rsidRDefault="00B520A0" w:rsidP="00294A0A">
      <w:r>
        <w:rPr>
          <w:rStyle w:val="CommentReference"/>
        </w:rPr>
        <w:annotationRef/>
      </w:r>
      <w:r>
        <w:t>Paste the search terms in here - exactly how you searched in WoS</w:t>
      </w:r>
    </w:p>
  </w:comment>
  <w:comment w:id="37" w:author="Chloe McAuley" w:date="2025-08-30T12:11:00Z" w:initials="CM">
    <w:p w14:paraId="586879BD" w14:textId="77777777" w:rsidR="00C44FCA" w:rsidRDefault="00C44FCA" w:rsidP="00294A0A">
      <w:pPr>
        <w:pStyle w:val="CommentText"/>
      </w:pPr>
      <w:r>
        <w:rPr>
          <w:rStyle w:val="CommentReference"/>
        </w:rPr>
        <w:annotationRef/>
      </w:r>
      <w:r>
        <w:t>Have now included in sup mat. Should I also include in here?</w:t>
      </w:r>
    </w:p>
  </w:comment>
  <w:comment w:id="38" w:author="Wooster, Eamonn" w:date="2025-10-07T10:14:00Z" w:initials="WE">
    <w:p w14:paraId="00A3D57F" w14:textId="77777777" w:rsidR="00F86038" w:rsidRDefault="00F86038" w:rsidP="00F86038">
      <w:r>
        <w:rPr>
          <w:rStyle w:val="CommentReference"/>
        </w:rPr>
        <w:annotationRef/>
      </w:r>
      <w:r>
        <w:rPr>
          <w:sz w:val="20"/>
          <w:szCs w:val="20"/>
        </w:rPr>
        <w:t>Nope fine in just the sup mat</w:t>
      </w:r>
    </w:p>
  </w:comment>
  <w:comment w:id="39" w:author="Wooster, Eamonn" w:date="2025-08-14T09:10:00Z" w:initials="WE">
    <w:p w14:paraId="2FE33A1A" w14:textId="5884FDA4" w:rsidR="007D78B1" w:rsidRDefault="007D78B1" w:rsidP="00294A0A">
      <w:r>
        <w:rPr>
          <w:rStyle w:val="CommentReference"/>
        </w:rPr>
        <w:annotationRef/>
      </w:r>
      <w:r>
        <w:t>Reference the papers that were snowball searched. You'll need to bring numbers into here. we searched X records etc - see other meta-analyses for examples</w:t>
      </w:r>
    </w:p>
  </w:comment>
  <w:comment w:id="40" w:author="Wooster, Eamonn" w:date="2025-10-13T14:23:00Z" w:initials="WE">
    <w:p w14:paraId="57C5A511" w14:textId="77777777" w:rsidR="00830D92" w:rsidRDefault="006C31BA" w:rsidP="00830D92">
      <w:pPr>
        <w:pStyle w:val="CommentText"/>
      </w:pPr>
      <w:r>
        <w:rPr>
          <w:rStyle w:val="CommentReference"/>
        </w:rPr>
        <w:annotationRef/>
      </w:r>
      <w:r w:rsidR="00830D92">
        <w:t>add periods and middle names to initials throughout</w:t>
      </w:r>
    </w:p>
  </w:comment>
  <w:comment w:id="41" w:author="Nimmo, Dale" w:date="2025-10-23T10:16:00Z" w:initials="DN">
    <w:p w14:paraId="47689B7F" w14:textId="1F958CA4" w:rsidR="00FD3775" w:rsidRDefault="00FD3775" w:rsidP="00FD3775">
      <w:pPr>
        <w:pStyle w:val="CommentText"/>
      </w:pPr>
      <w:r>
        <w:rPr>
          <w:rStyle w:val="CommentReference"/>
        </w:rPr>
        <w:annotationRef/>
      </w:r>
      <w:r>
        <w:t xml:space="preserve">This is quite incomplete. Remember, the detail here needs to be sufficient for someone else to replicate the search and extract the same data. How did you extract fire size and maximum burn age? What about the animal traits? I see they’re mentioned later, I would mention every variable and how it was gathered here.  </w:t>
      </w:r>
    </w:p>
  </w:comment>
  <w:comment w:id="42" w:author="Chloe McAuley" w:date="2025-10-24T10:18:00Z" w:initials="CM">
    <w:p w14:paraId="22C02384" w14:textId="77777777" w:rsidR="00DA38FE" w:rsidRDefault="003C0C77" w:rsidP="00DA38FE">
      <w:pPr>
        <w:pStyle w:val="CommentText"/>
      </w:pPr>
      <w:r>
        <w:rPr>
          <w:rStyle w:val="CommentReference"/>
        </w:rPr>
        <w:annotationRef/>
      </w:r>
      <w:r w:rsidR="00DA38FE">
        <w:t>Is this looking better? I have detailed the extraction in a table in the sup mat, should I put that table here too?</w:t>
      </w:r>
    </w:p>
  </w:comment>
  <w:comment w:id="43" w:author="Tim Doherty" w:date="2025-10-28T06:36:00Z" w:initials="TD">
    <w:p w14:paraId="2ACC1C6B" w14:textId="77777777" w:rsidR="00162EF1" w:rsidRDefault="00162EF1" w:rsidP="00162EF1">
      <w:pPr>
        <w:pStyle w:val="CommentText"/>
      </w:pPr>
      <w:r>
        <w:rPr>
          <w:rStyle w:val="CommentReference"/>
        </w:rPr>
        <w:annotationRef/>
      </w:r>
      <w:r>
        <w:t xml:space="preserve">I agree that sufficient information needs to be provided in the main text for readers to understand what each variable means. As per next comment, the main ambiguous variable for me is maximum burn age. </w:t>
      </w:r>
    </w:p>
  </w:comment>
  <w:comment w:id="44" w:author="Tim Doherty" w:date="2025-10-27T07:29:00Z" w:initials="TD">
    <w:p w14:paraId="1B67DC04" w14:textId="2A978F1D" w:rsidR="00F536C9" w:rsidRDefault="008D21DC" w:rsidP="00F536C9">
      <w:pPr>
        <w:pStyle w:val="CommentText"/>
      </w:pPr>
      <w:r>
        <w:rPr>
          <w:rStyle w:val="CommentReference"/>
        </w:rPr>
        <w:annotationRef/>
      </w:r>
      <w:r w:rsidR="00F536C9">
        <w:t>This should be defined in this paragraph.</w:t>
      </w:r>
    </w:p>
    <w:p w14:paraId="7A703ED8" w14:textId="77777777" w:rsidR="00F536C9" w:rsidRDefault="00F536C9" w:rsidP="00F536C9">
      <w:pPr>
        <w:pStyle w:val="CommentText"/>
      </w:pPr>
    </w:p>
    <w:p w14:paraId="3F27E9EB" w14:textId="77777777" w:rsidR="00F536C9" w:rsidRDefault="00F536C9" w:rsidP="00F536C9">
      <w:pPr>
        <w:pStyle w:val="CommentText"/>
      </w:pPr>
      <w:r>
        <w:t>Why did you choose maximum instead of minimum burn age? Stronger effects may be expected the closer you sample to the occurrence of a fire (</w:t>
      </w:r>
      <w:hyperlink r:id="rId12" w:history="1">
        <w:r w:rsidRPr="00597624">
          <w:rPr>
            <w:rStyle w:val="Hyperlink"/>
          </w:rPr>
          <w:t>https://link.springer.com/article/10.1186/s42408-023-00183-6</w:t>
        </w:r>
      </w:hyperlink>
      <w:r>
        <w:t>).</w:t>
      </w:r>
    </w:p>
    <w:p w14:paraId="7945A32D" w14:textId="77777777" w:rsidR="00F536C9" w:rsidRDefault="00F536C9" w:rsidP="00F536C9">
      <w:pPr>
        <w:pStyle w:val="CommentText"/>
      </w:pPr>
    </w:p>
    <w:p w14:paraId="07E6A879" w14:textId="77777777" w:rsidR="00F536C9" w:rsidRDefault="00F536C9" w:rsidP="00F536C9">
      <w:pPr>
        <w:pStyle w:val="CommentText"/>
      </w:pPr>
      <w:r>
        <w:t>I would be interested to understand the distribution of maximum and minimum (if recorded) burn ages across studies</w:t>
      </w:r>
    </w:p>
  </w:comment>
  <w:comment w:id="45" w:author="McAuley, Chloe" w:date="2025-10-30T17:07:00Z" w:initials="CM">
    <w:p w14:paraId="7B66810F" w14:textId="77777777" w:rsidR="008D1C59" w:rsidRDefault="008D1C59" w:rsidP="008D1C59">
      <w:pPr>
        <w:pStyle w:val="CommentText"/>
      </w:pPr>
      <w:r>
        <w:rPr>
          <w:rStyle w:val="CommentReference"/>
        </w:rPr>
        <w:annotationRef/>
      </w:r>
      <w:r>
        <w:t>Used max over min as the tracking duration for several studies spanned months/years, and figured that max would be a better representation of the post fire conditions experienced by those animals. I was also worried that if I went with min,  when animals were tracked for several months/years, any short term effects would be dampened out over time, and any potential relationship hidden.</w:t>
      </w:r>
      <w:r>
        <w:br/>
      </w:r>
    </w:p>
    <w:p w14:paraId="38EF804F" w14:textId="77777777" w:rsidR="008D1C59" w:rsidRDefault="008D1C59" w:rsidP="008D1C59">
      <w:pPr>
        <w:pStyle w:val="CommentText"/>
      </w:pPr>
      <w:r>
        <w:t xml:space="preserve">I didn’t record minimum burn ages, unfortunately! </w:t>
      </w:r>
    </w:p>
  </w:comment>
  <w:comment w:id="46" w:author="Tim Doherty" w:date="2025-10-27T07:45:00Z" w:initials="TD">
    <w:p w14:paraId="28F5147A" w14:textId="77777777" w:rsidR="00A206BE" w:rsidRDefault="00A206BE" w:rsidP="00A206BE">
      <w:pPr>
        <w:pStyle w:val="CommentText"/>
      </w:pPr>
      <w:r>
        <w:rPr>
          <w:rStyle w:val="CommentReference"/>
        </w:rPr>
        <w:annotationRef/>
      </w:r>
      <w:r>
        <w:t>Clarify if this is mean adult body mass, or something else</w:t>
      </w:r>
    </w:p>
  </w:comment>
  <w:comment w:id="47" w:author="Chloe McAuley" w:date="2025-10-24T13:27:00Z" w:initials="CM">
    <w:p w14:paraId="232650AC" w14:textId="6FE40A09" w:rsidR="00581A36" w:rsidRDefault="00453D2F" w:rsidP="00581A36">
      <w:pPr>
        <w:pStyle w:val="CommentText"/>
      </w:pPr>
      <w:r>
        <w:rPr>
          <w:rStyle w:val="CommentReference"/>
        </w:rPr>
        <w:annotationRef/>
      </w:r>
      <w:r w:rsidR="00581A36">
        <w:t>Have moved this para to the meta analysis section, as data was extracted from studies for the SR that did not meet all of these criteria (eg cases that did not have sufficient information to calculate sample sizes, means, and measures of variation for effect sizes or where samples sizes were too small)</w:t>
      </w:r>
    </w:p>
  </w:comment>
  <w:comment w:id="48" w:author="Wooster, Eamonn" w:date="2025-08-14T09:27:00Z" w:initials="WE">
    <w:p w14:paraId="33C7A77C" w14:textId="5C479797" w:rsidR="003C0BF5" w:rsidRDefault="003C0BF5" w:rsidP="00294A0A">
      <w:r>
        <w:rPr>
          <w:rStyle w:val="CommentReference"/>
        </w:rPr>
        <w:annotationRef/>
      </w:r>
      <w:r>
        <w:t xml:space="preserve">Nice paragraph : ) </w:t>
      </w:r>
    </w:p>
  </w:comment>
  <w:comment w:id="49" w:author="Tim Doherty" w:date="2025-10-27T07:52:00Z" w:initials="TD">
    <w:p w14:paraId="71FACCED" w14:textId="77777777" w:rsidR="008F190C" w:rsidRDefault="008F190C" w:rsidP="008F190C">
      <w:pPr>
        <w:pStyle w:val="CommentText"/>
      </w:pPr>
      <w:r>
        <w:rPr>
          <w:rStyle w:val="CommentReference"/>
        </w:rPr>
        <w:annotationRef/>
      </w:r>
      <w:r>
        <w:t>Sample size is correlated with sampling variance, but a study with a large sample size could still have large variance. Suggest changing this to ‘effects with smaller sampling variances…’.</w:t>
      </w:r>
    </w:p>
    <w:p w14:paraId="3D948DDE" w14:textId="77777777" w:rsidR="008F190C" w:rsidRDefault="008F190C" w:rsidP="008F190C">
      <w:pPr>
        <w:pStyle w:val="CommentText"/>
      </w:pPr>
    </w:p>
    <w:p w14:paraId="56A032EA" w14:textId="77777777" w:rsidR="008F190C" w:rsidRDefault="008F190C" w:rsidP="008F190C">
      <w:pPr>
        <w:pStyle w:val="CommentText"/>
      </w:pPr>
      <w:r>
        <w:t>This is also important because some people directly weight their effect sizes using sample sizes, but that’s not what you have done</w:t>
      </w:r>
    </w:p>
  </w:comment>
  <w:comment w:id="50" w:author="Tim Doherty" w:date="2025-10-27T07:57:00Z" w:initials="TD">
    <w:p w14:paraId="3F6C8D57" w14:textId="77777777" w:rsidR="00B633E9" w:rsidRDefault="00EB57E3" w:rsidP="00B633E9">
      <w:pPr>
        <w:pStyle w:val="CommentText"/>
      </w:pPr>
      <w:r>
        <w:rPr>
          <w:rStyle w:val="CommentReference"/>
        </w:rPr>
        <w:annotationRef/>
      </w:r>
      <w:r w:rsidR="00B633E9">
        <w:t>The reason for including an observation level random effect could be explained. Study ID is a common approach, but I don’t remember seeing many studies using observation ID, although I haven’t been reading many meta-analyses recently</w:t>
      </w:r>
    </w:p>
  </w:comment>
  <w:comment w:id="51" w:author="Tim Doherty" w:date="2025-10-27T07:58:00Z" w:initials="TD">
    <w:p w14:paraId="0B0ECE92" w14:textId="77777777" w:rsidR="00B633E9" w:rsidRDefault="00B633E9" w:rsidP="00B633E9">
      <w:pPr>
        <w:pStyle w:val="CommentText"/>
      </w:pPr>
      <w:r>
        <w:rPr>
          <w:rStyle w:val="CommentReference"/>
        </w:rPr>
        <w:annotationRef/>
      </w:r>
      <w:r>
        <w:t>Is there a reference for this?</w:t>
      </w:r>
    </w:p>
  </w:comment>
  <w:comment w:id="52" w:author="Tim Doherty" w:date="2025-10-27T07:59:00Z" w:initials="TD">
    <w:p w14:paraId="11E12A10" w14:textId="77777777" w:rsidR="00641470" w:rsidRDefault="00641470" w:rsidP="00641470">
      <w:pPr>
        <w:pStyle w:val="CommentText"/>
      </w:pPr>
      <w:r>
        <w:rPr>
          <w:rStyle w:val="CommentReference"/>
        </w:rPr>
        <w:annotationRef/>
      </w:r>
      <w:r>
        <w:t>Is what I wrote accurate?</w:t>
      </w:r>
    </w:p>
  </w:comment>
  <w:comment w:id="53" w:author="McAuley, Chloe" w:date="2025-11-03T08:40:00Z" w:initials="CM">
    <w:p w14:paraId="601734E5" w14:textId="77777777" w:rsidR="00540B63" w:rsidRDefault="00540B63" w:rsidP="00540B63">
      <w:pPr>
        <w:pStyle w:val="CommentText"/>
      </w:pPr>
      <w:r>
        <w:rPr>
          <w:rStyle w:val="CommentReference"/>
        </w:rPr>
        <w:annotationRef/>
      </w:r>
      <w:r>
        <w:t>We fitted a null model</w:t>
      </w:r>
    </w:p>
  </w:comment>
  <w:comment w:id="54" w:author="McAuley, Chloe" w:date="2025-11-03T08:43:00Z" w:initials="CM">
    <w:p w14:paraId="1158CED6" w14:textId="77777777" w:rsidR="00540B63" w:rsidRDefault="00540B63" w:rsidP="00540B63">
      <w:pPr>
        <w:pStyle w:val="CommentText"/>
      </w:pPr>
      <w:r>
        <w:rPr>
          <w:rStyle w:val="CommentReference"/>
        </w:rPr>
        <w:annotationRef/>
      </w:r>
      <w:r>
        <w:t>TBU to include substitutes for biome if we go that way</w:t>
      </w:r>
    </w:p>
  </w:comment>
  <w:comment w:id="55" w:author="Tim Doherty" w:date="2025-10-27T08:01:00Z" w:initials="TD">
    <w:p w14:paraId="5559A711" w14:textId="186D1ADF" w:rsidR="00194737" w:rsidRDefault="008530F6" w:rsidP="00194737">
      <w:pPr>
        <w:pStyle w:val="CommentText"/>
      </w:pPr>
      <w:r>
        <w:rPr>
          <w:rStyle w:val="CommentReference"/>
        </w:rPr>
        <w:annotationRef/>
      </w:r>
      <w:r w:rsidR="00194737">
        <w:t>Species should be deleted?</w:t>
      </w:r>
    </w:p>
    <w:p w14:paraId="6B6B1642" w14:textId="77777777" w:rsidR="00194737" w:rsidRDefault="00194737" w:rsidP="00194737">
      <w:pPr>
        <w:pStyle w:val="CommentText"/>
      </w:pPr>
    </w:p>
    <w:p w14:paraId="28B5FF77" w14:textId="77777777" w:rsidR="00194737" w:rsidRDefault="00194737" w:rsidP="00194737">
      <w:pPr>
        <w:pStyle w:val="CommentText"/>
      </w:pPr>
      <w:r>
        <w:t>Actually I see there is a plot of this in the supp info, but I would delete it since there is only one study for most species. That is insufficient information to make meaningful generalisations</w:t>
      </w:r>
    </w:p>
  </w:comment>
  <w:comment w:id="56" w:author="Wooster, Eamonn" w:date="2025-10-13T14:29:00Z" w:initials="WE">
    <w:p w14:paraId="7C7AE282" w14:textId="25B1D15D" w:rsidR="001729D4" w:rsidRDefault="001729D4" w:rsidP="001729D4">
      <w:r>
        <w:rPr>
          <w:rStyle w:val="CommentReference"/>
        </w:rPr>
        <w:annotationRef/>
      </w:r>
      <w:r>
        <w:rPr>
          <w:sz w:val="20"/>
          <w:szCs w:val="20"/>
        </w:rPr>
        <w:t>Any who had input on the meta-analysis so maybe include Dale and/or Tim here</w:t>
      </w:r>
    </w:p>
  </w:comment>
  <w:comment w:id="57" w:author="Nimmo, Dale" w:date="2025-10-23T10:22:00Z" w:initials="DN">
    <w:p w14:paraId="23FBAF2D" w14:textId="77777777" w:rsidR="000349DC" w:rsidRDefault="000349DC" w:rsidP="000349DC">
      <w:pPr>
        <w:pStyle w:val="CommentText"/>
      </w:pPr>
      <w:r>
        <w:rPr>
          <w:rStyle w:val="CommentReference"/>
        </w:rPr>
        <w:annotationRef/>
      </w:r>
      <w:r>
        <w:t>Nah not me. I think it’s fair to say you two did it</w:t>
      </w:r>
    </w:p>
  </w:comment>
  <w:comment w:id="58" w:author="Nimmo, Dale" w:date="2025-10-23T10:40:00Z" w:initials="DN">
    <w:p w14:paraId="7505B278" w14:textId="77777777" w:rsidR="00DA4C46" w:rsidRDefault="00DA4C46" w:rsidP="00DA4C46">
      <w:pPr>
        <w:pStyle w:val="CommentText"/>
      </w:pPr>
      <w:r>
        <w:rPr>
          <w:rStyle w:val="CommentReference"/>
        </w:rPr>
        <w:annotationRef/>
      </w:r>
      <w:r>
        <w:t xml:space="preserve">At some stage you will need to explain the nature of the movement data in relation to fire. I imagine some of it includes movements outside of the burned area? I don’t have a clear thought here, just something bugging me about whether the movements are typically contained within the fire scar or not </w:t>
      </w:r>
    </w:p>
  </w:comment>
  <w:comment w:id="59" w:author="Chloe McAuley" w:date="2025-10-24T10:57:00Z" w:initials="CM">
    <w:p w14:paraId="42B56218" w14:textId="77777777" w:rsidR="00581A36" w:rsidRDefault="00E76AF8" w:rsidP="00581A36">
      <w:pPr>
        <w:pStyle w:val="CommentText"/>
      </w:pPr>
      <w:r>
        <w:rPr>
          <w:rStyle w:val="CommentReference"/>
        </w:rPr>
        <w:annotationRef/>
      </w:r>
      <w:r w:rsidR="00581A36">
        <w:t>Have tried to address in methods. “As such, movement data extracted from burned populations were not necessarily constrained to fire scars and included data from animals the study authors’ categorised as impacted by fire. “ Let me know what you think?</w:t>
      </w:r>
    </w:p>
  </w:comment>
  <w:comment w:id="60" w:author="Tim Doherty" w:date="2025-10-27T08:06:00Z" w:initials="TD">
    <w:p w14:paraId="6070F841" w14:textId="77777777" w:rsidR="00CE67D3" w:rsidRDefault="00105AAA" w:rsidP="00CE67D3">
      <w:pPr>
        <w:pStyle w:val="CommentText"/>
      </w:pPr>
      <w:r>
        <w:rPr>
          <w:rStyle w:val="CommentReference"/>
        </w:rPr>
        <w:annotationRef/>
      </w:r>
      <w:r w:rsidR="00CE67D3">
        <w:t>I was expecting to read here a sentence like ‘Within Oceania, xx% studies were from Australia.’ If it was 100%, I would alter the previous text to</w:t>
      </w:r>
    </w:p>
    <w:p w14:paraId="51C630FF" w14:textId="77777777" w:rsidR="00CE67D3" w:rsidRDefault="00CE67D3" w:rsidP="00CE67D3">
      <w:pPr>
        <w:pStyle w:val="CommentText"/>
      </w:pPr>
      <w:r>
        <w:t>‘All Oceania studies were from Australia, while 90.2% of North American studies were from the United States, with the remainder from Canada.’</w:t>
      </w:r>
    </w:p>
  </w:comment>
  <w:comment w:id="61" w:author="Wooster, Eamonn" w:date="2025-08-14T09:43:00Z" w:initials="WE">
    <w:p w14:paraId="3E236700" w14:textId="75AA19BF" w:rsidR="006E0860" w:rsidRDefault="006E0860" w:rsidP="00294A0A">
      <w:r>
        <w:rPr>
          <w:rStyle w:val="CommentReference"/>
        </w:rPr>
        <w:annotationRef/>
      </w:r>
      <w:r>
        <w:t xml:space="preserve">Why dont we make this a map? Colour the region by the number of studies and then plot the lat longs ontop. Reviewers will want a map! </w:t>
      </w:r>
    </w:p>
  </w:comment>
  <w:comment w:id="62" w:author="Chloe McAuley" w:date="2025-08-30T12:31:00Z" w:initials="CM">
    <w:p w14:paraId="20BD7654" w14:textId="77777777" w:rsidR="00DD4C66" w:rsidRDefault="00DD4C66" w:rsidP="00294A0A">
      <w:pPr>
        <w:pStyle w:val="CommentText"/>
      </w:pPr>
      <w:r>
        <w:rPr>
          <w:rStyle w:val="CommentReference"/>
        </w:rPr>
        <w:annotationRef/>
      </w:r>
      <w:r>
        <w:t>Let’s do that!</w:t>
      </w:r>
    </w:p>
  </w:comment>
  <w:comment w:id="63" w:author="Wooster, Eamonn" w:date="2025-10-07T10:12:00Z" w:initials="WE">
    <w:p w14:paraId="5EA70580" w14:textId="77777777" w:rsidR="00543EA8" w:rsidRDefault="00543EA8" w:rsidP="00543EA8">
      <w:r>
        <w:rPr>
          <w:rStyle w:val="CommentReference"/>
        </w:rPr>
        <w:annotationRef/>
      </w:r>
      <w:r>
        <w:rPr>
          <w:sz w:val="20"/>
          <w:szCs w:val="20"/>
        </w:rPr>
        <w:t xml:space="preserve">Nice figure : ) </w:t>
      </w:r>
    </w:p>
  </w:comment>
  <w:comment w:id="64" w:author="Wooster, Eamonn" w:date="2025-10-07T10:19:00Z" w:initials="WE">
    <w:p w14:paraId="3AA224DA" w14:textId="77777777" w:rsidR="0043008D" w:rsidRDefault="0043008D" w:rsidP="0043008D">
      <w:r>
        <w:rPr>
          <w:rStyle w:val="CommentReference"/>
        </w:rPr>
        <w:annotationRef/>
      </w:r>
      <w:r>
        <w:rPr>
          <w:sz w:val="20"/>
          <w:szCs w:val="20"/>
        </w:rPr>
        <w:t xml:space="preserve">This number doesnt match the number in the meta-analysis which needs clarification. How did you get from 185 to 113. Same with the number of studies. I assume this is simply you couldn't get the data but make that clear in the final paragraph of this section or the first of the meta-analysis results </w:t>
      </w:r>
    </w:p>
  </w:comment>
  <w:comment w:id="65" w:author="Tim Doherty" w:date="2025-10-27T08:10:00Z" w:initials="TD">
    <w:p w14:paraId="280F175E" w14:textId="77777777" w:rsidR="00F921ED" w:rsidRDefault="00F921ED" w:rsidP="00F921ED">
      <w:pPr>
        <w:pStyle w:val="CommentText"/>
      </w:pPr>
      <w:r>
        <w:rPr>
          <w:rStyle w:val="CommentReference"/>
        </w:rPr>
        <w:annotationRef/>
      </w:r>
      <w:r>
        <w:t>You can use the acronym BACI after first mention earlier to avoid writing this out each time</w:t>
      </w:r>
    </w:p>
  </w:comment>
  <w:comment w:id="66" w:author="Tim Doherty" w:date="2025-10-27T08:13:00Z" w:initials="TD">
    <w:p w14:paraId="23ACE75E" w14:textId="77777777" w:rsidR="00766B62" w:rsidRDefault="00766B62" w:rsidP="00766B62">
      <w:pPr>
        <w:pStyle w:val="CommentText"/>
      </w:pPr>
      <w:r>
        <w:rPr>
          <w:rStyle w:val="CommentReference"/>
        </w:rPr>
        <w:annotationRef/>
      </w:r>
      <w:r>
        <w:t>This is interesting but it is unclear why you focus on these two biomes only. Also, if there are only three mediterranean studies (fig 6), I find the comparison less compelling than if the sample size was higher</w:t>
      </w:r>
      <w:r>
        <w:br/>
      </w:r>
    </w:p>
  </w:comment>
  <w:comment w:id="67" w:author="Tim Doherty" w:date="2025-10-27T08:15:00Z" w:initials="TD">
    <w:p w14:paraId="2211E142" w14:textId="77777777" w:rsidR="00E15984" w:rsidRDefault="000E01CD" w:rsidP="00E15984">
      <w:pPr>
        <w:pStyle w:val="CommentText"/>
      </w:pPr>
      <w:r>
        <w:rPr>
          <w:rStyle w:val="CommentReference"/>
        </w:rPr>
        <w:annotationRef/>
      </w:r>
      <w:r w:rsidR="00E15984">
        <w:t>Aligns with widespread bias across the ecology literature, perhaps in this case exacerbated by generally smaller size of reptiles and amphibians and limited options for attaching tags to them/getting good tracking datasets.</w:t>
      </w:r>
    </w:p>
    <w:p w14:paraId="22FB7712" w14:textId="77777777" w:rsidR="00E15984" w:rsidRDefault="00E15984" w:rsidP="00E15984">
      <w:pPr>
        <w:pStyle w:val="CommentText"/>
      </w:pPr>
    </w:p>
    <w:p w14:paraId="443B9BC9" w14:textId="77777777" w:rsidR="00E15984" w:rsidRDefault="00E15984" w:rsidP="00E15984">
      <w:pPr>
        <w:pStyle w:val="CommentText"/>
      </w:pPr>
      <w:r>
        <w:t xml:space="preserve">See this paper in relation to movement ecology specifically </w:t>
      </w:r>
      <w:hyperlink r:id="rId13" w:history="1">
        <w:r w:rsidRPr="00B77290">
          <w:rPr>
            <w:rStyle w:val="Hyperlink"/>
          </w:rPr>
          <w:t>https://link.springer.com/article/10.1186/s40462-022-00322-9</w:t>
        </w:r>
      </w:hyperlink>
    </w:p>
  </w:comment>
  <w:comment w:id="68" w:author="Tim Doherty" w:date="2025-10-27T08:17:00Z" w:initials="TD">
    <w:p w14:paraId="4419A5DD" w14:textId="77777777" w:rsidR="00E2493C" w:rsidRDefault="006A052F" w:rsidP="00E2493C">
      <w:pPr>
        <w:pStyle w:val="CommentText"/>
      </w:pPr>
      <w:r>
        <w:rPr>
          <w:rStyle w:val="CommentReference"/>
        </w:rPr>
        <w:annotationRef/>
      </w:r>
      <w:r w:rsidR="00E2493C">
        <w:t>Relatively large animals within their classes. This can be a discussion point. We have the best movement data for large animals. What are the consequences of this (not having good data for small species) for understanding the effects of fire?</w:t>
      </w:r>
    </w:p>
  </w:comment>
  <w:comment w:id="69" w:author="Tim Doherty" w:date="2025-10-27T08:19:00Z" w:initials="TD">
    <w:p w14:paraId="298B794F" w14:textId="77777777" w:rsidR="00E2493C" w:rsidRDefault="003108BE" w:rsidP="00E2493C">
      <w:pPr>
        <w:pStyle w:val="CommentText"/>
      </w:pPr>
      <w:r>
        <w:rPr>
          <w:rStyle w:val="CommentReference"/>
        </w:rPr>
        <w:annotationRef/>
      </w:r>
      <w:r w:rsidR="00E2493C">
        <w:t>It would be useful to add something extra here like, ‘, primarily due to sample sizes not being available or seasonal confounding’.</w:t>
      </w:r>
    </w:p>
  </w:comment>
  <w:comment w:id="70" w:author="Wooster, Eamonn" w:date="2025-10-07T11:13:00Z" w:initials="WE">
    <w:p w14:paraId="5B007BBA" w14:textId="092EA511" w:rsidR="007A7C14" w:rsidRDefault="007A7C14" w:rsidP="007A7C14">
      <w:r>
        <w:rPr>
          <w:rStyle w:val="CommentReference"/>
        </w:rPr>
        <w:annotationRef/>
      </w:r>
      <w:r>
        <w:rPr>
          <w:sz w:val="20"/>
          <w:szCs w:val="20"/>
        </w:rPr>
        <w:t>I think we should consider cleaning these up a little. You can drop a few of the guidelines and the outer boarder. You could also consider add silhouettes from Phylopic.com like Tim does in his NEE meta - happy to meet with you to go through this and we could go through the process via zoom if you'd like</w:t>
      </w:r>
    </w:p>
  </w:comment>
  <w:comment w:id="71" w:author="Wooster, Eamonn" w:date="2025-10-07T11:14:00Z" w:initials="WE">
    <w:p w14:paraId="59B3E3CD" w14:textId="77777777" w:rsidR="007A7C14" w:rsidRDefault="007A7C14" w:rsidP="007A7C14">
      <w:r>
        <w:rPr>
          <w:rStyle w:val="CommentReference"/>
        </w:rPr>
        <w:annotationRef/>
      </w:r>
      <w:r>
        <w:rPr>
          <w:sz w:val="20"/>
          <w:szCs w:val="20"/>
        </w:rPr>
        <w:t xml:space="preserve">I say this noting that it is a preference and people leave oRchard plots as they are for publication. Will leave this with you and Dale but nice figures really improve the presentation of a manuscript </w:t>
      </w:r>
    </w:p>
  </w:comment>
  <w:comment w:id="72" w:author="Chloe McAuley" w:date="2025-10-24T11:11:00Z" w:initials="CM">
    <w:p w14:paraId="6E2CE82C" w14:textId="77777777" w:rsidR="00EE0685" w:rsidRDefault="009259F6" w:rsidP="00EE0685">
      <w:pPr>
        <w:pStyle w:val="CommentText"/>
      </w:pPr>
      <w:r>
        <w:rPr>
          <w:rStyle w:val="CommentReference"/>
        </w:rPr>
        <w:annotationRef/>
      </w:r>
      <w:r w:rsidR="00EE0685">
        <w:t>Updated figures (1-7) are WIP</w:t>
      </w:r>
    </w:p>
  </w:comment>
  <w:comment w:id="73" w:author="Wooster, Eamonn" w:date="2025-11-11T08:47:00Z" w:initials="WE">
    <w:p w14:paraId="51A5280B" w14:textId="77777777" w:rsidR="00CA29A8" w:rsidRDefault="00CA29A8" w:rsidP="00CA29A8">
      <w:r>
        <w:rPr>
          <w:rStyle w:val="CommentReference"/>
        </w:rPr>
        <w:annotationRef/>
      </w:r>
      <w:r>
        <w:rPr>
          <w:sz w:val="20"/>
          <w:szCs w:val="20"/>
        </w:rPr>
        <w:t>strange small black line the bottom right hand corner of the figure</w:t>
      </w:r>
    </w:p>
  </w:comment>
  <w:comment w:id="74" w:author="Nimmo, Dale" w:date="2025-11-14T09:06:00Z" w:initials="DN">
    <w:p w14:paraId="0ACCE62D" w14:textId="77777777" w:rsidR="00763ACC" w:rsidRDefault="00763ACC" w:rsidP="00763ACC">
      <w:pPr>
        <w:pStyle w:val="CommentText"/>
      </w:pPr>
      <w:r>
        <w:rPr>
          <w:rStyle w:val="CommentReference"/>
        </w:rPr>
        <w:annotationRef/>
      </w:r>
      <w:r>
        <w:t xml:space="preserve">Could some silhouettes be used here? Maybe not. </w:t>
      </w:r>
    </w:p>
  </w:comment>
  <w:comment w:id="75" w:author="Tim Doherty" w:date="2025-10-27T08:24:00Z" w:initials="TD">
    <w:p w14:paraId="1586A41B" w14:textId="074B3627" w:rsidR="003F2029" w:rsidRDefault="00730D9A" w:rsidP="003F2029">
      <w:pPr>
        <w:pStyle w:val="CommentText"/>
      </w:pPr>
      <w:r>
        <w:rPr>
          <w:rStyle w:val="CommentReference"/>
        </w:rPr>
        <w:annotationRef/>
      </w:r>
      <w:r w:rsidR="003F2029">
        <w:t>Notation k used on plot.</w:t>
      </w:r>
    </w:p>
    <w:p w14:paraId="2A28B1F6" w14:textId="77777777" w:rsidR="003F2029" w:rsidRDefault="003F2029" w:rsidP="003F2029">
      <w:pPr>
        <w:pStyle w:val="CommentText"/>
      </w:pPr>
      <w:r>
        <w:t>Should I suggest altering to ‘(43 studies)’ on plot</w:t>
      </w:r>
    </w:p>
  </w:comment>
  <w:comment w:id="76" w:author="Wooster, Eamonn" w:date="2025-10-07T11:15:00Z" w:initials="WE">
    <w:p w14:paraId="4B37C96A" w14:textId="6821F847" w:rsidR="007A7C14" w:rsidRDefault="007A7C14" w:rsidP="007A7C14">
      <w:r>
        <w:rPr>
          <w:rStyle w:val="CommentReference"/>
        </w:rPr>
        <w:annotationRef/>
      </w:r>
      <w:r>
        <w:rPr>
          <w:sz w:val="20"/>
          <w:szCs w:val="20"/>
        </w:rPr>
        <w:t>We could think about making little icons that represent each category to spruce this up - also a new colour palette also helps</w:t>
      </w:r>
    </w:p>
  </w:comment>
  <w:comment w:id="77" w:author="McAuley, Chloe" w:date="2025-11-03T08:21:00Z" w:initials="CM">
    <w:p w14:paraId="72AFFF42" w14:textId="77777777" w:rsidR="0012359B" w:rsidRDefault="0012359B" w:rsidP="0012359B">
      <w:pPr>
        <w:pStyle w:val="CommentText"/>
      </w:pPr>
      <w:r>
        <w:rPr>
          <w:rStyle w:val="CommentReference"/>
        </w:rPr>
        <w:annotationRef/>
      </w:r>
      <w:r>
        <w:t>Need to update all figure captions</w:t>
      </w:r>
    </w:p>
  </w:comment>
  <w:comment w:id="78" w:author="Wooster, Eamonn" w:date="2025-11-11T08:47:00Z" w:initials="WE">
    <w:p w14:paraId="45A84AD9" w14:textId="77777777" w:rsidR="00CA29A8" w:rsidRDefault="00CA29A8" w:rsidP="00CA29A8">
      <w:r>
        <w:rPr>
          <w:rStyle w:val="CommentReference"/>
        </w:rPr>
        <w:annotationRef/>
      </w:r>
      <w:r>
        <w:rPr>
          <w:sz w:val="20"/>
          <w:szCs w:val="20"/>
        </w:rPr>
        <w:t xml:space="preserve">The icons looks awesome! </w:t>
      </w:r>
    </w:p>
  </w:comment>
  <w:comment w:id="79" w:author="Nimmo, Dale" w:date="2025-11-14T09:06:00Z" w:initials="DN">
    <w:p w14:paraId="0B02061D" w14:textId="77777777" w:rsidR="00763ACC" w:rsidRDefault="00763ACC" w:rsidP="00763ACC">
      <w:pPr>
        <w:pStyle w:val="CommentText"/>
      </w:pPr>
      <w:r>
        <w:rPr>
          <w:rStyle w:val="CommentReference"/>
        </w:rPr>
        <w:annotationRef/>
      </w:r>
      <w:r>
        <w:t xml:space="preserve">Agreed, they look fantastic. </w:t>
      </w:r>
    </w:p>
  </w:comment>
  <w:comment w:id="80" w:author="Wooster, Eamonn" w:date="2025-11-11T08:48:00Z" w:initials="WE">
    <w:p w14:paraId="21886E0E" w14:textId="6DB94AE8" w:rsidR="00CA29A8" w:rsidRDefault="00CA29A8" w:rsidP="00CA29A8">
      <w:r>
        <w:rPr>
          <w:rStyle w:val="CommentReference"/>
        </w:rPr>
        <w:annotationRef/>
      </w:r>
      <w:r>
        <w:rPr>
          <w:sz w:val="20"/>
          <w:szCs w:val="20"/>
        </w:rPr>
        <w:t>I think the purple is too dark here, it's hard to tell it apart from the black error bars</w:t>
      </w:r>
    </w:p>
  </w:comment>
  <w:comment w:id="82" w:author="Nimmo, Dale" w:date="2025-10-23T10:29:00Z" w:initials="DN">
    <w:p w14:paraId="07D818F4" w14:textId="28403C2C" w:rsidR="004E3AD1" w:rsidRDefault="004E3AD1" w:rsidP="004E3AD1">
      <w:pPr>
        <w:pStyle w:val="CommentText"/>
      </w:pPr>
      <w:r>
        <w:rPr>
          <w:rStyle w:val="CommentReference"/>
        </w:rPr>
        <w:annotationRef/>
      </w:r>
      <w:r>
        <w:t xml:space="preserve">Cool, so mammals are driving the overall result. That’s interesting. </w:t>
      </w:r>
    </w:p>
  </w:comment>
  <w:comment w:id="83" w:author="Wooster, Eamonn" w:date="2025-10-07T11:16:00Z" w:initials="WE">
    <w:p w14:paraId="7A10DED3" w14:textId="39861A52" w:rsidR="00D07B71" w:rsidRDefault="00D07B71" w:rsidP="00D07B71">
      <w:r>
        <w:rPr>
          <w:rStyle w:val="CommentReference"/>
        </w:rPr>
        <w:annotationRef/>
      </w:r>
      <w:r>
        <w:rPr>
          <w:sz w:val="20"/>
          <w:szCs w:val="20"/>
        </w:rPr>
        <w:t xml:space="preserve">Icons would go far here! </w:t>
      </w:r>
    </w:p>
  </w:comment>
  <w:comment w:id="86" w:author="Nimmo, Dale" w:date="2025-11-14T09:07:00Z" w:initials="DN">
    <w:p w14:paraId="2DDA2BBD" w14:textId="77777777" w:rsidR="00763ACC" w:rsidRDefault="00763ACC" w:rsidP="00763ACC">
      <w:pPr>
        <w:pStyle w:val="CommentText"/>
      </w:pPr>
      <w:r>
        <w:rPr>
          <w:rStyle w:val="CommentReference"/>
        </w:rPr>
        <w:annotationRef/>
      </w:r>
      <w:r>
        <w:t xml:space="preserve">I think the frilled lizard might not compute to people unfamiliar with it, but otherwise it also look excellent! </w:t>
      </w:r>
    </w:p>
  </w:comment>
  <w:comment w:id="87" w:author="Tim Doherty" w:date="2025-11-17T08:37:00Z" w:initials="TD">
    <w:p w14:paraId="681973D9" w14:textId="77777777" w:rsidR="00C37D94" w:rsidRDefault="00C37D94" w:rsidP="00C37D94">
      <w:pPr>
        <w:pStyle w:val="CommentText"/>
      </w:pPr>
      <w:r>
        <w:rPr>
          <w:rStyle w:val="CommentReference"/>
        </w:rPr>
        <w:annotationRef/>
      </w:r>
      <w:r>
        <w:t>Agreed. Replace with a more recognisable lizard shape</w:t>
      </w:r>
    </w:p>
  </w:comment>
  <w:comment w:id="84" w:author="Chloe McAuley" w:date="2025-11-10T18:49:00Z" w:initials="CM">
    <w:p w14:paraId="798FBC1F" w14:textId="773FAA0C" w:rsidR="00CC77C8" w:rsidRDefault="00CC77C8" w:rsidP="00CC77C8">
      <w:pPr>
        <w:pStyle w:val="CommentText"/>
      </w:pPr>
      <w:r>
        <w:rPr>
          <w:rStyle w:val="CommentReference"/>
        </w:rPr>
        <w:annotationRef/>
      </w:r>
      <w:r>
        <w:t>Need to add phylo pic refs</w:t>
      </w:r>
    </w:p>
  </w:comment>
  <w:comment w:id="85" w:author="Wooster, Eamonn" w:date="2025-11-11T08:49:00Z" w:initials="WE">
    <w:p w14:paraId="72C8EC06" w14:textId="77777777" w:rsidR="00CA29A8" w:rsidRDefault="00CA29A8" w:rsidP="00CA29A8">
      <w:r>
        <w:rPr>
          <w:rStyle w:val="CommentReference"/>
        </w:rPr>
        <w:annotationRef/>
      </w:r>
      <w:r>
        <w:rPr>
          <w:sz w:val="20"/>
          <w:szCs w:val="20"/>
        </w:rPr>
        <w:t>What ive added is enough!</w:t>
      </w:r>
    </w:p>
  </w:comment>
  <w:comment w:id="89" w:author="Wooster, Eamonn" w:date="2025-10-07T11:21:00Z" w:initials="WE">
    <w:p w14:paraId="6A3434F0" w14:textId="69E353BC" w:rsidR="00D3763B" w:rsidRDefault="00D3763B" w:rsidP="00D3763B">
      <w:r>
        <w:rPr>
          <w:rStyle w:val="CommentReference"/>
        </w:rPr>
        <w:annotationRef/>
      </w:r>
      <w:r>
        <w:rPr>
          <w:sz w:val="20"/>
          <w:szCs w:val="20"/>
        </w:rPr>
        <w:t>More important than biome to me - maybe put above it. I think the results of biome belongs in the main text but the fig could be sup mat</w:t>
      </w:r>
    </w:p>
  </w:comment>
  <w:comment w:id="90" w:author="McAuley, Chloe" w:date="2025-11-03T08:30:00Z" w:initials="CM">
    <w:p w14:paraId="4DC89A8A" w14:textId="77777777" w:rsidR="00197BF8" w:rsidRDefault="00197BF8" w:rsidP="00197BF8">
      <w:pPr>
        <w:pStyle w:val="CommentText"/>
      </w:pPr>
      <w:r>
        <w:rPr>
          <w:rStyle w:val="CommentReference"/>
        </w:rPr>
        <w:annotationRef/>
      </w:r>
      <w:r>
        <w:t>0.892 [-0.629-0.248]</w:t>
      </w:r>
      <w:r>
        <w:br/>
        <w:t>Not sure if we want to report this?</w:t>
      </w:r>
    </w:p>
  </w:comment>
  <w:comment w:id="91" w:author="Nimmo, Dale" w:date="2025-10-23T10:32:00Z" w:initials="DN">
    <w:p w14:paraId="76A902C3" w14:textId="3D53CEAF" w:rsidR="00D3763B" w:rsidRDefault="00D3763B" w:rsidP="00D3763B">
      <w:pPr>
        <w:pStyle w:val="CommentText"/>
      </w:pPr>
      <w:r>
        <w:rPr>
          <w:rStyle w:val="CommentReference"/>
        </w:rPr>
        <w:annotationRef/>
      </w:r>
      <w:r>
        <w:t>Ignore this if it’s already in there, but it will be important to describe how you determined whether a fire was wild or planned</w:t>
      </w:r>
    </w:p>
  </w:comment>
  <w:comment w:id="92" w:author="Wooster, Eamonn" w:date="2025-11-11T08:49:00Z" w:initials="WE">
    <w:p w14:paraId="4A56CFD4" w14:textId="77777777" w:rsidR="00CA29A8" w:rsidRDefault="00CA29A8" w:rsidP="00CA29A8">
      <w:r>
        <w:rPr>
          <w:rStyle w:val="CommentReference"/>
        </w:rPr>
        <w:annotationRef/>
      </w:r>
      <w:r>
        <w:rPr>
          <w:sz w:val="20"/>
          <w:szCs w:val="20"/>
        </w:rPr>
        <w:t>i'd reccomend using the colours from the map figure here</w:t>
      </w:r>
    </w:p>
  </w:comment>
  <w:comment w:id="93" w:author="McAuley, Chloe" w:date="2025-11-03T08:34:00Z" w:initials="CM">
    <w:p w14:paraId="7756D9F7" w14:textId="01A1440D" w:rsidR="00197BF8" w:rsidRDefault="00197BF8" w:rsidP="00197BF8">
      <w:pPr>
        <w:pStyle w:val="CommentText"/>
      </w:pPr>
      <w:r>
        <w:rPr>
          <w:rStyle w:val="CommentReference"/>
        </w:rPr>
        <w:annotationRef/>
      </w:r>
      <w:r>
        <w:t>Have left in for the moment</w:t>
      </w:r>
    </w:p>
  </w:comment>
  <w:comment w:id="94" w:author="Tim Doherty" w:date="2025-10-27T08:43:00Z" w:initials="TD">
    <w:p w14:paraId="2A034E8F" w14:textId="63CFDC61" w:rsidR="00EC5DCA" w:rsidRDefault="00EC5DCA" w:rsidP="00EC5DCA">
      <w:pPr>
        <w:pStyle w:val="CommentText"/>
      </w:pPr>
      <w:r>
        <w:rPr>
          <w:rStyle w:val="CommentReference"/>
        </w:rPr>
        <w:annotationRef/>
      </w:r>
      <w:r>
        <w:t>The desert result is interesting!</w:t>
      </w:r>
    </w:p>
  </w:comment>
  <w:comment w:id="95" w:author="Nimmo, Dale" w:date="2025-10-23T10:29:00Z" w:initials="DN">
    <w:p w14:paraId="435C8DC7" w14:textId="329BC9CC" w:rsidR="003B45AF" w:rsidRDefault="003B45AF" w:rsidP="003B45AF">
      <w:pPr>
        <w:pStyle w:val="CommentText"/>
      </w:pPr>
      <w:r>
        <w:rPr>
          <w:rStyle w:val="CommentReference"/>
        </w:rPr>
        <w:annotationRef/>
      </w:r>
      <w:r>
        <w:t xml:space="preserve">Need to keep in mind some of the sample sizes here are very very small. Just need to acknowledge this and hence temper the interpretations of how general some of the se results really are. </w:t>
      </w:r>
    </w:p>
  </w:comment>
  <w:comment w:id="96" w:author="Tim Doherty" w:date="2025-10-27T08:42:00Z" w:initials="TD">
    <w:p w14:paraId="247CCBE3" w14:textId="77777777" w:rsidR="00432A4D" w:rsidRDefault="00432A4D" w:rsidP="00432A4D">
      <w:pPr>
        <w:pStyle w:val="CommentText"/>
      </w:pPr>
      <w:r>
        <w:rPr>
          <w:rStyle w:val="CommentReference"/>
        </w:rPr>
        <w:annotationRef/>
      </w:r>
      <w:r>
        <w:t xml:space="preserve">I agree that the low number of studies for most biomes restricts ability to generalise. </w:t>
      </w:r>
    </w:p>
    <w:p w14:paraId="62A67956" w14:textId="77777777" w:rsidR="00432A4D" w:rsidRDefault="00432A4D" w:rsidP="00432A4D">
      <w:pPr>
        <w:pStyle w:val="CommentText"/>
      </w:pPr>
      <w:r>
        <w:t>I would consider deleting the biome analysis altogether. An alternative would be to exclude from this model any biome with say less than three studies.</w:t>
      </w:r>
    </w:p>
    <w:p w14:paraId="2789C916" w14:textId="77777777" w:rsidR="00432A4D" w:rsidRDefault="00432A4D" w:rsidP="00432A4D">
      <w:pPr>
        <w:pStyle w:val="CommentText"/>
      </w:pPr>
    </w:p>
    <w:p w14:paraId="6BF41998" w14:textId="77777777" w:rsidR="00432A4D" w:rsidRDefault="00432A4D" w:rsidP="00432A4D">
      <w:pPr>
        <w:pStyle w:val="CommentText"/>
      </w:pPr>
      <w:r>
        <w:t>For my NEE paper, I used the following ad hoc rule for one model</w:t>
      </w:r>
    </w:p>
    <w:p w14:paraId="57C0FD79" w14:textId="77777777" w:rsidR="00432A4D" w:rsidRDefault="00432A4D" w:rsidP="00432A4D">
      <w:pPr>
        <w:pStyle w:val="CommentText"/>
      </w:pPr>
      <w:r>
        <w:rPr>
          <w:color w:val="222222"/>
          <w:highlight w:val="white"/>
        </w:rPr>
        <w:t>‘(5) Disturbance type (by taxonomic group). This analysis was restricted to combinations of taxonomic group and disturbance that had a minimum of 10 effect sizes from a minimum of 3 studies (combined).’</w:t>
      </w:r>
    </w:p>
  </w:comment>
  <w:comment w:id="97" w:author="Nimmo, Dale" w:date="2025-10-23T10:35:00Z" w:initials="DN">
    <w:p w14:paraId="47B21BF2" w14:textId="66D14C42" w:rsidR="00DA4C46" w:rsidRDefault="00DA4C46" w:rsidP="00DA4C46">
      <w:pPr>
        <w:pStyle w:val="CommentText"/>
      </w:pPr>
      <w:r>
        <w:rPr>
          <w:rStyle w:val="CommentReference"/>
        </w:rPr>
        <w:annotationRef/>
      </w:r>
      <w:r>
        <w:t>Surprised to see that many effect sizes in ‘flood grasslands’. And also it’s strange that every data point is positive and yet the 95% CIs seem to overlap zero?</w:t>
      </w:r>
    </w:p>
  </w:comment>
  <w:comment w:id="98" w:author="Chloe McAuley" w:date="2025-10-24T14:27:00Z" w:initials="CM">
    <w:p w14:paraId="5FAFCB14" w14:textId="77777777" w:rsidR="00D800E8" w:rsidRDefault="00D800E8" w:rsidP="00D800E8">
      <w:pPr>
        <w:pStyle w:val="CommentText"/>
      </w:pPr>
      <w:r>
        <w:rPr>
          <w:rStyle w:val="CommentReference"/>
        </w:rPr>
        <w:annotationRef/>
      </w:r>
      <w:r>
        <w:t>All from one study on white tailed deer in the south of Florida. I’m assuming the weight of the smallest effect size, and that all the effect sizes come from one study/species, are what’s contributing to the CIs overlapping zero</w:t>
      </w:r>
    </w:p>
  </w:comment>
  <w:comment w:id="99" w:author="McAuley, Chloe" w:date="2025-10-31T19:06:00Z" w:initials="CM">
    <w:p w14:paraId="102E217A" w14:textId="77777777" w:rsidR="00794202" w:rsidRDefault="00794202" w:rsidP="00794202">
      <w:pPr>
        <w:pStyle w:val="CommentText"/>
      </w:pPr>
      <w:r>
        <w:rPr>
          <w:rStyle w:val="CommentReference"/>
        </w:rPr>
        <w:annotationRef/>
      </w:r>
      <w:r>
        <w:t>Keen to hear thoughts on going with this vs a reduced biome model (as suggested by Tim above). Used Koppen climate zones, and categorised as veg as open or closed based on biome  (forest = closed, everything else = open). Ended up filtering out closed_Arid and open_temperate due to sample sizes &lt;10</w:t>
      </w:r>
    </w:p>
  </w:comment>
  <w:comment w:id="100" w:author="Tim Doherty" w:date="2025-11-17T08:43:00Z" w:initials="TD">
    <w:p w14:paraId="15377682" w14:textId="77777777" w:rsidR="00402174" w:rsidRDefault="00402174" w:rsidP="00402174">
      <w:pPr>
        <w:pStyle w:val="CommentText"/>
      </w:pPr>
      <w:r>
        <w:rPr>
          <w:rStyle w:val="CommentReference"/>
        </w:rPr>
        <w:annotationRef/>
      </w:r>
      <w:r>
        <w:t>I don’t understand for these two plots how you have a sample size of 14 effects from 2 studies given the numbers don’t add up from Fig 6.</w:t>
      </w:r>
    </w:p>
  </w:comment>
  <w:comment w:id="101" w:author="McAuley, Chloe" w:date="2025-11-03T08:36:00Z" w:initials="CM">
    <w:p w14:paraId="262FB2EC" w14:textId="7A8F427E" w:rsidR="00197BF8" w:rsidRDefault="00197BF8" w:rsidP="00197BF8">
      <w:pPr>
        <w:pStyle w:val="CommentText"/>
      </w:pPr>
      <w:r>
        <w:rPr>
          <w:rStyle w:val="CommentReference"/>
        </w:rPr>
        <w:annotationRef/>
      </w:r>
      <w:r>
        <w:t>Will update figs if we go with this</w:t>
      </w:r>
    </w:p>
  </w:comment>
  <w:comment w:id="102" w:author="Nimmo, Dale" w:date="2025-11-14T09:09:00Z" w:initials="DN">
    <w:p w14:paraId="09E70ECA" w14:textId="77777777" w:rsidR="00763ACC" w:rsidRDefault="00763ACC" w:rsidP="00763ACC">
      <w:pPr>
        <w:pStyle w:val="CommentText"/>
      </w:pPr>
      <w:r>
        <w:rPr>
          <w:rStyle w:val="CommentReference"/>
        </w:rPr>
        <w:annotationRef/>
      </w:r>
      <w:r>
        <w:t xml:space="preserve">Yep, need to figure out a better term than cold too. </w:t>
      </w:r>
    </w:p>
  </w:comment>
  <w:comment w:id="103" w:author="Nimmo, Dale" w:date="2025-10-23T10:30:00Z" w:initials="DN">
    <w:p w14:paraId="15E67936" w14:textId="3E886A17" w:rsidR="004E3AD1" w:rsidRDefault="004E3AD1" w:rsidP="004E3AD1">
      <w:pPr>
        <w:pStyle w:val="CommentText"/>
      </w:pPr>
      <w:r>
        <w:rPr>
          <w:rStyle w:val="CommentReference"/>
        </w:rPr>
        <w:annotationRef/>
      </w:r>
      <w:r>
        <w:t xml:space="preserve">The “we modelled” part belongs in the methods. Methods are what you did, results are what you found. </w:t>
      </w:r>
    </w:p>
  </w:comment>
  <w:comment w:id="104" w:author="Tim Doherty" w:date="2025-10-27T08:43:00Z" w:initials="TD">
    <w:p w14:paraId="636ED407" w14:textId="77777777" w:rsidR="00E118B2" w:rsidRDefault="00090C87" w:rsidP="00E118B2">
      <w:pPr>
        <w:pStyle w:val="CommentText"/>
      </w:pPr>
      <w:r>
        <w:rPr>
          <w:rStyle w:val="CommentReference"/>
        </w:rPr>
        <w:annotationRef/>
      </w:r>
      <w:r w:rsidR="00E118B2">
        <w:t>This is surprising but perhaps the importance of body mass is moderated by fire related variables not accounted for here. Something for the discussion.</w:t>
      </w:r>
    </w:p>
    <w:p w14:paraId="51658CCD" w14:textId="77777777" w:rsidR="00E118B2" w:rsidRDefault="00E118B2" w:rsidP="00E118B2">
      <w:pPr>
        <w:pStyle w:val="CommentText"/>
      </w:pPr>
      <w:r>
        <w:t>It may also be the case that the available data doesn’t span a sufficient body mass gradient within taxonomic groups to allow the detection of an effect</w:t>
      </w:r>
    </w:p>
  </w:comment>
  <w:comment w:id="105" w:author="Wooster, Eamonn" w:date="2025-11-11T08:51:00Z" w:initials="WE">
    <w:p w14:paraId="689C8F2C" w14:textId="77777777" w:rsidR="00901991" w:rsidRDefault="00901991" w:rsidP="00901991">
      <w:r>
        <w:rPr>
          <w:rStyle w:val="CommentReference"/>
        </w:rPr>
        <w:annotationRef/>
      </w:r>
      <w:r>
        <w:rPr>
          <w:sz w:val="20"/>
          <w:szCs w:val="20"/>
        </w:rPr>
        <w:t>This is a great point</w:t>
      </w:r>
    </w:p>
  </w:comment>
  <w:comment w:id="106" w:author="Nimmo, Dale" w:date="2025-11-14T09:10:00Z" w:initials="DN">
    <w:p w14:paraId="5F6FB91F" w14:textId="77777777" w:rsidR="00763ACC" w:rsidRDefault="00763ACC" w:rsidP="00763ACC">
      <w:pPr>
        <w:pStyle w:val="CommentText"/>
      </w:pPr>
      <w:r>
        <w:rPr>
          <w:rStyle w:val="CommentReference"/>
        </w:rPr>
        <w:annotationRef/>
      </w:r>
      <w:r>
        <w:t xml:space="preserve">Yes, movement data is always biased towards animals we can actually get a tracker on, which excludes lots of small critters. Certainly worth briefly raising in the discussion. </w:t>
      </w:r>
    </w:p>
  </w:comment>
  <w:comment w:id="107" w:author="Tim Doherty" w:date="2025-10-27T08:51:00Z" w:initials="TD">
    <w:p w14:paraId="2B5297B3" w14:textId="473D1269" w:rsidR="00567DBE" w:rsidRDefault="0088245E" w:rsidP="00567DBE">
      <w:pPr>
        <w:pStyle w:val="CommentText"/>
      </w:pPr>
      <w:r>
        <w:rPr>
          <w:rStyle w:val="CommentReference"/>
        </w:rPr>
        <w:annotationRef/>
      </w:r>
      <w:r w:rsidR="00567DBE">
        <w:t>The challenge of doing meta-analysis on fire is that fires are so variable, even at a single location, that it is difficult to generalise without explicitly accounting for different fire event and fire history characteristics (this variation is on top of variation between how studies are conducted and variation in how animals behave). Cumulatively, this represents a lot of noise. Perhaps something for the discussion</w:t>
      </w:r>
    </w:p>
  </w:comment>
  <w:comment w:id="108" w:author="Wooster, Eamonn" w:date="2025-11-11T08:52:00Z" w:initials="WE">
    <w:p w14:paraId="2C7A8078" w14:textId="77777777" w:rsidR="00901991" w:rsidRDefault="00901991" w:rsidP="00901991">
      <w:r>
        <w:rPr>
          <w:rStyle w:val="CommentReference"/>
        </w:rPr>
        <w:annotationRef/>
      </w:r>
      <w:r>
        <w:rPr>
          <w:sz w:val="20"/>
          <w:szCs w:val="20"/>
        </w:rPr>
        <w:t>Another point i agree with</w:t>
      </w:r>
    </w:p>
  </w:comment>
  <w:comment w:id="113" w:author="Tim Doherty" w:date="2025-10-27T08:55:00Z" w:initials="TD">
    <w:p w14:paraId="789E863C" w14:textId="7205F5DE" w:rsidR="00084207" w:rsidRDefault="00084207" w:rsidP="00084207">
      <w:pPr>
        <w:pStyle w:val="CommentText"/>
      </w:pPr>
      <w:r>
        <w:rPr>
          <w:rStyle w:val="CommentReference"/>
        </w:rPr>
        <w:annotationRef/>
      </w:r>
      <w:r>
        <w:t>Is it possible that most of these early studies were on (large) mammals and/or planned burns? Perhaps something that could explain the decline from mostly positive to more diverse effect sizes</w:t>
      </w:r>
    </w:p>
  </w:comment>
  <w:comment w:id="114" w:author="Chloe McAuley" w:date="2025-11-10T18:56:00Z" w:initials="CM">
    <w:p w14:paraId="082ED0B8" w14:textId="77777777" w:rsidR="00AC3074" w:rsidRDefault="00AC3074" w:rsidP="00AC3074">
      <w:pPr>
        <w:pStyle w:val="CommentText"/>
      </w:pPr>
      <w:r>
        <w:rPr>
          <w:rStyle w:val="CommentReference"/>
        </w:rPr>
        <w:annotationRef/>
      </w:r>
      <w:r>
        <w:t>There’s es from four studies that are probably driving this, two on large herbivores, one on a turkey and one on frilled neck lizards. Bit of a mixed bag</w:t>
      </w:r>
    </w:p>
  </w:comment>
  <w:comment w:id="115" w:author="Wooster, Eamonn" w:date="2025-10-07T10:15:00Z" w:initials="WE">
    <w:p w14:paraId="1D206059" w14:textId="6A84B116" w:rsidR="00DB5966" w:rsidRDefault="00DB5966" w:rsidP="00DB5966">
      <w:r>
        <w:rPr>
          <w:rStyle w:val="CommentReference"/>
        </w:rPr>
        <w:annotationRef/>
      </w:r>
      <w:r>
        <w:rPr>
          <w:sz w:val="20"/>
          <w:szCs w:val="20"/>
        </w:rPr>
        <w:t>I don't think you want this to be the first figure someone sees - it can be the final figure. I'd say the results of the publication bias and declines tests are results not methods, which allows you to put the decline effect last</w:t>
      </w:r>
    </w:p>
  </w:comment>
  <w:comment w:id="116" w:author="Wooster, Eamonn" w:date="2025-10-13T14:31:00Z" w:initials="WE">
    <w:p w14:paraId="7E1CEC6D" w14:textId="77777777" w:rsidR="00DB5966" w:rsidRDefault="00DB5966" w:rsidP="00DB5966">
      <w:r>
        <w:rPr>
          <w:rStyle w:val="CommentReference"/>
        </w:rPr>
        <w:annotationRef/>
      </w:r>
      <w:r>
        <w:rPr>
          <w:sz w:val="20"/>
          <w:szCs w:val="20"/>
        </w:rPr>
        <w:t xml:space="preserve">suggest putting at the end of the results </w:t>
      </w:r>
    </w:p>
  </w:comment>
  <w:comment w:id="117" w:author="Nimmo, Dale" w:date="2025-10-23T10:47:00Z" w:initials="DN">
    <w:p w14:paraId="578AB98D" w14:textId="77777777" w:rsidR="006E3F60" w:rsidRDefault="007473CB" w:rsidP="006E3F60">
      <w:pPr>
        <w:pStyle w:val="CommentText"/>
      </w:pPr>
      <w:r>
        <w:rPr>
          <w:rStyle w:val="CommentReference"/>
        </w:rPr>
        <w:annotationRef/>
      </w:r>
      <w:r w:rsidR="006E3F60">
        <w:t>Suggested structure:</w:t>
      </w:r>
    </w:p>
    <w:p w14:paraId="7FFD3B86" w14:textId="77777777" w:rsidR="006E3F60" w:rsidRDefault="006E3F60" w:rsidP="006E3F60">
      <w:pPr>
        <w:pStyle w:val="CommentText"/>
      </w:pPr>
    </w:p>
    <w:p w14:paraId="30E173B3" w14:textId="77777777" w:rsidR="006E3F60" w:rsidRDefault="006E3F60" w:rsidP="006E3F60">
      <w:pPr>
        <w:pStyle w:val="CommentText"/>
      </w:pPr>
      <w:r>
        <w:t>Paragraph 1. Main finding, remind the reader what the study is and why its cool, remind the reader why it’s important (150 words)</w:t>
      </w:r>
    </w:p>
    <w:p w14:paraId="542062C8" w14:textId="77777777" w:rsidR="006E3F60" w:rsidRDefault="006E3F60" w:rsidP="006E3F60">
      <w:pPr>
        <w:pStyle w:val="CommentText"/>
      </w:pPr>
    </w:p>
    <w:p w14:paraId="797A7ACE" w14:textId="77777777" w:rsidR="006E3F60" w:rsidRDefault="006E3F60" w:rsidP="006E3F60">
      <w:pPr>
        <w:pStyle w:val="CommentText"/>
      </w:pPr>
      <w:r>
        <w:t>Explain the main finding. Explore potential mechanmisms for the overall result, avoid going into specifics about taxa or biomes. Focus on the main metric that drove the response (linear distance). Use the case studies and their intepretations to help explain them, as well as general theory and findings about how disturbance affects movement (recognising fire is not like urbanisation or land clearing, but that previous meta analsysis on those topics might provide some insights) (150-200 words)</w:t>
      </w:r>
    </w:p>
    <w:p w14:paraId="6AC61D1B" w14:textId="77777777" w:rsidR="006E3F60" w:rsidRDefault="006E3F60" w:rsidP="006E3F60">
      <w:pPr>
        <w:pStyle w:val="CommentText"/>
      </w:pPr>
    </w:p>
    <w:p w14:paraId="4D5780C8" w14:textId="77777777" w:rsidR="006E3F60" w:rsidRDefault="006E3F60" w:rsidP="006E3F60">
      <w:pPr>
        <w:pStyle w:val="CommentText"/>
      </w:pPr>
      <w:r>
        <w:t>Para 3. Explore taxonomic and biome results, and explain them. (200 words)</w:t>
      </w:r>
    </w:p>
    <w:p w14:paraId="30F448C1" w14:textId="77777777" w:rsidR="006E3F60" w:rsidRDefault="006E3F60" w:rsidP="006E3F60">
      <w:pPr>
        <w:pStyle w:val="CommentText"/>
      </w:pPr>
    </w:p>
    <w:p w14:paraId="2697F49F" w14:textId="77777777" w:rsidR="006E3F60" w:rsidRDefault="006E3F60" w:rsidP="006E3F60">
      <w:pPr>
        <w:pStyle w:val="CommentText"/>
      </w:pPr>
      <w:r>
        <w:t>Para 4. Explore fire attributes; why did planned fire influence movement more than wildfire? Unexpected result. (150-200 words)</w:t>
      </w:r>
    </w:p>
    <w:p w14:paraId="2E904FCE" w14:textId="77777777" w:rsidR="006E3F60" w:rsidRDefault="006E3F60" w:rsidP="006E3F60">
      <w:pPr>
        <w:pStyle w:val="CommentText"/>
      </w:pPr>
    </w:p>
    <w:p w14:paraId="715255B8" w14:textId="77777777" w:rsidR="006E3F60" w:rsidRDefault="006E3F60" w:rsidP="006E3F60">
      <w:pPr>
        <w:pStyle w:val="CommentText"/>
      </w:pPr>
      <w:r>
        <w:t>Para 5. Intraspecific variaiton. Good to discuss. Reflects intrapsecific differences in traits, including resource requirements, behaviour strategies available to the species (e.g., torpor), and  mobility. (150 words)</w:t>
      </w:r>
    </w:p>
    <w:p w14:paraId="7EAF6369" w14:textId="77777777" w:rsidR="006E3F60" w:rsidRDefault="006E3F60" w:rsidP="006E3F60">
      <w:pPr>
        <w:pStyle w:val="CommentText"/>
      </w:pPr>
    </w:p>
    <w:p w14:paraId="763D38EA" w14:textId="77777777" w:rsidR="006E3F60" w:rsidRDefault="006E3F60" w:rsidP="006E3F60">
      <w:pPr>
        <w:pStyle w:val="CommentText"/>
      </w:pPr>
      <w:r>
        <w:t>Para 6. Limits, knowledge gaps, future work, conclusions. (100-150 words)</w:t>
      </w:r>
    </w:p>
  </w:comment>
  <w:comment w:id="118" w:author="Chloe McAuley" w:date="2025-11-09T19:46:00Z" w:initials="CM">
    <w:p w14:paraId="5CD564D7" w14:textId="77777777" w:rsidR="00A46542" w:rsidRDefault="00A46542" w:rsidP="00A46542">
      <w:pPr>
        <w:pStyle w:val="CommentText"/>
      </w:pPr>
      <w:r>
        <w:rPr>
          <w:rStyle w:val="CommentReference"/>
        </w:rPr>
        <w:annotationRef/>
      </w:r>
      <w:r>
        <w:t xml:space="preserve">Have exceeded suggested word limits, knowing that we will condense and refine. </w:t>
      </w:r>
    </w:p>
  </w:comment>
  <w:comment w:id="119" w:author="Nimmo, Dale" w:date="2025-10-23T10:34:00Z" w:initials="DN">
    <w:p w14:paraId="57A3B947" w14:textId="7B0673CD" w:rsidR="00DA4C46" w:rsidRDefault="00DA4C46" w:rsidP="00DA4C46">
      <w:pPr>
        <w:pStyle w:val="CommentText"/>
      </w:pPr>
      <w:r>
        <w:rPr>
          <w:rStyle w:val="CommentReference"/>
        </w:rPr>
        <w:annotationRef/>
      </w:r>
      <w:r>
        <w:t>Random thoughts before reading the discussion draft</w:t>
      </w:r>
    </w:p>
    <w:p w14:paraId="3F07AC90" w14:textId="77777777" w:rsidR="00DA4C46" w:rsidRDefault="00DA4C46" w:rsidP="00DA4C46">
      <w:pPr>
        <w:pStyle w:val="CommentText"/>
      </w:pPr>
    </w:p>
    <w:p w14:paraId="782E812E" w14:textId="77777777" w:rsidR="00DA4C46" w:rsidRDefault="00DA4C46" w:rsidP="00DA4C46">
      <w:pPr>
        <w:pStyle w:val="CommentText"/>
      </w:pPr>
      <w:r>
        <w:t>It will be important to piece this all together i.e., the overall positive result is probably driven by increases in linear distances (not home range etc.) with mammals driving this response, perhaps largely in tropical and temperate ecosystems (not deserts). We can then consider what mechanisms likely explain that kind of response and why it might emerge under those conditions (recognising that we’re piecing things together so we’re making some assumptions about how the results intertwine)</w:t>
      </w:r>
    </w:p>
  </w:comment>
  <w:comment w:id="120" w:author="Nimmo, Dale" w:date="2025-10-23T10:38:00Z" w:initials="DN">
    <w:p w14:paraId="269695D4" w14:textId="77777777" w:rsidR="00DA4C46" w:rsidRDefault="00DA4C46" w:rsidP="00DA4C46">
      <w:pPr>
        <w:pStyle w:val="CommentText"/>
      </w:pPr>
      <w:r>
        <w:rPr>
          <w:rStyle w:val="CommentReference"/>
        </w:rPr>
        <w:annotationRef/>
      </w:r>
      <w:r>
        <w:t xml:space="preserve">I imagine it could be a combination of prey either searching for refuge or resources, and potentially trying to re-establish a home range, AND increases predator movements as they search for prey. </w:t>
      </w:r>
    </w:p>
  </w:comment>
  <w:comment w:id="121" w:author="Nimmo, Dale" w:date="2025-10-23T10:37:00Z" w:initials="DN">
    <w:p w14:paraId="3D64B2F5" w14:textId="4F1C155F" w:rsidR="00DA4C46" w:rsidRDefault="00DA4C46" w:rsidP="00DA4C46">
      <w:pPr>
        <w:pStyle w:val="CommentText"/>
      </w:pPr>
      <w:r>
        <w:rPr>
          <w:rStyle w:val="CommentReference"/>
        </w:rPr>
        <w:annotationRef/>
      </w:r>
      <w:r>
        <w:t xml:space="preserve">I don’t suppose there’s scope for a predator v prey model? </w:t>
      </w:r>
    </w:p>
  </w:comment>
  <w:comment w:id="122" w:author="Chloe McAuley" w:date="2025-10-24T14:38:00Z" w:initials="CM">
    <w:p w14:paraId="21BDBCE7" w14:textId="77777777" w:rsidR="0018197A" w:rsidRDefault="0018197A" w:rsidP="0018197A">
      <w:pPr>
        <w:pStyle w:val="CommentText"/>
      </w:pPr>
      <w:r>
        <w:rPr>
          <w:rStyle w:val="CommentReference"/>
        </w:rPr>
        <w:annotationRef/>
      </w:r>
      <w:r>
        <w:t>Pred v prey model WIP</w:t>
      </w:r>
    </w:p>
  </w:comment>
  <w:comment w:id="130" w:author="Nimmo, Dale" w:date="2025-11-14T09:14:00Z" w:initials="DN">
    <w:p w14:paraId="28A6F0BB" w14:textId="77777777" w:rsidR="00763ACC" w:rsidRDefault="00763ACC" w:rsidP="00763ACC">
      <w:pPr>
        <w:pStyle w:val="CommentText"/>
      </w:pPr>
      <w:r>
        <w:rPr>
          <w:rStyle w:val="CommentReference"/>
        </w:rPr>
        <w:annotationRef/>
      </w:r>
      <w:r>
        <w:t>2019 paper probably a more relevant citation here</w:t>
      </w:r>
    </w:p>
  </w:comment>
  <w:comment w:id="167" w:author="Chloe McAuley" w:date="2025-11-09T18:56:00Z" w:initials="CM">
    <w:p w14:paraId="697A5E1A" w14:textId="1B74BD3A" w:rsidR="00B215CD" w:rsidRDefault="00B215CD" w:rsidP="00B215CD">
      <w:pPr>
        <w:pStyle w:val="CommentText"/>
      </w:pPr>
      <w:r>
        <w:rPr>
          <w:rStyle w:val="CommentReference"/>
        </w:rPr>
        <w:annotationRef/>
      </w:r>
      <w:r>
        <w:t>Or alternative biomes</w:t>
      </w:r>
    </w:p>
  </w:comment>
  <w:comment w:id="169" w:author="Chloe McAuley" w:date="2025-11-09T18:56:00Z" w:initials="CM">
    <w:p w14:paraId="122C9085" w14:textId="1A705370" w:rsidR="00B215CD" w:rsidRDefault="00B215CD" w:rsidP="00B215CD">
      <w:pPr>
        <w:pStyle w:val="CommentText"/>
      </w:pPr>
      <w:r>
        <w:rPr>
          <w:rStyle w:val="CommentReference"/>
        </w:rPr>
        <w:annotationRef/>
      </w:r>
      <w:r>
        <w:t>If we include</w:t>
      </w:r>
    </w:p>
  </w:comment>
  <w:comment w:id="168" w:author="Wooster, Eamonn" w:date="2025-11-11T08:58:00Z" w:initials="WE">
    <w:p w14:paraId="5BB4D565" w14:textId="77777777" w:rsidR="00901991" w:rsidRDefault="00901991" w:rsidP="00901991">
      <w:r>
        <w:rPr>
          <w:rStyle w:val="CommentReference"/>
        </w:rPr>
        <w:annotationRef/>
      </w:r>
      <w:r>
        <w:rPr>
          <w:sz w:val="20"/>
          <w:szCs w:val="20"/>
        </w:rPr>
        <w:t>i'd say this isn't important enough for the first para</w:t>
      </w:r>
    </w:p>
  </w:comment>
  <w:comment w:id="170" w:author="Chloe McAuley" w:date="2025-11-10T11:28:00Z" w:initials="CM">
    <w:p w14:paraId="76955ABF" w14:textId="3E7D517B" w:rsidR="009D6D7F" w:rsidRDefault="009D6D7F" w:rsidP="009D6D7F">
      <w:pPr>
        <w:pStyle w:val="CommentText"/>
      </w:pPr>
      <w:r>
        <w:rPr>
          <w:rStyle w:val="CommentReference"/>
        </w:rPr>
        <w:annotationRef/>
      </w:r>
      <w:r>
        <w:t>Just using headings for ease of navigation for the time being</w:t>
      </w:r>
    </w:p>
  </w:comment>
  <w:comment w:id="173" w:author="Nimmo, Dale" w:date="2025-11-14T09:31:00Z" w:initials="DN">
    <w:p w14:paraId="171E4CDF" w14:textId="77777777" w:rsidR="00EA3D59" w:rsidRDefault="00EA3D59" w:rsidP="00EA3D59">
      <w:pPr>
        <w:pStyle w:val="CommentText"/>
      </w:pPr>
      <w:r>
        <w:rPr>
          <w:rStyle w:val="CommentReference"/>
        </w:rPr>
        <w:annotationRef/>
      </w:r>
      <w:r>
        <w:t xml:space="preserve">The examples are really good, but there’s probably too many of them. Rather than listing examples, you want to use them to articulate an explanation. Remember, the big job of the discussion is to </w:t>
      </w:r>
      <w:r>
        <w:rPr>
          <w:i/>
          <w:iCs/>
        </w:rPr>
        <w:t xml:space="preserve">explain </w:t>
      </w:r>
      <w:r>
        <w:t xml:space="preserve">your results; this has to always be front of mind i.e., any writing that you do, ask yourself “is this helping me explain the results?”. </w:t>
      </w:r>
    </w:p>
    <w:p w14:paraId="0077B852" w14:textId="77777777" w:rsidR="00EA3D59" w:rsidRDefault="00EA3D59" w:rsidP="00EA3D59">
      <w:pPr>
        <w:pStyle w:val="CommentText"/>
      </w:pPr>
      <w:r>
        <w:t xml:space="preserve"> So the best way to use examples is to come up with an explanation (or two, or three) that you think is parsimonious, and then strategically draw on examples to illustrate the mechanism or bolster your argument. </w:t>
      </w:r>
    </w:p>
    <w:p w14:paraId="0BE6C2D6" w14:textId="77777777" w:rsidR="00EA3D59" w:rsidRDefault="00EA3D59" w:rsidP="00EA3D59">
      <w:pPr>
        <w:pStyle w:val="CommentText"/>
      </w:pPr>
    </w:p>
    <w:p w14:paraId="17B0031C" w14:textId="77777777" w:rsidR="00EA3D59" w:rsidRDefault="00EA3D59" w:rsidP="00EA3D59">
      <w:pPr>
        <w:pStyle w:val="CommentText"/>
      </w:pPr>
      <w:r>
        <w:t xml:space="preserve">Because our primary job is to explain, the structure of this paragraph is a bit backwards. The final sentences are actually providing the broader explanation, so this should come first, before using examples to support the generalisations being made. </w:t>
      </w:r>
    </w:p>
  </w:comment>
  <w:comment w:id="210" w:author="Wooster, Eamonn" w:date="2025-11-11T13:57:00Z" w:initials="WE">
    <w:p w14:paraId="14AC6557" w14:textId="13977DAA" w:rsidR="002F7312" w:rsidRDefault="002F7312" w:rsidP="002F7312">
      <w:r>
        <w:rPr>
          <w:rStyle w:val="CommentReference"/>
        </w:rPr>
        <w:annotationRef/>
      </w:r>
      <w:r>
        <w:rPr>
          <w:sz w:val="20"/>
          <w:szCs w:val="20"/>
        </w:rPr>
        <w:t>i deleted the next set of examples as they didn't flow from the last paragraph and didnt fit into the subheading</w:t>
      </w:r>
    </w:p>
  </w:comment>
  <w:comment w:id="220" w:author="Nimmo, Dale" w:date="2025-10-23T10:38:00Z" w:initials="DN">
    <w:p w14:paraId="4E4FF111" w14:textId="59410808" w:rsidR="00FB0B8B" w:rsidRDefault="00FB0B8B" w:rsidP="00FB0B8B">
      <w:pPr>
        <w:pStyle w:val="CommentText"/>
      </w:pPr>
      <w:r>
        <w:rPr>
          <w:rStyle w:val="CommentReference"/>
        </w:rPr>
        <w:annotationRef/>
      </w:r>
      <w:r>
        <w:t xml:space="preserve">I imagine it could be a combination of prey either searching for refuge or resources, and potentially trying to re-establish a home range, AND increases predator movements as they search for prey. </w:t>
      </w:r>
    </w:p>
  </w:comment>
  <w:comment w:id="221" w:author="Wooster, Eamonn" w:date="2025-11-11T13:58:00Z" w:initials="WE">
    <w:p w14:paraId="31789CB7" w14:textId="77777777" w:rsidR="002F7312" w:rsidRDefault="002F7312" w:rsidP="002F7312">
      <w:r>
        <w:rPr>
          <w:rStyle w:val="CommentReference"/>
        </w:rPr>
        <w:annotationRef/>
      </w:r>
      <w:r>
        <w:rPr>
          <w:sz w:val="20"/>
          <w:szCs w:val="20"/>
        </w:rPr>
        <w:t>I think you capture this in the para above ok now!</w:t>
      </w:r>
    </w:p>
  </w:comment>
  <w:comment w:id="222" w:author="Nimmo, Dale" w:date="2025-10-23T10:37:00Z" w:initials="DN">
    <w:p w14:paraId="6BDFF4E3" w14:textId="155BDA89" w:rsidR="00FB0B8B" w:rsidRDefault="00FB0B8B" w:rsidP="00FB0B8B">
      <w:pPr>
        <w:pStyle w:val="CommentText"/>
      </w:pPr>
      <w:r>
        <w:rPr>
          <w:rStyle w:val="CommentReference"/>
        </w:rPr>
        <w:annotationRef/>
      </w:r>
      <w:r>
        <w:t xml:space="preserve">I don’t suppose there’s scope for a predator v prey model? </w:t>
      </w:r>
    </w:p>
  </w:comment>
  <w:comment w:id="223" w:author="Chloe McAuley" w:date="2025-11-10T19:15:00Z" w:initials="CM">
    <w:p w14:paraId="116033B8" w14:textId="77777777" w:rsidR="0063565C" w:rsidRDefault="0063565C" w:rsidP="0063565C">
      <w:pPr>
        <w:pStyle w:val="CommentText"/>
      </w:pPr>
      <w:r>
        <w:rPr>
          <w:rStyle w:val="CommentReference"/>
        </w:rPr>
        <w:annotationRef/>
      </w:r>
      <w:r>
        <w:t>Still a WIP...</w:t>
      </w:r>
    </w:p>
  </w:comment>
  <w:comment w:id="224" w:author="Nimmo, Dale" w:date="2025-11-14T09:59:00Z" w:initials="DN">
    <w:p w14:paraId="406711ED" w14:textId="77777777" w:rsidR="00745368" w:rsidRDefault="00745368" w:rsidP="00745368">
      <w:pPr>
        <w:pStyle w:val="CommentText"/>
      </w:pPr>
      <w:r>
        <w:rPr>
          <w:rStyle w:val="CommentReference"/>
        </w:rPr>
        <w:annotationRef/>
      </w:r>
      <w:r>
        <w:t>A general structure for a paragraph in a discussion is:</w:t>
      </w:r>
    </w:p>
    <w:p w14:paraId="4D2795E0" w14:textId="77777777" w:rsidR="00745368" w:rsidRDefault="00745368" w:rsidP="00745368">
      <w:pPr>
        <w:pStyle w:val="CommentText"/>
      </w:pPr>
    </w:p>
    <w:p w14:paraId="02AD97FB" w14:textId="77777777" w:rsidR="00745368" w:rsidRDefault="00745368" w:rsidP="00745368">
      <w:pPr>
        <w:pStyle w:val="CommentText"/>
        <w:numPr>
          <w:ilvl w:val="0"/>
          <w:numId w:val="6"/>
        </w:numPr>
      </w:pPr>
      <w:r>
        <w:t>A concise, high-level statement of the specific result or pattern you are interpreting.</w:t>
      </w:r>
    </w:p>
    <w:p w14:paraId="58AC3759" w14:textId="77777777" w:rsidR="00745368" w:rsidRDefault="00745368" w:rsidP="00745368">
      <w:pPr>
        <w:pStyle w:val="CommentText"/>
        <w:numPr>
          <w:ilvl w:val="0"/>
          <w:numId w:val="6"/>
        </w:numPr>
      </w:pPr>
      <w:r>
        <w:t>Explanation / mechanism (why this result occurred</w:t>
      </w:r>
    </w:p>
    <w:p w14:paraId="61D42FE4" w14:textId="77777777" w:rsidR="00745368" w:rsidRDefault="00745368" w:rsidP="00745368">
      <w:pPr>
        <w:pStyle w:val="CommentText"/>
        <w:numPr>
          <w:ilvl w:val="0"/>
          <w:numId w:val="6"/>
        </w:numPr>
      </w:pPr>
      <w:r>
        <w:t xml:space="preserve"> Link to previous literature (how your result aligns or contrasts) </w:t>
      </w:r>
    </w:p>
    <w:p w14:paraId="243E3784" w14:textId="77777777" w:rsidR="00745368" w:rsidRDefault="00745368" w:rsidP="00745368">
      <w:pPr>
        <w:pStyle w:val="CommentText"/>
        <w:numPr>
          <w:ilvl w:val="0"/>
          <w:numId w:val="6"/>
        </w:numPr>
      </w:pPr>
      <w:r>
        <w:t xml:space="preserve">Implications (why it matters) </w:t>
      </w:r>
    </w:p>
    <w:p w14:paraId="01E475D5" w14:textId="77777777" w:rsidR="00745368" w:rsidRDefault="00745368" w:rsidP="00745368">
      <w:pPr>
        <w:pStyle w:val="CommentText"/>
      </w:pPr>
    </w:p>
    <w:p w14:paraId="34892CAB" w14:textId="77777777" w:rsidR="00745368" w:rsidRDefault="00745368" w:rsidP="00745368">
      <w:pPr>
        <w:pStyle w:val="CommentText"/>
      </w:pPr>
      <w:r>
        <w:t xml:space="preserve">This is not a rinse and repeat but it’s a fallback for how to structure any paragraph as a default. Things can shift but it’s a helpful template. </w:t>
      </w:r>
    </w:p>
    <w:p w14:paraId="0D83701F" w14:textId="77777777" w:rsidR="00745368" w:rsidRDefault="00745368" w:rsidP="00745368">
      <w:pPr>
        <w:pStyle w:val="CommentText"/>
      </w:pPr>
    </w:p>
    <w:p w14:paraId="46DAEC9D" w14:textId="77777777" w:rsidR="00745368" w:rsidRDefault="00745368" w:rsidP="00745368">
      <w:pPr>
        <w:pStyle w:val="CommentText"/>
      </w:pPr>
      <w:r>
        <w:t xml:space="preserve"> Claim → Mechanism → Literature → Implications </w:t>
      </w:r>
    </w:p>
  </w:comment>
  <w:comment w:id="228" w:author="Wooster, Eamonn" w:date="2025-11-11T14:11:00Z" w:initials="WE">
    <w:p w14:paraId="5081DC07" w14:textId="3AAAFDD9" w:rsidR="00A23185" w:rsidRDefault="00A23185" w:rsidP="00A23185">
      <w:r>
        <w:rPr>
          <w:rStyle w:val="CommentReference"/>
        </w:rPr>
        <w:annotationRef/>
      </w:r>
      <w:r>
        <w:rPr>
          <w:sz w:val="20"/>
          <w:szCs w:val="20"/>
        </w:rPr>
        <w:t xml:space="preserve">i advocate we speak in the language of evidence (see attached ref) and use marginal or moderate evidence here and lump birds in with mammals. </w:t>
      </w:r>
    </w:p>
    <w:p w14:paraId="20E2D2C2" w14:textId="77777777" w:rsidR="00A23185" w:rsidRDefault="00A23185" w:rsidP="00A23185"/>
    <w:p w14:paraId="38BC2AA1" w14:textId="77777777" w:rsidR="00A23185" w:rsidRDefault="00A23185" w:rsidP="00A23185"/>
    <w:p w14:paraId="25BC2746" w14:textId="77777777" w:rsidR="00A23185" w:rsidRDefault="00A23185" w:rsidP="00A23185"/>
    <w:p w14:paraId="053DEEB7" w14:textId="77777777" w:rsidR="00A23185" w:rsidRDefault="00A23185" w:rsidP="00A23185">
      <w:r>
        <w:rPr>
          <w:sz w:val="20"/>
          <w:szCs w:val="20"/>
        </w:rPr>
        <w:t>Muff, Stefanie, et al. "Rewriting results sections in the language of evidence." Trends in ecology &amp; evolution 37.3 (2022): 203-210.</w:t>
      </w:r>
    </w:p>
  </w:comment>
  <w:comment w:id="229" w:author="Nimmo, Dale" w:date="2025-11-14T09:32:00Z" w:initials="DN">
    <w:p w14:paraId="3DD055EE" w14:textId="77777777" w:rsidR="00EA3D59" w:rsidRDefault="00EA3D59" w:rsidP="00EA3D59">
      <w:pPr>
        <w:pStyle w:val="CommentText"/>
      </w:pPr>
      <w:r>
        <w:rPr>
          <w:rStyle w:val="CommentReference"/>
        </w:rPr>
        <w:annotationRef/>
      </w:r>
      <w:r>
        <w:t>Nice, looks like a useful paper, maybe one for journal discussion group</w:t>
      </w:r>
    </w:p>
  </w:comment>
  <w:comment w:id="250" w:author="Tim Doherty" w:date="2025-11-17T08:53:00Z" w:initials="TD">
    <w:p w14:paraId="4CC92906" w14:textId="77777777" w:rsidR="00A72A9E" w:rsidRDefault="00A72A9E" w:rsidP="00A72A9E">
      <w:pPr>
        <w:pStyle w:val="CommentText"/>
      </w:pPr>
      <w:r>
        <w:rPr>
          <w:rStyle w:val="CommentReference"/>
        </w:rPr>
        <w:annotationRef/>
      </w:r>
      <w:r>
        <w:t>reptiles are also ectothermic and thus don’t have the same nutrition requirements as birds and mammals. Perhaps after fire reptiles are less motivated to range further in search of food, which would otherwise increase their exposure to predators</w:t>
      </w:r>
    </w:p>
  </w:comment>
  <w:comment w:id="252" w:author="Wooster, Eamonn" w:date="2025-11-11T14:07:00Z" w:initials="WE">
    <w:p w14:paraId="0724EDE5" w14:textId="506AB6D1" w:rsidR="00A23185" w:rsidRDefault="00A23185" w:rsidP="00A23185">
      <w:r>
        <w:rPr>
          <w:rStyle w:val="CommentReference"/>
        </w:rPr>
        <w:annotationRef/>
      </w:r>
      <w:r>
        <w:rPr>
          <w:sz w:val="20"/>
          <w:szCs w:val="20"/>
        </w:rPr>
        <w:t>i'd suggest deleting as this line of reasoning suggests we should find a body mass result</w:t>
      </w:r>
    </w:p>
  </w:comment>
  <w:comment w:id="253" w:author="Nimmo, Dale" w:date="2025-11-14T09:35:00Z" w:initials="DN">
    <w:p w14:paraId="47F3B18A" w14:textId="77777777" w:rsidR="00EA3D59" w:rsidRDefault="00EA3D59" w:rsidP="00EA3D59">
      <w:pPr>
        <w:pStyle w:val="CommentText"/>
      </w:pPr>
      <w:r>
        <w:rPr>
          <w:rStyle w:val="CommentReference"/>
        </w:rPr>
        <w:annotationRef/>
      </w:r>
      <w:r>
        <w:t xml:space="preserve">Also, birds are much more mobile than mammals (generally), so if this were it you’d expect them to respond even more strongly. </w:t>
      </w:r>
    </w:p>
    <w:p w14:paraId="6AEEE1C8" w14:textId="77777777" w:rsidR="00EA3D59" w:rsidRDefault="00EA3D59" w:rsidP="00EA3D59">
      <w:pPr>
        <w:pStyle w:val="CommentText"/>
      </w:pPr>
    </w:p>
    <w:p w14:paraId="7AFF4536" w14:textId="77777777" w:rsidR="00EA3D59" w:rsidRDefault="00EA3D59" w:rsidP="00EA3D59">
      <w:pPr>
        <w:pStyle w:val="CommentText"/>
      </w:pPr>
      <w:r>
        <w:t xml:space="preserve"> </w:t>
      </w:r>
    </w:p>
  </w:comment>
  <w:comment w:id="254" w:author="Nimmo, Dale" w:date="2025-11-14T10:37:00Z" w:initials="DN">
    <w:p w14:paraId="41A12EBE" w14:textId="77777777" w:rsidR="00103A8D" w:rsidRDefault="00103A8D" w:rsidP="00103A8D">
      <w:pPr>
        <w:pStyle w:val="CommentText"/>
      </w:pPr>
      <w:r>
        <w:rPr>
          <w:rStyle w:val="CommentReference"/>
        </w:rPr>
        <w:annotationRef/>
      </w:r>
      <w:r>
        <w:t xml:space="preserve">My advice here would be to look at other big movement meta analyses and see if they have found similar results re: taxonomy, and if so, how they have explained those results. Those big studies provide a really important point of comparison even though they are not about fire e.g., Tim’s NEE paper.   From memory, didn’t that paper also find mammals tended to increase their movement distances more strongly than other vertebrate groups? </w:t>
      </w:r>
    </w:p>
  </w:comment>
  <w:comment w:id="255" w:author="Nimmo, Dale" w:date="2025-11-14T10:49:00Z" w:initials="DN">
    <w:p w14:paraId="31042BD8" w14:textId="77777777" w:rsidR="00103A8D" w:rsidRDefault="00103A8D" w:rsidP="00103A8D">
      <w:pPr>
        <w:pStyle w:val="CommentText"/>
      </w:pPr>
      <w:r>
        <w:rPr>
          <w:rStyle w:val="CommentReference"/>
        </w:rPr>
        <w:annotationRef/>
      </w:r>
      <w:r>
        <w:t xml:space="preserve">Also potentially relevant </w:t>
      </w:r>
      <w:hyperlink r:id="rId14" w:history="1">
        <w:r w:rsidRPr="008B3032">
          <w:rPr>
            <w:rStyle w:val="Hyperlink"/>
          </w:rPr>
          <w:t>https://onlinelibrary-wiley-com.ezproxy.csu.edu.au/doi/10.1111/geb.13710?utm_source=chatgpt.com</w:t>
        </w:r>
      </w:hyperlink>
    </w:p>
  </w:comment>
  <w:comment w:id="256" w:author="Tim Doherty" w:date="2025-11-17T09:04:00Z" w:initials="TD">
    <w:p w14:paraId="389B6F6D" w14:textId="77777777" w:rsidR="00751464" w:rsidRDefault="00751464" w:rsidP="00751464">
      <w:pPr>
        <w:pStyle w:val="CommentText"/>
      </w:pPr>
      <w:r>
        <w:rPr>
          <w:rStyle w:val="CommentReference"/>
        </w:rPr>
        <w:annotationRef/>
      </w:r>
      <w:r>
        <w:t>Agree with what has been said here. I think you can spend a couple of sentences unpacking why there was not the expected body mass effect, including the suggestion that the available data does not span a sufficient body mass gradient within taxonomic groups. You might want to weave that into the later text where you talk about tracker size limiting which species have/can be studied</w:t>
      </w:r>
    </w:p>
  </w:comment>
  <w:comment w:id="261" w:author="Tim Doherty" w:date="2025-11-17T08:55:00Z" w:initials="TD">
    <w:p w14:paraId="697412F2" w14:textId="494E1C59" w:rsidR="00293551" w:rsidRDefault="00293551" w:rsidP="00293551">
      <w:pPr>
        <w:pStyle w:val="CommentText"/>
      </w:pPr>
      <w:r>
        <w:rPr>
          <w:rStyle w:val="CommentReference"/>
        </w:rPr>
        <w:annotationRef/>
      </w:r>
      <w:r>
        <w:t>My paper not a good reference here. I wonder if you could find something about species mobility and landscape fragmentation/matrix/patch dynamics</w:t>
      </w:r>
    </w:p>
  </w:comment>
  <w:comment w:id="251" w:author="Nimmo, Dale" w:date="2025-11-14T10:47:00Z" w:initials="DN">
    <w:p w14:paraId="701116AA" w14:textId="6EE0AB9E" w:rsidR="00103A8D" w:rsidRDefault="00103A8D" w:rsidP="00103A8D">
      <w:pPr>
        <w:pStyle w:val="CommentText"/>
      </w:pPr>
      <w:r>
        <w:rPr>
          <w:rStyle w:val="CommentReference"/>
        </w:rPr>
        <w:annotationRef/>
      </w:r>
      <w:r>
        <w:t xml:space="preserve">You’re getting there but the reader ultimately wants this simple answer: </w:t>
      </w:r>
      <w:r>
        <w:rPr>
          <w:i/>
          <w:iCs/>
        </w:rPr>
        <w:t xml:space="preserve">why </w:t>
      </w:r>
      <w:r>
        <w:t xml:space="preserve">did mammal movement increase more than other taxa? To get to that answer, at the moment, you’re asking the reader to fill in some gaps as you’re not offering an explicit explanation. Be explicit  and clear. </w:t>
      </w:r>
    </w:p>
  </w:comment>
  <w:comment w:id="266" w:author="Wooster, Eamonn" w:date="2025-11-11T14:14:00Z" w:initials="WE">
    <w:p w14:paraId="445BD280" w14:textId="697B325D" w:rsidR="0016645D" w:rsidRDefault="0016645D" w:rsidP="0016645D">
      <w:r>
        <w:rPr>
          <w:rStyle w:val="CommentReference"/>
        </w:rPr>
        <w:annotationRef/>
      </w:r>
      <w:r>
        <w:rPr>
          <w:sz w:val="20"/>
          <w:szCs w:val="20"/>
        </w:rPr>
        <w:t>Nice succinct paragraph</w:t>
      </w:r>
    </w:p>
  </w:comment>
  <w:comment w:id="267" w:author="Nimmo, Dale" w:date="2025-11-14T09:37:00Z" w:initials="DN">
    <w:p w14:paraId="1A2B8607" w14:textId="77777777" w:rsidR="00EA3D59" w:rsidRDefault="00EA3D59" w:rsidP="00EA3D59">
      <w:pPr>
        <w:pStyle w:val="CommentText"/>
      </w:pPr>
      <w:r>
        <w:rPr>
          <w:rStyle w:val="CommentReference"/>
        </w:rPr>
        <w:annotationRef/>
      </w:r>
      <w:r>
        <w:t xml:space="preserve">Why ? What do people believe is the reason for this bias? Is it, as you’ve said below, an effect of body size and hence ability to track? If others use that explanation, then you can cast it across the literature and apply it to your study, rather than having to present it and defend it yourself. </w:t>
      </w:r>
    </w:p>
  </w:comment>
  <w:comment w:id="280" w:author="Wooster, Eamonn" w:date="2025-11-11T14:23:00Z" w:initials="WE">
    <w:p w14:paraId="734D5669" w14:textId="0892D95A" w:rsidR="00827446" w:rsidRDefault="00827446" w:rsidP="00827446">
      <w:r>
        <w:rPr>
          <w:rStyle w:val="CommentReference"/>
        </w:rPr>
        <w:annotationRef/>
      </w:r>
      <w:r>
        <w:rPr>
          <w:sz w:val="20"/>
          <w:szCs w:val="20"/>
        </w:rPr>
        <w:t xml:space="preserve">I don;t have the fire expertise to cut this down but it's quite long and should be boiled down to the essential points </w:t>
      </w:r>
    </w:p>
  </w:comment>
  <w:comment w:id="281" w:author="Nimmo, Dale" w:date="2025-11-14T10:50:00Z" w:initials="DN">
    <w:p w14:paraId="628861EE" w14:textId="77777777" w:rsidR="00103A8D" w:rsidRDefault="00103A8D" w:rsidP="00103A8D">
      <w:pPr>
        <w:pStyle w:val="CommentText"/>
      </w:pPr>
      <w:r>
        <w:rPr>
          <w:rStyle w:val="CommentReference"/>
        </w:rPr>
        <w:annotationRef/>
      </w:r>
      <w:r>
        <w:t xml:space="preserve">Agreed, this is very long and needs to be paired right back to about 200 words. </w:t>
      </w:r>
    </w:p>
  </w:comment>
  <w:comment w:id="282" w:author="Nimmo, Dale" w:date="2025-11-14T10:58:00Z" w:initials="DN">
    <w:p w14:paraId="5AC2D664" w14:textId="77777777" w:rsidR="00B27CF8" w:rsidRDefault="00B27CF8" w:rsidP="00B27CF8">
      <w:pPr>
        <w:pStyle w:val="CommentText"/>
      </w:pPr>
      <w:r>
        <w:rPr>
          <w:rStyle w:val="CommentReference"/>
        </w:rPr>
        <w:annotationRef/>
      </w:r>
      <w:r>
        <w:t xml:space="preserve">This can easily be reduce in length; you need to identify and distil the key points. To me, these are simply that m increases were strongest in tropical and subtropical grasslands, savannas and shrublands, where frequent, low-intensity fires and rapid regrowth create patchy resources that mobile species can exploit. Open habitats recover quickly, encouraging movement into recently burnt areas, whereas forests and woodlands burn less often, recover more slowly, and retain vertical structure that can buffer resource loss. Species adapted to closed habitats may therefore reduce movement or remain in place after fire. These biome-specific contrasts suggest that evolutionary history and post-fire resource dynamics shape movement responses, although limited sample sizes constrain generality. </w:t>
      </w:r>
    </w:p>
  </w:comment>
  <w:comment w:id="294" w:author="Nimmo, Dale" w:date="2025-11-14T10:49:00Z" w:initials="DN">
    <w:p w14:paraId="1FEF9BE1" w14:textId="7BC5EF3A" w:rsidR="00103A8D" w:rsidRDefault="00103A8D" w:rsidP="00103A8D">
      <w:pPr>
        <w:pStyle w:val="CommentText"/>
      </w:pPr>
      <w:r>
        <w:rPr>
          <w:rStyle w:val="CommentReference"/>
        </w:rPr>
        <w:annotationRef/>
      </w:r>
      <w:r>
        <w:t>No need for italics</w:t>
      </w:r>
    </w:p>
  </w:comment>
  <w:comment w:id="299" w:author="Nimmo, Dale" w:date="2025-11-14T10:52:00Z" w:initials="DN">
    <w:p w14:paraId="5E8560BE" w14:textId="77777777" w:rsidR="00B27CF8" w:rsidRDefault="00B27CF8" w:rsidP="00B27CF8">
      <w:pPr>
        <w:pStyle w:val="CommentText"/>
      </w:pPr>
      <w:r>
        <w:rPr>
          <w:rStyle w:val="CommentReference"/>
        </w:rPr>
        <w:annotationRef/>
      </w:r>
      <w:r>
        <w:t>Sounds like the same thing</w:t>
      </w:r>
    </w:p>
  </w:comment>
  <w:comment w:id="305" w:author="Nimmo, Dale" w:date="2025-11-14T10:54:00Z" w:initials="DN">
    <w:p w14:paraId="1B273BE4" w14:textId="77777777" w:rsidR="00B27CF8" w:rsidRDefault="00B27CF8" w:rsidP="00B27CF8">
      <w:pPr>
        <w:pStyle w:val="CommentText"/>
      </w:pPr>
      <w:r>
        <w:rPr>
          <w:rStyle w:val="CommentReference"/>
        </w:rPr>
        <w:annotationRef/>
      </w:r>
      <w:r>
        <w:t xml:space="preserve">Try not to explain it away before you’ve got into the explanation. i.e., first explain how biomes could be different by themselves, then after you’ve delt with that you can introduce this idea as a potential caveat i.e., essentially that perhaps it’s an artefact of high representation of mammals, but you only want to do that right at the end of a paragraph. Going back to the structure I mentioned earlier, caveats and limitations typically come after implications. </w:t>
      </w:r>
    </w:p>
  </w:comment>
  <w:comment w:id="308" w:author="Chloe McAuley" w:date="2025-11-09T13:41:00Z" w:initials="CM">
    <w:p w14:paraId="0DD9B354" w14:textId="747CCEB4" w:rsidR="000F3DC8" w:rsidRDefault="000F3DC8" w:rsidP="000F3DC8">
      <w:pPr>
        <w:pStyle w:val="CommentText"/>
      </w:pPr>
      <w:r>
        <w:rPr>
          <w:rStyle w:val="CommentReference"/>
        </w:rPr>
        <w:annotationRef/>
      </w:r>
      <w:r>
        <w:t>Somewhere in here need to mention loss of cover</w:t>
      </w:r>
    </w:p>
  </w:comment>
  <w:comment w:id="309" w:author="Chloe McAuley" w:date="2025-11-09T13:50:00Z" w:initials="CM">
    <w:p w14:paraId="1AD15692" w14:textId="77777777" w:rsidR="00272A37" w:rsidRDefault="00272A37" w:rsidP="00272A37">
      <w:pPr>
        <w:pStyle w:val="CommentText"/>
      </w:pPr>
      <w:r>
        <w:rPr>
          <w:rStyle w:val="CommentReference"/>
        </w:rPr>
        <w:annotationRef/>
      </w:r>
      <w:r>
        <w:t>ref</w:t>
      </w:r>
    </w:p>
  </w:comment>
  <w:comment w:id="311" w:author="Nimmo, Dale" w:date="2025-11-14T10:59:00Z" w:initials="DN">
    <w:p w14:paraId="6022DB70" w14:textId="77777777" w:rsidR="00B27CF8" w:rsidRDefault="00B27CF8" w:rsidP="00B27CF8">
      <w:pPr>
        <w:pStyle w:val="CommentText"/>
      </w:pPr>
      <w:r>
        <w:rPr>
          <w:rStyle w:val="CommentReference"/>
        </w:rPr>
        <w:annotationRef/>
      </w:r>
      <w:r>
        <w:t xml:space="preserve">As with the previous second, this needs to be reduce by about half. You probably have one rather than two paragraphs to cover all of the fire related results. </w:t>
      </w:r>
    </w:p>
  </w:comment>
  <w:comment w:id="315" w:author="Chloe McAuley" w:date="2025-11-09T19:28:00Z" w:initials="CM">
    <w:p w14:paraId="441CFED3" w14:textId="4B62FC6B" w:rsidR="004E641F" w:rsidRDefault="004E641F" w:rsidP="004E641F">
      <w:pPr>
        <w:pStyle w:val="CommentText"/>
      </w:pPr>
      <w:r>
        <w:rPr>
          <w:rStyle w:val="CommentReference"/>
        </w:rPr>
        <w:annotationRef/>
      </w:r>
      <w:r>
        <w:t>If included</w:t>
      </w:r>
    </w:p>
  </w:comment>
  <w:comment w:id="316" w:author="Nimmo, Dale" w:date="2025-11-14T12:16:00Z" w:initials="DN">
    <w:p w14:paraId="632328F9" w14:textId="77777777" w:rsidR="0089208E" w:rsidRDefault="0089208E" w:rsidP="0089208E">
      <w:pPr>
        <w:pStyle w:val="CommentText"/>
      </w:pPr>
      <w:r>
        <w:rPr>
          <w:rStyle w:val="CommentReference"/>
        </w:rPr>
        <w:annotationRef/>
      </w:r>
      <w:r>
        <w:t xml:space="preserve">If it is we’d give it a more specific name. Perhaps something like historic fire activity or baseline fire activity...dunno. </w:t>
      </w:r>
    </w:p>
  </w:comment>
  <w:comment w:id="328" w:author="Nimmo, Dale" w:date="2025-11-14T12:27:00Z" w:initials="DN">
    <w:p w14:paraId="61BCD528" w14:textId="77777777" w:rsidR="0089208E" w:rsidRDefault="0089208E" w:rsidP="0089208E">
      <w:pPr>
        <w:pStyle w:val="CommentText"/>
      </w:pPr>
      <w:r>
        <w:rPr>
          <w:rStyle w:val="CommentReference"/>
        </w:rPr>
        <w:annotationRef/>
      </w:r>
      <w:r>
        <w:t>If you do include an example to support this view it has to be a simple one that shows how one of those variables mentioned in the previous paragraph do affect movement.</w:t>
      </w:r>
    </w:p>
  </w:comment>
  <w:comment w:id="332" w:author="Chloe McAuley" w:date="2025-11-09T19:49:00Z" w:initials="CM">
    <w:p w14:paraId="31BDB329" w14:textId="492D74F2" w:rsidR="000C0029" w:rsidRDefault="000C0029" w:rsidP="000C0029">
      <w:pPr>
        <w:pStyle w:val="CommentText"/>
      </w:pPr>
      <w:r>
        <w:rPr>
          <w:rStyle w:val="CommentReference"/>
        </w:rPr>
        <w:annotationRef/>
      </w:r>
      <w:r>
        <w:t>Should probably also include some herb examples</w:t>
      </w:r>
    </w:p>
  </w:comment>
  <w:comment w:id="334" w:author="Chloe McAuley" w:date="2025-11-09T19:53:00Z" w:initials="CM">
    <w:p w14:paraId="66972031" w14:textId="77777777" w:rsidR="007E2AE4" w:rsidRDefault="007E2AE4" w:rsidP="007E2AE4">
      <w:pPr>
        <w:pStyle w:val="CommentText"/>
      </w:pPr>
      <w:r>
        <w:rPr>
          <w:rStyle w:val="CommentReference"/>
        </w:rPr>
        <w:annotationRef/>
      </w:r>
      <w:r>
        <w:t>Need to consider this in context of patch size relative to the animal</w:t>
      </w:r>
    </w:p>
  </w:comment>
  <w:comment w:id="340" w:author="Nimmo, Dale" w:date="2025-11-14T12:33:00Z" w:initials="DN">
    <w:p w14:paraId="51213E78" w14:textId="77777777" w:rsidR="00C4055B" w:rsidRDefault="00C4055B" w:rsidP="00C4055B">
      <w:pPr>
        <w:pStyle w:val="CommentText"/>
      </w:pPr>
      <w:r>
        <w:rPr>
          <w:rStyle w:val="CommentReference"/>
        </w:rPr>
        <w:annotationRef/>
      </w:r>
      <w:r>
        <w:t>Probably only need one reference for this statement</w:t>
      </w:r>
    </w:p>
  </w:comment>
  <w:comment w:id="343" w:author="Nimmo, Dale" w:date="2025-11-14T12:32:00Z" w:initials="DN">
    <w:p w14:paraId="1D3B7B87" w14:textId="2CC272D2" w:rsidR="00C4055B" w:rsidRDefault="00C4055B" w:rsidP="00C4055B">
      <w:pPr>
        <w:pStyle w:val="CommentText"/>
      </w:pPr>
      <w:r>
        <w:rPr>
          <w:rStyle w:val="CommentReference"/>
        </w:rPr>
        <w:annotationRef/>
      </w:r>
      <w:hyperlink r:id="rId15" w:history="1">
        <w:r w:rsidRPr="009B4F9F">
          <w:rPr>
            <w:rStyle w:val="Hyperlink"/>
          </w:rPr>
          <w:t>https://www-sciencedirect-com.ezproxy.csu.edu.au/science/article/pii/S0378112721009853</w:t>
        </w:r>
      </w:hyperlink>
    </w:p>
  </w:comment>
  <w:comment w:id="346" w:author="Nimmo, Dale" w:date="2025-11-14T12:40:00Z" w:initials="DN">
    <w:p w14:paraId="6E4AD2EB" w14:textId="77777777" w:rsidR="00C4055B" w:rsidRDefault="00C4055B" w:rsidP="00C4055B">
      <w:pPr>
        <w:pStyle w:val="CommentText"/>
      </w:pPr>
      <w:r>
        <w:rPr>
          <w:rStyle w:val="CommentReference"/>
        </w:rPr>
        <w:annotationRef/>
      </w:r>
      <w:r>
        <w:t xml:space="preserve">What you’d ideally have here is an example that points to the mechanism underpinning the difference. </w:t>
      </w:r>
    </w:p>
  </w:comment>
  <w:comment w:id="351" w:author="Wooster, Eamonn" w:date="2025-11-11T14:26:00Z" w:initials="WE">
    <w:p w14:paraId="4FF14802" w14:textId="79713555" w:rsidR="00827446" w:rsidRDefault="00827446" w:rsidP="00827446">
      <w:r>
        <w:rPr>
          <w:rStyle w:val="CommentReference"/>
        </w:rPr>
        <w:annotationRef/>
      </w:r>
      <w:r>
        <w:rPr>
          <w:sz w:val="20"/>
          <w:szCs w:val="20"/>
        </w:rPr>
        <w:t xml:space="preserve">in which cases? Be specific </w:t>
      </w:r>
    </w:p>
  </w:comment>
  <w:comment w:id="409" w:author="Nimmo, Dale" w:date="2025-11-14T12:48:00Z" w:initials="DN">
    <w:p w14:paraId="42F4EB7A" w14:textId="77777777" w:rsidR="002B11B2" w:rsidRDefault="002B11B2" w:rsidP="002B11B2">
      <w:pPr>
        <w:pStyle w:val="CommentText"/>
      </w:pPr>
      <w:r>
        <w:rPr>
          <w:rStyle w:val="CommentReference"/>
        </w:rPr>
        <w:annotationRef/>
      </w:r>
      <w:r>
        <w:t xml:space="preserve">The bits and pieces are all covered, but there’s still very little synthesis across the topics to elucidate the big picture. i.e., what do the results mean once you bring them all together? This could go here or earlier. It’s what Eamonn means by take home message. </w:t>
      </w:r>
    </w:p>
  </w:comment>
  <w:comment w:id="411" w:author="Wooster, Eamonn" w:date="2025-11-11T14:36:00Z" w:initials="WE">
    <w:p w14:paraId="157EF9E9" w14:textId="4882A775" w:rsidR="000A2A2F" w:rsidRDefault="000A2A2F" w:rsidP="000A2A2F">
      <w:r>
        <w:rPr>
          <w:rStyle w:val="CommentReference"/>
        </w:rPr>
        <w:annotationRef/>
      </w:r>
      <w:r>
        <w:rPr>
          <w:sz w:val="20"/>
          <w:szCs w:val="20"/>
        </w:rPr>
        <w:t>Maybe the decline effect should be discussed somewhere?</w:t>
      </w:r>
    </w:p>
  </w:comment>
  <w:comment w:id="412" w:author="Nimmo, Dale" w:date="2025-11-14T12:46:00Z" w:initials="DN">
    <w:p w14:paraId="39CE89D7" w14:textId="77777777" w:rsidR="002B11B2" w:rsidRDefault="002B11B2" w:rsidP="002B11B2">
      <w:pPr>
        <w:pStyle w:val="CommentText"/>
      </w:pPr>
      <w:r>
        <w:rPr>
          <w:rStyle w:val="CommentReference"/>
        </w:rPr>
        <w:annotationRef/>
      </w:r>
      <w:r>
        <w:t xml:space="preserve">Probably wouldn’t include the heterogeneity bit in the title i.e., it’s a limitation so the title can just be limitations and future directions </w:t>
      </w:r>
    </w:p>
  </w:comment>
  <w:comment w:id="413" w:author="Wooster, Eamonn" w:date="2025-11-11T14:33:00Z" w:initials="WE">
    <w:p w14:paraId="7CFA3012" w14:textId="3D107E65" w:rsidR="00DA42AE" w:rsidRDefault="00DA42AE" w:rsidP="00DA42AE">
      <w:r>
        <w:rPr>
          <w:rStyle w:val="CommentReference"/>
        </w:rPr>
        <w:annotationRef/>
      </w:r>
      <w:r>
        <w:rPr>
          <w:sz w:val="20"/>
          <w:szCs w:val="20"/>
        </w:rPr>
        <w:t>Nice paragraph</w:t>
      </w:r>
    </w:p>
  </w:comment>
  <w:comment w:id="414" w:author="Nimmo, Dale" w:date="2025-11-14T12:47:00Z" w:initials="DN">
    <w:p w14:paraId="58B4414A" w14:textId="77777777" w:rsidR="002B11B2" w:rsidRDefault="002B11B2" w:rsidP="002B11B2">
      <w:pPr>
        <w:pStyle w:val="CommentText"/>
      </w:pPr>
      <w:r>
        <w:rPr>
          <w:rStyle w:val="CommentReference"/>
        </w:rPr>
        <w:annotationRef/>
      </w:r>
      <w:r>
        <w:t>Classic superfluous phrase which I fall victim to as well. Delete.</w:t>
      </w:r>
    </w:p>
  </w:comment>
  <w:comment w:id="431" w:author="Nimmo, Dale" w:date="2025-11-14T12:49:00Z" w:initials="DN">
    <w:p w14:paraId="27F87E61" w14:textId="77777777" w:rsidR="002B11B2" w:rsidRDefault="002B11B2" w:rsidP="002B11B2">
      <w:pPr>
        <w:pStyle w:val="CommentText"/>
      </w:pPr>
      <w:r>
        <w:rPr>
          <w:rStyle w:val="CommentReference"/>
        </w:rPr>
        <w:annotationRef/>
      </w:r>
      <w:r>
        <w:t xml:space="preserve">Is variation appropriate here or should it be heterogeneity </w:t>
      </w:r>
    </w:p>
  </w:comment>
  <w:comment w:id="438" w:author="Nimmo, Dale" w:date="2025-11-14T12:49:00Z" w:initials="DN">
    <w:p w14:paraId="65EB9E4F" w14:textId="77777777" w:rsidR="002B11B2" w:rsidRDefault="002B11B2" w:rsidP="002B11B2">
      <w:pPr>
        <w:pStyle w:val="CommentText"/>
      </w:pPr>
      <w:r>
        <w:rPr>
          <w:rStyle w:val="CommentReference"/>
        </w:rPr>
        <w:annotationRef/>
      </w:r>
      <w:r>
        <w:t xml:space="preserve">I’d delete this, too specific. </w:t>
      </w:r>
    </w:p>
  </w:comment>
  <w:comment w:id="443" w:author="Wooster, Eamonn" w:date="2025-11-11T14:34:00Z" w:initials="WE">
    <w:p w14:paraId="33F3F01E" w14:textId="6D2C6A0A" w:rsidR="00DA42AE" w:rsidRDefault="00DA42AE" w:rsidP="00DA42AE">
      <w:r>
        <w:rPr>
          <w:rStyle w:val="CommentReference"/>
        </w:rPr>
        <w:annotationRef/>
      </w:r>
      <w:r>
        <w:rPr>
          <w:sz w:val="20"/>
          <w:szCs w:val="20"/>
        </w:rPr>
        <w:t>explain what these are and what they mean</w:t>
      </w:r>
    </w:p>
  </w:comment>
  <w:comment w:id="445" w:author="Wooster, Eamonn" w:date="2025-11-11T14:36:00Z" w:initials="WE">
    <w:p w14:paraId="2D8B95D8" w14:textId="77777777" w:rsidR="00DA42AE" w:rsidRDefault="00DA42AE" w:rsidP="00DA42AE">
      <w:r>
        <w:rPr>
          <w:rStyle w:val="CommentReference"/>
        </w:rPr>
        <w:annotationRef/>
      </w:r>
      <w:r>
        <w:rPr>
          <w:sz w:val="20"/>
          <w:szCs w:val="20"/>
        </w:rPr>
        <w:t>Give the reader the take home message here - nothing else needs be said</w:t>
      </w:r>
    </w:p>
  </w:comment>
  <w:comment w:id="446" w:author="Tim Doherty" w:date="2025-11-17T09:11:00Z" w:initials="TD">
    <w:p w14:paraId="71EB4C7B" w14:textId="77777777" w:rsidR="00E86FEF" w:rsidRDefault="00E86FEF" w:rsidP="00E86FEF">
      <w:pPr>
        <w:pStyle w:val="CommentText"/>
      </w:pPr>
      <w:r>
        <w:rPr>
          <w:rStyle w:val="CommentReference"/>
        </w:rPr>
        <w:annotationRef/>
      </w:r>
      <w:r>
        <w:t>Personally I would focus more on the diversity of responses detected as that is what is more immediately apparent from the results. Here you might write something like</w:t>
      </w:r>
    </w:p>
    <w:p w14:paraId="182AFB86" w14:textId="77777777" w:rsidR="00E86FEF" w:rsidRDefault="00E86FEF" w:rsidP="00E86FEF">
      <w:pPr>
        <w:pStyle w:val="CommentText"/>
      </w:pPr>
      <w:r>
        <w:t>“Our results demonstrate a high amount of variation in animal movement responses to fire. Although there was an overall trend for increased movement, a wide range of both increases and decreases in movement in response to fire were detected.’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648135" w15:done="0"/>
  <w15:commentEx w15:paraId="174330EE" w15:paraIdParent="5F648135" w15:done="0"/>
  <w15:commentEx w15:paraId="4B476167" w15:paraIdParent="5F648135" w15:done="0"/>
  <w15:commentEx w15:paraId="0D5C7281" w15:paraIdParent="5F648135" w15:done="0"/>
  <w15:commentEx w15:paraId="0BB42FE1" w15:paraIdParent="5F648135" w15:done="0"/>
  <w15:commentEx w15:paraId="059F2AFC" w15:done="0"/>
  <w15:commentEx w15:paraId="0A87984B" w15:done="1"/>
  <w15:commentEx w15:paraId="5D18390B" w15:done="1"/>
  <w15:commentEx w15:paraId="13B9D1FF" w15:done="1"/>
  <w15:commentEx w15:paraId="54E512D2" w15:done="1"/>
  <w15:commentEx w15:paraId="75F74B71" w15:done="1"/>
  <w15:commentEx w15:paraId="091A253E" w15:done="1"/>
  <w15:commentEx w15:paraId="4B136ED9" w15:done="1"/>
  <w15:commentEx w15:paraId="439064EE" w15:paraIdParent="4B136ED9" w15:done="1"/>
  <w15:commentEx w15:paraId="6DFA3050" w15:done="1"/>
  <w15:commentEx w15:paraId="157CE018" w15:done="1"/>
  <w15:commentEx w15:paraId="72ADC631" w15:done="1"/>
  <w15:commentEx w15:paraId="0F993EF7" w15:done="1"/>
  <w15:commentEx w15:paraId="05113245" w15:done="1"/>
  <w15:commentEx w15:paraId="60307440" w15:done="1"/>
  <w15:commentEx w15:paraId="26ABD1E5" w15:done="1"/>
  <w15:commentEx w15:paraId="767E308B" w15:paraIdParent="26ABD1E5" w15:done="1"/>
  <w15:commentEx w15:paraId="281FE261" w15:done="1"/>
  <w15:commentEx w15:paraId="015D6EE4" w15:done="0"/>
  <w15:commentEx w15:paraId="51A55388" w15:done="1"/>
  <w15:commentEx w15:paraId="7F901283" w15:done="0"/>
  <w15:commentEx w15:paraId="256AE7CE" w15:done="1"/>
  <w15:commentEx w15:paraId="10CB71B7" w15:done="1"/>
  <w15:commentEx w15:paraId="7ABE8AB6" w15:done="1"/>
  <w15:commentEx w15:paraId="4DC341A7" w15:done="1"/>
  <w15:commentEx w15:paraId="3B82DFE2" w15:done="1"/>
  <w15:commentEx w15:paraId="14895744" w15:paraIdParent="3B82DFE2" w15:done="1"/>
  <w15:commentEx w15:paraId="28448023" w15:done="1"/>
  <w15:commentEx w15:paraId="35E87E1C" w15:done="1"/>
  <w15:commentEx w15:paraId="586879BD" w15:paraIdParent="35E87E1C" w15:done="1"/>
  <w15:commentEx w15:paraId="00A3D57F" w15:paraIdParent="35E87E1C" w15:done="1"/>
  <w15:commentEx w15:paraId="2FE33A1A" w15:done="1"/>
  <w15:commentEx w15:paraId="57C5A511" w15:done="1"/>
  <w15:commentEx w15:paraId="47689B7F" w15:done="0"/>
  <w15:commentEx w15:paraId="22C02384" w15:paraIdParent="47689B7F" w15:done="0"/>
  <w15:commentEx w15:paraId="2ACC1C6B" w15:paraIdParent="47689B7F" w15:done="0"/>
  <w15:commentEx w15:paraId="07E6A879" w15:done="0"/>
  <w15:commentEx w15:paraId="38EF804F" w15:paraIdParent="07E6A879" w15:done="0"/>
  <w15:commentEx w15:paraId="28F5147A" w15:done="1"/>
  <w15:commentEx w15:paraId="232650AC" w15:done="0"/>
  <w15:commentEx w15:paraId="33C7A77C" w15:done="1"/>
  <w15:commentEx w15:paraId="56A032EA" w15:done="1"/>
  <w15:commentEx w15:paraId="3F6C8D57" w15:done="1"/>
  <w15:commentEx w15:paraId="0B0ECE92" w15:done="0"/>
  <w15:commentEx w15:paraId="11E12A10" w15:done="0"/>
  <w15:commentEx w15:paraId="601734E5" w15:paraIdParent="11E12A10" w15:done="0"/>
  <w15:commentEx w15:paraId="1158CED6" w15:done="0"/>
  <w15:commentEx w15:paraId="28B5FF77" w15:done="1"/>
  <w15:commentEx w15:paraId="7C7AE282" w15:done="1"/>
  <w15:commentEx w15:paraId="23FBAF2D" w15:paraIdParent="7C7AE282" w15:done="1"/>
  <w15:commentEx w15:paraId="7505B278" w15:done="0"/>
  <w15:commentEx w15:paraId="42B56218" w15:paraIdParent="7505B278" w15:done="0"/>
  <w15:commentEx w15:paraId="51C630FF" w15:done="1"/>
  <w15:commentEx w15:paraId="3E236700" w15:done="1"/>
  <w15:commentEx w15:paraId="20BD7654" w15:paraIdParent="3E236700" w15:done="1"/>
  <w15:commentEx w15:paraId="5EA70580" w15:done="1"/>
  <w15:commentEx w15:paraId="3AA224DA" w15:done="1"/>
  <w15:commentEx w15:paraId="280F175E" w15:done="1"/>
  <w15:commentEx w15:paraId="23ACE75E" w15:done="0"/>
  <w15:commentEx w15:paraId="443B9BC9" w15:done="0"/>
  <w15:commentEx w15:paraId="4419A5DD" w15:done="0"/>
  <w15:commentEx w15:paraId="298B794F" w15:done="1"/>
  <w15:commentEx w15:paraId="5B007BBA" w15:done="1"/>
  <w15:commentEx w15:paraId="59B3E3CD" w15:paraIdParent="5B007BBA" w15:done="1"/>
  <w15:commentEx w15:paraId="6E2CE82C" w15:paraIdParent="5B007BBA" w15:done="1"/>
  <w15:commentEx w15:paraId="51A5280B" w15:done="0"/>
  <w15:commentEx w15:paraId="0ACCE62D" w15:done="0"/>
  <w15:commentEx w15:paraId="2A28B1F6" w15:done="1"/>
  <w15:commentEx w15:paraId="4B37C96A" w15:done="1"/>
  <w15:commentEx w15:paraId="72AFFF42" w15:done="0"/>
  <w15:commentEx w15:paraId="45A84AD9" w15:paraIdParent="72AFFF42" w15:done="0"/>
  <w15:commentEx w15:paraId="0B02061D" w15:paraIdParent="72AFFF42" w15:done="0"/>
  <w15:commentEx w15:paraId="21886E0E" w15:done="0"/>
  <w15:commentEx w15:paraId="07D818F4" w15:done="0"/>
  <w15:commentEx w15:paraId="7A10DED3" w15:done="1"/>
  <w15:commentEx w15:paraId="2DDA2BBD" w15:done="0"/>
  <w15:commentEx w15:paraId="681973D9" w15:paraIdParent="2DDA2BBD" w15:done="0"/>
  <w15:commentEx w15:paraId="798FBC1F" w15:done="0"/>
  <w15:commentEx w15:paraId="72C8EC06" w15:paraIdParent="798FBC1F" w15:done="0"/>
  <w15:commentEx w15:paraId="6A3434F0" w15:done="1"/>
  <w15:commentEx w15:paraId="4DC89A8A" w15:done="0"/>
  <w15:commentEx w15:paraId="76A902C3" w15:done="1"/>
  <w15:commentEx w15:paraId="4A56CFD4" w15:done="0"/>
  <w15:commentEx w15:paraId="7756D9F7" w15:done="0"/>
  <w15:commentEx w15:paraId="2A034E8F" w15:done="0"/>
  <w15:commentEx w15:paraId="435C8DC7" w15:done="0"/>
  <w15:commentEx w15:paraId="57C0FD79" w15:paraIdParent="435C8DC7" w15:done="0"/>
  <w15:commentEx w15:paraId="47B21BF2" w15:done="0"/>
  <w15:commentEx w15:paraId="5FAFCB14" w15:paraIdParent="47B21BF2" w15:done="0"/>
  <w15:commentEx w15:paraId="102E217A" w15:done="0"/>
  <w15:commentEx w15:paraId="15377682" w15:done="0"/>
  <w15:commentEx w15:paraId="262FB2EC" w15:done="0"/>
  <w15:commentEx w15:paraId="09E70ECA" w15:paraIdParent="262FB2EC" w15:done="0"/>
  <w15:commentEx w15:paraId="15E67936" w15:done="1"/>
  <w15:commentEx w15:paraId="51658CCD" w15:done="0"/>
  <w15:commentEx w15:paraId="689C8F2C" w15:paraIdParent="51658CCD" w15:done="0"/>
  <w15:commentEx w15:paraId="5F6FB91F" w15:paraIdParent="51658CCD" w15:done="0"/>
  <w15:commentEx w15:paraId="2B5297B3" w15:done="0"/>
  <w15:commentEx w15:paraId="2C7A8078" w15:paraIdParent="2B5297B3" w15:done="0"/>
  <w15:commentEx w15:paraId="789E863C" w15:done="0"/>
  <w15:commentEx w15:paraId="082ED0B8" w15:paraIdParent="789E863C" w15:done="0"/>
  <w15:commentEx w15:paraId="1D206059" w15:done="1"/>
  <w15:commentEx w15:paraId="7E1CEC6D" w15:paraIdParent="1D206059" w15:done="1"/>
  <w15:commentEx w15:paraId="763D38EA" w15:done="0"/>
  <w15:commentEx w15:paraId="5CD564D7" w15:paraIdParent="763D38EA" w15:done="0"/>
  <w15:commentEx w15:paraId="782E812E" w15:done="0"/>
  <w15:commentEx w15:paraId="269695D4" w15:done="0"/>
  <w15:commentEx w15:paraId="3D64B2F5" w15:done="0"/>
  <w15:commentEx w15:paraId="21BDBCE7" w15:paraIdParent="3D64B2F5" w15:done="0"/>
  <w15:commentEx w15:paraId="28A6F0BB" w15:done="0"/>
  <w15:commentEx w15:paraId="697A5E1A" w15:done="0"/>
  <w15:commentEx w15:paraId="122C9085" w15:done="0"/>
  <w15:commentEx w15:paraId="5BB4D565" w15:done="0"/>
  <w15:commentEx w15:paraId="76955ABF" w15:done="0"/>
  <w15:commentEx w15:paraId="17B0031C" w15:done="0"/>
  <w15:commentEx w15:paraId="14AC6557" w15:done="0"/>
  <w15:commentEx w15:paraId="4E4FF111" w15:done="0"/>
  <w15:commentEx w15:paraId="31789CB7" w15:paraIdParent="4E4FF111" w15:done="0"/>
  <w15:commentEx w15:paraId="6BDFF4E3" w15:done="0"/>
  <w15:commentEx w15:paraId="116033B8" w15:paraIdParent="6BDFF4E3" w15:done="0"/>
  <w15:commentEx w15:paraId="46DAEC9D" w15:done="0"/>
  <w15:commentEx w15:paraId="053DEEB7" w15:done="0"/>
  <w15:commentEx w15:paraId="3DD055EE" w15:paraIdParent="053DEEB7" w15:done="0"/>
  <w15:commentEx w15:paraId="4CC92906" w15:done="0"/>
  <w15:commentEx w15:paraId="0724EDE5" w15:done="0"/>
  <w15:commentEx w15:paraId="7AFF4536" w15:paraIdParent="0724EDE5" w15:done="0"/>
  <w15:commentEx w15:paraId="41A12EBE" w15:paraIdParent="0724EDE5" w15:done="0"/>
  <w15:commentEx w15:paraId="31042BD8" w15:paraIdParent="0724EDE5" w15:done="0"/>
  <w15:commentEx w15:paraId="389B6F6D" w15:paraIdParent="0724EDE5" w15:done="0"/>
  <w15:commentEx w15:paraId="697412F2" w15:done="0"/>
  <w15:commentEx w15:paraId="701116AA" w15:done="0"/>
  <w15:commentEx w15:paraId="445BD280" w15:done="0"/>
  <w15:commentEx w15:paraId="1A2B8607" w15:done="0"/>
  <w15:commentEx w15:paraId="734D5669" w15:done="0"/>
  <w15:commentEx w15:paraId="628861EE" w15:paraIdParent="734D5669" w15:done="0"/>
  <w15:commentEx w15:paraId="5AC2D664" w15:done="0"/>
  <w15:commentEx w15:paraId="1FEF9BE1" w15:done="0"/>
  <w15:commentEx w15:paraId="5E8560BE" w15:done="0"/>
  <w15:commentEx w15:paraId="1B273BE4" w15:done="0"/>
  <w15:commentEx w15:paraId="0DD9B354" w15:done="0"/>
  <w15:commentEx w15:paraId="1AD15692" w15:done="0"/>
  <w15:commentEx w15:paraId="6022DB70" w15:done="0"/>
  <w15:commentEx w15:paraId="441CFED3" w15:done="0"/>
  <w15:commentEx w15:paraId="632328F9" w15:paraIdParent="441CFED3" w15:done="0"/>
  <w15:commentEx w15:paraId="61BCD528" w15:done="0"/>
  <w15:commentEx w15:paraId="31BDB329" w15:done="0"/>
  <w15:commentEx w15:paraId="66972031" w15:done="0"/>
  <w15:commentEx w15:paraId="51213E78" w15:done="0"/>
  <w15:commentEx w15:paraId="1D3B7B87" w15:done="0"/>
  <w15:commentEx w15:paraId="6E4AD2EB" w15:done="0"/>
  <w15:commentEx w15:paraId="4FF14802" w15:done="0"/>
  <w15:commentEx w15:paraId="42F4EB7A" w15:done="0"/>
  <w15:commentEx w15:paraId="157EF9E9" w15:done="0"/>
  <w15:commentEx w15:paraId="39CE89D7" w15:done="0"/>
  <w15:commentEx w15:paraId="7CFA3012" w15:done="0"/>
  <w15:commentEx w15:paraId="58B4414A" w15:done="0"/>
  <w15:commentEx w15:paraId="27F87E61" w15:done="0"/>
  <w15:commentEx w15:paraId="65EB9E4F" w15:done="0"/>
  <w15:commentEx w15:paraId="33F3F01E" w15:done="0"/>
  <w15:commentEx w15:paraId="2D8B95D8" w15:done="0"/>
  <w15:commentEx w15:paraId="182AFB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79DD84" w16cex:dateUtc="2025-08-30T02:47:00Z"/>
  <w16cex:commentExtensible w16cex:durableId="2F2B8016" w16cex:dateUtc="2025-10-06T23:09:00Z"/>
  <w16cex:commentExtensible w16cex:durableId="598AE2C5" w16cex:dateUtc="2025-10-22T04:49:00Z">
    <w16cex:extLst>
      <w16:ext w16:uri="{CE6994B0-6A32-4C9F-8C6B-6E91EDA988CE}">
        <cr:reactions xmlns:cr="http://schemas.microsoft.com/office/comments/2020/reactions">
          <cr:reaction reactionType="1">
            <cr:reactionInfo dateUtc="2025-10-23T05:13:33Z">
              <cr:user userId="45774eaa9cfd92b6" userProvider="Windows Live" userName="Chloe McAuley"/>
            </cr:reactionInfo>
          </cr:reaction>
        </cr:reactions>
      </w16:ext>
    </w16cex:extLst>
  </w16cex:commentExtensible>
  <w16cex:commentExtensible w16cex:durableId="3FD5783A" w16cex:dateUtc="2025-10-27T00:57:00Z"/>
  <w16cex:commentExtensible w16cex:durableId="2EC18C75" w16cex:dateUtc="2025-11-13T22:05:00Z">
    <w16cex:extLst>
      <w16:ext w16:uri="{CE6994B0-6A32-4C9F-8C6B-6E91EDA988CE}">
        <cr:reactions xmlns:cr="http://schemas.microsoft.com/office/comments/2020/reactions">
          <cr:reaction reactionType="1">
            <cr:reactionInfo dateUtc="2025-11-17T00:23:53Z">
              <cr:user userId="S::tim.doherty@dbca.wa.gov.au::3f6ba6b4-126b-4573-bedc-0b12e4000d78" userProvider="AD" userName="Tim Doherty"/>
            </cr:reactionInfo>
          </cr:reaction>
        </cr:reactions>
      </w16:ext>
    </w16cex:extLst>
  </w16cex:commentExtensible>
  <w16cex:commentExtensible w16cex:durableId="3095F024" w16cex:dateUtc="2025-10-30T01:54:00Z"/>
  <w16cex:commentExtensible w16cex:durableId="1EF96DE1" w16cex:dateUtc="2025-10-26T23:10:00Z">
    <w16cex:extLst>
      <w16:ext w16:uri="{CE6994B0-6A32-4C9F-8C6B-6E91EDA988CE}">
        <cr:reactions xmlns:cr="http://schemas.microsoft.com/office/comments/2020/reactions">
          <cr:reaction reactionType="1">
            <cr:reactionInfo dateUtc="2025-10-29T01:57:10Z">
              <cr:user userId="S::cmcauley@csu.edu.au::7889b552-11c6-40f8-b573-b413e530c11b" userProvider="AD" userName="McAuley, Chloe"/>
            </cr:reactionInfo>
          </cr:reaction>
        </cr:reactions>
      </w16:ext>
    </w16cex:extLst>
  </w16cex:commentExtensible>
  <w16cex:commentExtensible w16cex:durableId="78227D28" w16cex:dateUtc="2025-10-27T00:59:00Z"/>
  <w16cex:commentExtensible w16cex:durableId="5783EE1A" w16cex:dateUtc="2025-10-27T01:13:00Z"/>
  <w16cex:commentExtensible w16cex:durableId="292EEB8F" w16cex:dateUtc="2025-10-27T01:07:00Z"/>
  <w16cex:commentExtensible w16cex:durableId="2BB9E7DC" w16cex:dateUtc="2025-10-22T22:33:00Z">
    <w16cex:extLst>
      <w16:ext w16:uri="{CE6994B0-6A32-4C9F-8C6B-6E91EDA988CE}">
        <cr:reactions xmlns:cr="http://schemas.microsoft.com/office/comments/2020/reactions">
          <cr:reaction reactionType="1">
            <cr:reactionInfo dateUtc="2025-10-23T05:29:38Z">
              <cr:user userId="45774eaa9cfd92b6" userProvider="Windows Live" userName="Chloe McAuley"/>
            </cr:reactionInfo>
          </cr:reaction>
        </cr:reactions>
      </w16:ext>
    </w16cex:extLst>
  </w16cex:commentExtensible>
  <w16cex:commentExtensible w16cex:durableId="06F06A70" w16cex:dateUtc="2025-08-27T01:53:00Z"/>
  <w16cex:commentExtensible w16cex:durableId="0B2E7E7E" w16cex:dateUtc="2025-10-13T02:51:00Z"/>
  <w16cex:commentExtensible w16cex:durableId="670CA165" w16cex:dateUtc="2025-10-22T22:17:00Z"/>
  <w16cex:commentExtensible w16cex:durableId="68BCA716" w16cex:dateUtc="2025-10-22T22:29:00Z"/>
  <w16cex:commentExtensible w16cex:durableId="3DBB70A1" w16cex:dateUtc="2025-10-22T05:13:00Z"/>
  <w16cex:commentExtensible w16cex:durableId="579FD2AC" w16cex:dateUtc="2025-10-22T22:20:00Z"/>
  <w16cex:commentExtensible w16cex:durableId="513271EB" w16cex:dateUtc="2025-10-13T02:52:00Z"/>
  <w16cex:commentExtensible w16cex:durableId="132F5D40" w16cex:dateUtc="2025-10-22T05:13:00Z"/>
  <w16cex:commentExtensible w16cex:durableId="1C88DF65" w16cex:dateUtc="2025-10-13T02:50:00Z"/>
  <w16cex:commentExtensible w16cex:durableId="5105BE36" w16cex:dateUtc="2025-10-13T02:48:00Z"/>
  <w16cex:commentExtensible w16cex:durableId="1893B998" w16cex:dateUtc="2025-10-13T02:49:00Z"/>
  <w16cex:commentExtensible w16cex:durableId="25E4CF3D" w16cex:dateUtc="2025-10-27T22:28:00Z">
    <w16cex:extLst>
      <w16:ext w16:uri="{CE6994B0-6A32-4C9F-8C6B-6E91EDA988CE}">
        <cr:reactions xmlns:cr="http://schemas.microsoft.com/office/comments/2020/reactions">
          <cr:reaction reactionType="1">
            <cr:reactionInfo dateUtc="2025-10-30T02:23:58Z">
              <cr:user userId="S::cmcauley@csu.edu.au::7889b552-11c6-40f8-b573-b413e530c11b" userProvider="AD" userName="McAuley, Chloe"/>
            </cr:reactionInfo>
          </cr:reaction>
        </cr:reactions>
      </w16:ext>
    </w16cex:extLst>
  </w16cex:commentExtensible>
  <w16cex:commentExtensible w16cex:durableId="5B50713F" w16cex:dateUtc="2025-11-17T00:32:00Z"/>
  <w16cex:commentExtensible w16cex:durableId="739360F1" w16cex:dateUtc="2025-10-22T05:10:00Z">
    <w16cex:extLst>
      <w16:ext w16:uri="{CE6994B0-6A32-4C9F-8C6B-6E91EDA988CE}">
        <cr:reactions xmlns:cr="http://schemas.microsoft.com/office/comments/2020/reactions">
          <cr:reaction reactionType="1">
            <cr:reactionInfo dateUtc="2025-10-23T05:30:45Z">
              <cr:user userId="45774eaa9cfd92b6" userProvider="Windows Live" userName="Chloe McAuley"/>
            </cr:reactionInfo>
          </cr:reaction>
        </cr:reactions>
      </w16:ext>
    </w16cex:extLst>
  </w16cex:commentExtensible>
  <w16cex:commentExtensible w16cex:durableId="10747C6A" w16cex:dateUtc="2025-11-17T00:33:00Z"/>
  <w16cex:commentExtensible w16cex:durableId="79758EAC" w16cex:dateUtc="2025-10-22T05:12:00Z"/>
  <w16cex:commentExtensible w16cex:durableId="06BEFBF1" w16cex:dateUtc="2025-08-29T04:19:00Z"/>
  <w16cex:commentExtensible w16cex:durableId="7DFF538B" w16cex:dateUtc="2025-08-29T04:22:00Z"/>
  <w16cex:commentExtensible w16cex:durableId="38AD0257" w16cex:dateUtc="2025-08-29T04:23:00Z"/>
  <w16cex:commentExtensible w16cex:durableId="16D9F910" w16cex:dateUtc="2025-08-29T04:28:00Z"/>
  <w16cex:commentExtensible w16cex:durableId="69B100CF" w16cex:dateUtc="2025-09-29T02:39:00Z"/>
  <w16cex:commentExtensible w16cex:durableId="1EEB09D7" w16cex:dateUtc="2025-10-22T23:10:00Z"/>
  <w16cex:commentExtensible w16cex:durableId="24D5A99C" w16cex:dateUtc="2025-08-13T23:02:00Z"/>
  <w16cex:commentExtensible w16cex:durableId="3B5725E8" w16cex:dateUtc="2025-08-30T04:11:00Z"/>
  <w16cex:commentExtensible w16cex:durableId="6415B043" w16cex:dateUtc="2025-10-06T23:14:00Z"/>
  <w16cex:commentExtensible w16cex:durableId="72FB7AEB" w16cex:dateUtc="2025-08-13T23:10:00Z"/>
  <w16cex:commentExtensible w16cex:durableId="21BF6A7A" w16cex:dateUtc="2025-10-13T03:23:00Z"/>
  <w16cex:commentExtensible w16cex:durableId="68B0BB4C" w16cex:dateUtc="2025-10-22T23:16:00Z"/>
  <w16cex:commentExtensible w16cex:durableId="4E235890" w16cex:dateUtc="2025-10-24T02:18:00Z"/>
  <w16cex:commentExtensible w16cex:durableId="661B1E24" w16cex:dateUtc="2025-10-27T22:36:00Z"/>
  <w16cex:commentExtensible w16cex:durableId="70702BBC" w16cex:dateUtc="2025-10-26T23:29:00Z"/>
  <w16cex:commentExtensible w16cex:durableId="100238EB" w16cex:dateUtc="2025-10-30T09:07:00Z"/>
  <w16cex:commentExtensible w16cex:durableId="1839C924" w16cex:dateUtc="2025-10-26T23:45:00Z"/>
  <w16cex:commentExtensible w16cex:durableId="30F7CA66" w16cex:dateUtc="2025-10-24T05:27:00Z"/>
  <w16cex:commentExtensible w16cex:durableId="6E1A9A48" w16cex:dateUtc="2025-08-13T23:27:00Z"/>
  <w16cex:commentExtensible w16cex:durableId="4CB43D86" w16cex:dateUtc="2025-10-26T23:52:00Z"/>
  <w16cex:commentExtensible w16cex:durableId="11D64467" w16cex:dateUtc="2025-10-26T23:57:00Z"/>
  <w16cex:commentExtensible w16cex:durableId="269C7841" w16cex:dateUtc="2025-10-26T23:58:00Z"/>
  <w16cex:commentExtensible w16cex:durableId="76424957" w16cex:dateUtc="2025-10-26T23:59:00Z"/>
  <w16cex:commentExtensible w16cex:durableId="2B8365FE" w16cex:dateUtc="2025-11-03T00:40:00Z"/>
  <w16cex:commentExtensible w16cex:durableId="004B7540" w16cex:dateUtc="2025-11-03T00:43:00Z"/>
  <w16cex:commentExtensible w16cex:durableId="269264A4" w16cex:dateUtc="2025-10-27T00:01:00Z"/>
  <w16cex:commentExtensible w16cex:durableId="5E029401" w16cex:dateUtc="2025-10-13T03:29:00Z"/>
  <w16cex:commentExtensible w16cex:durableId="1AD12ABC" w16cex:dateUtc="2025-10-22T23:22:00Z"/>
  <w16cex:commentExtensible w16cex:durableId="67278541" w16cex:dateUtc="2025-10-22T23:40:00Z">
    <w16cex:extLst>
      <w16:ext w16:uri="{CE6994B0-6A32-4C9F-8C6B-6E91EDA988CE}">
        <cr:reactions xmlns:cr="http://schemas.microsoft.com/office/comments/2020/reactions">
          <cr:reaction reactionType="1">
            <cr:reactionInfo dateUtc="2025-10-24T02:57:42Z">
              <cr:user userId="45774eaa9cfd92b6" userProvider="Windows Live" userName="Chloe McAuley"/>
            </cr:reactionInfo>
          </cr:reaction>
        </cr:reactions>
      </w16:ext>
    </w16cex:extLst>
  </w16cex:commentExtensible>
  <w16cex:commentExtensible w16cex:durableId="6282C10B" w16cex:dateUtc="2025-10-24T02:57:00Z"/>
  <w16cex:commentExtensible w16cex:durableId="3464AEAF" w16cex:dateUtc="2025-10-27T00:06:00Z"/>
  <w16cex:commentExtensible w16cex:durableId="6D5EF60D" w16cex:dateUtc="2025-08-13T23:43:00Z"/>
  <w16cex:commentExtensible w16cex:durableId="6A6C5731" w16cex:dateUtc="2025-08-30T04:31:00Z"/>
  <w16cex:commentExtensible w16cex:durableId="4E4EE579" w16cex:dateUtc="2025-10-06T23:12:00Z"/>
  <w16cex:commentExtensible w16cex:durableId="02048904" w16cex:dateUtc="2025-10-06T23:19:00Z">
    <w16cex:extLst>
      <w16:ext w16:uri="{CE6994B0-6A32-4C9F-8C6B-6E91EDA988CE}">
        <cr:reactions xmlns:cr="http://schemas.microsoft.com/office/comments/2020/reactions">
          <cr:reaction reactionType="1">
            <cr:reactionInfo dateUtc="2025-10-24T06:10:50Z">
              <cr:user userId="45774eaa9cfd92b6" userProvider="Windows Live" userName="Chloe McAuley"/>
            </cr:reactionInfo>
          </cr:reaction>
        </cr:reactions>
      </w16:ext>
    </w16cex:extLst>
  </w16cex:commentExtensible>
  <w16cex:commentExtensible w16cex:durableId="139DD853" w16cex:dateUtc="2025-10-27T00:10:00Z"/>
  <w16cex:commentExtensible w16cex:durableId="065886C2" w16cex:dateUtc="2025-10-27T00:13:00Z"/>
  <w16cex:commentExtensible w16cex:durableId="4454FFE4" w16cex:dateUtc="2025-10-27T00:15:00Z"/>
  <w16cex:commentExtensible w16cex:durableId="7B01A550" w16cex:dateUtc="2025-10-27T00:17:00Z"/>
  <w16cex:commentExtensible w16cex:durableId="53526F39" w16cex:dateUtc="2025-10-27T00:19:00Z"/>
  <w16cex:commentExtensible w16cex:durableId="50C5FD29" w16cex:dateUtc="2025-10-07T00:13:00Z">
    <w16cex:extLst>
      <w16:ext w16:uri="{CE6994B0-6A32-4C9F-8C6B-6E91EDA988CE}">
        <cr:reactions xmlns:cr="http://schemas.microsoft.com/office/comments/2020/reactions">
          <cr:reaction reactionType="1">
            <cr:reactionInfo dateUtc="2025-10-24T03:11:12Z">
              <cr:user userId="45774eaa9cfd92b6" userProvider="Windows Live" userName="Chloe McAuley"/>
            </cr:reactionInfo>
          </cr:reaction>
        </cr:reactions>
      </w16:ext>
    </w16cex:extLst>
  </w16cex:commentExtensible>
  <w16cex:commentExtensible w16cex:durableId="64FB0087" w16cex:dateUtc="2025-10-07T00:14:00Z"/>
  <w16cex:commentExtensible w16cex:durableId="535664C6" w16cex:dateUtc="2025-10-24T03:11:00Z"/>
  <w16cex:commentExtensible w16cex:durableId="2B49D9EA" w16cex:dateUtc="2025-11-10T21:47:00Z"/>
  <w16cex:commentExtensible w16cex:durableId="52E09F36" w16cex:dateUtc="2025-11-13T22:06:00Z"/>
  <w16cex:commentExtensible w16cex:durableId="360DB413" w16cex:dateUtc="2025-10-27T00:24:00Z"/>
  <w16cex:commentExtensible w16cex:durableId="42C15AC6" w16cex:dateUtc="2025-10-07T00:15:00Z">
    <w16cex:extLst>
      <w16:ext w16:uri="{CE6994B0-6A32-4C9F-8C6B-6E91EDA988CE}">
        <cr:reactions xmlns:cr="http://schemas.microsoft.com/office/comments/2020/reactions">
          <cr:reaction reactionType="1">
            <cr:reactionInfo dateUtc="2025-10-24T03:12:34Z">
              <cr:user userId="45774eaa9cfd92b6" userProvider="Windows Live" userName="Chloe McAuley"/>
            </cr:reactionInfo>
          </cr:reaction>
        </cr:reactions>
      </w16:ext>
    </w16cex:extLst>
  </w16cex:commentExtensible>
  <w16cex:commentExtensible w16cex:durableId="1F5F1637" w16cex:dateUtc="2025-11-03T00:21:00Z"/>
  <w16cex:commentExtensible w16cex:durableId="302235B7" w16cex:dateUtc="2025-11-10T21:47:00Z"/>
  <w16cex:commentExtensible w16cex:durableId="01C88F23" w16cex:dateUtc="2025-11-13T22:06:00Z"/>
  <w16cex:commentExtensible w16cex:durableId="5660BF1D" w16cex:dateUtc="2025-11-10T21:48:00Z"/>
  <w16cex:commentExtensible w16cex:durableId="0DB6A375" w16cex:dateUtc="2025-10-22T23:29:00Z"/>
  <w16cex:commentExtensible w16cex:durableId="09B4DEDD" w16cex:dateUtc="2025-10-07T00:16:00Z">
    <w16cex:extLst>
      <w16:ext w16:uri="{CE6994B0-6A32-4C9F-8C6B-6E91EDA988CE}">
        <cr:reactions xmlns:cr="http://schemas.microsoft.com/office/comments/2020/reactions">
          <cr:reaction reactionType="1">
            <cr:reactionInfo dateUtc="2025-10-24T06:33:46Z">
              <cr:user userId="45774eaa9cfd92b6" userProvider="Windows Live" userName="Chloe McAuley"/>
            </cr:reactionInfo>
          </cr:reaction>
        </cr:reactions>
      </w16:ext>
    </w16cex:extLst>
  </w16cex:commentExtensible>
  <w16cex:commentExtensible w16cex:durableId="37A6E444" w16cex:dateUtc="2025-11-13T22:07:00Z"/>
  <w16cex:commentExtensible w16cex:durableId="569142BC" w16cex:dateUtc="2025-11-17T00:37:00Z"/>
  <w16cex:commentExtensible w16cex:durableId="12B50A5B" w16cex:dateUtc="2025-11-10T10:49:00Z"/>
  <w16cex:commentExtensible w16cex:durableId="244AC5B1" w16cex:dateUtc="2025-11-10T21:49:00Z"/>
  <w16cex:commentExtensible w16cex:durableId="78F664F0" w16cex:dateUtc="2025-10-07T00:21:00Z">
    <w16cex:extLst>
      <w16:ext w16:uri="{CE6994B0-6A32-4C9F-8C6B-6E91EDA988CE}">
        <cr:reactions xmlns:cr="http://schemas.microsoft.com/office/comments/2020/reactions">
          <cr:reaction reactionType="1">
            <cr:reactionInfo dateUtc="2025-10-24T03:17:08Z">
              <cr:user userId="45774eaa9cfd92b6" userProvider="Windows Live" userName="Chloe McAuley"/>
            </cr:reactionInfo>
          </cr:reaction>
        </cr:reactions>
      </w16:ext>
    </w16cex:extLst>
  </w16cex:commentExtensible>
  <w16cex:commentExtensible w16cex:durableId="06AE7F8E" w16cex:dateUtc="2025-11-03T00:30:00Z"/>
  <w16cex:commentExtensible w16cex:durableId="2BDEA0C0" w16cex:dateUtc="2025-10-22T23:32:00Z"/>
  <w16cex:commentExtensible w16cex:durableId="41D85FB3" w16cex:dateUtc="2025-11-10T21:49:00Z"/>
  <w16cex:commentExtensible w16cex:durableId="6B2EE841" w16cex:dateUtc="2025-11-03T00:34:00Z"/>
  <w16cex:commentExtensible w16cex:durableId="1A31C7BC" w16cex:dateUtc="2025-10-27T00:43:00Z"/>
  <w16cex:commentExtensible w16cex:durableId="520AAE0D" w16cex:dateUtc="2025-10-22T23:29:00Z">
    <w16cex:extLst>
      <w16:ext w16:uri="{CE6994B0-6A32-4C9F-8C6B-6E91EDA988CE}">
        <cr:reactions xmlns:cr="http://schemas.microsoft.com/office/comments/2020/reactions">
          <cr:reaction reactionType="1">
            <cr:reactionInfo dateUtc="2025-10-24T06:33:57Z">
              <cr:user userId="45774eaa9cfd92b6" userProvider="Windows Live" userName="Chloe McAuley"/>
            </cr:reactionInfo>
          </cr:reaction>
        </cr:reactions>
      </w16:ext>
    </w16cex:extLst>
  </w16cex:commentExtensible>
  <w16cex:commentExtensible w16cex:durableId="4D4A7EBC" w16cex:dateUtc="2025-10-27T00:42:00Z"/>
  <w16cex:commentExtensible w16cex:durableId="1A34C0A1" w16cex:dateUtc="2025-10-22T23:35:00Z"/>
  <w16cex:commentExtensible w16cex:durableId="102092BE" w16cex:dateUtc="2025-10-24T06:27:00Z"/>
  <w16cex:commentExtensible w16cex:durableId="245AC3C4" w16cex:dateUtc="2025-10-31T11:06:00Z"/>
  <w16cex:commentExtensible w16cex:durableId="677EA760" w16cex:dateUtc="2025-11-17T00:43:00Z"/>
  <w16cex:commentExtensible w16cex:durableId="4289006F" w16cex:dateUtc="2025-11-03T00:36:00Z"/>
  <w16cex:commentExtensible w16cex:durableId="3548A57A" w16cex:dateUtc="2025-11-13T22:09:00Z"/>
  <w16cex:commentExtensible w16cex:durableId="7B1AF8D3" w16cex:dateUtc="2025-10-22T23:30:00Z"/>
  <w16cex:commentExtensible w16cex:durableId="53D58E01" w16cex:dateUtc="2025-10-27T00:43:00Z"/>
  <w16cex:commentExtensible w16cex:durableId="634AA2D4" w16cex:dateUtc="2025-11-10T21:51:00Z"/>
  <w16cex:commentExtensible w16cex:durableId="4D24458A" w16cex:dateUtc="2025-11-13T22:10:00Z"/>
  <w16cex:commentExtensible w16cex:durableId="76490DF7" w16cex:dateUtc="2025-10-27T00:51:00Z"/>
  <w16cex:commentExtensible w16cex:durableId="45C25F48" w16cex:dateUtc="2025-11-10T21:52:00Z"/>
  <w16cex:commentExtensible w16cex:durableId="4D97E00E" w16cex:dateUtc="2025-10-27T00:55:00Z"/>
  <w16cex:commentExtensible w16cex:durableId="3C51EA82" w16cex:dateUtc="2025-11-10T10:56:00Z">
    <w16cex:extLst>
      <w16:ext w16:uri="{CE6994B0-6A32-4C9F-8C6B-6E91EDA988CE}">
        <cr:reactions xmlns:cr="http://schemas.microsoft.com/office/comments/2020/reactions">
          <cr:reaction reactionType="1">
            <cr:reactionInfo dateUtc="2025-11-17T00:44:35Z">
              <cr:user userId="S::tim.doherty@dbca.wa.gov.au::3f6ba6b4-126b-4573-bedc-0b12e4000d78" userProvider="AD" userName="Tim Doherty"/>
            </cr:reactionInfo>
          </cr:reaction>
        </cr:reactions>
      </w16:ext>
    </w16cex:extLst>
  </w16cex:commentExtensible>
  <w16cex:commentExtensible w16cex:durableId="58FAF8C2" w16cex:dateUtc="2025-10-06T23:15:00Z"/>
  <w16cex:commentExtensible w16cex:durableId="5762D710" w16cex:dateUtc="2025-10-13T03:31:00Z"/>
  <w16cex:commentExtensible w16cex:durableId="5F3792DA" w16cex:dateUtc="2025-10-22T23:47:00Z"/>
  <w16cex:commentExtensible w16cex:durableId="58D693C8" w16cex:dateUtc="2025-11-09T11:46:00Z"/>
  <w16cex:commentExtensible w16cex:durableId="3DD4C227" w16cex:dateUtc="2025-10-22T23:34:00Z"/>
  <w16cex:commentExtensible w16cex:durableId="34456BB7" w16cex:dateUtc="2025-10-22T23:38:00Z"/>
  <w16cex:commentExtensible w16cex:durableId="73F3F233" w16cex:dateUtc="2025-10-22T23:37:00Z"/>
  <w16cex:commentExtensible w16cex:durableId="13C4CC5B" w16cex:dateUtc="2025-10-24T06:38:00Z"/>
  <w16cex:commentExtensible w16cex:durableId="6AFA676D" w16cex:dateUtc="2025-11-13T22:14:00Z"/>
  <w16cex:commentExtensible w16cex:durableId="62BFDF8E" w16cex:dateUtc="2025-11-09T10:56:00Z"/>
  <w16cex:commentExtensible w16cex:durableId="2B4E5AD7" w16cex:dateUtc="2025-11-09T10:56:00Z"/>
  <w16cex:commentExtensible w16cex:durableId="3E17CF6A" w16cex:dateUtc="2025-11-10T21:58:00Z"/>
  <w16cex:commentExtensible w16cex:durableId="7312F755" w16cex:dateUtc="2025-11-10T03:28:00Z"/>
  <w16cex:commentExtensible w16cex:durableId="6A1EA108" w16cex:dateUtc="2025-11-13T22:31:00Z"/>
  <w16cex:commentExtensible w16cex:durableId="49375CB1" w16cex:dateUtc="2025-11-11T02:57:00Z"/>
  <w16cex:commentExtensible w16cex:durableId="0C69DF11" w16cex:dateUtc="2025-10-22T23:38:00Z"/>
  <w16cex:commentExtensible w16cex:durableId="58CDD812" w16cex:dateUtc="2025-11-11T02:58:00Z"/>
  <w16cex:commentExtensible w16cex:durableId="2C7A26F5" w16cex:dateUtc="2025-10-22T23:37:00Z"/>
  <w16cex:commentExtensible w16cex:durableId="209D9DE4" w16cex:dateUtc="2025-11-10T11:15:00Z"/>
  <w16cex:commentExtensible w16cex:durableId="21EC3022" w16cex:dateUtc="2025-11-13T22:59:00Z"/>
  <w16cex:commentExtensible w16cex:durableId="735AFCFF" w16cex:dateUtc="2025-11-11T03:11:00Z"/>
  <w16cex:commentExtensible w16cex:durableId="55CE2470" w16cex:dateUtc="2025-11-13T22:32:00Z"/>
  <w16cex:commentExtensible w16cex:durableId="5D01C1B7" w16cex:dateUtc="2025-11-17T00:53:00Z"/>
  <w16cex:commentExtensible w16cex:durableId="66121568" w16cex:dateUtc="2025-11-11T03:07:00Z"/>
  <w16cex:commentExtensible w16cex:durableId="4835BFC2" w16cex:dateUtc="2025-11-13T22:35:00Z"/>
  <w16cex:commentExtensible w16cex:durableId="4AC65751" w16cex:dateUtc="2025-11-13T23:37:00Z"/>
  <w16cex:commentExtensible w16cex:durableId="2C37910B" w16cex:dateUtc="2025-11-13T23:49:00Z"/>
  <w16cex:commentExtensible w16cex:durableId="31655D02" w16cex:dateUtc="2025-11-17T01:04:00Z"/>
  <w16cex:commentExtensible w16cex:durableId="5237E15C" w16cex:dateUtc="2025-11-17T00:55:00Z"/>
  <w16cex:commentExtensible w16cex:durableId="6B8310DA" w16cex:dateUtc="2025-11-13T23:47:00Z"/>
  <w16cex:commentExtensible w16cex:durableId="7BAD2E74" w16cex:dateUtc="2025-11-11T03:14:00Z"/>
  <w16cex:commentExtensible w16cex:durableId="0E17478E" w16cex:dateUtc="2025-11-13T22:37:00Z"/>
  <w16cex:commentExtensible w16cex:durableId="06363E30" w16cex:dateUtc="2025-11-11T03:23:00Z"/>
  <w16cex:commentExtensible w16cex:durableId="716D4AF8" w16cex:dateUtc="2025-11-13T23:50:00Z"/>
  <w16cex:commentExtensible w16cex:durableId="1ACC169B" w16cex:dateUtc="2025-11-13T23:58:00Z"/>
  <w16cex:commentExtensible w16cex:durableId="2B69F6AD" w16cex:dateUtc="2025-11-13T23:49:00Z"/>
  <w16cex:commentExtensible w16cex:durableId="38216A66" w16cex:dateUtc="2025-11-13T23:52:00Z"/>
  <w16cex:commentExtensible w16cex:durableId="2C34346C" w16cex:dateUtc="2025-11-13T23:54:00Z"/>
  <w16cex:commentExtensible w16cex:durableId="2FD03A5B" w16cex:dateUtc="2025-11-09T05:41:00Z"/>
  <w16cex:commentExtensible w16cex:durableId="46471D4D" w16cex:dateUtc="2025-11-09T05:50:00Z"/>
  <w16cex:commentExtensible w16cex:durableId="0E790B31" w16cex:dateUtc="2025-11-13T23:59:00Z"/>
  <w16cex:commentExtensible w16cex:durableId="2834507C" w16cex:dateUtc="2025-11-09T11:28:00Z"/>
  <w16cex:commentExtensible w16cex:durableId="7068DB47" w16cex:dateUtc="2025-11-14T01:16:00Z"/>
  <w16cex:commentExtensible w16cex:durableId="282C3669" w16cex:dateUtc="2025-11-14T01:27:00Z"/>
  <w16cex:commentExtensible w16cex:durableId="025E46E6" w16cex:dateUtc="2025-11-09T11:49:00Z"/>
  <w16cex:commentExtensible w16cex:durableId="27B03747" w16cex:dateUtc="2025-11-09T11:53:00Z"/>
  <w16cex:commentExtensible w16cex:durableId="28D96A7C" w16cex:dateUtc="2025-11-14T01:33:00Z"/>
  <w16cex:commentExtensible w16cex:durableId="272FCAC7" w16cex:dateUtc="2025-11-14T01:32:00Z"/>
  <w16cex:commentExtensible w16cex:durableId="6725C880" w16cex:dateUtc="2025-11-14T01:40:00Z"/>
  <w16cex:commentExtensible w16cex:durableId="46B60EAA" w16cex:dateUtc="2025-11-11T03:26:00Z"/>
  <w16cex:commentExtensible w16cex:durableId="262526E8" w16cex:dateUtc="2025-11-14T01:48:00Z"/>
  <w16cex:commentExtensible w16cex:durableId="320F1C99" w16cex:dateUtc="2025-11-11T03:36:00Z"/>
  <w16cex:commentExtensible w16cex:durableId="6B010A73" w16cex:dateUtc="2025-11-14T01:46:00Z"/>
  <w16cex:commentExtensible w16cex:durableId="5280C4CA" w16cex:dateUtc="2025-11-11T03:33:00Z"/>
  <w16cex:commentExtensible w16cex:durableId="50951BA0" w16cex:dateUtc="2025-11-14T01:47:00Z"/>
  <w16cex:commentExtensible w16cex:durableId="28842AA9" w16cex:dateUtc="2025-11-14T01:49:00Z"/>
  <w16cex:commentExtensible w16cex:durableId="692C2E22" w16cex:dateUtc="2025-11-14T01:49:00Z"/>
  <w16cex:commentExtensible w16cex:durableId="0195709E" w16cex:dateUtc="2025-11-11T03:34:00Z"/>
  <w16cex:commentExtensible w16cex:durableId="4F462292" w16cex:dateUtc="2025-11-11T03:36:00Z"/>
  <w16cex:commentExtensible w16cex:durableId="7D7DDEC6" w16cex:dateUtc="2025-11-17T01: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648135" w16cid:durableId="1A79DD84"/>
  <w16cid:commentId w16cid:paraId="174330EE" w16cid:durableId="2F2B8016"/>
  <w16cid:commentId w16cid:paraId="4B476167" w16cid:durableId="598AE2C5"/>
  <w16cid:commentId w16cid:paraId="0D5C7281" w16cid:durableId="3FD5783A"/>
  <w16cid:commentId w16cid:paraId="0BB42FE1" w16cid:durableId="2EC18C75"/>
  <w16cid:commentId w16cid:paraId="059F2AFC" w16cid:durableId="3095F024"/>
  <w16cid:commentId w16cid:paraId="0A87984B" w16cid:durableId="1EF96DE1"/>
  <w16cid:commentId w16cid:paraId="5D18390B" w16cid:durableId="78227D28"/>
  <w16cid:commentId w16cid:paraId="13B9D1FF" w16cid:durableId="5783EE1A"/>
  <w16cid:commentId w16cid:paraId="54E512D2" w16cid:durableId="292EEB8F"/>
  <w16cid:commentId w16cid:paraId="75F74B71" w16cid:durableId="2BB9E7DC"/>
  <w16cid:commentId w16cid:paraId="091A253E" w16cid:durableId="06F06A70"/>
  <w16cid:commentId w16cid:paraId="4B136ED9" w16cid:durableId="0B2E7E7E"/>
  <w16cid:commentId w16cid:paraId="439064EE" w16cid:durableId="670CA165"/>
  <w16cid:commentId w16cid:paraId="6DFA3050" w16cid:durableId="68BCA716"/>
  <w16cid:commentId w16cid:paraId="157CE018" w16cid:durableId="3DBB70A1"/>
  <w16cid:commentId w16cid:paraId="72ADC631" w16cid:durableId="579FD2AC"/>
  <w16cid:commentId w16cid:paraId="0F993EF7" w16cid:durableId="513271EB"/>
  <w16cid:commentId w16cid:paraId="05113245" w16cid:durableId="132F5D40"/>
  <w16cid:commentId w16cid:paraId="60307440" w16cid:durableId="1C88DF65"/>
  <w16cid:commentId w16cid:paraId="26ABD1E5" w16cid:durableId="5105BE36"/>
  <w16cid:commentId w16cid:paraId="767E308B" w16cid:durableId="1893B998"/>
  <w16cid:commentId w16cid:paraId="281FE261" w16cid:durableId="25E4CF3D"/>
  <w16cid:commentId w16cid:paraId="015D6EE4" w16cid:durableId="5B50713F"/>
  <w16cid:commentId w16cid:paraId="51A55388" w16cid:durableId="739360F1"/>
  <w16cid:commentId w16cid:paraId="7F901283" w16cid:durableId="10747C6A"/>
  <w16cid:commentId w16cid:paraId="256AE7CE" w16cid:durableId="79758EAC"/>
  <w16cid:commentId w16cid:paraId="10CB71B7" w16cid:durableId="06BEFBF1"/>
  <w16cid:commentId w16cid:paraId="7ABE8AB6" w16cid:durableId="7DFF538B"/>
  <w16cid:commentId w16cid:paraId="4DC341A7" w16cid:durableId="38AD0257"/>
  <w16cid:commentId w16cid:paraId="3B82DFE2" w16cid:durableId="16D9F910"/>
  <w16cid:commentId w16cid:paraId="14895744" w16cid:durableId="69B100CF"/>
  <w16cid:commentId w16cid:paraId="28448023" w16cid:durableId="1EEB09D7"/>
  <w16cid:commentId w16cid:paraId="35E87E1C" w16cid:durableId="24D5A99C"/>
  <w16cid:commentId w16cid:paraId="586879BD" w16cid:durableId="3B5725E8"/>
  <w16cid:commentId w16cid:paraId="00A3D57F" w16cid:durableId="6415B043"/>
  <w16cid:commentId w16cid:paraId="2FE33A1A" w16cid:durableId="72FB7AEB"/>
  <w16cid:commentId w16cid:paraId="57C5A511" w16cid:durableId="21BF6A7A"/>
  <w16cid:commentId w16cid:paraId="47689B7F" w16cid:durableId="68B0BB4C"/>
  <w16cid:commentId w16cid:paraId="22C02384" w16cid:durableId="4E235890"/>
  <w16cid:commentId w16cid:paraId="2ACC1C6B" w16cid:durableId="661B1E24"/>
  <w16cid:commentId w16cid:paraId="07E6A879" w16cid:durableId="70702BBC"/>
  <w16cid:commentId w16cid:paraId="38EF804F" w16cid:durableId="100238EB"/>
  <w16cid:commentId w16cid:paraId="28F5147A" w16cid:durableId="1839C924"/>
  <w16cid:commentId w16cid:paraId="232650AC" w16cid:durableId="30F7CA66"/>
  <w16cid:commentId w16cid:paraId="33C7A77C" w16cid:durableId="6E1A9A48"/>
  <w16cid:commentId w16cid:paraId="56A032EA" w16cid:durableId="4CB43D86"/>
  <w16cid:commentId w16cid:paraId="3F6C8D57" w16cid:durableId="11D64467"/>
  <w16cid:commentId w16cid:paraId="0B0ECE92" w16cid:durableId="269C7841"/>
  <w16cid:commentId w16cid:paraId="11E12A10" w16cid:durableId="76424957"/>
  <w16cid:commentId w16cid:paraId="601734E5" w16cid:durableId="2B8365FE"/>
  <w16cid:commentId w16cid:paraId="1158CED6" w16cid:durableId="004B7540"/>
  <w16cid:commentId w16cid:paraId="28B5FF77" w16cid:durableId="269264A4"/>
  <w16cid:commentId w16cid:paraId="7C7AE282" w16cid:durableId="5E029401"/>
  <w16cid:commentId w16cid:paraId="23FBAF2D" w16cid:durableId="1AD12ABC"/>
  <w16cid:commentId w16cid:paraId="7505B278" w16cid:durableId="67278541"/>
  <w16cid:commentId w16cid:paraId="42B56218" w16cid:durableId="6282C10B"/>
  <w16cid:commentId w16cid:paraId="51C630FF" w16cid:durableId="3464AEAF"/>
  <w16cid:commentId w16cid:paraId="3E236700" w16cid:durableId="6D5EF60D"/>
  <w16cid:commentId w16cid:paraId="20BD7654" w16cid:durableId="6A6C5731"/>
  <w16cid:commentId w16cid:paraId="5EA70580" w16cid:durableId="4E4EE579"/>
  <w16cid:commentId w16cid:paraId="3AA224DA" w16cid:durableId="02048904"/>
  <w16cid:commentId w16cid:paraId="280F175E" w16cid:durableId="139DD853"/>
  <w16cid:commentId w16cid:paraId="23ACE75E" w16cid:durableId="065886C2"/>
  <w16cid:commentId w16cid:paraId="443B9BC9" w16cid:durableId="4454FFE4"/>
  <w16cid:commentId w16cid:paraId="4419A5DD" w16cid:durableId="7B01A550"/>
  <w16cid:commentId w16cid:paraId="298B794F" w16cid:durableId="53526F39"/>
  <w16cid:commentId w16cid:paraId="5B007BBA" w16cid:durableId="50C5FD29"/>
  <w16cid:commentId w16cid:paraId="59B3E3CD" w16cid:durableId="64FB0087"/>
  <w16cid:commentId w16cid:paraId="6E2CE82C" w16cid:durableId="535664C6"/>
  <w16cid:commentId w16cid:paraId="51A5280B" w16cid:durableId="2B49D9EA"/>
  <w16cid:commentId w16cid:paraId="0ACCE62D" w16cid:durableId="52E09F36"/>
  <w16cid:commentId w16cid:paraId="2A28B1F6" w16cid:durableId="360DB413"/>
  <w16cid:commentId w16cid:paraId="4B37C96A" w16cid:durableId="42C15AC6"/>
  <w16cid:commentId w16cid:paraId="72AFFF42" w16cid:durableId="1F5F1637"/>
  <w16cid:commentId w16cid:paraId="45A84AD9" w16cid:durableId="302235B7"/>
  <w16cid:commentId w16cid:paraId="0B02061D" w16cid:durableId="01C88F23"/>
  <w16cid:commentId w16cid:paraId="21886E0E" w16cid:durableId="5660BF1D"/>
  <w16cid:commentId w16cid:paraId="07D818F4" w16cid:durableId="0DB6A375"/>
  <w16cid:commentId w16cid:paraId="7A10DED3" w16cid:durableId="09B4DEDD"/>
  <w16cid:commentId w16cid:paraId="2DDA2BBD" w16cid:durableId="37A6E444"/>
  <w16cid:commentId w16cid:paraId="681973D9" w16cid:durableId="569142BC"/>
  <w16cid:commentId w16cid:paraId="798FBC1F" w16cid:durableId="12B50A5B"/>
  <w16cid:commentId w16cid:paraId="72C8EC06" w16cid:durableId="244AC5B1"/>
  <w16cid:commentId w16cid:paraId="6A3434F0" w16cid:durableId="78F664F0"/>
  <w16cid:commentId w16cid:paraId="4DC89A8A" w16cid:durableId="06AE7F8E"/>
  <w16cid:commentId w16cid:paraId="76A902C3" w16cid:durableId="2BDEA0C0"/>
  <w16cid:commentId w16cid:paraId="4A56CFD4" w16cid:durableId="41D85FB3"/>
  <w16cid:commentId w16cid:paraId="7756D9F7" w16cid:durableId="6B2EE841"/>
  <w16cid:commentId w16cid:paraId="2A034E8F" w16cid:durableId="1A31C7BC"/>
  <w16cid:commentId w16cid:paraId="435C8DC7" w16cid:durableId="520AAE0D"/>
  <w16cid:commentId w16cid:paraId="57C0FD79" w16cid:durableId="4D4A7EBC"/>
  <w16cid:commentId w16cid:paraId="47B21BF2" w16cid:durableId="1A34C0A1"/>
  <w16cid:commentId w16cid:paraId="5FAFCB14" w16cid:durableId="102092BE"/>
  <w16cid:commentId w16cid:paraId="102E217A" w16cid:durableId="245AC3C4"/>
  <w16cid:commentId w16cid:paraId="15377682" w16cid:durableId="677EA760"/>
  <w16cid:commentId w16cid:paraId="262FB2EC" w16cid:durableId="4289006F"/>
  <w16cid:commentId w16cid:paraId="09E70ECA" w16cid:durableId="3548A57A"/>
  <w16cid:commentId w16cid:paraId="15E67936" w16cid:durableId="7B1AF8D3"/>
  <w16cid:commentId w16cid:paraId="51658CCD" w16cid:durableId="53D58E01"/>
  <w16cid:commentId w16cid:paraId="689C8F2C" w16cid:durableId="634AA2D4"/>
  <w16cid:commentId w16cid:paraId="5F6FB91F" w16cid:durableId="4D24458A"/>
  <w16cid:commentId w16cid:paraId="2B5297B3" w16cid:durableId="76490DF7"/>
  <w16cid:commentId w16cid:paraId="2C7A8078" w16cid:durableId="45C25F48"/>
  <w16cid:commentId w16cid:paraId="789E863C" w16cid:durableId="4D97E00E"/>
  <w16cid:commentId w16cid:paraId="082ED0B8" w16cid:durableId="3C51EA82"/>
  <w16cid:commentId w16cid:paraId="1D206059" w16cid:durableId="58FAF8C2"/>
  <w16cid:commentId w16cid:paraId="7E1CEC6D" w16cid:durableId="5762D710"/>
  <w16cid:commentId w16cid:paraId="763D38EA" w16cid:durableId="5F3792DA"/>
  <w16cid:commentId w16cid:paraId="5CD564D7" w16cid:durableId="58D693C8"/>
  <w16cid:commentId w16cid:paraId="782E812E" w16cid:durableId="3DD4C227"/>
  <w16cid:commentId w16cid:paraId="269695D4" w16cid:durableId="34456BB7"/>
  <w16cid:commentId w16cid:paraId="3D64B2F5" w16cid:durableId="73F3F233"/>
  <w16cid:commentId w16cid:paraId="21BDBCE7" w16cid:durableId="13C4CC5B"/>
  <w16cid:commentId w16cid:paraId="28A6F0BB" w16cid:durableId="6AFA676D"/>
  <w16cid:commentId w16cid:paraId="697A5E1A" w16cid:durableId="62BFDF8E"/>
  <w16cid:commentId w16cid:paraId="122C9085" w16cid:durableId="2B4E5AD7"/>
  <w16cid:commentId w16cid:paraId="5BB4D565" w16cid:durableId="3E17CF6A"/>
  <w16cid:commentId w16cid:paraId="76955ABF" w16cid:durableId="7312F755"/>
  <w16cid:commentId w16cid:paraId="17B0031C" w16cid:durableId="6A1EA108"/>
  <w16cid:commentId w16cid:paraId="14AC6557" w16cid:durableId="49375CB1"/>
  <w16cid:commentId w16cid:paraId="4E4FF111" w16cid:durableId="0C69DF11"/>
  <w16cid:commentId w16cid:paraId="31789CB7" w16cid:durableId="58CDD812"/>
  <w16cid:commentId w16cid:paraId="6BDFF4E3" w16cid:durableId="2C7A26F5"/>
  <w16cid:commentId w16cid:paraId="116033B8" w16cid:durableId="209D9DE4"/>
  <w16cid:commentId w16cid:paraId="46DAEC9D" w16cid:durableId="21EC3022"/>
  <w16cid:commentId w16cid:paraId="053DEEB7" w16cid:durableId="735AFCFF"/>
  <w16cid:commentId w16cid:paraId="3DD055EE" w16cid:durableId="55CE2470"/>
  <w16cid:commentId w16cid:paraId="4CC92906" w16cid:durableId="5D01C1B7"/>
  <w16cid:commentId w16cid:paraId="0724EDE5" w16cid:durableId="66121568"/>
  <w16cid:commentId w16cid:paraId="7AFF4536" w16cid:durableId="4835BFC2"/>
  <w16cid:commentId w16cid:paraId="41A12EBE" w16cid:durableId="4AC65751"/>
  <w16cid:commentId w16cid:paraId="31042BD8" w16cid:durableId="2C37910B"/>
  <w16cid:commentId w16cid:paraId="389B6F6D" w16cid:durableId="31655D02"/>
  <w16cid:commentId w16cid:paraId="697412F2" w16cid:durableId="5237E15C"/>
  <w16cid:commentId w16cid:paraId="701116AA" w16cid:durableId="6B8310DA"/>
  <w16cid:commentId w16cid:paraId="445BD280" w16cid:durableId="7BAD2E74"/>
  <w16cid:commentId w16cid:paraId="1A2B8607" w16cid:durableId="0E17478E"/>
  <w16cid:commentId w16cid:paraId="734D5669" w16cid:durableId="06363E30"/>
  <w16cid:commentId w16cid:paraId="628861EE" w16cid:durableId="716D4AF8"/>
  <w16cid:commentId w16cid:paraId="5AC2D664" w16cid:durableId="1ACC169B"/>
  <w16cid:commentId w16cid:paraId="1FEF9BE1" w16cid:durableId="2B69F6AD"/>
  <w16cid:commentId w16cid:paraId="5E8560BE" w16cid:durableId="38216A66"/>
  <w16cid:commentId w16cid:paraId="1B273BE4" w16cid:durableId="2C34346C"/>
  <w16cid:commentId w16cid:paraId="0DD9B354" w16cid:durableId="2FD03A5B"/>
  <w16cid:commentId w16cid:paraId="1AD15692" w16cid:durableId="46471D4D"/>
  <w16cid:commentId w16cid:paraId="6022DB70" w16cid:durableId="0E790B31"/>
  <w16cid:commentId w16cid:paraId="441CFED3" w16cid:durableId="2834507C"/>
  <w16cid:commentId w16cid:paraId="632328F9" w16cid:durableId="7068DB47"/>
  <w16cid:commentId w16cid:paraId="61BCD528" w16cid:durableId="282C3669"/>
  <w16cid:commentId w16cid:paraId="31BDB329" w16cid:durableId="025E46E6"/>
  <w16cid:commentId w16cid:paraId="66972031" w16cid:durableId="27B03747"/>
  <w16cid:commentId w16cid:paraId="51213E78" w16cid:durableId="28D96A7C"/>
  <w16cid:commentId w16cid:paraId="1D3B7B87" w16cid:durableId="272FCAC7"/>
  <w16cid:commentId w16cid:paraId="6E4AD2EB" w16cid:durableId="6725C880"/>
  <w16cid:commentId w16cid:paraId="4FF14802" w16cid:durableId="46B60EAA"/>
  <w16cid:commentId w16cid:paraId="42F4EB7A" w16cid:durableId="262526E8"/>
  <w16cid:commentId w16cid:paraId="157EF9E9" w16cid:durableId="320F1C99"/>
  <w16cid:commentId w16cid:paraId="39CE89D7" w16cid:durableId="6B010A73"/>
  <w16cid:commentId w16cid:paraId="7CFA3012" w16cid:durableId="5280C4CA"/>
  <w16cid:commentId w16cid:paraId="58B4414A" w16cid:durableId="50951BA0"/>
  <w16cid:commentId w16cid:paraId="27F87E61" w16cid:durableId="28842AA9"/>
  <w16cid:commentId w16cid:paraId="65EB9E4F" w16cid:durableId="692C2E22"/>
  <w16cid:commentId w16cid:paraId="33F3F01E" w16cid:durableId="0195709E"/>
  <w16cid:commentId w16cid:paraId="2D8B95D8" w16cid:durableId="4F462292"/>
  <w16cid:commentId w16cid:paraId="182AFB86" w16cid:durableId="7D7DDE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BC484" w14:textId="77777777" w:rsidR="00BE2CA7" w:rsidRDefault="00BE2CA7" w:rsidP="00587563">
      <w:pPr>
        <w:spacing w:after="0" w:line="240" w:lineRule="auto"/>
      </w:pPr>
      <w:r>
        <w:separator/>
      </w:r>
    </w:p>
  </w:endnote>
  <w:endnote w:type="continuationSeparator" w:id="0">
    <w:p w14:paraId="3163421D" w14:textId="77777777" w:rsidR="00BE2CA7" w:rsidRDefault="00BE2CA7" w:rsidP="00587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ans Serif Collection">
    <w:panose1 w:val="020B0502040504020204"/>
    <w:charset w:val="00"/>
    <w:family w:val="swiss"/>
    <w:pitch w:val="variable"/>
    <w:sig w:usb0="E057A3FF" w:usb1="4200605F" w:usb2="29100029" w:usb3="00000000" w:csb0="000001D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18EA2" w14:textId="77777777" w:rsidR="005D3D56" w:rsidRDefault="005D3D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7DEB1" w14:textId="77777777" w:rsidR="005D3D56" w:rsidRDefault="005D3D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3798F" w14:textId="77777777" w:rsidR="005D3D56" w:rsidRDefault="005D3D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9156A" w14:textId="77777777" w:rsidR="00BE2CA7" w:rsidRDefault="00BE2CA7" w:rsidP="00587563">
      <w:pPr>
        <w:spacing w:after="0" w:line="240" w:lineRule="auto"/>
      </w:pPr>
      <w:r>
        <w:separator/>
      </w:r>
    </w:p>
  </w:footnote>
  <w:footnote w:type="continuationSeparator" w:id="0">
    <w:p w14:paraId="3E3B122B" w14:textId="77777777" w:rsidR="00BE2CA7" w:rsidRDefault="00BE2CA7" w:rsidP="00587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88D1D" w14:textId="3005C845" w:rsidR="00587563" w:rsidRDefault="00587563">
    <w:pPr>
      <w:pStyle w:val="Header"/>
    </w:pPr>
    <w:r>
      <w:rPr>
        <w:noProof/>
      </w:rPr>
      <mc:AlternateContent>
        <mc:Choice Requires="wps">
          <w:drawing>
            <wp:anchor distT="0" distB="0" distL="0" distR="0" simplePos="0" relativeHeight="251659264" behindDoc="0" locked="0" layoutInCell="1" allowOverlap="1" wp14:anchorId="68E0C7F8" wp14:editId="78C0680F">
              <wp:simplePos x="635" y="635"/>
              <wp:positionH relativeFrom="page">
                <wp:align>center</wp:align>
              </wp:positionH>
              <wp:positionV relativeFrom="page">
                <wp:align>top</wp:align>
              </wp:positionV>
              <wp:extent cx="551815" cy="469265"/>
              <wp:effectExtent l="0" t="0" r="635" b="6985"/>
              <wp:wrapNone/>
              <wp:docPr id="80364084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69265"/>
                      </a:xfrm>
                      <a:prstGeom prst="rect">
                        <a:avLst/>
                      </a:prstGeom>
                      <a:noFill/>
                      <a:ln>
                        <a:noFill/>
                      </a:ln>
                    </wps:spPr>
                    <wps:txbx>
                      <w:txbxContent>
                        <w:p w14:paraId="49DFEA4E" w14:textId="2E2C9AB6"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8E0C7F8" id="_x0000_t202" coordsize="21600,21600" o:spt="202" path="m,l,21600r21600,l21600,xe">
              <v:stroke joinstyle="miter"/>
              <v:path gradientshapeok="t" o:connecttype="rect"/>
            </v:shapetype>
            <v:shape id="Text Box 2" o:spid="_x0000_s1026" type="#_x0000_t202" alt="OFFICIAL" style="position:absolute;margin-left:0;margin-top:0;width:43.45pt;height:36.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" filled="f" stroked="f">
              <v:textbox style="mso-fit-shape-to-text:t" inset="0,15pt,0,0">
                <w:txbxContent>
                  <w:p w14:paraId="49DFEA4E" w14:textId="2E2C9AB6"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F8AF5" w14:textId="4AED4E49" w:rsidR="00587563" w:rsidRDefault="005875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40FE8" w14:textId="68CB39C9" w:rsidR="00587563" w:rsidRDefault="00587563">
    <w:pPr>
      <w:pStyle w:val="Header"/>
    </w:pPr>
    <w:r>
      <w:rPr>
        <w:noProof/>
      </w:rPr>
      <mc:AlternateContent>
        <mc:Choice Requires="wps">
          <w:drawing>
            <wp:anchor distT="0" distB="0" distL="0" distR="0" simplePos="0" relativeHeight="251658240" behindDoc="0" locked="0" layoutInCell="1" allowOverlap="1" wp14:anchorId="5774BF17" wp14:editId="3348657C">
              <wp:simplePos x="635" y="635"/>
              <wp:positionH relativeFrom="page">
                <wp:align>center</wp:align>
              </wp:positionH>
              <wp:positionV relativeFrom="page">
                <wp:align>top</wp:align>
              </wp:positionV>
              <wp:extent cx="551815" cy="469265"/>
              <wp:effectExtent l="0" t="0" r="635" b="6985"/>
              <wp:wrapNone/>
              <wp:docPr id="1158085693"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69265"/>
                      </a:xfrm>
                      <a:prstGeom prst="rect">
                        <a:avLst/>
                      </a:prstGeom>
                      <a:noFill/>
                      <a:ln>
                        <a:noFill/>
                      </a:ln>
                    </wps:spPr>
                    <wps:txbx>
                      <w:txbxContent>
                        <w:p w14:paraId="462C8F89" w14:textId="368B422D"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74BF17" id="_x0000_t202" coordsize="21600,21600" o:spt="202" path="m,l,21600r21600,l21600,xe">
              <v:stroke joinstyle="miter"/>
              <v:path gradientshapeok="t" o:connecttype="rect"/>
            </v:shapetype>
            <v:shape id="Text Box 1" o:spid="_x0000_s1027" type="#_x0000_t202" alt="OFFICIAL" style="position:absolute;margin-left:0;margin-top:0;width:43.45pt;height:36.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" filled="f" stroked="f">
              <v:textbox style="mso-fit-shape-to-text:t" inset="0,15pt,0,0">
                <w:txbxContent>
                  <w:p w14:paraId="462C8F89" w14:textId="368B422D"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0CB6"/>
    <w:multiLevelType w:val="hybridMultilevel"/>
    <w:tmpl w:val="E0A8347E"/>
    <w:lvl w:ilvl="0" w:tplc="F3B05ED0">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45C4711"/>
    <w:multiLevelType w:val="hybridMultilevel"/>
    <w:tmpl w:val="371C7712"/>
    <w:lvl w:ilvl="0" w:tplc="8474D9F0">
      <w:start w:val="1"/>
      <w:numFmt w:val="decimal"/>
      <w:lvlText w:val="%1."/>
      <w:lvlJc w:val="left"/>
      <w:pPr>
        <w:ind w:left="1020" w:hanging="360"/>
      </w:pPr>
    </w:lvl>
    <w:lvl w:ilvl="1" w:tplc="5ED0AEA2">
      <w:start w:val="1"/>
      <w:numFmt w:val="decimal"/>
      <w:lvlText w:val="%2."/>
      <w:lvlJc w:val="left"/>
      <w:pPr>
        <w:ind w:left="1020" w:hanging="360"/>
      </w:pPr>
    </w:lvl>
    <w:lvl w:ilvl="2" w:tplc="1E4CA0F6">
      <w:start w:val="1"/>
      <w:numFmt w:val="decimal"/>
      <w:lvlText w:val="%3."/>
      <w:lvlJc w:val="left"/>
      <w:pPr>
        <w:ind w:left="1020" w:hanging="360"/>
      </w:pPr>
    </w:lvl>
    <w:lvl w:ilvl="3" w:tplc="71EE1D40">
      <w:start w:val="1"/>
      <w:numFmt w:val="decimal"/>
      <w:lvlText w:val="%4."/>
      <w:lvlJc w:val="left"/>
      <w:pPr>
        <w:ind w:left="1020" w:hanging="360"/>
      </w:pPr>
    </w:lvl>
    <w:lvl w:ilvl="4" w:tplc="A964F8CE">
      <w:start w:val="1"/>
      <w:numFmt w:val="decimal"/>
      <w:lvlText w:val="%5."/>
      <w:lvlJc w:val="left"/>
      <w:pPr>
        <w:ind w:left="1020" w:hanging="360"/>
      </w:pPr>
    </w:lvl>
    <w:lvl w:ilvl="5" w:tplc="9BA46A86">
      <w:start w:val="1"/>
      <w:numFmt w:val="decimal"/>
      <w:lvlText w:val="%6."/>
      <w:lvlJc w:val="left"/>
      <w:pPr>
        <w:ind w:left="1020" w:hanging="360"/>
      </w:pPr>
    </w:lvl>
    <w:lvl w:ilvl="6" w:tplc="09A085E2">
      <w:start w:val="1"/>
      <w:numFmt w:val="decimal"/>
      <w:lvlText w:val="%7."/>
      <w:lvlJc w:val="left"/>
      <w:pPr>
        <w:ind w:left="1020" w:hanging="360"/>
      </w:pPr>
    </w:lvl>
    <w:lvl w:ilvl="7" w:tplc="C9D0EF06">
      <w:start w:val="1"/>
      <w:numFmt w:val="decimal"/>
      <w:lvlText w:val="%8."/>
      <w:lvlJc w:val="left"/>
      <w:pPr>
        <w:ind w:left="1020" w:hanging="360"/>
      </w:pPr>
    </w:lvl>
    <w:lvl w:ilvl="8" w:tplc="400A0AC0">
      <w:start w:val="1"/>
      <w:numFmt w:val="decimal"/>
      <w:lvlText w:val="%9."/>
      <w:lvlJc w:val="left"/>
      <w:pPr>
        <w:ind w:left="1020" w:hanging="360"/>
      </w:pPr>
    </w:lvl>
  </w:abstractNum>
  <w:abstractNum w:abstractNumId="2" w15:restartNumberingAfterBreak="0">
    <w:nsid w:val="31EC766C"/>
    <w:multiLevelType w:val="hybridMultilevel"/>
    <w:tmpl w:val="D05022CA"/>
    <w:lvl w:ilvl="0" w:tplc="0C2679A4">
      <w:start w:val="1"/>
      <w:numFmt w:val="decimal"/>
      <w:lvlText w:val="%1."/>
      <w:lvlJc w:val="left"/>
      <w:pPr>
        <w:ind w:left="1020" w:hanging="360"/>
      </w:pPr>
    </w:lvl>
    <w:lvl w:ilvl="1" w:tplc="F76EC862">
      <w:start w:val="1"/>
      <w:numFmt w:val="decimal"/>
      <w:lvlText w:val="%2."/>
      <w:lvlJc w:val="left"/>
      <w:pPr>
        <w:ind w:left="1020" w:hanging="360"/>
      </w:pPr>
    </w:lvl>
    <w:lvl w:ilvl="2" w:tplc="CB5876F0">
      <w:start w:val="1"/>
      <w:numFmt w:val="decimal"/>
      <w:lvlText w:val="%3."/>
      <w:lvlJc w:val="left"/>
      <w:pPr>
        <w:ind w:left="1020" w:hanging="360"/>
      </w:pPr>
    </w:lvl>
    <w:lvl w:ilvl="3" w:tplc="64E64FAE">
      <w:start w:val="1"/>
      <w:numFmt w:val="decimal"/>
      <w:lvlText w:val="%4."/>
      <w:lvlJc w:val="left"/>
      <w:pPr>
        <w:ind w:left="1020" w:hanging="360"/>
      </w:pPr>
    </w:lvl>
    <w:lvl w:ilvl="4" w:tplc="44886634">
      <w:start w:val="1"/>
      <w:numFmt w:val="decimal"/>
      <w:lvlText w:val="%5."/>
      <w:lvlJc w:val="left"/>
      <w:pPr>
        <w:ind w:left="1020" w:hanging="360"/>
      </w:pPr>
    </w:lvl>
    <w:lvl w:ilvl="5" w:tplc="54EC5FD8">
      <w:start w:val="1"/>
      <w:numFmt w:val="decimal"/>
      <w:lvlText w:val="%6."/>
      <w:lvlJc w:val="left"/>
      <w:pPr>
        <w:ind w:left="1020" w:hanging="360"/>
      </w:pPr>
    </w:lvl>
    <w:lvl w:ilvl="6" w:tplc="7FD0DC6C">
      <w:start w:val="1"/>
      <w:numFmt w:val="decimal"/>
      <w:lvlText w:val="%7."/>
      <w:lvlJc w:val="left"/>
      <w:pPr>
        <w:ind w:left="1020" w:hanging="360"/>
      </w:pPr>
    </w:lvl>
    <w:lvl w:ilvl="7" w:tplc="AC18C4DA">
      <w:start w:val="1"/>
      <w:numFmt w:val="decimal"/>
      <w:lvlText w:val="%8."/>
      <w:lvlJc w:val="left"/>
      <w:pPr>
        <w:ind w:left="1020" w:hanging="360"/>
      </w:pPr>
    </w:lvl>
    <w:lvl w:ilvl="8" w:tplc="73AE6BD0">
      <w:start w:val="1"/>
      <w:numFmt w:val="decimal"/>
      <w:lvlText w:val="%9."/>
      <w:lvlJc w:val="left"/>
      <w:pPr>
        <w:ind w:left="1020" w:hanging="360"/>
      </w:pPr>
    </w:lvl>
  </w:abstractNum>
  <w:abstractNum w:abstractNumId="3" w15:restartNumberingAfterBreak="0">
    <w:nsid w:val="65677CAD"/>
    <w:multiLevelType w:val="hybridMultilevel"/>
    <w:tmpl w:val="45486BC4"/>
    <w:lvl w:ilvl="0" w:tplc="8F16BC7A">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73060414"/>
    <w:multiLevelType w:val="hybridMultilevel"/>
    <w:tmpl w:val="2960C8F6"/>
    <w:lvl w:ilvl="0" w:tplc="2152973E">
      <w:start w:val="1"/>
      <w:numFmt w:val="decimal"/>
      <w:lvlText w:val="%1."/>
      <w:lvlJc w:val="left"/>
      <w:pPr>
        <w:ind w:left="1020" w:hanging="360"/>
      </w:pPr>
    </w:lvl>
    <w:lvl w:ilvl="1" w:tplc="CC52F5AE">
      <w:start w:val="1"/>
      <w:numFmt w:val="decimal"/>
      <w:lvlText w:val="%2."/>
      <w:lvlJc w:val="left"/>
      <w:pPr>
        <w:ind w:left="1020" w:hanging="360"/>
      </w:pPr>
    </w:lvl>
    <w:lvl w:ilvl="2" w:tplc="9F809766">
      <w:start w:val="1"/>
      <w:numFmt w:val="decimal"/>
      <w:lvlText w:val="%3."/>
      <w:lvlJc w:val="left"/>
      <w:pPr>
        <w:ind w:left="1020" w:hanging="360"/>
      </w:pPr>
    </w:lvl>
    <w:lvl w:ilvl="3" w:tplc="87D2FA06">
      <w:start w:val="1"/>
      <w:numFmt w:val="decimal"/>
      <w:lvlText w:val="%4."/>
      <w:lvlJc w:val="left"/>
      <w:pPr>
        <w:ind w:left="1020" w:hanging="360"/>
      </w:pPr>
    </w:lvl>
    <w:lvl w:ilvl="4" w:tplc="685AB112">
      <w:start w:val="1"/>
      <w:numFmt w:val="decimal"/>
      <w:lvlText w:val="%5."/>
      <w:lvlJc w:val="left"/>
      <w:pPr>
        <w:ind w:left="1020" w:hanging="360"/>
      </w:pPr>
    </w:lvl>
    <w:lvl w:ilvl="5" w:tplc="9C7CDBA0">
      <w:start w:val="1"/>
      <w:numFmt w:val="decimal"/>
      <w:lvlText w:val="%6."/>
      <w:lvlJc w:val="left"/>
      <w:pPr>
        <w:ind w:left="1020" w:hanging="360"/>
      </w:pPr>
    </w:lvl>
    <w:lvl w:ilvl="6" w:tplc="30660580">
      <w:start w:val="1"/>
      <w:numFmt w:val="decimal"/>
      <w:lvlText w:val="%7."/>
      <w:lvlJc w:val="left"/>
      <w:pPr>
        <w:ind w:left="1020" w:hanging="360"/>
      </w:pPr>
    </w:lvl>
    <w:lvl w:ilvl="7" w:tplc="46407FC2">
      <w:start w:val="1"/>
      <w:numFmt w:val="decimal"/>
      <w:lvlText w:val="%8."/>
      <w:lvlJc w:val="left"/>
      <w:pPr>
        <w:ind w:left="1020" w:hanging="360"/>
      </w:pPr>
    </w:lvl>
    <w:lvl w:ilvl="8" w:tplc="99D40AA6">
      <w:start w:val="1"/>
      <w:numFmt w:val="decimal"/>
      <w:lvlText w:val="%9."/>
      <w:lvlJc w:val="left"/>
      <w:pPr>
        <w:ind w:left="1020" w:hanging="360"/>
      </w:pPr>
    </w:lvl>
  </w:abstractNum>
  <w:abstractNum w:abstractNumId="5" w15:restartNumberingAfterBreak="0">
    <w:nsid w:val="7E432A35"/>
    <w:multiLevelType w:val="hybridMultilevel"/>
    <w:tmpl w:val="D9A64C04"/>
    <w:lvl w:ilvl="0" w:tplc="91002EDA">
      <w:start w:val="1"/>
      <w:numFmt w:val="decimal"/>
      <w:lvlText w:val="%1."/>
      <w:lvlJc w:val="left"/>
      <w:pPr>
        <w:ind w:left="1020" w:hanging="360"/>
      </w:pPr>
    </w:lvl>
    <w:lvl w:ilvl="1" w:tplc="A7A63DA2">
      <w:start w:val="1"/>
      <w:numFmt w:val="decimal"/>
      <w:lvlText w:val="%2."/>
      <w:lvlJc w:val="left"/>
      <w:pPr>
        <w:ind w:left="1020" w:hanging="360"/>
      </w:pPr>
    </w:lvl>
    <w:lvl w:ilvl="2" w:tplc="F746C372">
      <w:start w:val="1"/>
      <w:numFmt w:val="decimal"/>
      <w:lvlText w:val="%3."/>
      <w:lvlJc w:val="left"/>
      <w:pPr>
        <w:ind w:left="1020" w:hanging="360"/>
      </w:pPr>
    </w:lvl>
    <w:lvl w:ilvl="3" w:tplc="87949E92">
      <w:start w:val="1"/>
      <w:numFmt w:val="decimal"/>
      <w:lvlText w:val="%4."/>
      <w:lvlJc w:val="left"/>
      <w:pPr>
        <w:ind w:left="1020" w:hanging="360"/>
      </w:pPr>
    </w:lvl>
    <w:lvl w:ilvl="4" w:tplc="CEC875D2">
      <w:start w:val="1"/>
      <w:numFmt w:val="decimal"/>
      <w:lvlText w:val="%5."/>
      <w:lvlJc w:val="left"/>
      <w:pPr>
        <w:ind w:left="1020" w:hanging="360"/>
      </w:pPr>
    </w:lvl>
    <w:lvl w:ilvl="5" w:tplc="8904FD74">
      <w:start w:val="1"/>
      <w:numFmt w:val="decimal"/>
      <w:lvlText w:val="%6."/>
      <w:lvlJc w:val="left"/>
      <w:pPr>
        <w:ind w:left="1020" w:hanging="360"/>
      </w:pPr>
    </w:lvl>
    <w:lvl w:ilvl="6" w:tplc="D84A522E">
      <w:start w:val="1"/>
      <w:numFmt w:val="decimal"/>
      <w:lvlText w:val="%7."/>
      <w:lvlJc w:val="left"/>
      <w:pPr>
        <w:ind w:left="1020" w:hanging="360"/>
      </w:pPr>
    </w:lvl>
    <w:lvl w:ilvl="7" w:tplc="1674AFCA">
      <w:start w:val="1"/>
      <w:numFmt w:val="decimal"/>
      <w:lvlText w:val="%8."/>
      <w:lvlJc w:val="left"/>
      <w:pPr>
        <w:ind w:left="1020" w:hanging="360"/>
      </w:pPr>
    </w:lvl>
    <w:lvl w:ilvl="8" w:tplc="7346D7CC">
      <w:start w:val="1"/>
      <w:numFmt w:val="decimal"/>
      <w:lvlText w:val="%9."/>
      <w:lvlJc w:val="left"/>
      <w:pPr>
        <w:ind w:left="1020" w:hanging="360"/>
      </w:pPr>
    </w:lvl>
  </w:abstractNum>
  <w:num w:numId="1" w16cid:durableId="75828219">
    <w:abstractNumId w:val="3"/>
  </w:num>
  <w:num w:numId="2" w16cid:durableId="1190142483">
    <w:abstractNumId w:val="0"/>
  </w:num>
  <w:num w:numId="3" w16cid:durableId="1301809674">
    <w:abstractNumId w:val="2"/>
  </w:num>
  <w:num w:numId="4" w16cid:durableId="691107513">
    <w:abstractNumId w:val="5"/>
  </w:num>
  <w:num w:numId="5" w16cid:durableId="1422021870">
    <w:abstractNumId w:val="1"/>
  </w:num>
  <w:num w:numId="6" w16cid:durableId="1993418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loe McAuley">
    <w15:presenceInfo w15:providerId="Windows Live" w15:userId="45774eaa9cfd92b6"/>
  </w15:person>
  <w15:person w15:author="Wooster, Eamonn">
    <w15:presenceInfo w15:providerId="AD" w15:userId="S::ewooster@csu.edu.au::4b39697e-d4b7-4202-bea8-327c6c7d29cb"/>
  </w15:person>
  <w15:person w15:author="Nimmo, Dale">
    <w15:presenceInfo w15:providerId="AD" w15:userId="S::dnimmo@csu.edu.au::bc011687-e18a-4933-b7a0-35575b46bc36"/>
  </w15:person>
  <w15:person w15:author="Tim Doherty">
    <w15:presenceInfo w15:providerId="AD" w15:userId="S::tim.doherty@dbca.wa.gov.au::3f6ba6b4-126b-4573-bedc-0b12e4000d78"/>
  </w15:person>
  <w15:person w15:author="McAuley, Chloe">
    <w15:presenceInfo w15:providerId="AD" w15:userId="S::cmcauley@csu.edu.au::7889b552-11c6-40f8-b573-b413e530c1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APA-7th-CSU Copy&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xpffp0eards98ew20rvpa0tdf0f0svatvst&quot;&gt;My EndNote Library - PhD&lt;record-ids&gt;&lt;item&gt;5&lt;/item&gt;&lt;item&gt;7&lt;/item&gt;&lt;item&gt;8&lt;/item&gt;&lt;item&gt;9&lt;/item&gt;&lt;item&gt;10&lt;/item&gt;&lt;item&gt;16&lt;/item&gt;&lt;item&gt;18&lt;/item&gt;&lt;item&gt;60&lt;/item&gt;&lt;item&gt;61&lt;/item&gt;&lt;item&gt;71&lt;/item&gt;&lt;item&gt;72&lt;/item&gt;&lt;item&gt;82&lt;/item&gt;&lt;item&gt;86&lt;/item&gt;&lt;item&gt;97&lt;/item&gt;&lt;item&gt;99&lt;/item&gt;&lt;item&gt;101&lt;/item&gt;&lt;item&gt;112&lt;/item&gt;&lt;item&gt;113&lt;/item&gt;&lt;item&gt;114&lt;/item&gt;&lt;item&gt;133&lt;/item&gt;&lt;item&gt;141&lt;/item&gt;&lt;item&gt;142&lt;/item&gt;&lt;item&gt;143&lt;/item&gt;&lt;item&gt;144&lt;/item&gt;&lt;item&gt;145&lt;/item&gt;&lt;item&gt;146&lt;/item&gt;&lt;item&gt;149&lt;/item&gt;&lt;item&gt;150&lt;/item&gt;&lt;item&gt;151&lt;/item&gt;&lt;item&gt;156&lt;/item&gt;&lt;item&gt;159&lt;/item&gt;&lt;item&gt;161&lt;/item&gt;&lt;item&gt;165&lt;/item&gt;&lt;item&gt;166&lt;/item&gt;&lt;item&gt;168&lt;/item&gt;&lt;item&gt;169&lt;/item&gt;&lt;item&gt;170&lt;/item&gt;&lt;item&gt;174&lt;/item&gt;&lt;item&gt;175&lt;/item&gt;&lt;item&gt;180&lt;/item&gt;&lt;item&gt;181&lt;/item&gt;&lt;item&gt;183&lt;/item&gt;&lt;item&gt;184&lt;/item&gt;&lt;item&gt;185&lt;/item&gt;&lt;item&gt;187&lt;/item&gt;&lt;item&gt;190&lt;/item&gt;&lt;item&gt;191&lt;/item&gt;&lt;item&gt;193&lt;/item&gt;&lt;item&gt;194&lt;/item&gt;&lt;item&gt;195&lt;/item&gt;&lt;item&gt;196&lt;/item&gt;&lt;item&gt;197&lt;/item&gt;&lt;item&gt;199&lt;/item&gt;&lt;item&gt;200&lt;/item&gt;&lt;item&gt;201&lt;/item&gt;&lt;item&gt;202&lt;/item&gt;&lt;item&gt;204&lt;/item&gt;&lt;item&gt;205&lt;/item&gt;&lt;item&gt;208&lt;/item&gt;&lt;item&gt;210&lt;/item&gt;&lt;item&gt;211&lt;/item&gt;&lt;item&gt;212&lt;/item&gt;&lt;item&gt;247&lt;/item&gt;&lt;item&gt;302&lt;/item&gt;&lt;item&gt;318&lt;/item&gt;&lt;item&gt;343&lt;/item&gt;&lt;item&gt;385&lt;/item&gt;&lt;item&gt;457&lt;/item&gt;&lt;item&gt;531&lt;/item&gt;&lt;item&gt;533&lt;/item&gt;&lt;item&gt;538&lt;/item&gt;&lt;item&gt;540&lt;/item&gt;&lt;item&gt;587&lt;/item&gt;&lt;item&gt;601&lt;/item&gt;&lt;item&gt;640&lt;/item&gt;&lt;item&gt;658&lt;/item&gt;&lt;item&gt;686&lt;/item&gt;&lt;item&gt;691&lt;/item&gt;&lt;item&gt;696&lt;/item&gt;&lt;item&gt;704&lt;/item&gt;&lt;item&gt;705&lt;/item&gt;&lt;item&gt;707&lt;/item&gt;&lt;item&gt;709&lt;/item&gt;&lt;item&gt;712&lt;/item&gt;&lt;item&gt;713&lt;/item&gt;&lt;item&gt;714&lt;/item&gt;&lt;item&gt;717&lt;/item&gt;&lt;item&gt;719&lt;/item&gt;&lt;item&gt;720&lt;/item&gt;&lt;item&gt;721&lt;/item&gt;&lt;item&gt;723&lt;/item&gt;&lt;item&gt;725&lt;/item&gt;&lt;item&gt;726&lt;/item&gt;&lt;item&gt;727&lt;/item&gt;&lt;item&gt;732&lt;/item&gt;&lt;item&gt;733&lt;/item&gt;&lt;item&gt;734&lt;/item&gt;&lt;item&gt;735&lt;/item&gt;&lt;item&gt;736&lt;/item&gt;&lt;item&gt;738&lt;/item&gt;&lt;item&gt;739&lt;/item&gt;&lt;item&gt;740&lt;/item&gt;&lt;item&gt;743&lt;/item&gt;&lt;item&gt;745&lt;/item&gt;&lt;item&gt;746&lt;/item&gt;&lt;item&gt;747&lt;/item&gt;&lt;item&gt;748&lt;/item&gt;&lt;/record-ids&gt;&lt;/item&gt;&lt;/Libraries&gt;"/>
  </w:docVars>
  <w:rsids>
    <w:rsidRoot w:val="006F3923"/>
    <w:rsid w:val="00000293"/>
    <w:rsid w:val="00002369"/>
    <w:rsid w:val="000028E0"/>
    <w:rsid w:val="000029FB"/>
    <w:rsid w:val="0000300C"/>
    <w:rsid w:val="000037E2"/>
    <w:rsid w:val="00003B4D"/>
    <w:rsid w:val="00003C47"/>
    <w:rsid w:val="00003EA6"/>
    <w:rsid w:val="000043AF"/>
    <w:rsid w:val="000048FD"/>
    <w:rsid w:val="00005425"/>
    <w:rsid w:val="0000574F"/>
    <w:rsid w:val="00005C17"/>
    <w:rsid w:val="0000632C"/>
    <w:rsid w:val="00006830"/>
    <w:rsid w:val="0001156F"/>
    <w:rsid w:val="0001172C"/>
    <w:rsid w:val="00011806"/>
    <w:rsid w:val="00011FFF"/>
    <w:rsid w:val="00013550"/>
    <w:rsid w:val="00013741"/>
    <w:rsid w:val="00013DB7"/>
    <w:rsid w:val="00014326"/>
    <w:rsid w:val="00014606"/>
    <w:rsid w:val="00015B3E"/>
    <w:rsid w:val="00015B6E"/>
    <w:rsid w:val="00015CFB"/>
    <w:rsid w:val="00016278"/>
    <w:rsid w:val="000162A4"/>
    <w:rsid w:val="000173D0"/>
    <w:rsid w:val="00017BAF"/>
    <w:rsid w:val="00017FEA"/>
    <w:rsid w:val="00020393"/>
    <w:rsid w:val="00020B8D"/>
    <w:rsid w:val="00020F82"/>
    <w:rsid w:val="00021702"/>
    <w:rsid w:val="000222CC"/>
    <w:rsid w:val="00022D11"/>
    <w:rsid w:val="00022FFF"/>
    <w:rsid w:val="0002495D"/>
    <w:rsid w:val="00024EBA"/>
    <w:rsid w:val="00024F35"/>
    <w:rsid w:val="0002536A"/>
    <w:rsid w:val="00026808"/>
    <w:rsid w:val="00026A05"/>
    <w:rsid w:val="00026CA8"/>
    <w:rsid w:val="000303A2"/>
    <w:rsid w:val="0003049A"/>
    <w:rsid w:val="0003157E"/>
    <w:rsid w:val="00031C9B"/>
    <w:rsid w:val="00032A18"/>
    <w:rsid w:val="000335AC"/>
    <w:rsid w:val="0003367E"/>
    <w:rsid w:val="00033A55"/>
    <w:rsid w:val="00034353"/>
    <w:rsid w:val="000349DC"/>
    <w:rsid w:val="00034CE9"/>
    <w:rsid w:val="00035400"/>
    <w:rsid w:val="00035966"/>
    <w:rsid w:val="00035C7C"/>
    <w:rsid w:val="000365F0"/>
    <w:rsid w:val="0003664B"/>
    <w:rsid w:val="000367D1"/>
    <w:rsid w:val="00037C7D"/>
    <w:rsid w:val="00037E3F"/>
    <w:rsid w:val="000403FA"/>
    <w:rsid w:val="00040E6F"/>
    <w:rsid w:val="00041E88"/>
    <w:rsid w:val="00041F5D"/>
    <w:rsid w:val="000420B4"/>
    <w:rsid w:val="000422B9"/>
    <w:rsid w:val="000424C0"/>
    <w:rsid w:val="00042CAC"/>
    <w:rsid w:val="00042F96"/>
    <w:rsid w:val="000444AB"/>
    <w:rsid w:val="0004488A"/>
    <w:rsid w:val="00046EE7"/>
    <w:rsid w:val="000477A5"/>
    <w:rsid w:val="00047EF2"/>
    <w:rsid w:val="000505C2"/>
    <w:rsid w:val="00050CB1"/>
    <w:rsid w:val="0005154A"/>
    <w:rsid w:val="0005196E"/>
    <w:rsid w:val="00052DFD"/>
    <w:rsid w:val="000546EE"/>
    <w:rsid w:val="0005554F"/>
    <w:rsid w:val="00055F12"/>
    <w:rsid w:val="00056C4D"/>
    <w:rsid w:val="00056E98"/>
    <w:rsid w:val="00057348"/>
    <w:rsid w:val="00057553"/>
    <w:rsid w:val="0005794D"/>
    <w:rsid w:val="0005795D"/>
    <w:rsid w:val="00060AE8"/>
    <w:rsid w:val="000610B7"/>
    <w:rsid w:val="000614F1"/>
    <w:rsid w:val="00061A44"/>
    <w:rsid w:val="000627B0"/>
    <w:rsid w:val="00064D07"/>
    <w:rsid w:val="00065333"/>
    <w:rsid w:val="00066463"/>
    <w:rsid w:val="00066489"/>
    <w:rsid w:val="000674E5"/>
    <w:rsid w:val="00070100"/>
    <w:rsid w:val="00070A63"/>
    <w:rsid w:val="00070F43"/>
    <w:rsid w:val="0007102B"/>
    <w:rsid w:val="0007168E"/>
    <w:rsid w:val="00071762"/>
    <w:rsid w:val="000717CE"/>
    <w:rsid w:val="000718C0"/>
    <w:rsid w:val="00071CED"/>
    <w:rsid w:val="00071DDA"/>
    <w:rsid w:val="00071E1E"/>
    <w:rsid w:val="0007406C"/>
    <w:rsid w:val="000740E6"/>
    <w:rsid w:val="000748AA"/>
    <w:rsid w:val="000757D4"/>
    <w:rsid w:val="00075EC6"/>
    <w:rsid w:val="000766C0"/>
    <w:rsid w:val="00076975"/>
    <w:rsid w:val="000778E5"/>
    <w:rsid w:val="00080802"/>
    <w:rsid w:val="00080F94"/>
    <w:rsid w:val="00081491"/>
    <w:rsid w:val="00081C44"/>
    <w:rsid w:val="000822C3"/>
    <w:rsid w:val="000824E7"/>
    <w:rsid w:val="00082566"/>
    <w:rsid w:val="00083A1C"/>
    <w:rsid w:val="00083A63"/>
    <w:rsid w:val="00084046"/>
    <w:rsid w:val="00084207"/>
    <w:rsid w:val="000842D6"/>
    <w:rsid w:val="0008491C"/>
    <w:rsid w:val="00084EF2"/>
    <w:rsid w:val="00085C4B"/>
    <w:rsid w:val="00085E6A"/>
    <w:rsid w:val="00086D63"/>
    <w:rsid w:val="00087904"/>
    <w:rsid w:val="000904FB"/>
    <w:rsid w:val="00090938"/>
    <w:rsid w:val="00090C87"/>
    <w:rsid w:val="00090EBA"/>
    <w:rsid w:val="000914F1"/>
    <w:rsid w:val="00091554"/>
    <w:rsid w:val="00091692"/>
    <w:rsid w:val="000918BD"/>
    <w:rsid w:val="00091C0D"/>
    <w:rsid w:val="00092AE8"/>
    <w:rsid w:val="000937F8"/>
    <w:rsid w:val="00093EF7"/>
    <w:rsid w:val="00094856"/>
    <w:rsid w:val="00094BB1"/>
    <w:rsid w:val="00094CCF"/>
    <w:rsid w:val="0009523E"/>
    <w:rsid w:val="00097244"/>
    <w:rsid w:val="000977E3"/>
    <w:rsid w:val="000A0063"/>
    <w:rsid w:val="000A01B0"/>
    <w:rsid w:val="000A02C9"/>
    <w:rsid w:val="000A06C1"/>
    <w:rsid w:val="000A112B"/>
    <w:rsid w:val="000A1973"/>
    <w:rsid w:val="000A1D24"/>
    <w:rsid w:val="000A2A2F"/>
    <w:rsid w:val="000A2C51"/>
    <w:rsid w:val="000A350D"/>
    <w:rsid w:val="000A5197"/>
    <w:rsid w:val="000A520E"/>
    <w:rsid w:val="000A5EC5"/>
    <w:rsid w:val="000A5F62"/>
    <w:rsid w:val="000A6A2A"/>
    <w:rsid w:val="000A7185"/>
    <w:rsid w:val="000A7446"/>
    <w:rsid w:val="000A7558"/>
    <w:rsid w:val="000A79FE"/>
    <w:rsid w:val="000A7E0E"/>
    <w:rsid w:val="000B0793"/>
    <w:rsid w:val="000B1175"/>
    <w:rsid w:val="000B1931"/>
    <w:rsid w:val="000B2340"/>
    <w:rsid w:val="000B32F7"/>
    <w:rsid w:val="000B34F9"/>
    <w:rsid w:val="000B4240"/>
    <w:rsid w:val="000B4C3B"/>
    <w:rsid w:val="000B518E"/>
    <w:rsid w:val="000B5B8D"/>
    <w:rsid w:val="000B6B62"/>
    <w:rsid w:val="000B6BEF"/>
    <w:rsid w:val="000B6FE0"/>
    <w:rsid w:val="000B712C"/>
    <w:rsid w:val="000B71FE"/>
    <w:rsid w:val="000B7510"/>
    <w:rsid w:val="000B78E8"/>
    <w:rsid w:val="000C0029"/>
    <w:rsid w:val="000C06F2"/>
    <w:rsid w:val="000C1363"/>
    <w:rsid w:val="000C180E"/>
    <w:rsid w:val="000C18D3"/>
    <w:rsid w:val="000C1B52"/>
    <w:rsid w:val="000C36C7"/>
    <w:rsid w:val="000C412E"/>
    <w:rsid w:val="000C456B"/>
    <w:rsid w:val="000C5624"/>
    <w:rsid w:val="000C5916"/>
    <w:rsid w:val="000C597E"/>
    <w:rsid w:val="000C5B74"/>
    <w:rsid w:val="000C626D"/>
    <w:rsid w:val="000C6716"/>
    <w:rsid w:val="000C6D2A"/>
    <w:rsid w:val="000C73B6"/>
    <w:rsid w:val="000C7624"/>
    <w:rsid w:val="000C7A4E"/>
    <w:rsid w:val="000D0C25"/>
    <w:rsid w:val="000D140D"/>
    <w:rsid w:val="000D1741"/>
    <w:rsid w:val="000D1B5D"/>
    <w:rsid w:val="000D1D14"/>
    <w:rsid w:val="000D20F7"/>
    <w:rsid w:val="000D2BFA"/>
    <w:rsid w:val="000D2EC6"/>
    <w:rsid w:val="000D5111"/>
    <w:rsid w:val="000D5D60"/>
    <w:rsid w:val="000D6CB6"/>
    <w:rsid w:val="000D6D63"/>
    <w:rsid w:val="000D6FBE"/>
    <w:rsid w:val="000D776B"/>
    <w:rsid w:val="000D7A14"/>
    <w:rsid w:val="000D7C74"/>
    <w:rsid w:val="000E01CD"/>
    <w:rsid w:val="000E0A16"/>
    <w:rsid w:val="000E1094"/>
    <w:rsid w:val="000E10F5"/>
    <w:rsid w:val="000E24A8"/>
    <w:rsid w:val="000E2CEC"/>
    <w:rsid w:val="000E4DC5"/>
    <w:rsid w:val="000E5BF5"/>
    <w:rsid w:val="000E6B5B"/>
    <w:rsid w:val="000E7131"/>
    <w:rsid w:val="000F0230"/>
    <w:rsid w:val="000F03DE"/>
    <w:rsid w:val="000F1326"/>
    <w:rsid w:val="000F1DA5"/>
    <w:rsid w:val="000F325C"/>
    <w:rsid w:val="000F3DC8"/>
    <w:rsid w:val="000F4106"/>
    <w:rsid w:val="000F5753"/>
    <w:rsid w:val="000F693B"/>
    <w:rsid w:val="000F7642"/>
    <w:rsid w:val="000F7824"/>
    <w:rsid w:val="000F7959"/>
    <w:rsid w:val="001004B6"/>
    <w:rsid w:val="00100BBC"/>
    <w:rsid w:val="00101A9F"/>
    <w:rsid w:val="001028BE"/>
    <w:rsid w:val="00103A8D"/>
    <w:rsid w:val="00103CD3"/>
    <w:rsid w:val="00104144"/>
    <w:rsid w:val="0010494B"/>
    <w:rsid w:val="00104BB9"/>
    <w:rsid w:val="00105AAA"/>
    <w:rsid w:val="00105AF1"/>
    <w:rsid w:val="00107CCC"/>
    <w:rsid w:val="00107F1D"/>
    <w:rsid w:val="00110C72"/>
    <w:rsid w:val="00111DD0"/>
    <w:rsid w:val="00112775"/>
    <w:rsid w:val="00112B13"/>
    <w:rsid w:val="00112C2B"/>
    <w:rsid w:val="00113CA2"/>
    <w:rsid w:val="001149D3"/>
    <w:rsid w:val="001167CB"/>
    <w:rsid w:val="00116ACF"/>
    <w:rsid w:val="00116F0A"/>
    <w:rsid w:val="0011762C"/>
    <w:rsid w:val="0012017F"/>
    <w:rsid w:val="001206AA"/>
    <w:rsid w:val="00121705"/>
    <w:rsid w:val="00121D21"/>
    <w:rsid w:val="001223A5"/>
    <w:rsid w:val="0012299F"/>
    <w:rsid w:val="00122C6E"/>
    <w:rsid w:val="0012359B"/>
    <w:rsid w:val="00123CD2"/>
    <w:rsid w:val="001248C0"/>
    <w:rsid w:val="0012491A"/>
    <w:rsid w:val="0012494B"/>
    <w:rsid w:val="0012577F"/>
    <w:rsid w:val="00125941"/>
    <w:rsid w:val="00126AD1"/>
    <w:rsid w:val="00127893"/>
    <w:rsid w:val="00127FB3"/>
    <w:rsid w:val="00130235"/>
    <w:rsid w:val="00130F6A"/>
    <w:rsid w:val="001318EF"/>
    <w:rsid w:val="00131C43"/>
    <w:rsid w:val="00132EA5"/>
    <w:rsid w:val="00133914"/>
    <w:rsid w:val="00133B13"/>
    <w:rsid w:val="00133F54"/>
    <w:rsid w:val="001347D4"/>
    <w:rsid w:val="001352DD"/>
    <w:rsid w:val="00135FB2"/>
    <w:rsid w:val="001379B8"/>
    <w:rsid w:val="00137CD6"/>
    <w:rsid w:val="00137E95"/>
    <w:rsid w:val="001403F1"/>
    <w:rsid w:val="00140870"/>
    <w:rsid w:val="00141592"/>
    <w:rsid w:val="00142BCE"/>
    <w:rsid w:val="00143AE9"/>
    <w:rsid w:val="00144DB0"/>
    <w:rsid w:val="00145C69"/>
    <w:rsid w:val="00145D6F"/>
    <w:rsid w:val="00146730"/>
    <w:rsid w:val="00151842"/>
    <w:rsid w:val="001522A5"/>
    <w:rsid w:val="001525B1"/>
    <w:rsid w:val="0015317B"/>
    <w:rsid w:val="001532BC"/>
    <w:rsid w:val="00154925"/>
    <w:rsid w:val="00154F8C"/>
    <w:rsid w:val="00155535"/>
    <w:rsid w:val="00155860"/>
    <w:rsid w:val="001559A4"/>
    <w:rsid w:val="0015607D"/>
    <w:rsid w:val="0015655B"/>
    <w:rsid w:val="00156743"/>
    <w:rsid w:val="00156EFA"/>
    <w:rsid w:val="00157415"/>
    <w:rsid w:val="00157AE8"/>
    <w:rsid w:val="00157BF4"/>
    <w:rsid w:val="001613DC"/>
    <w:rsid w:val="00161A2E"/>
    <w:rsid w:val="00162523"/>
    <w:rsid w:val="001627F9"/>
    <w:rsid w:val="00162EF1"/>
    <w:rsid w:val="00162FBC"/>
    <w:rsid w:val="0016357F"/>
    <w:rsid w:val="00163764"/>
    <w:rsid w:val="001647E1"/>
    <w:rsid w:val="0016639F"/>
    <w:rsid w:val="0016645D"/>
    <w:rsid w:val="00167353"/>
    <w:rsid w:val="0017044C"/>
    <w:rsid w:val="00171AC3"/>
    <w:rsid w:val="00172049"/>
    <w:rsid w:val="0017246B"/>
    <w:rsid w:val="001729D4"/>
    <w:rsid w:val="00174AD3"/>
    <w:rsid w:val="00174D70"/>
    <w:rsid w:val="00175757"/>
    <w:rsid w:val="0017578A"/>
    <w:rsid w:val="0018061D"/>
    <w:rsid w:val="0018197A"/>
    <w:rsid w:val="00181D68"/>
    <w:rsid w:val="00183630"/>
    <w:rsid w:val="00183DC6"/>
    <w:rsid w:val="00183E08"/>
    <w:rsid w:val="001841E5"/>
    <w:rsid w:val="00185477"/>
    <w:rsid w:val="00185629"/>
    <w:rsid w:val="0018697E"/>
    <w:rsid w:val="00186E39"/>
    <w:rsid w:val="00191182"/>
    <w:rsid w:val="00191272"/>
    <w:rsid w:val="001917E3"/>
    <w:rsid w:val="001919F5"/>
    <w:rsid w:val="001922E3"/>
    <w:rsid w:val="0019304F"/>
    <w:rsid w:val="00193981"/>
    <w:rsid w:val="00193C1E"/>
    <w:rsid w:val="00194737"/>
    <w:rsid w:val="00195518"/>
    <w:rsid w:val="00195DDF"/>
    <w:rsid w:val="0019695A"/>
    <w:rsid w:val="00197326"/>
    <w:rsid w:val="00197528"/>
    <w:rsid w:val="00197BF8"/>
    <w:rsid w:val="001A0075"/>
    <w:rsid w:val="001A10F2"/>
    <w:rsid w:val="001A10FD"/>
    <w:rsid w:val="001A2363"/>
    <w:rsid w:val="001A309F"/>
    <w:rsid w:val="001A30E8"/>
    <w:rsid w:val="001A4311"/>
    <w:rsid w:val="001A4487"/>
    <w:rsid w:val="001A5EC3"/>
    <w:rsid w:val="001A6365"/>
    <w:rsid w:val="001A6920"/>
    <w:rsid w:val="001A735E"/>
    <w:rsid w:val="001A77F7"/>
    <w:rsid w:val="001B06D1"/>
    <w:rsid w:val="001B0BCB"/>
    <w:rsid w:val="001B2909"/>
    <w:rsid w:val="001B2BC4"/>
    <w:rsid w:val="001B2E4E"/>
    <w:rsid w:val="001B311E"/>
    <w:rsid w:val="001B36D3"/>
    <w:rsid w:val="001B5100"/>
    <w:rsid w:val="001B593A"/>
    <w:rsid w:val="001B609D"/>
    <w:rsid w:val="001B6830"/>
    <w:rsid w:val="001B68D5"/>
    <w:rsid w:val="001B7753"/>
    <w:rsid w:val="001B77F2"/>
    <w:rsid w:val="001B7A8F"/>
    <w:rsid w:val="001B7CB2"/>
    <w:rsid w:val="001C01D2"/>
    <w:rsid w:val="001C0561"/>
    <w:rsid w:val="001C1AC2"/>
    <w:rsid w:val="001C1F57"/>
    <w:rsid w:val="001C2E1C"/>
    <w:rsid w:val="001C436D"/>
    <w:rsid w:val="001C58B4"/>
    <w:rsid w:val="001C5ACB"/>
    <w:rsid w:val="001C6432"/>
    <w:rsid w:val="001C7707"/>
    <w:rsid w:val="001D0D54"/>
    <w:rsid w:val="001D1058"/>
    <w:rsid w:val="001D1897"/>
    <w:rsid w:val="001D2E80"/>
    <w:rsid w:val="001D2FA7"/>
    <w:rsid w:val="001D320F"/>
    <w:rsid w:val="001D37C2"/>
    <w:rsid w:val="001D4E54"/>
    <w:rsid w:val="001D5401"/>
    <w:rsid w:val="001D68E3"/>
    <w:rsid w:val="001D74ED"/>
    <w:rsid w:val="001D789F"/>
    <w:rsid w:val="001D7E46"/>
    <w:rsid w:val="001E0191"/>
    <w:rsid w:val="001E0E03"/>
    <w:rsid w:val="001E11A0"/>
    <w:rsid w:val="001E211F"/>
    <w:rsid w:val="001E2E0B"/>
    <w:rsid w:val="001E2F8D"/>
    <w:rsid w:val="001E2FFF"/>
    <w:rsid w:val="001E3004"/>
    <w:rsid w:val="001E5286"/>
    <w:rsid w:val="001E5F64"/>
    <w:rsid w:val="001E6BD5"/>
    <w:rsid w:val="001E7E60"/>
    <w:rsid w:val="001F0B15"/>
    <w:rsid w:val="001F0E7D"/>
    <w:rsid w:val="001F169E"/>
    <w:rsid w:val="001F2086"/>
    <w:rsid w:val="001F2D72"/>
    <w:rsid w:val="001F3288"/>
    <w:rsid w:val="001F384B"/>
    <w:rsid w:val="001F3B57"/>
    <w:rsid w:val="001F3D61"/>
    <w:rsid w:val="001F42CD"/>
    <w:rsid w:val="001F490C"/>
    <w:rsid w:val="001F4B41"/>
    <w:rsid w:val="001F4F57"/>
    <w:rsid w:val="001F6FAE"/>
    <w:rsid w:val="001F705D"/>
    <w:rsid w:val="001F7366"/>
    <w:rsid w:val="002008F4"/>
    <w:rsid w:val="00200AF7"/>
    <w:rsid w:val="002027BC"/>
    <w:rsid w:val="002031D4"/>
    <w:rsid w:val="002034D6"/>
    <w:rsid w:val="0020421B"/>
    <w:rsid w:val="00204F0B"/>
    <w:rsid w:val="00205A9E"/>
    <w:rsid w:val="00206427"/>
    <w:rsid w:val="00206F91"/>
    <w:rsid w:val="0020731B"/>
    <w:rsid w:val="0020735C"/>
    <w:rsid w:val="002073B8"/>
    <w:rsid w:val="00207B40"/>
    <w:rsid w:val="0021109C"/>
    <w:rsid w:val="00211CD1"/>
    <w:rsid w:val="002130F8"/>
    <w:rsid w:val="00213CAC"/>
    <w:rsid w:val="0021485C"/>
    <w:rsid w:val="00214921"/>
    <w:rsid w:val="00214935"/>
    <w:rsid w:val="002151F3"/>
    <w:rsid w:val="002201EA"/>
    <w:rsid w:val="0022049F"/>
    <w:rsid w:val="00220559"/>
    <w:rsid w:val="00220579"/>
    <w:rsid w:val="00220911"/>
    <w:rsid w:val="00221A78"/>
    <w:rsid w:val="00222308"/>
    <w:rsid w:val="0022348F"/>
    <w:rsid w:val="002247EA"/>
    <w:rsid w:val="00225ED5"/>
    <w:rsid w:val="002264CC"/>
    <w:rsid w:val="00226522"/>
    <w:rsid w:val="00226CD5"/>
    <w:rsid w:val="00227A9B"/>
    <w:rsid w:val="00227D5B"/>
    <w:rsid w:val="002302E2"/>
    <w:rsid w:val="00231438"/>
    <w:rsid w:val="0023183C"/>
    <w:rsid w:val="00232D5E"/>
    <w:rsid w:val="00232E6E"/>
    <w:rsid w:val="00233838"/>
    <w:rsid w:val="00233CE1"/>
    <w:rsid w:val="00233F50"/>
    <w:rsid w:val="002342FA"/>
    <w:rsid w:val="00234671"/>
    <w:rsid w:val="0023472A"/>
    <w:rsid w:val="00234A06"/>
    <w:rsid w:val="00235937"/>
    <w:rsid w:val="00240BC6"/>
    <w:rsid w:val="002418DD"/>
    <w:rsid w:val="002424BC"/>
    <w:rsid w:val="00242868"/>
    <w:rsid w:val="00242F76"/>
    <w:rsid w:val="0024361F"/>
    <w:rsid w:val="00243E26"/>
    <w:rsid w:val="00244068"/>
    <w:rsid w:val="002444BA"/>
    <w:rsid w:val="002451CC"/>
    <w:rsid w:val="00245F08"/>
    <w:rsid w:val="00246241"/>
    <w:rsid w:val="00246884"/>
    <w:rsid w:val="002474E2"/>
    <w:rsid w:val="00247EDE"/>
    <w:rsid w:val="0025025D"/>
    <w:rsid w:val="00250683"/>
    <w:rsid w:val="002511ED"/>
    <w:rsid w:val="0025182E"/>
    <w:rsid w:val="00252D4A"/>
    <w:rsid w:val="00253730"/>
    <w:rsid w:val="00253809"/>
    <w:rsid w:val="00253EE4"/>
    <w:rsid w:val="002540FF"/>
    <w:rsid w:val="00254561"/>
    <w:rsid w:val="0025486B"/>
    <w:rsid w:val="00254DAB"/>
    <w:rsid w:val="00256929"/>
    <w:rsid w:val="00256951"/>
    <w:rsid w:val="00256B33"/>
    <w:rsid w:val="00257941"/>
    <w:rsid w:val="00257E26"/>
    <w:rsid w:val="00260068"/>
    <w:rsid w:val="002611CF"/>
    <w:rsid w:val="00262D85"/>
    <w:rsid w:val="00264266"/>
    <w:rsid w:val="00264DC1"/>
    <w:rsid w:val="0026549F"/>
    <w:rsid w:val="00265A44"/>
    <w:rsid w:val="00265BB5"/>
    <w:rsid w:val="00265E49"/>
    <w:rsid w:val="0026619B"/>
    <w:rsid w:val="002666F6"/>
    <w:rsid w:val="0026749E"/>
    <w:rsid w:val="00267BEE"/>
    <w:rsid w:val="00271FD9"/>
    <w:rsid w:val="0027235B"/>
    <w:rsid w:val="002728AD"/>
    <w:rsid w:val="00272A37"/>
    <w:rsid w:val="00272FA3"/>
    <w:rsid w:val="00273E67"/>
    <w:rsid w:val="00274DC1"/>
    <w:rsid w:val="0027552C"/>
    <w:rsid w:val="00275534"/>
    <w:rsid w:val="002759EF"/>
    <w:rsid w:val="00276101"/>
    <w:rsid w:val="00277ACD"/>
    <w:rsid w:val="00277E4E"/>
    <w:rsid w:val="002803C4"/>
    <w:rsid w:val="00280B09"/>
    <w:rsid w:val="00281455"/>
    <w:rsid w:val="00281944"/>
    <w:rsid w:val="00281C36"/>
    <w:rsid w:val="00281DD4"/>
    <w:rsid w:val="00283414"/>
    <w:rsid w:val="00283503"/>
    <w:rsid w:val="00284E17"/>
    <w:rsid w:val="00285074"/>
    <w:rsid w:val="00285578"/>
    <w:rsid w:val="00285A77"/>
    <w:rsid w:val="00287AF8"/>
    <w:rsid w:val="00287B34"/>
    <w:rsid w:val="00291A4D"/>
    <w:rsid w:val="00291E69"/>
    <w:rsid w:val="002928E1"/>
    <w:rsid w:val="0029346A"/>
    <w:rsid w:val="00293551"/>
    <w:rsid w:val="002937A1"/>
    <w:rsid w:val="00293AC1"/>
    <w:rsid w:val="0029450A"/>
    <w:rsid w:val="00294535"/>
    <w:rsid w:val="002947CC"/>
    <w:rsid w:val="0029486F"/>
    <w:rsid w:val="00294A0A"/>
    <w:rsid w:val="00294C00"/>
    <w:rsid w:val="00295B15"/>
    <w:rsid w:val="00296ECF"/>
    <w:rsid w:val="002A11E9"/>
    <w:rsid w:val="002A193B"/>
    <w:rsid w:val="002A19F6"/>
    <w:rsid w:val="002A21A4"/>
    <w:rsid w:val="002A23C4"/>
    <w:rsid w:val="002A2F94"/>
    <w:rsid w:val="002A32B2"/>
    <w:rsid w:val="002A4DD0"/>
    <w:rsid w:val="002A5518"/>
    <w:rsid w:val="002A5F5E"/>
    <w:rsid w:val="002A6838"/>
    <w:rsid w:val="002A6F8E"/>
    <w:rsid w:val="002B11B2"/>
    <w:rsid w:val="002B240F"/>
    <w:rsid w:val="002B2567"/>
    <w:rsid w:val="002B2CFC"/>
    <w:rsid w:val="002B2E22"/>
    <w:rsid w:val="002B4531"/>
    <w:rsid w:val="002B47DD"/>
    <w:rsid w:val="002B6016"/>
    <w:rsid w:val="002B6258"/>
    <w:rsid w:val="002B6ACE"/>
    <w:rsid w:val="002B7750"/>
    <w:rsid w:val="002C0218"/>
    <w:rsid w:val="002C1142"/>
    <w:rsid w:val="002C1AFD"/>
    <w:rsid w:val="002C4BF3"/>
    <w:rsid w:val="002C4C0C"/>
    <w:rsid w:val="002C5133"/>
    <w:rsid w:val="002C5188"/>
    <w:rsid w:val="002C5207"/>
    <w:rsid w:val="002C5261"/>
    <w:rsid w:val="002C5A28"/>
    <w:rsid w:val="002C5BB7"/>
    <w:rsid w:val="002C5DB6"/>
    <w:rsid w:val="002C63AE"/>
    <w:rsid w:val="002C6EEB"/>
    <w:rsid w:val="002D0EB6"/>
    <w:rsid w:val="002D10C1"/>
    <w:rsid w:val="002D17FB"/>
    <w:rsid w:val="002D1D00"/>
    <w:rsid w:val="002D2050"/>
    <w:rsid w:val="002D2101"/>
    <w:rsid w:val="002D2508"/>
    <w:rsid w:val="002D327C"/>
    <w:rsid w:val="002D346C"/>
    <w:rsid w:val="002D36DF"/>
    <w:rsid w:val="002D4CB6"/>
    <w:rsid w:val="002D55E7"/>
    <w:rsid w:val="002D5D14"/>
    <w:rsid w:val="002D6909"/>
    <w:rsid w:val="002D7B1A"/>
    <w:rsid w:val="002E0011"/>
    <w:rsid w:val="002E02F0"/>
    <w:rsid w:val="002E1993"/>
    <w:rsid w:val="002E3A9A"/>
    <w:rsid w:val="002E3C7E"/>
    <w:rsid w:val="002E3DE7"/>
    <w:rsid w:val="002E4E20"/>
    <w:rsid w:val="002E54AA"/>
    <w:rsid w:val="002E56F5"/>
    <w:rsid w:val="002E5922"/>
    <w:rsid w:val="002E5BD4"/>
    <w:rsid w:val="002E6096"/>
    <w:rsid w:val="002E6AE7"/>
    <w:rsid w:val="002E6B76"/>
    <w:rsid w:val="002E78BE"/>
    <w:rsid w:val="002E7908"/>
    <w:rsid w:val="002E7981"/>
    <w:rsid w:val="002E7AD8"/>
    <w:rsid w:val="002F1CC9"/>
    <w:rsid w:val="002F1DD9"/>
    <w:rsid w:val="002F3761"/>
    <w:rsid w:val="002F3D02"/>
    <w:rsid w:val="002F4234"/>
    <w:rsid w:val="002F4492"/>
    <w:rsid w:val="002F4753"/>
    <w:rsid w:val="002F4FD4"/>
    <w:rsid w:val="002F51BB"/>
    <w:rsid w:val="002F6D30"/>
    <w:rsid w:val="002F7312"/>
    <w:rsid w:val="002F788A"/>
    <w:rsid w:val="00300360"/>
    <w:rsid w:val="00300D1B"/>
    <w:rsid w:val="003010E4"/>
    <w:rsid w:val="003017CE"/>
    <w:rsid w:val="003024C4"/>
    <w:rsid w:val="00303A83"/>
    <w:rsid w:val="00303B21"/>
    <w:rsid w:val="003041D8"/>
    <w:rsid w:val="0030427E"/>
    <w:rsid w:val="00304B8C"/>
    <w:rsid w:val="00304D2F"/>
    <w:rsid w:val="0030563D"/>
    <w:rsid w:val="003059C1"/>
    <w:rsid w:val="0030655A"/>
    <w:rsid w:val="003070F9"/>
    <w:rsid w:val="003076B8"/>
    <w:rsid w:val="00307A11"/>
    <w:rsid w:val="00310767"/>
    <w:rsid w:val="003108BE"/>
    <w:rsid w:val="00310CEE"/>
    <w:rsid w:val="00310D62"/>
    <w:rsid w:val="0031211F"/>
    <w:rsid w:val="0031233F"/>
    <w:rsid w:val="003128AD"/>
    <w:rsid w:val="00312A57"/>
    <w:rsid w:val="00312C4A"/>
    <w:rsid w:val="003139ED"/>
    <w:rsid w:val="00313CF2"/>
    <w:rsid w:val="00313E2B"/>
    <w:rsid w:val="00313EE5"/>
    <w:rsid w:val="003140C1"/>
    <w:rsid w:val="0031425B"/>
    <w:rsid w:val="00314775"/>
    <w:rsid w:val="00314899"/>
    <w:rsid w:val="003148FA"/>
    <w:rsid w:val="0031507A"/>
    <w:rsid w:val="003157DF"/>
    <w:rsid w:val="0031615A"/>
    <w:rsid w:val="003167FF"/>
    <w:rsid w:val="00316A13"/>
    <w:rsid w:val="00320690"/>
    <w:rsid w:val="00321817"/>
    <w:rsid w:val="00321835"/>
    <w:rsid w:val="00322B56"/>
    <w:rsid w:val="00323AE0"/>
    <w:rsid w:val="00324D49"/>
    <w:rsid w:val="00324F83"/>
    <w:rsid w:val="003259A7"/>
    <w:rsid w:val="003263C6"/>
    <w:rsid w:val="00326D78"/>
    <w:rsid w:val="00330774"/>
    <w:rsid w:val="00330D9B"/>
    <w:rsid w:val="003310C7"/>
    <w:rsid w:val="00331253"/>
    <w:rsid w:val="003340BA"/>
    <w:rsid w:val="00335C04"/>
    <w:rsid w:val="00335C2F"/>
    <w:rsid w:val="00336858"/>
    <w:rsid w:val="00336982"/>
    <w:rsid w:val="00337187"/>
    <w:rsid w:val="00337637"/>
    <w:rsid w:val="00337A76"/>
    <w:rsid w:val="00337CEB"/>
    <w:rsid w:val="00340D32"/>
    <w:rsid w:val="00342831"/>
    <w:rsid w:val="003441DA"/>
    <w:rsid w:val="00344807"/>
    <w:rsid w:val="0034536B"/>
    <w:rsid w:val="003454DA"/>
    <w:rsid w:val="00345CD0"/>
    <w:rsid w:val="003461D3"/>
    <w:rsid w:val="00346541"/>
    <w:rsid w:val="00347771"/>
    <w:rsid w:val="00350554"/>
    <w:rsid w:val="00350A87"/>
    <w:rsid w:val="00350E30"/>
    <w:rsid w:val="00350FE3"/>
    <w:rsid w:val="00351C75"/>
    <w:rsid w:val="00352275"/>
    <w:rsid w:val="00353693"/>
    <w:rsid w:val="00353F78"/>
    <w:rsid w:val="00355E88"/>
    <w:rsid w:val="00355FB5"/>
    <w:rsid w:val="003560A6"/>
    <w:rsid w:val="00356190"/>
    <w:rsid w:val="00357382"/>
    <w:rsid w:val="003573AB"/>
    <w:rsid w:val="00357C17"/>
    <w:rsid w:val="003621F5"/>
    <w:rsid w:val="0036225E"/>
    <w:rsid w:val="003622A5"/>
    <w:rsid w:val="00362841"/>
    <w:rsid w:val="003628E9"/>
    <w:rsid w:val="00362DB1"/>
    <w:rsid w:val="00363B9C"/>
    <w:rsid w:val="003644F7"/>
    <w:rsid w:val="00364A2E"/>
    <w:rsid w:val="00364E5A"/>
    <w:rsid w:val="00364FF9"/>
    <w:rsid w:val="0036514D"/>
    <w:rsid w:val="00366213"/>
    <w:rsid w:val="00366A03"/>
    <w:rsid w:val="003677E3"/>
    <w:rsid w:val="003679F0"/>
    <w:rsid w:val="00370A0B"/>
    <w:rsid w:val="0037141A"/>
    <w:rsid w:val="00371816"/>
    <w:rsid w:val="00371D4C"/>
    <w:rsid w:val="00372333"/>
    <w:rsid w:val="003727A1"/>
    <w:rsid w:val="00372EDB"/>
    <w:rsid w:val="00373E3B"/>
    <w:rsid w:val="00374180"/>
    <w:rsid w:val="00374AFF"/>
    <w:rsid w:val="00375885"/>
    <w:rsid w:val="003768EF"/>
    <w:rsid w:val="00376988"/>
    <w:rsid w:val="0037752D"/>
    <w:rsid w:val="003801FC"/>
    <w:rsid w:val="003808A0"/>
    <w:rsid w:val="00380F58"/>
    <w:rsid w:val="00381440"/>
    <w:rsid w:val="003814FD"/>
    <w:rsid w:val="00381BD2"/>
    <w:rsid w:val="00381E2E"/>
    <w:rsid w:val="0038357E"/>
    <w:rsid w:val="00383B62"/>
    <w:rsid w:val="00383C73"/>
    <w:rsid w:val="00383FEA"/>
    <w:rsid w:val="003850E7"/>
    <w:rsid w:val="00386234"/>
    <w:rsid w:val="0038677B"/>
    <w:rsid w:val="0038716F"/>
    <w:rsid w:val="00387AB2"/>
    <w:rsid w:val="00390563"/>
    <w:rsid w:val="00390BF7"/>
    <w:rsid w:val="00390C37"/>
    <w:rsid w:val="00391BF3"/>
    <w:rsid w:val="00392007"/>
    <w:rsid w:val="00392022"/>
    <w:rsid w:val="003920BE"/>
    <w:rsid w:val="003926DF"/>
    <w:rsid w:val="00392B87"/>
    <w:rsid w:val="00393132"/>
    <w:rsid w:val="00393861"/>
    <w:rsid w:val="003957D5"/>
    <w:rsid w:val="00395B29"/>
    <w:rsid w:val="00395D9A"/>
    <w:rsid w:val="003960F9"/>
    <w:rsid w:val="00396859"/>
    <w:rsid w:val="00396D78"/>
    <w:rsid w:val="00396D86"/>
    <w:rsid w:val="003972D3"/>
    <w:rsid w:val="003A0FF3"/>
    <w:rsid w:val="003A18AE"/>
    <w:rsid w:val="003A2D2C"/>
    <w:rsid w:val="003A32E5"/>
    <w:rsid w:val="003A5001"/>
    <w:rsid w:val="003A56BF"/>
    <w:rsid w:val="003A587F"/>
    <w:rsid w:val="003A5FA1"/>
    <w:rsid w:val="003A6622"/>
    <w:rsid w:val="003A66C6"/>
    <w:rsid w:val="003A6867"/>
    <w:rsid w:val="003B0D83"/>
    <w:rsid w:val="003B10D9"/>
    <w:rsid w:val="003B1773"/>
    <w:rsid w:val="003B1EBA"/>
    <w:rsid w:val="003B2942"/>
    <w:rsid w:val="003B350C"/>
    <w:rsid w:val="003B45AF"/>
    <w:rsid w:val="003B46B6"/>
    <w:rsid w:val="003B50CF"/>
    <w:rsid w:val="003B5510"/>
    <w:rsid w:val="003B5DAC"/>
    <w:rsid w:val="003B624C"/>
    <w:rsid w:val="003B65E8"/>
    <w:rsid w:val="003B6CFA"/>
    <w:rsid w:val="003B7400"/>
    <w:rsid w:val="003B744A"/>
    <w:rsid w:val="003C0BF5"/>
    <w:rsid w:val="003C0C77"/>
    <w:rsid w:val="003C0D3B"/>
    <w:rsid w:val="003C263F"/>
    <w:rsid w:val="003C37B5"/>
    <w:rsid w:val="003C395E"/>
    <w:rsid w:val="003C3D20"/>
    <w:rsid w:val="003C5126"/>
    <w:rsid w:val="003C56A4"/>
    <w:rsid w:val="003C5FCC"/>
    <w:rsid w:val="003C6000"/>
    <w:rsid w:val="003C78F9"/>
    <w:rsid w:val="003C7D2B"/>
    <w:rsid w:val="003D0529"/>
    <w:rsid w:val="003D0924"/>
    <w:rsid w:val="003D102C"/>
    <w:rsid w:val="003D10BC"/>
    <w:rsid w:val="003D1CFA"/>
    <w:rsid w:val="003D1E18"/>
    <w:rsid w:val="003D238C"/>
    <w:rsid w:val="003D2AC6"/>
    <w:rsid w:val="003D2B7D"/>
    <w:rsid w:val="003D3A4C"/>
    <w:rsid w:val="003D3A52"/>
    <w:rsid w:val="003D4546"/>
    <w:rsid w:val="003D4DAB"/>
    <w:rsid w:val="003D527B"/>
    <w:rsid w:val="003D5648"/>
    <w:rsid w:val="003D6266"/>
    <w:rsid w:val="003D7ACE"/>
    <w:rsid w:val="003E141A"/>
    <w:rsid w:val="003E1D71"/>
    <w:rsid w:val="003E2A4A"/>
    <w:rsid w:val="003E2A85"/>
    <w:rsid w:val="003E34AA"/>
    <w:rsid w:val="003E34CC"/>
    <w:rsid w:val="003E39CE"/>
    <w:rsid w:val="003E39E8"/>
    <w:rsid w:val="003E44C4"/>
    <w:rsid w:val="003E4FA4"/>
    <w:rsid w:val="003E6065"/>
    <w:rsid w:val="003F0070"/>
    <w:rsid w:val="003F0657"/>
    <w:rsid w:val="003F07CA"/>
    <w:rsid w:val="003F172D"/>
    <w:rsid w:val="003F2029"/>
    <w:rsid w:val="003F2B0E"/>
    <w:rsid w:val="003F2D00"/>
    <w:rsid w:val="003F3150"/>
    <w:rsid w:val="003F382E"/>
    <w:rsid w:val="003F38EA"/>
    <w:rsid w:val="003F4158"/>
    <w:rsid w:val="003F4277"/>
    <w:rsid w:val="003F4756"/>
    <w:rsid w:val="003F4AC0"/>
    <w:rsid w:val="003F4E01"/>
    <w:rsid w:val="003F4FDE"/>
    <w:rsid w:val="003F5083"/>
    <w:rsid w:val="003F5517"/>
    <w:rsid w:val="003F5AEC"/>
    <w:rsid w:val="003F6F74"/>
    <w:rsid w:val="003F71BF"/>
    <w:rsid w:val="003F7B5E"/>
    <w:rsid w:val="00400127"/>
    <w:rsid w:val="00400D91"/>
    <w:rsid w:val="0040106B"/>
    <w:rsid w:val="00401580"/>
    <w:rsid w:val="00401891"/>
    <w:rsid w:val="00401968"/>
    <w:rsid w:val="00402174"/>
    <w:rsid w:val="0040303C"/>
    <w:rsid w:val="00403387"/>
    <w:rsid w:val="004036A6"/>
    <w:rsid w:val="00403BC5"/>
    <w:rsid w:val="004048AB"/>
    <w:rsid w:val="00407B88"/>
    <w:rsid w:val="00407C29"/>
    <w:rsid w:val="004100DC"/>
    <w:rsid w:val="004115E8"/>
    <w:rsid w:val="00411F3A"/>
    <w:rsid w:val="00412CA7"/>
    <w:rsid w:val="00412E5C"/>
    <w:rsid w:val="004131E4"/>
    <w:rsid w:val="00413E45"/>
    <w:rsid w:val="004148A3"/>
    <w:rsid w:val="00414F4C"/>
    <w:rsid w:val="004168D6"/>
    <w:rsid w:val="00416CB5"/>
    <w:rsid w:val="00417389"/>
    <w:rsid w:val="00417FDB"/>
    <w:rsid w:val="00421B93"/>
    <w:rsid w:val="00421CAA"/>
    <w:rsid w:val="00421FB4"/>
    <w:rsid w:val="00422066"/>
    <w:rsid w:val="00422AE2"/>
    <w:rsid w:val="00423282"/>
    <w:rsid w:val="00423796"/>
    <w:rsid w:val="0042382B"/>
    <w:rsid w:val="00423A93"/>
    <w:rsid w:val="00423BDB"/>
    <w:rsid w:val="0042488F"/>
    <w:rsid w:val="00424E42"/>
    <w:rsid w:val="00425029"/>
    <w:rsid w:val="0042574E"/>
    <w:rsid w:val="00425DDF"/>
    <w:rsid w:val="004261D8"/>
    <w:rsid w:val="00426C5C"/>
    <w:rsid w:val="004274DE"/>
    <w:rsid w:val="004276DD"/>
    <w:rsid w:val="0043008D"/>
    <w:rsid w:val="00430949"/>
    <w:rsid w:val="00430B77"/>
    <w:rsid w:val="0043177D"/>
    <w:rsid w:val="004317C5"/>
    <w:rsid w:val="0043239C"/>
    <w:rsid w:val="00432A4D"/>
    <w:rsid w:val="00432A95"/>
    <w:rsid w:val="00433EE2"/>
    <w:rsid w:val="004340AB"/>
    <w:rsid w:val="004341F2"/>
    <w:rsid w:val="00434881"/>
    <w:rsid w:val="00434E98"/>
    <w:rsid w:val="00435200"/>
    <w:rsid w:val="004367A0"/>
    <w:rsid w:val="004378CA"/>
    <w:rsid w:val="00440557"/>
    <w:rsid w:val="00440956"/>
    <w:rsid w:val="00441711"/>
    <w:rsid w:val="00441BC4"/>
    <w:rsid w:val="00441F34"/>
    <w:rsid w:val="0044228F"/>
    <w:rsid w:val="004426EA"/>
    <w:rsid w:val="0044343B"/>
    <w:rsid w:val="00443B41"/>
    <w:rsid w:val="00443E6F"/>
    <w:rsid w:val="00444CBA"/>
    <w:rsid w:val="00445AB4"/>
    <w:rsid w:val="00445C0E"/>
    <w:rsid w:val="0044635D"/>
    <w:rsid w:val="0044718F"/>
    <w:rsid w:val="00447C6F"/>
    <w:rsid w:val="00450825"/>
    <w:rsid w:val="00450C83"/>
    <w:rsid w:val="00450CF9"/>
    <w:rsid w:val="00452346"/>
    <w:rsid w:val="00452A81"/>
    <w:rsid w:val="00452B9C"/>
    <w:rsid w:val="004533BD"/>
    <w:rsid w:val="00453D2F"/>
    <w:rsid w:val="00454796"/>
    <w:rsid w:val="00455241"/>
    <w:rsid w:val="00455923"/>
    <w:rsid w:val="00455EFA"/>
    <w:rsid w:val="0045640E"/>
    <w:rsid w:val="0045668E"/>
    <w:rsid w:val="00456DF1"/>
    <w:rsid w:val="0046007D"/>
    <w:rsid w:val="00460A06"/>
    <w:rsid w:val="00462163"/>
    <w:rsid w:val="004636EF"/>
    <w:rsid w:val="004638F5"/>
    <w:rsid w:val="00464261"/>
    <w:rsid w:val="00464465"/>
    <w:rsid w:val="00465F95"/>
    <w:rsid w:val="00467189"/>
    <w:rsid w:val="0046757E"/>
    <w:rsid w:val="00467713"/>
    <w:rsid w:val="00467A8B"/>
    <w:rsid w:val="0047160A"/>
    <w:rsid w:val="00471ACB"/>
    <w:rsid w:val="00471C01"/>
    <w:rsid w:val="00473296"/>
    <w:rsid w:val="00473ADE"/>
    <w:rsid w:val="00473EF3"/>
    <w:rsid w:val="00474366"/>
    <w:rsid w:val="004744A4"/>
    <w:rsid w:val="004747D7"/>
    <w:rsid w:val="004748F9"/>
    <w:rsid w:val="0047599A"/>
    <w:rsid w:val="00475D05"/>
    <w:rsid w:val="00476091"/>
    <w:rsid w:val="00476F4E"/>
    <w:rsid w:val="00477E5E"/>
    <w:rsid w:val="00477F67"/>
    <w:rsid w:val="004803EE"/>
    <w:rsid w:val="00480AC7"/>
    <w:rsid w:val="00481744"/>
    <w:rsid w:val="00481E64"/>
    <w:rsid w:val="004823BD"/>
    <w:rsid w:val="0048286C"/>
    <w:rsid w:val="004840B3"/>
    <w:rsid w:val="004844EB"/>
    <w:rsid w:val="00485EA6"/>
    <w:rsid w:val="00487249"/>
    <w:rsid w:val="00487C02"/>
    <w:rsid w:val="00487F23"/>
    <w:rsid w:val="00490047"/>
    <w:rsid w:val="00490D69"/>
    <w:rsid w:val="00490EB2"/>
    <w:rsid w:val="0049173A"/>
    <w:rsid w:val="0049223B"/>
    <w:rsid w:val="00492640"/>
    <w:rsid w:val="00493A58"/>
    <w:rsid w:val="00493CB9"/>
    <w:rsid w:val="004946BE"/>
    <w:rsid w:val="0049473C"/>
    <w:rsid w:val="00494746"/>
    <w:rsid w:val="00494CE9"/>
    <w:rsid w:val="00494DF1"/>
    <w:rsid w:val="004964F4"/>
    <w:rsid w:val="00496E84"/>
    <w:rsid w:val="00496EED"/>
    <w:rsid w:val="004971F9"/>
    <w:rsid w:val="0049739B"/>
    <w:rsid w:val="00497DF8"/>
    <w:rsid w:val="004A14FC"/>
    <w:rsid w:val="004A19BE"/>
    <w:rsid w:val="004A1F7D"/>
    <w:rsid w:val="004A341C"/>
    <w:rsid w:val="004A3450"/>
    <w:rsid w:val="004A35BA"/>
    <w:rsid w:val="004A4069"/>
    <w:rsid w:val="004A4760"/>
    <w:rsid w:val="004A6165"/>
    <w:rsid w:val="004A7FD4"/>
    <w:rsid w:val="004B03BD"/>
    <w:rsid w:val="004B0CC1"/>
    <w:rsid w:val="004B1A1E"/>
    <w:rsid w:val="004B1C55"/>
    <w:rsid w:val="004B24E4"/>
    <w:rsid w:val="004B265E"/>
    <w:rsid w:val="004B3132"/>
    <w:rsid w:val="004B4D2A"/>
    <w:rsid w:val="004B4F13"/>
    <w:rsid w:val="004B538F"/>
    <w:rsid w:val="004B67DA"/>
    <w:rsid w:val="004B7782"/>
    <w:rsid w:val="004C0EEE"/>
    <w:rsid w:val="004C1148"/>
    <w:rsid w:val="004C157B"/>
    <w:rsid w:val="004C16E2"/>
    <w:rsid w:val="004C1A58"/>
    <w:rsid w:val="004C1A7D"/>
    <w:rsid w:val="004C23D3"/>
    <w:rsid w:val="004C2454"/>
    <w:rsid w:val="004C26B2"/>
    <w:rsid w:val="004C2A2C"/>
    <w:rsid w:val="004C42DC"/>
    <w:rsid w:val="004C4D42"/>
    <w:rsid w:val="004C5431"/>
    <w:rsid w:val="004C6766"/>
    <w:rsid w:val="004C6CAA"/>
    <w:rsid w:val="004C7E0A"/>
    <w:rsid w:val="004D0512"/>
    <w:rsid w:val="004D2D7E"/>
    <w:rsid w:val="004D3449"/>
    <w:rsid w:val="004D3772"/>
    <w:rsid w:val="004D3D62"/>
    <w:rsid w:val="004D5014"/>
    <w:rsid w:val="004E0562"/>
    <w:rsid w:val="004E0D2E"/>
    <w:rsid w:val="004E0F7E"/>
    <w:rsid w:val="004E11C8"/>
    <w:rsid w:val="004E17A7"/>
    <w:rsid w:val="004E1822"/>
    <w:rsid w:val="004E1D72"/>
    <w:rsid w:val="004E1DBD"/>
    <w:rsid w:val="004E34AF"/>
    <w:rsid w:val="004E3A6E"/>
    <w:rsid w:val="004E3AD1"/>
    <w:rsid w:val="004E4A9D"/>
    <w:rsid w:val="004E641F"/>
    <w:rsid w:val="004E6682"/>
    <w:rsid w:val="004E68EF"/>
    <w:rsid w:val="004E6F04"/>
    <w:rsid w:val="004F02B8"/>
    <w:rsid w:val="004F0491"/>
    <w:rsid w:val="004F1C12"/>
    <w:rsid w:val="004F2DCC"/>
    <w:rsid w:val="004F3EAD"/>
    <w:rsid w:val="004F52CF"/>
    <w:rsid w:val="004F54FB"/>
    <w:rsid w:val="004F5A0A"/>
    <w:rsid w:val="004F69B2"/>
    <w:rsid w:val="004F73E6"/>
    <w:rsid w:val="005001DE"/>
    <w:rsid w:val="0050046E"/>
    <w:rsid w:val="00501540"/>
    <w:rsid w:val="005023AB"/>
    <w:rsid w:val="00502C1B"/>
    <w:rsid w:val="00502C22"/>
    <w:rsid w:val="0050300A"/>
    <w:rsid w:val="00505594"/>
    <w:rsid w:val="00507283"/>
    <w:rsid w:val="0051018D"/>
    <w:rsid w:val="00510711"/>
    <w:rsid w:val="00512155"/>
    <w:rsid w:val="005128CD"/>
    <w:rsid w:val="00512FDD"/>
    <w:rsid w:val="005146A7"/>
    <w:rsid w:val="00514A6E"/>
    <w:rsid w:val="00514FF0"/>
    <w:rsid w:val="00515154"/>
    <w:rsid w:val="00515C9C"/>
    <w:rsid w:val="005167A6"/>
    <w:rsid w:val="005172E9"/>
    <w:rsid w:val="005204D4"/>
    <w:rsid w:val="0052168D"/>
    <w:rsid w:val="00522E26"/>
    <w:rsid w:val="0052356D"/>
    <w:rsid w:val="00523CEC"/>
    <w:rsid w:val="00524C22"/>
    <w:rsid w:val="00524F90"/>
    <w:rsid w:val="00525A2A"/>
    <w:rsid w:val="005260AB"/>
    <w:rsid w:val="00526387"/>
    <w:rsid w:val="00526E00"/>
    <w:rsid w:val="005273A3"/>
    <w:rsid w:val="005309FC"/>
    <w:rsid w:val="00531468"/>
    <w:rsid w:val="005315F3"/>
    <w:rsid w:val="005348DE"/>
    <w:rsid w:val="00534A59"/>
    <w:rsid w:val="00534D81"/>
    <w:rsid w:val="00535087"/>
    <w:rsid w:val="00535250"/>
    <w:rsid w:val="00535B2A"/>
    <w:rsid w:val="00535CC2"/>
    <w:rsid w:val="00536C1F"/>
    <w:rsid w:val="00540B63"/>
    <w:rsid w:val="00541F63"/>
    <w:rsid w:val="00542119"/>
    <w:rsid w:val="00542D9A"/>
    <w:rsid w:val="00543AA5"/>
    <w:rsid w:val="00543EA8"/>
    <w:rsid w:val="005443E2"/>
    <w:rsid w:val="00544805"/>
    <w:rsid w:val="005452CB"/>
    <w:rsid w:val="00545734"/>
    <w:rsid w:val="00545E58"/>
    <w:rsid w:val="00545ED2"/>
    <w:rsid w:val="005460D7"/>
    <w:rsid w:val="00546479"/>
    <w:rsid w:val="005465D3"/>
    <w:rsid w:val="00546C3A"/>
    <w:rsid w:val="00546E24"/>
    <w:rsid w:val="00546EE3"/>
    <w:rsid w:val="00547321"/>
    <w:rsid w:val="0055015C"/>
    <w:rsid w:val="0055015E"/>
    <w:rsid w:val="00550BFF"/>
    <w:rsid w:val="00551DDF"/>
    <w:rsid w:val="005529B6"/>
    <w:rsid w:val="00552E33"/>
    <w:rsid w:val="00553466"/>
    <w:rsid w:val="00553716"/>
    <w:rsid w:val="005546A8"/>
    <w:rsid w:val="00554978"/>
    <w:rsid w:val="00555AC4"/>
    <w:rsid w:val="00555E86"/>
    <w:rsid w:val="00555F88"/>
    <w:rsid w:val="00556A4E"/>
    <w:rsid w:val="00556DF3"/>
    <w:rsid w:val="005614D0"/>
    <w:rsid w:val="00562411"/>
    <w:rsid w:val="005627A7"/>
    <w:rsid w:val="005633D2"/>
    <w:rsid w:val="005646DA"/>
    <w:rsid w:val="00564F38"/>
    <w:rsid w:val="00565E8A"/>
    <w:rsid w:val="00566BE2"/>
    <w:rsid w:val="005676CB"/>
    <w:rsid w:val="00567BB3"/>
    <w:rsid w:val="00567CB7"/>
    <w:rsid w:val="00567DBE"/>
    <w:rsid w:val="00570391"/>
    <w:rsid w:val="00570525"/>
    <w:rsid w:val="00570A48"/>
    <w:rsid w:val="0057159B"/>
    <w:rsid w:val="0057178A"/>
    <w:rsid w:val="00573318"/>
    <w:rsid w:val="0057341B"/>
    <w:rsid w:val="00574DA5"/>
    <w:rsid w:val="0057501D"/>
    <w:rsid w:val="00576B1B"/>
    <w:rsid w:val="00577728"/>
    <w:rsid w:val="00577929"/>
    <w:rsid w:val="005800E6"/>
    <w:rsid w:val="0058071E"/>
    <w:rsid w:val="0058085F"/>
    <w:rsid w:val="00581A36"/>
    <w:rsid w:val="0058366D"/>
    <w:rsid w:val="00584FEE"/>
    <w:rsid w:val="0058501D"/>
    <w:rsid w:val="00586C39"/>
    <w:rsid w:val="00587563"/>
    <w:rsid w:val="00587E1B"/>
    <w:rsid w:val="00590E7D"/>
    <w:rsid w:val="00590F0E"/>
    <w:rsid w:val="005915B6"/>
    <w:rsid w:val="005918CD"/>
    <w:rsid w:val="00591A10"/>
    <w:rsid w:val="00592449"/>
    <w:rsid w:val="0059262A"/>
    <w:rsid w:val="00592710"/>
    <w:rsid w:val="005935FF"/>
    <w:rsid w:val="005945A8"/>
    <w:rsid w:val="00595D4D"/>
    <w:rsid w:val="005962D8"/>
    <w:rsid w:val="00596945"/>
    <w:rsid w:val="00596D3A"/>
    <w:rsid w:val="00596DDB"/>
    <w:rsid w:val="005A10D0"/>
    <w:rsid w:val="005A129A"/>
    <w:rsid w:val="005A284F"/>
    <w:rsid w:val="005A2B0E"/>
    <w:rsid w:val="005A2EE5"/>
    <w:rsid w:val="005A37E7"/>
    <w:rsid w:val="005A4247"/>
    <w:rsid w:val="005A4D3B"/>
    <w:rsid w:val="005A64BE"/>
    <w:rsid w:val="005A6B5B"/>
    <w:rsid w:val="005A6B62"/>
    <w:rsid w:val="005A7459"/>
    <w:rsid w:val="005A7DFB"/>
    <w:rsid w:val="005B01C3"/>
    <w:rsid w:val="005B045D"/>
    <w:rsid w:val="005B155E"/>
    <w:rsid w:val="005B1C9E"/>
    <w:rsid w:val="005B1EE9"/>
    <w:rsid w:val="005B43C4"/>
    <w:rsid w:val="005B5C26"/>
    <w:rsid w:val="005B5FA9"/>
    <w:rsid w:val="005B7300"/>
    <w:rsid w:val="005B7D6A"/>
    <w:rsid w:val="005C058B"/>
    <w:rsid w:val="005C1F0B"/>
    <w:rsid w:val="005C2921"/>
    <w:rsid w:val="005C2B03"/>
    <w:rsid w:val="005C2B47"/>
    <w:rsid w:val="005C2D0A"/>
    <w:rsid w:val="005C3370"/>
    <w:rsid w:val="005C36A3"/>
    <w:rsid w:val="005C3B44"/>
    <w:rsid w:val="005C4170"/>
    <w:rsid w:val="005C4F09"/>
    <w:rsid w:val="005C5029"/>
    <w:rsid w:val="005C63FC"/>
    <w:rsid w:val="005C6A3C"/>
    <w:rsid w:val="005C6D4F"/>
    <w:rsid w:val="005C70D6"/>
    <w:rsid w:val="005C72D2"/>
    <w:rsid w:val="005C77EC"/>
    <w:rsid w:val="005C7ED7"/>
    <w:rsid w:val="005D08F2"/>
    <w:rsid w:val="005D0CEF"/>
    <w:rsid w:val="005D0EC3"/>
    <w:rsid w:val="005D1223"/>
    <w:rsid w:val="005D1554"/>
    <w:rsid w:val="005D1BBF"/>
    <w:rsid w:val="005D1DDA"/>
    <w:rsid w:val="005D242B"/>
    <w:rsid w:val="005D358E"/>
    <w:rsid w:val="005D3D56"/>
    <w:rsid w:val="005D3E3C"/>
    <w:rsid w:val="005D48C0"/>
    <w:rsid w:val="005D4CB3"/>
    <w:rsid w:val="005D599E"/>
    <w:rsid w:val="005D71B5"/>
    <w:rsid w:val="005D7B8F"/>
    <w:rsid w:val="005E0561"/>
    <w:rsid w:val="005E0598"/>
    <w:rsid w:val="005E0D03"/>
    <w:rsid w:val="005E0FFA"/>
    <w:rsid w:val="005E1113"/>
    <w:rsid w:val="005E1E28"/>
    <w:rsid w:val="005E29DC"/>
    <w:rsid w:val="005E3112"/>
    <w:rsid w:val="005E339F"/>
    <w:rsid w:val="005E3428"/>
    <w:rsid w:val="005E377F"/>
    <w:rsid w:val="005E3C0C"/>
    <w:rsid w:val="005E3FC8"/>
    <w:rsid w:val="005E489F"/>
    <w:rsid w:val="005E507B"/>
    <w:rsid w:val="005E5B1C"/>
    <w:rsid w:val="005E5B3F"/>
    <w:rsid w:val="005E6697"/>
    <w:rsid w:val="005E7A8C"/>
    <w:rsid w:val="005E7C23"/>
    <w:rsid w:val="005E7C65"/>
    <w:rsid w:val="005F0120"/>
    <w:rsid w:val="005F035E"/>
    <w:rsid w:val="005F0F6D"/>
    <w:rsid w:val="005F19F2"/>
    <w:rsid w:val="005F2B8A"/>
    <w:rsid w:val="005F3135"/>
    <w:rsid w:val="005F3835"/>
    <w:rsid w:val="005F493C"/>
    <w:rsid w:val="005F4BD2"/>
    <w:rsid w:val="005F57DD"/>
    <w:rsid w:val="005F5891"/>
    <w:rsid w:val="005F5C96"/>
    <w:rsid w:val="005F5D6E"/>
    <w:rsid w:val="005F5D8B"/>
    <w:rsid w:val="005F680D"/>
    <w:rsid w:val="005F7578"/>
    <w:rsid w:val="00600288"/>
    <w:rsid w:val="00601088"/>
    <w:rsid w:val="00601161"/>
    <w:rsid w:val="00601731"/>
    <w:rsid w:val="00602452"/>
    <w:rsid w:val="00602B1D"/>
    <w:rsid w:val="0060349D"/>
    <w:rsid w:val="006035AE"/>
    <w:rsid w:val="00603778"/>
    <w:rsid w:val="00603B21"/>
    <w:rsid w:val="006048DE"/>
    <w:rsid w:val="006056A4"/>
    <w:rsid w:val="006060DE"/>
    <w:rsid w:val="0060777C"/>
    <w:rsid w:val="00607C9F"/>
    <w:rsid w:val="00607E0B"/>
    <w:rsid w:val="0061017D"/>
    <w:rsid w:val="00610192"/>
    <w:rsid w:val="0061057D"/>
    <w:rsid w:val="00610ABF"/>
    <w:rsid w:val="00611140"/>
    <w:rsid w:val="006114F2"/>
    <w:rsid w:val="00612641"/>
    <w:rsid w:val="00612F4C"/>
    <w:rsid w:val="00613BF9"/>
    <w:rsid w:val="00613F8A"/>
    <w:rsid w:val="00614768"/>
    <w:rsid w:val="00616863"/>
    <w:rsid w:val="00620271"/>
    <w:rsid w:val="00620859"/>
    <w:rsid w:val="00621BF3"/>
    <w:rsid w:val="00621CC8"/>
    <w:rsid w:val="00621E7A"/>
    <w:rsid w:val="006220DC"/>
    <w:rsid w:val="006221C7"/>
    <w:rsid w:val="00622C7A"/>
    <w:rsid w:val="00622D3E"/>
    <w:rsid w:val="006234F8"/>
    <w:rsid w:val="00623A79"/>
    <w:rsid w:val="00624C28"/>
    <w:rsid w:val="006262AD"/>
    <w:rsid w:val="006264D7"/>
    <w:rsid w:val="00631434"/>
    <w:rsid w:val="0063170D"/>
    <w:rsid w:val="00632508"/>
    <w:rsid w:val="006329D3"/>
    <w:rsid w:val="0063468D"/>
    <w:rsid w:val="0063521D"/>
    <w:rsid w:val="0063565C"/>
    <w:rsid w:val="00635D14"/>
    <w:rsid w:val="0063685C"/>
    <w:rsid w:val="0063714F"/>
    <w:rsid w:val="0063739E"/>
    <w:rsid w:val="006374E3"/>
    <w:rsid w:val="006377B1"/>
    <w:rsid w:val="00641470"/>
    <w:rsid w:val="0064182A"/>
    <w:rsid w:val="00641FF6"/>
    <w:rsid w:val="006421A6"/>
    <w:rsid w:val="006434C5"/>
    <w:rsid w:val="0064451E"/>
    <w:rsid w:val="0064630A"/>
    <w:rsid w:val="00650413"/>
    <w:rsid w:val="00650716"/>
    <w:rsid w:val="0065091C"/>
    <w:rsid w:val="00650A88"/>
    <w:rsid w:val="006532D5"/>
    <w:rsid w:val="00653B83"/>
    <w:rsid w:val="00655458"/>
    <w:rsid w:val="00655559"/>
    <w:rsid w:val="006556E3"/>
    <w:rsid w:val="00655FCB"/>
    <w:rsid w:val="00660A52"/>
    <w:rsid w:val="00660C37"/>
    <w:rsid w:val="00661270"/>
    <w:rsid w:val="00661511"/>
    <w:rsid w:val="00661649"/>
    <w:rsid w:val="00661CBA"/>
    <w:rsid w:val="00662438"/>
    <w:rsid w:val="0066266B"/>
    <w:rsid w:val="006632E2"/>
    <w:rsid w:val="00663D48"/>
    <w:rsid w:val="00664DF2"/>
    <w:rsid w:val="006659D8"/>
    <w:rsid w:val="00665CEF"/>
    <w:rsid w:val="00666C20"/>
    <w:rsid w:val="00666C8F"/>
    <w:rsid w:val="00667E75"/>
    <w:rsid w:val="0067000C"/>
    <w:rsid w:val="006700C7"/>
    <w:rsid w:val="0067082B"/>
    <w:rsid w:val="00670EFE"/>
    <w:rsid w:val="00671301"/>
    <w:rsid w:val="0067220B"/>
    <w:rsid w:val="0067239A"/>
    <w:rsid w:val="00672A4F"/>
    <w:rsid w:val="006730F6"/>
    <w:rsid w:val="00673DFC"/>
    <w:rsid w:val="00675215"/>
    <w:rsid w:val="00675FA1"/>
    <w:rsid w:val="00676547"/>
    <w:rsid w:val="00676987"/>
    <w:rsid w:val="00676B1F"/>
    <w:rsid w:val="00677E4F"/>
    <w:rsid w:val="00677F5F"/>
    <w:rsid w:val="00677FA9"/>
    <w:rsid w:val="00680DED"/>
    <w:rsid w:val="0068153B"/>
    <w:rsid w:val="00681CD7"/>
    <w:rsid w:val="006827E1"/>
    <w:rsid w:val="00682BD5"/>
    <w:rsid w:val="00682D6A"/>
    <w:rsid w:val="00686BC6"/>
    <w:rsid w:val="0068712A"/>
    <w:rsid w:val="00687DCD"/>
    <w:rsid w:val="006900AE"/>
    <w:rsid w:val="00690353"/>
    <w:rsid w:val="0069099B"/>
    <w:rsid w:val="006917AF"/>
    <w:rsid w:val="006926B1"/>
    <w:rsid w:val="0069351B"/>
    <w:rsid w:val="006935E2"/>
    <w:rsid w:val="0069381C"/>
    <w:rsid w:val="00693B81"/>
    <w:rsid w:val="00694120"/>
    <w:rsid w:val="00694A59"/>
    <w:rsid w:val="00694D3C"/>
    <w:rsid w:val="00694FC2"/>
    <w:rsid w:val="00694FC9"/>
    <w:rsid w:val="0069720E"/>
    <w:rsid w:val="0069738A"/>
    <w:rsid w:val="006A052F"/>
    <w:rsid w:val="006A1D28"/>
    <w:rsid w:val="006A39B3"/>
    <w:rsid w:val="006A49F2"/>
    <w:rsid w:val="006A568D"/>
    <w:rsid w:val="006B0650"/>
    <w:rsid w:val="006B0951"/>
    <w:rsid w:val="006B3F94"/>
    <w:rsid w:val="006B4925"/>
    <w:rsid w:val="006B4EDA"/>
    <w:rsid w:val="006B5596"/>
    <w:rsid w:val="006B6237"/>
    <w:rsid w:val="006B7B81"/>
    <w:rsid w:val="006B7CE9"/>
    <w:rsid w:val="006C0781"/>
    <w:rsid w:val="006C1774"/>
    <w:rsid w:val="006C178A"/>
    <w:rsid w:val="006C2653"/>
    <w:rsid w:val="006C31BA"/>
    <w:rsid w:val="006C3668"/>
    <w:rsid w:val="006C433B"/>
    <w:rsid w:val="006C77AA"/>
    <w:rsid w:val="006C7D64"/>
    <w:rsid w:val="006D01BE"/>
    <w:rsid w:val="006D1136"/>
    <w:rsid w:val="006D3C4B"/>
    <w:rsid w:val="006D461B"/>
    <w:rsid w:val="006D48A1"/>
    <w:rsid w:val="006D4974"/>
    <w:rsid w:val="006D56A5"/>
    <w:rsid w:val="006D6A12"/>
    <w:rsid w:val="006D6EA9"/>
    <w:rsid w:val="006E0860"/>
    <w:rsid w:val="006E0B8D"/>
    <w:rsid w:val="006E11DA"/>
    <w:rsid w:val="006E1433"/>
    <w:rsid w:val="006E1B64"/>
    <w:rsid w:val="006E2685"/>
    <w:rsid w:val="006E290B"/>
    <w:rsid w:val="006E37B7"/>
    <w:rsid w:val="006E3F60"/>
    <w:rsid w:val="006E4263"/>
    <w:rsid w:val="006E5553"/>
    <w:rsid w:val="006E5F44"/>
    <w:rsid w:val="006E6B3D"/>
    <w:rsid w:val="006E7B16"/>
    <w:rsid w:val="006F0467"/>
    <w:rsid w:val="006F08AB"/>
    <w:rsid w:val="006F0B19"/>
    <w:rsid w:val="006F1FCC"/>
    <w:rsid w:val="006F230F"/>
    <w:rsid w:val="006F265B"/>
    <w:rsid w:val="006F3393"/>
    <w:rsid w:val="006F358F"/>
    <w:rsid w:val="006F3923"/>
    <w:rsid w:val="006F40E3"/>
    <w:rsid w:val="006F423C"/>
    <w:rsid w:val="006F4C90"/>
    <w:rsid w:val="006F4DC0"/>
    <w:rsid w:val="006F7264"/>
    <w:rsid w:val="006F793C"/>
    <w:rsid w:val="00700271"/>
    <w:rsid w:val="00701804"/>
    <w:rsid w:val="00702246"/>
    <w:rsid w:val="007036C0"/>
    <w:rsid w:val="00704D51"/>
    <w:rsid w:val="00704F6C"/>
    <w:rsid w:val="0070518C"/>
    <w:rsid w:val="007054EC"/>
    <w:rsid w:val="00705671"/>
    <w:rsid w:val="00706264"/>
    <w:rsid w:val="00706A9E"/>
    <w:rsid w:val="00707A4C"/>
    <w:rsid w:val="00707C50"/>
    <w:rsid w:val="00710904"/>
    <w:rsid w:val="00710A33"/>
    <w:rsid w:val="00710C7F"/>
    <w:rsid w:val="00710EA0"/>
    <w:rsid w:val="00710FFC"/>
    <w:rsid w:val="00711FED"/>
    <w:rsid w:val="00713254"/>
    <w:rsid w:val="00713CE3"/>
    <w:rsid w:val="00713FE2"/>
    <w:rsid w:val="00715100"/>
    <w:rsid w:val="00715623"/>
    <w:rsid w:val="007168EE"/>
    <w:rsid w:val="00716EA6"/>
    <w:rsid w:val="00717404"/>
    <w:rsid w:val="007174A9"/>
    <w:rsid w:val="0072034C"/>
    <w:rsid w:val="00721392"/>
    <w:rsid w:val="007217FD"/>
    <w:rsid w:val="00721F34"/>
    <w:rsid w:val="0072263E"/>
    <w:rsid w:val="007226B7"/>
    <w:rsid w:val="00722E57"/>
    <w:rsid w:val="00723221"/>
    <w:rsid w:val="00723671"/>
    <w:rsid w:val="00724434"/>
    <w:rsid w:val="007247E8"/>
    <w:rsid w:val="00724C3E"/>
    <w:rsid w:val="00726CEA"/>
    <w:rsid w:val="007275CA"/>
    <w:rsid w:val="00727CBD"/>
    <w:rsid w:val="00730230"/>
    <w:rsid w:val="0073049D"/>
    <w:rsid w:val="00730D9A"/>
    <w:rsid w:val="00730FDC"/>
    <w:rsid w:val="00731E56"/>
    <w:rsid w:val="00731F4A"/>
    <w:rsid w:val="0073210A"/>
    <w:rsid w:val="00732AD5"/>
    <w:rsid w:val="007338B2"/>
    <w:rsid w:val="00733DC9"/>
    <w:rsid w:val="007354B9"/>
    <w:rsid w:val="007357C1"/>
    <w:rsid w:val="00735923"/>
    <w:rsid w:val="00736166"/>
    <w:rsid w:val="00736526"/>
    <w:rsid w:val="00736DF0"/>
    <w:rsid w:val="0073710E"/>
    <w:rsid w:val="007373ED"/>
    <w:rsid w:val="007376E1"/>
    <w:rsid w:val="0074241E"/>
    <w:rsid w:val="00742B7A"/>
    <w:rsid w:val="007438C8"/>
    <w:rsid w:val="00744064"/>
    <w:rsid w:val="0074492C"/>
    <w:rsid w:val="00744F22"/>
    <w:rsid w:val="00745368"/>
    <w:rsid w:val="007455F0"/>
    <w:rsid w:val="00745707"/>
    <w:rsid w:val="0074688D"/>
    <w:rsid w:val="00746AE2"/>
    <w:rsid w:val="00746D4F"/>
    <w:rsid w:val="007470F0"/>
    <w:rsid w:val="0074739E"/>
    <w:rsid w:val="007473CB"/>
    <w:rsid w:val="00747624"/>
    <w:rsid w:val="00751464"/>
    <w:rsid w:val="0075168A"/>
    <w:rsid w:val="007533D7"/>
    <w:rsid w:val="0075356A"/>
    <w:rsid w:val="00753E55"/>
    <w:rsid w:val="0075452E"/>
    <w:rsid w:val="00755998"/>
    <w:rsid w:val="00756019"/>
    <w:rsid w:val="00756D2A"/>
    <w:rsid w:val="00756D44"/>
    <w:rsid w:val="007570FD"/>
    <w:rsid w:val="0075781E"/>
    <w:rsid w:val="00761BDE"/>
    <w:rsid w:val="00761E26"/>
    <w:rsid w:val="00762F96"/>
    <w:rsid w:val="0076340F"/>
    <w:rsid w:val="0076342E"/>
    <w:rsid w:val="00763ACC"/>
    <w:rsid w:val="00765AA3"/>
    <w:rsid w:val="00765C66"/>
    <w:rsid w:val="00766B62"/>
    <w:rsid w:val="00767E1F"/>
    <w:rsid w:val="00770223"/>
    <w:rsid w:val="00770AA8"/>
    <w:rsid w:val="0077244B"/>
    <w:rsid w:val="00772770"/>
    <w:rsid w:val="007727AA"/>
    <w:rsid w:val="00772E89"/>
    <w:rsid w:val="00772FD9"/>
    <w:rsid w:val="007730A6"/>
    <w:rsid w:val="00773409"/>
    <w:rsid w:val="00774F3E"/>
    <w:rsid w:val="007750AB"/>
    <w:rsid w:val="00775602"/>
    <w:rsid w:val="00775954"/>
    <w:rsid w:val="00777039"/>
    <w:rsid w:val="00777766"/>
    <w:rsid w:val="00777B92"/>
    <w:rsid w:val="00777CA1"/>
    <w:rsid w:val="00777F18"/>
    <w:rsid w:val="0078004B"/>
    <w:rsid w:val="0078153D"/>
    <w:rsid w:val="0078290F"/>
    <w:rsid w:val="00782F7A"/>
    <w:rsid w:val="0078309C"/>
    <w:rsid w:val="00783BED"/>
    <w:rsid w:val="00783E32"/>
    <w:rsid w:val="00783FEE"/>
    <w:rsid w:val="00784087"/>
    <w:rsid w:val="007848E5"/>
    <w:rsid w:val="00785210"/>
    <w:rsid w:val="00785697"/>
    <w:rsid w:val="00787619"/>
    <w:rsid w:val="00787795"/>
    <w:rsid w:val="00787B7E"/>
    <w:rsid w:val="00787FA0"/>
    <w:rsid w:val="007910B5"/>
    <w:rsid w:val="007910C4"/>
    <w:rsid w:val="007923FD"/>
    <w:rsid w:val="007924F2"/>
    <w:rsid w:val="0079271C"/>
    <w:rsid w:val="00792B6F"/>
    <w:rsid w:val="00792B9B"/>
    <w:rsid w:val="00792BA3"/>
    <w:rsid w:val="00792F76"/>
    <w:rsid w:val="00793583"/>
    <w:rsid w:val="00794202"/>
    <w:rsid w:val="00794274"/>
    <w:rsid w:val="007942D2"/>
    <w:rsid w:val="00794486"/>
    <w:rsid w:val="007951E5"/>
    <w:rsid w:val="0079532A"/>
    <w:rsid w:val="00795405"/>
    <w:rsid w:val="007959DD"/>
    <w:rsid w:val="0079614C"/>
    <w:rsid w:val="00796302"/>
    <w:rsid w:val="00796640"/>
    <w:rsid w:val="007968FC"/>
    <w:rsid w:val="00797F6A"/>
    <w:rsid w:val="007A0340"/>
    <w:rsid w:val="007A0ABA"/>
    <w:rsid w:val="007A10DB"/>
    <w:rsid w:val="007A2A3B"/>
    <w:rsid w:val="007A3B16"/>
    <w:rsid w:val="007A4DBB"/>
    <w:rsid w:val="007A4DC4"/>
    <w:rsid w:val="007A4E64"/>
    <w:rsid w:val="007A534C"/>
    <w:rsid w:val="007A6482"/>
    <w:rsid w:val="007A66A3"/>
    <w:rsid w:val="007A7C14"/>
    <w:rsid w:val="007B05D9"/>
    <w:rsid w:val="007B0748"/>
    <w:rsid w:val="007B2920"/>
    <w:rsid w:val="007B3067"/>
    <w:rsid w:val="007B5A17"/>
    <w:rsid w:val="007B5EB4"/>
    <w:rsid w:val="007B5F63"/>
    <w:rsid w:val="007B683B"/>
    <w:rsid w:val="007B6996"/>
    <w:rsid w:val="007B6A77"/>
    <w:rsid w:val="007B6ECA"/>
    <w:rsid w:val="007B7CFB"/>
    <w:rsid w:val="007C02F0"/>
    <w:rsid w:val="007C03F7"/>
    <w:rsid w:val="007C0AAF"/>
    <w:rsid w:val="007C0C32"/>
    <w:rsid w:val="007C1C7B"/>
    <w:rsid w:val="007C27A7"/>
    <w:rsid w:val="007C2D39"/>
    <w:rsid w:val="007C3D2C"/>
    <w:rsid w:val="007C4297"/>
    <w:rsid w:val="007C56F4"/>
    <w:rsid w:val="007C5C43"/>
    <w:rsid w:val="007C64AC"/>
    <w:rsid w:val="007C666A"/>
    <w:rsid w:val="007C6B14"/>
    <w:rsid w:val="007C7332"/>
    <w:rsid w:val="007D0684"/>
    <w:rsid w:val="007D08CE"/>
    <w:rsid w:val="007D1396"/>
    <w:rsid w:val="007D5D70"/>
    <w:rsid w:val="007D6077"/>
    <w:rsid w:val="007D6A25"/>
    <w:rsid w:val="007D6DE9"/>
    <w:rsid w:val="007D7885"/>
    <w:rsid w:val="007D78B1"/>
    <w:rsid w:val="007D792B"/>
    <w:rsid w:val="007D7996"/>
    <w:rsid w:val="007E147E"/>
    <w:rsid w:val="007E2AE4"/>
    <w:rsid w:val="007E4B6D"/>
    <w:rsid w:val="007E4F17"/>
    <w:rsid w:val="007E56A9"/>
    <w:rsid w:val="007E578D"/>
    <w:rsid w:val="007E6413"/>
    <w:rsid w:val="007E6F0D"/>
    <w:rsid w:val="007E7683"/>
    <w:rsid w:val="007E77F4"/>
    <w:rsid w:val="007F06AE"/>
    <w:rsid w:val="007F17A9"/>
    <w:rsid w:val="007F1859"/>
    <w:rsid w:val="007F1AA5"/>
    <w:rsid w:val="007F2ACB"/>
    <w:rsid w:val="007F3151"/>
    <w:rsid w:val="007F361D"/>
    <w:rsid w:val="007F369C"/>
    <w:rsid w:val="007F4830"/>
    <w:rsid w:val="007F51D9"/>
    <w:rsid w:val="007F6122"/>
    <w:rsid w:val="007F64C6"/>
    <w:rsid w:val="0080006D"/>
    <w:rsid w:val="0080081A"/>
    <w:rsid w:val="00802809"/>
    <w:rsid w:val="008043BF"/>
    <w:rsid w:val="00804A48"/>
    <w:rsid w:val="008059EF"/>
    <w:rsid w:val="00805D79"/>
    <w:rsid w:val="00806AE8"/>
    <w:rsid w:val="00806EB5"/>
    <w:rsid w:val="00807361"/>
    <w:rsid w:val="00807A11"/>
    <w:rsid w:val="00810B4A"/>
    <w:rsid w:val="00811E75"/>
    <w:rsid w:val="00812228"/>
    <w:rsid w:val="00812252"/>
    <w:rsid w:val="0081249F"/>
    <w:rsid w:val="008129FF"/>
    <w:rsid w:val="00813CFC"/>
    <w:rsid w:val="008145D0"/>
    <w:rsid w:val="00814AEB"/>
    <w:rsid w:val="00815CE3"/>
    <w:rsid w:val="0081653B"/>
    <w:rsid w:val="008168B7"/>
    <w:rsid w:val="008176D9"/>
    <w:rsid w:val="00820180"/>
    <w:rsid w:val="0082034C"/>
    <w:rsid w:val="00820829"/>
    <w:rsid w:val="008217AC"/>
    <w:rsid w:val="00821948"/>
    <w:rsid w:val="00821D8D"/>
    <w:rsid w:val="00821FB4"/>
    <w:rsid w:val="008227A8"/>
    <w:rsid w:val="00822845"/>
    <w:rsid w:val="00822DD4"/>
    <w:rsid w:val="0082335F"/>
    <w:rsid w:val="00823D04"/>
    <w:rsid w:val="00824081"/>
    <w:rsid w:val="0082469A"/>
    <w:rsid w:val="0082701E"/>
    <w:rsid w:val="00827446"/>
    <w:rsid w:val="0082788C"/>
    <w:rsid w:val="008300D7"/>
    <w:rsid w:val="00830D92"/>
    <w:rsid w:val="00831442"/>
    <w:rsid w:val="00831A6B"/>
    <w:rsid w:val="00832327"/>
    <w:rsid w:val="008329BE"/>
    <w:rsid w:val="00832FCA"/>
    <w:rsid w:val="008330D3"/>
    <w:rsid w:val="008332B6"/>
    <w:rsid w:val="008339EB"/>
    <w:rsid w:val="00834F69"/>
    <w:rsid w:val="0083539F"/>
    <w:rsid w:val="00835707"/>
    <w:rsid w:val="00835E82"/>
    <w:rsid w:val="008361CD"/>
    <w:rsid w:val="0083647C"/>
    <w:rsid w:val="00836CDD"/>
    <w:rsid w:val="00836FDA"/>
    <w:rsid w:val="00837D4A"/>
    <w:rsid w:val="008401EE"/>
    <w:rsid w:val="0084052A"/>
    <w:rsid w:val="008409C6"/>
    <w:rsid w:val="00840DC2"/>
    <w:rsid w:val="00842535"/>
    <w:rsid w:val="00842602"/>
    <w:rsid w:val="00842A52"/>
    <w:rsid w:val="00842B77"/>
    <w:rsid w:val="00842F85"/>
    <w:rsid w:val="008430D6"/>
    <w:rsid w:val="00843848"/>
    <w:rsid w:val="008451DB"/>
    <w:rsid w:val="0084716E"/>
    <w:rsid w:val="00847320"/>
    <w:rsid w:val="00847340"/>
    <w:rsid w:val="008473FA"/>
    <w:rsid w:val="00847916"/>
    <w:rsid w:val="00850181"/>
    <w:rsid w:val="008502C8"/>
    <w:rsid w:val="00850346"/>
    <w:rsid w:val="008508D9"/>
    <w:rsid w:val="00850F38"/>
    <w:rsid w:val="008514E2"/>
    <w:rsid w:val="00851AA9"/>
    <w:rsid w:val="00851E2C"/>
    <w:rsid w:val="00852FB5"/>
    <w:rsid w:val="008530F6"/>
    <w:rsid w:val="00853A4F"/>
    <w:rsid w:val="00854365"/>
    <w:rsid w:val="00855847"/>
    <w:rsid w:val="00855980"/>
    <w:rsid w:val="0085644E"/>
    <w:rsid w:val="00857924"/>
    <w:rsid w:val="00857A73"/>
    <w:rsid w:val="00860656"/>
    <w:rsid w:val="00860814"/>
    <w:rsid w:val="00860C4B"/>
    <w:rsid w:val="00861830"/>
    <w:rsid w:val="00861964"/>
    <w:rsid w:val="008622FC"/>
    <w:rsid w:val="00863850"/>
    <w:rsid w:val="00863DCA"/>
    <w:rsid w:val="008643AB"/>
    <w:rsid w:val="00864A90"/>
    <w:rsid w:val="00865DB6"/>
    <w:rsid w:val="008666F5"/>
    <w:rsid w:val="00867301"/>
    <w:rsid w:val="0086791D"/>
    <w:rsid w:val="00870346"/>
    <w:rsid w:val="00870CEA"/>
    <w:rsid w:val="00871027"/>
    <w:rsid w:val="00871B8F"/>
    <w:rsid w:val="008721B9"/>
    <w:rsid w:val="00872520"/>
    <w:rsid w:val="00872F83"/>
    <w:rsid w:val="008737CD"/>
    <w:rsid w:val="0087383A"/>
    <w:rsid w:val="008738CD"/>
    <w:rsid w:val="008739AA"/>
    <w:rsid w:val="00873E0A"/>
    <w:rsid w:val="008745E9"/>
    <w:rsid w:val="00875402"/>
    <w:rsid w:val="00875527"/>
    <w:rsid w:val="00875D4B"/>
    <w:rsid w:val="00881588"/>
    <w:rsid w:val="00881893"/>
    <w:rsid w:val="0088245E"/>
    <w:rsid w:val="00882994"/>
    <w:rsid w:val="00882AD6"/>
    <w:rsid w:val="008831A3"/>
    <w:rsid w:val="00883B79"/>
    <w:rsid w:val="008843CF"/>
    <w:rsid w:val="00884DEC"/>
    <w:rsid w:val="00885E69"/>
    <w:rsid w:val="0088785B"/>
    <w:rsid w:val="00887920"/>
    <w:rsid w:val="00887EE5"/>
    <w:rsid w:val="00890052"/>
    <w:rsid w:val="008907ED"/>
    <w:rsid w:val="00891915"/>
    <w:rsid w:val="00891A84"/>
    <w:rsid w:val="0089208E"/>
    <w:rsid w:val="0089245E"/>
    <w:rsid w:val="00892886"/>
    <w:rsid w:val="00892C42"/>
    <w:rsid w:val="0089310E"/>
    <w:rsid w:val="0089357C"/>
    <w:rsid w:val="008946DE"/>
    <w:rsid w:val="00894EFE"/>
    <w:rsid w:val="0089551B"/>
    <w:rsid w:val="00895630"/>
    <w:rsid w:val="00895D38"/>
    <w:rsid w:val="008972BA"/>
    <w:rsid w:val="008974AE"/>
    <w:rsid w:val="00897D84"/>
    <w:rsid w:val="008A0F30"/>
    <w:rsid w:val="008A0FE5"/>
    <w:rsid w:val="008A1120"/>
    <w:rsid w:val="008A190D"/>
    <w:rsid w:val="008A1CE9"/>
    <w:rsid w:val="008A1D28"/>
    <w:rsid w:val="008A1FB4"/>
    <w:rsid w:val="008A20BD"/>
    <w:rsid w:val="008A2945"/>
    <w:rsid w:val="008A346C"/>
    <w:rsid w:val="008A3E94"/>
    <w:rsid w:val="008A41F8"/>
    <w:rsid w:val="008A4205"/>
    <w:rsid w:val="008A5815"/>
    <w:rsid w:val="008A6966"/>
    <w:rsid w:val="008A726B"/>
    <w:rsid w:val="008B0C7F"/>
    <w:rsid w:val="008B115F"/>
    <w:rsid w:val="008B16AE"/>
    <w:rsid w:val="008B1875"/>
    <w:rsid w:val="008B2C4A"/>
    <w:rsid w:val="008B30C4"/>
    <w:rsid w:val="008B3179"/>
    <w:rsid w:val="008B37C5"/>
    <w:rsid w:val="008B4233"/>
    <w:rsid w:val="008B5087"/>
    <w:rsid w:val="008B60FF"/>
    <w:rsid w:val="008B6753"/>
    <w:rsid w:val="008B6A69"/>
    <w:rsid w:val="008C0B66"/>
    <w:rsid w:val="008C123F"/>
    <w:rsid w:val="008C167F"/>
    <w:rsid w:val="008C24FF"/>
    <w:rsid w:val="008C2796"/>
    <w:rsid w:val="008C303B"/>
    <w:rsid w:val="008C34EB"/>
    <w:rsid w:val="008C3E2E"/>
    <w:rsid w:val="008C3E70"/>
    <w:rsid w:val="008C43B0"/>
    <w:rsid w:val="008C5356"/>
    <w:rsid w:val="008C5727"/>
    <w:rsid w:val="008C6D1A"/>
    <w:rsid w:val="008D0042"/>
    <w:rsid w:val="008D1183"/>
    <w:rsid w:val="008D125B"/>
    <w:rsid w:val="008D1332"/>
    <w:rsid w:val="008D186B"/>
    <w:rsid w:val="008D18BD"/>
    <w:rsid w:val="008D1C59"/>
    <w:rsid w:val="008D21DC"/>
    <w:rsid w:val="008D21EE"/>
    <w:rsid w:val="008D3191"/>
    <w:rsid w:val="008D4540"/>
    <w:rsid w:val="008D5374"/>
    <w:rsid w:val="008D564D"/>
    <w:rsid w:val="008D5A4A"/>
    <w:rsid w:val="008D5D97"/>
    <w:rsid w:val="008D5FAF"/>
    <w:rsid w:val="008D6855"/>
    <w:rsid w:val="008D6AA9"/>
    <w:rsid w:val="008D7DDB"/>
    <w:rsid w:val="008E0130"/>
    <w:rsid w:val="008E02B6"/>
    <w:rsid w:val="008E02BB"/>
    <w:rsid w:val="008E0D0F"/>
    <w:rsid w:val="008E18F5"/>
    <w:rsid w:val="008E1E36"/>
    <w:rsid w:val="008E2E91"/>
    <w:rsid w:val="008E3415"/>
    <w:rsid w:val="008E3BFC"/>
    <w:rsid w:val="008E4DA9"/>
    <w:rsid w:val="008E5D8F"/>
    <w:rsid w:val="008E77AA"/>
    <w:rsid w:val="008E7C72"/>
    <w:rsid w:val="008F0300"/>
    <w:rsid w:val="008F0419"/>
    <w:rsid w:val="008F11D7"/>
    <w:rsid w:val="008F190C"/>
    <w:rsid w:val="008F1A23"/>
    <w:rsid w:val="008F1D67"/>
    <w:rsid w:val="008F1EA4"/>
    <w:rsid w:val="008F225D"/>
    <w:rsid w:val="008F29E9"/>
    <w:rsid w:val="008F3253"/>
    <w:rsid w:val="008F39FD"/>
    <w:rsid w:val="008F49CB"/>
    <w:rsid w:val="008F4DE9"/>
    <w:rsid w:val="008F526C"/>
    <w:rsid w:val="008F5ACA"/>
    <w:rsid w:val="008F5CDD"/>
    <w:rsid w:val="008F5E02"/>
    <w:rsid w:val="008F5F78"/>
    <w:rsid w:val="008F6A70"/>
    <w:rsid w:val="008F72C8"/>
    <w:rsid w:val="008F751B"/>
    <w:rsid w:val="008F7927"/>
    <w:rsid w:val="008F7EB3"/>
    <w:rsid w:val="00900240"/>
    <w:rsid w:val="0090040D"/>
    <w:rsid w:val="009006B9"/>
    <w:rsid w:val="00900C02"/>
    <w:rsid w:val="00900CCE"/>
    <w:rsid w:val="00901991"/>
    <w:rsid w:val="00901B30"/>
    <w:rsid w:val="009028E3"/>
    <w:rsid w:val="00902908"/>
    <w:rsid w:val="00903876"/>
    <w:rsid w:val="00903E9D"/>
    <w:rsid w:val="0090545E"/>
    <w:rsid w:val="009068A7"/>
    <w:rsid w:val="00907D17"/>
    <w:rsid w:val="009106A7"/>
    <w:rsid w:val="009106EA"/>
    <w:rsid w:val="009108E3"/>
    <w:rsid w:val="009113EC"/>
    <w:rsid w:val="00912A41"/>
    <w:rsid w:val="009148AB"/>
    <w:rsid w:val="00914A3B"/>
    <w:rsid w:val="00914CDA"/>
    <w:rsid w:val="00915A81"/>
    <w:rsid w:val="00916C70"/>
    <w:rsid w:val="009171AC"/>
    <w:rsid w:val="009179DC"/>
    <w:rsid w:val="00920404"/>
    <w:rsid w:val="00920504"/>
    <w:rsid w:val="0092114E"/>
    <w:rsid w:val="009211C7"/>
    <w:rsid w:val="00921AEB"/>
    <w:rsid w:val="00922014"/>
    <w:rsid w:val="0092438F"/>
    <w:rsid w:val="009244C9"/>
    <w:rsid w:val="00924734"/>
    <w:rsid w:val="009257FF"/>
    <w:rsid w:val="009259F6"/>
    <w:rsid w:val="009276AB"/>
    <w:rsid w:val="0093055F"/>
    <w:rsid w:val="00930E38"/>
    <w:rsid w:val="00930E94"/>
    <w:rsid w:val="00931CA9"/>
    <w:rsid w:val="00934467"/>
    <w:rsid w:val="00934960"/>
    <w:rsid w:val="00934CD5"/>
    <w:rsid w:val="009362F8"/>
    <w:rsid w:val="00936332"/>
    <w:rsid w:val="00937BF4"/>
    <w:rsid w:val="0094049F"/>
    <w:rsid w:val="009408B3"/>
    <w:rsid w:val="0094164D"/>
    <w:rsid w:val="00942167"/>
    <w:rsid w:val="009424F7"/>
    <w:rsid w:val="009426E5"/>
    <w:rsid w:val="00943932"/>
    <w:rsid w:val="00944C98"/>
    <w:rsid w:val="00945023"/>
    <w:rsid w:val="009450DF"/>
    <w:rsid w:val="009460BA"/>
    <w:rsid w:val="00946EB9"/>
    <w:rsid w:val="00947C29"/>
    <w:rsid w:val="00952C11"/>
    <w:rsid w:val="00953240"/>
    <w:rsid w:val="009534EF"/>
    <w:rsid w:val="00955AFC"/>
    <w:rsid w:val="00955C5D"/>
    <w:rsid w:val="00956775"/>
    <w:rsid w:val="0095706F"/>
    <w:rsid w:val="0095749F"/>
    <w:rsid w:val="009577CB"/>
    <w:rsid w:val="00957993"/>
    <w:rsid w:val="00957F17"/>
    <w:rsid w:val="0096024C"/>
    <w:rsid w:val="0096028C"/>
    <w:rsid w:val="0096211D"/>
    <w:rsid w:val="0096279E"/>
    <w:rsid w:val="009630E2"/>
    <w:rsid w:val="009636A3"/>
    <w:rsid w:val="00963EE1"/>
    <w:rsid w:val="0096460A"/>
    <w:rsid w:val="00964D86"/>
    <w:rsid w:val="009657F2"/>
    <w:rsid w:val="0096598F"/>
    <w:rsid w:val="00966B5B"/>
    <w:rsid w:val="009712C7"/>
    <w:rsid w:val="009713A9"/>
    <w:rsid w:val="009716D4"/>
    <w:rsid w:val="00971F38"/>
    <w:rsid w:val="0097293A"/>
    <w:rsid w:val="00972B3C"/>
    <w:rsid w:val="00973DD4"/>
    <w:rsid w:val="00974150"/>
    <w:rsid w:val="00974596"/>
    <w:rsid w:val="009745F9"/>
    <w:rsid w:val="009761ED"/>
    <w:rsid w:val="00976C0A"/>
    <w:rsid w:val="00977F10"/>
    <w:rsid w:val="0098038C"/>
    <w:rsid w:val="0098163D"/>
    <w:rsid w:val="009827A7"/>
    <w:rsid w:val="00983196"/>
    <w:rsid w:val="00985545"/>
    <w:rsid w:val="00985D19"/>
    <w:rsid w:val="00986910"/>
    <w:rsid w:val="00986F09"/>
    <w:rsid w:val="00987009"/>
    <w:rsid w:val="00987296"/>
    <w:rsid w:val="00987AC8"/>
    <w:rsid w:val="00987B1F"/>
    <w:rsid w:val="00987BB1"/>
    <w:rsid w:val="00990986"/>
    <w:rsid w:val="00991540"/>
    <w:rsid w:val="0099193F"/>
    <w:rsid w:val="009922B0"/>
    <w:rsid w:val="00992887"/>
    <w:rsid w:val="00993108"/>
    <w:rsid w:val="00993A6E"/>
    <w:rsid w:val="00995844"/>
    <w:rsid w:val="009959FE"/>
    <w:rsid w:val="00995D64"/>
    <w:rsid w:val="0099636E"/>
    <w:rsid w:val="009963E1"/>
    <w:rsid w:val="00996C69"/>
    <w:rsid w:val="009A01EA"/>
    <w:rsid w:val="009A05B3"/>
    <w:rsid w:val="009A0735"/>
    <w:rsid w:val="009A191A"/>
    <w:rsid w:val="009A1BFF"/>
    <w:rsid w:val="009A2E74"/>
    <w:rsid w:val="009A3589"/>
    <w:rsid w:val="009A3D29"/>
    <w:rsid w:val="009A53D4"/>
    <w:rsid w:val="009A73FD"/>
    <w:rsid w:val="009A74A3"/>
    <w:rsid w:val="009A783A"/>
    <w:rsid w:val="009A7F39"/>
    <w:rsid w:val="009B0E59"/>
    <w:rsid w:val="009B1131"/>
    <w:rsid w:val="009B15AB"/>
    <w:rsid w:val="009B33B9"/>
    <w:rsid w:val="009B3E3A"/>
    <w:rsid w:val="009B4DAE"/>
    <w:rsid w:val="009B52A4"/>
    <w:rsid w:val="009B54F3"/>
    <w:rsid w:val="009B6222"/>
    <w:rsid w:val="009B645E"/>
    <w:rsid w:val="009B6541"/>
    <w:rsid w:val="009B711F"/>
    <w:rsid w:val="009B779A"/>
    <w:rsid w:val="009B7BF7"/>
    <w:rsid w:val="009C1292"/>
    <w:rsid w:val="009C1739"/>
    <w:rsid w:val="009C17ED"/>
    <w:rsid w:val="009C2023"/>
    <w:rsid w:val="009C2D54"/>
    <w:rsid w:val="009C3EB4"/>
    <w:rsid w:val="009C4326"/>
    <w:rsid w:val="009C47AD"/>
    <w:rsid w:val="009C5BAF"/>
    <w:rsid w:val="009C5E55"/>
    <w:rsid w:val="009C699C"/>
    <w:rsid w:val="009C6E45"/>
    <w:rsid w:val="009C7634"/>
    <w:rsid w:val="009D04E0"/>
    <w:rsid w:val="009D0941"/>
    <w:rsid w:val="009D1C89"/>
    <w:rsid w:val="009D1EC0"/>
    <w:rsid w:val="009D2DCC"/>
    <w:rsid w:val="009D3181"/>
    <w:rsid w:val="009D3741"/>
    <w:rsid w:val="009D3DAC"/>
    <w:rsid w:val="009D5264"/>
    <w:rsid w:val="009D5487"/>
    <w:rsid w:val="009D5564"/>
    <w:rsid w:val="009D59A8"/>
    <w:rsid w:val="009D5D4E"/>
    <w:rsid w:val="009D5E86"/>
    <w:rsid w:val="009D6BBA"/>
    <w:rsid w:val="009D6D7F"/>
    <w:rsid w:val="009D7391"/>
    <w:rsid w:val="009E005B"/>
    <w:rsid w:val="009E0497"/>
    <w:rsid w:val="009E0DAB"/>
    <w:rsid w:val="009E155C"/>
    <w:rsid w:val="009E1B0F"/>
    <w:rsid w:val="009E25FA"/>
    <w:rsid w:val="009E2AF7"/>
    <w:rsid w:val="009E2BE2"/>
    <w:rsid w:val="009E2EB7"/>
    <w:rsid w:val="009E2F96"/>
    <w:rsid w:val="009E33F7"/>
    <w:rsid w:val="009E38A9"/>
    <w:rsid w:val="009E3DAB"/>
    <w:rsid w:val="009E47DB"/>
    <w:rsid w:val="009E4DA6"/>
    <w:rsid w:val="009E58C8"/>
    <w:rsid w:val="009E672D"/>
    <w:rsid w:val="009E733A"/>
    <w:rsid w:val="009E793E"/>
    <w:rsid w:val="009E7DCA"/>
    <w:rsid w:val="009F0CB1"/>
    <w:rsid w:val="009F0DA9"/>
    <w:rsid w:val="009F11A3"/>
    <w:rsid w:val="009F2495"/>
    <w:rsid w:val="009F2CA8"/>
    <w:rsid w:val="009F31D5"/>
    <w:rsid w:val="009F3906"/>
    <w:rsid w:val="009F420E"/>
    <w:rsid w:val="009F44C2"/>
    <w:rsid w:val="009F477F"/>
    <w:rsid w:val="009F4F14"/>
    <w:rsid w:val="009F565C"/>
    <w:rsid w:val="009F5677"/>
    <w:rsid w:val="009F59CC"/>
    <w:rsid w:val="009F6824"/>
    <w:rsid w:val="009F75C3"/>
    <w:rsid w:val="009F77C0"/>
    <w:rsid w:val="00A00297"/>
    <w:rsid w:val="00A007FC"/>
    <w:rsid w:val="00A009A7"/>
    <w:rsid w:val="00A01457"/>
    <w:rsid w:val="00A015AB"/>
    <w:rsid w:val="00A02B09"/>
    <w:rsid w:val="00A02C71"/>
    <w:rsid w:val="00A037DA"/>
    <w:rsid w:val="00A04992"/>
    <w:rsid w:val="00A04E97"/>
    <w:rsid w:val="00A05CDB"/>
    <w:rsid w:val="00A0639A"/>
    <w:rsid w:val="00A06B96"/>
    <w:rsid w:val="00A07266"/>
    <w:rsid w:val="00A073A5"/>
    <w:rsid w:val="00A076A8"/>
    <w:rsid w:val="00A07D0C"/>
    <w:rsid w:val="00A10956"/>
    <w:rsid w:val="00A10B9B"/>
    <w:rsid w:val="00A11A7B"/>
    <w:rsid w:val="00A11B57"/>
    <w:rsid w:val="00A11FCD"/>
    <w:rsid w:val="00A1335E"/>
    <w:rsid w:val="00A135E7"/>
    <w:rsid w:val="00A13941"/>
    <w:rsid w:val="00A13BB4"/>
    <w:rsid w:val="00A14977"/>
    <w:rsid w:val="00A14F87"/>
    <w:rsid w:val="00A15161"/>
    <w:rsid w:val="00A151AC"/>
    <w:rsid w:val="00A15213"/>
    <w:rsid w:val="00A16286"/>
    <w:rsid w:val="00A168FD"/>
    <w:rsid w:val="00A17231"/>
    <w:rsid w:val="00A1769F"/>
    <w:rsid w:val="00A17D8D"/>
    <w:rsid w:val="00A206BE"/>
    <w:rsid w:val="00A207C0"/>
    <w:rsid w:val="00A225A9"/>
    <w:rsid w:val="00A22934"/>
    <w:rsid w:val="00A23174"/>
    <w:rsid w:val="00A23185"/>
    <w:rsid w:val="00A239C0"/>
    <w:rsid w:val="00A23A5E"/>
    <w:rsid w:val="00A24AE4"/>
    <w:rsid w:val="00A24B52"/>
    <w:rsid w:val="00A24B85"/>
    <w:rsid w:val="00A306E3"/>
    <w:rsid w:val="00A30ECB"/>
    <w:rsid w:val="00A315D2"/>
    <w:rsid w:val="00A3293B"/>
    <w:rsid w:val="00A33745"/>
    <w:rsid w:val="00A33C4D"/>
    <w:rsid w:val="00A34500"/>
    <w:rsid w:val="00A346F0"/>
    <w:rsid w:val="00A348E9"/>
    <w:rsid w:val="00A34AE5"/>
    <w:rsid w:val="00A34CE1"/>
    <w:rsid w:val="00A34D78"/>
    <w:rsid w:val="00A3543A"/>
    <w:rsid w:val="00A354D3"/>
    <w:rsid w:val="00A36099"/>
    <w:rsid w:val="00A361BD"/>
    <w:rsid w:val="00A3627B"/>
    <w:rsid w:val="00A36D4E"/>
    <w:rsid w:val="00A403F7"/>
    <w:rsid w:val="00A40DEB"/>
    <w:rsid w:val="00A41177"/>
    <w:rsid w:val="00A412C1"/>
    <w:rsid w:val="00A41558"/>
    <w:rsid w:val="00A435E6"/>
    <w:rsid w:val="00A44044"/>
    <w:rsid w:val="00A445EB"/>
    <w:rsid w:val="00A44656"/>
    <w:rsid w:val="00A452E1"/>
    <w:rsid w:val="00A45573"/>
    <w:rsid w:val="00A456ED"/>
    <w:rsid w:val="00A46542"/>
    <w:rsid w:val="00A46E7B"/>
    <w:rsid w:val="00A479B9"/>
    <w:rsid w:val="00A47C31"/>
    <w:rsid w:val="00A500BA"/>
    <w:rsid w:val="00A51038"/>
    <w:rsid w:val="00A5140D"/>
    <w:rsid w:val="00A51612"/>
    <w:rsid w:val="00A51982"/>
    <w:rsid w:val="00A51C7C"/>
    <w:rsid w:val="00A5227C"/>
    <w:rsid w:val="00A52CC9"/>
    <w:rsid w:val="00A52F56"/>
    <w:rsid w:val="00A53D2F"/>
    <w:rsid w:val="00A54109"/>
    <w:rsid w:val="00A54584"/>
    <w:rsid w:val="00A54667"/>
    <w:rsid w:val="00A551B6"/>
    <w:rsid w:val="00A55663"/>
    <w:rsid w:val="00A5600A"/>
    <w:rsid w:val="00A5606A"/>
    <w:rsid w:val="00A56961"/>
    <w:rsid w:val="00A6060B"/>
    <w:rsid w:val="00A61B11"/>
    <w:rsid w:val="00A62A0F"/>
    <w:rsid w:val="00A6348C"/>
    <w:rsid w:val="00A638FA"/>
    <w:rsid w:val="00A64E88"/>
    <w:rsid w:val="00A66BD0"/>
    <w:rsid w:val="00A66D34"/>
    <w:rsid w:val="00A67588"/>
    <w:rsid w:val="00A718F5"/>
    <w:rsid w:val="00A720B9"/>
    <w:rsid w:val="00A724D9"/>
    <w:rsid w:val="00A72515"/>
    <w:rsid w:val="00A72A9E"/>
    <w:rsid w:val="00A72D09"/>
    <w:rsid w:val="00A73984"/>
    <w:rsid w:val="00A73B3E"/>
    <w:rsid w:val="00A73CA9"/>
    <w:rsid w:val="00A73DD2"/>
    <w:rsid w:val="00A740E5"/>
    <w:rsid w:val="00A742E6"/>
    <w:rsid w:val="00A74921"/>
    <w:rsid w:val="00A771AD"/>
    <w:rsid w:val="00A817AD"/>
    <w:rsid w:val="00A81F7A"/>
    <w:rsid w:val="00A81FBE"/>
    <w:rsid w:val="00A8222E"/>
    <w:rsid w:val="00A82C2A"/>
    <w:rsid w:val="00A830A1"/>
    <w:rsid w:val="00A830D4"/>
    <w:rsid w:val="00A830D9"/>
    <w:rsid w:val="00A83413"/>
    <w:rsid w:val="00A83905"/>
    <w:rsid w:val="00A84B57"/>
    <w:rsid w:val="00A84D74"/>
    <w:rsid w:val="00A853BE"/>
    <w:rsid w:val="00A85568"/>
    <w:rsid w:val="00A85960"/>
    <w:rsid w:val="00A859F4"/>
    <w:rsid w:val="00A85E23"/>
    <w:rsid w:val="00A866BD"/>
    <w:rsid w:val="00A86AE1"/>
    <w:rsid w:val="00A902C6"/>
    <w:rsid w:val="00A90D43"/>
    <w:rsid w:val="00A9287E"/>
    <w:rsid w:val="00A93484"/>
    <w:rsid w:val="00A93776"/>
    <w:rsid w:val="00A93EED"/>
    <w:rsid w:val="00A94976"/>
    <w:rsid w:val="00A94BC6"/>
    <w:rsid w:val="00A94C9D"/>
    <w:rsid w:val="00A951F4"/>
    <w:rsid w:val="00A95EAF"/>
    <w:rsid w:val="00A95FC2"/>
    <w:rsid w:val="00A960B8"/>
    <w:rsid w:val="00A96266"/>
    <w:rsid w:val="00A964F8"/>
    <w:rsid w:val="00AA04CC"/>
    <w:rsid w:val="00AA1591"/>
    <w:rsid w:val="00AA1AE2"/>
    <w:rsid w:val="00AA1F7D"/>
    <w:rsid w:val="00AA28B7"/>
    <w:rsid w:val="00AA2903"/>
    <w:rsid w:val="00AA2F6F"/>
    <w:rsid w:val="00AA3686"/>
    <w:rsid w:val="00AA675D"/>
    <w:rsid w:val="00AB0CCA"/>
    <w:rsid w:val="00AB0E3D"/>
    <w:rsid w:val="00AB1158"/>
    <w:rsid w:val="00AB1BDB"/>
    <w:rsid w:val="00AB2036"/>
    <w:rsid w:val="00AB2EB9"/>
    <w:rsid w:val="00AB57E4"/>
    <w:rsid w:val="00AB5992"/>
    <w:rsid w:val="00AB732B"/>
    <w:rsid w:val="00AB7361"/>
    <w:rsid w:val="00AB7565"/>
    <w:rsid w:val="00AB7D07"/>
    <w:rsid w:val="00AC0742"/>
    <w:rsid w:val="00AC0A24"/>
    <w:rsid w:val="00AC0C19"/>
    <w:rsid w:val="00AC12D6"/>
    <w:rsid w:val="00AC16A1"/>
    <w:rsid w:val="00AC1909"/>
    <w:rsid w:val="00AC2624"/>
    <w:rsid w:val="00AC2BAB"/>
    <w:rsid w:val="00AC2D5D"/>
    <w:rsid w:val="00AC3074"/>
    <w:rsid w:val="00AC369A"/>
    <w:rsid w:val="00AC3DC5"/>
    <w:rsid w:val="00AC5287"/>
    <w:rsid w:val="00AC5508"/>
    <w:rsid w:val="00AC5A64"/>
    <w:rsid w:val="00AC5F94"/>
    <w:rsid w:val="00AC6692"/>
    <w:rsid w:val="00AC6A8F"/>
    <w:rsid w:val="00AC755D"/>
    <w:rsid w:val="00AC7CD8"/>
    <w:rsid w:val="00AD0862"/>
    <w:rsid w:val="00AD0E54"/>
    <w:rsid w:val="00AD10D3"/>
    <w:rsid w:val="00AD1958"/>
    <w:rsid w:val="00AD2708"/>
    <w:rsid w:val="00AD2959"/>
    <w:rsid w:val="00AD2EC3"/>
    <w:rsid w:val="00AD333C"/>
    <w:rsid w:val="00AD3A03"/>
    <w:rsid w:val="00AD470A"/>
    <w:rsid w:val="00AD53D4"/>
    <w:rsid w:val="00AD5774"/>
    <w:rsid w:val="00AD5910"/>
    <w:rsid w:val="00AD6572"/>
    <w:rsid w:val="00AE060F"/>
    <w:rsid w:val="00AE07C7"/>
    <w:rsid w:val="00AE07F6"/>
    <w:rsid w:val="00AE0CA4"/>
    <w:rsid w:val="00AE1C55"/>
    <w:rsid w:val="00AE23BB"/>
    <w:rsid w:val="00AE274C"/>
    <w:rsid w:val="00AE3082"/>
    <w:rsid w:val="00AE31CF"/>
    <w:rsid w:val="00AE33B5"/>
    <w:rsid w:val="00AE4AE3"/>
    <w:rsid w:val="00AE5655"/>
    <w:rsid w:val="00AE5FE7"/>
    <w:rsid w:val="00AE7352"/>
    <w:rsid w:val="00AE7940"/>
    <w:rsid w:val="00AF136E"/>
    <w:rsid w:val="00AF13CA"/>
    <w:rsid w:val="00AF22CE"/>
    <w:rsid w:val="00AF2386"/>
    <w:rsid w:val="00AF2A5B"/>
    <w:rsid w:val="00AF2FDF"/>
    <w:rsid w:val="00AF4695"/>
    <w:rsid w:val="00AF46B4"/>
    <w:rsid w:val="00AF4A46"/>
    <w:rsid w:val="00AF4E82"/>
    <w:rsid w:val="00AF5F40"/>
    <w:rsid w:val="00AF6AE7"/>
    <w:rsid w:val="00AF6E1A"/>
    <w:rsid w:val="00AF70CB"/>
    <w:rsid w:val="00AF7C68"/>
    <w:rsid w:val="00AF7E99"/>
    <w:rsid w:val="00B00BDE"/>
    <w:rsid w:val="00B014D7"/>
    <w:rsid w:val="00B020ED"/>
    <w:rsid w:val="00B02291"/>
    <w:rsid w:val="00B0264D"/>
    <w:rsid w:val="00B0323D"/>
    <w:rsid w:val="00B042EE"/>
    <w:rsid w:val="00B057D0"/>
    <w:rsid w:val="00B05A17"/>
    <w:rsid w:val="00B05A5B"/>
    <w:rsid w:val="00B065D9"/>
    <w:rsid w:val="00B06620"/>
    <w:rsid w:val="00B06964"/>
    <w:rsid w:val="00B06B46"/>
    <w:rsid w:val="00B07516"/>
    <w:rsid w:val="00B075D9"/>
    <w:rsid w:val="00B07E93"/>
    <w:rsid w:val="00B10C3B"/>
    <w:rsid w:val="00B114F6"/>
    <w:rsid w:val="00B11814"/>
    <w:rsid w:val="00B11A8A"/>
    <w:rsid w:val="00B11CC7"/>
    <w:rsid w:val="00B126EC"/>
    <w:rsid w:val="00B127C7"/>
    <w:rsid w:val="00B12B87"/>
    <w:rsid w:val="00B12D63"/>
    <w:rsid w:val="00B13DA2"/>
    <w:rsid w:val="00B14099"/>
    <w:rsid w:val="00B14193"/>
    <w:rsid w:val="00B1496C"/>
    <w:rsid w:val="00B15A3A"/>
    <w:rsid w:val="00B15B91"/>
    <w:rsid w:val="00B15EA5"/>
    <w:rsid w:val="00B16EB7"/>
    <w:rsid w:val="00B17320"/>
    <w:rsid w:val="00B20FCD"/>
    <w:rsid w:val="00B21399"/>
    <w:rsid w:val="00B213F1"/>
    <w:rsid w:val="00B215CD"/>
    <w:rsid w:val="00B216DB"/>
    <w:rsid w:val="00B21B42"/>
    <w:rsid w:val="00B21CB3"/>
    <w:rsid w:val="00B226F4"/>
    <w:rsid w:val="00B233AD"/>
    <w:rsid w:val="00B23B64"/>
    <w:rsid w:val="00B245BF"/>
    <w:rsid w:val="00B250DF"/>
    <w:rsid w:val="00B2588F"/>
    <w:rsid w:val="00B26CB5"/>
    <w:rsid w:val="00B26F2C"/>
    <w:rsid w:val="00B27084"/>
    <w:rsid w:val="00B27611"/>
    <w:rsid w:val="00B27CF8"/>
    <w:rsid w:val="00B3091B"/>
    <w:rsid w:val="00B30CE7"/>
    <w:rsid w:val="00B31D07"/>
    <w:rsid w:val="00B32954"/>
    <w:rsid w:val="00B32E2D"/>
    <w:rsid w:val="00B33048"/>
    <w:rsid w:val="00B3352C"/>
    <w:rsid w:val="00B33BA8"/>
    <w:rsid w:val="00B33D0E"/>
    <w:rsid w:val="00B3545E"/>
    <w:rsid w:val="00B35A8E"/>
    <w:rsid w:val="00B35DB8"/>
    <w:rsid w:val="00B37602"/>
    <w:rsid w:val="00B37F25"/>
    <w:rsid w:val="00B37F88"/>
    <w:rsid w:val="00B413BB"/>
    <w:rsid w:val="00B41FCD"/>
    <w:rsid w:val="00B42ADC"/>
    <w:rsid w:val="00B44051"/>
    <w:rsid w:val="00B44CD4"/>
    <w:rsid w:val="00B44CDA"/>
    <w:rsid w:val="00B44E59"/>
    <w:rsid w:val="00B45195"/>
    <w:rsid w:val="00B45AD3"/>
    <w:rsid w:val="00B45C67"/>
    <w:rsid w:val="00B45D96"/>
    <w:rsid w:val="00B45E8B"/>
    <w:rsid w:val="00B46259"/>
    <w:rsid w:val="00B4627B"/>
    <w:rsid w:val="00B46988"/>
    <w:rsid w:val="00B469F7"/>
    <w:rsid w:val="00B47569"/>
    <w:rsid w:val="00B478AD"/>
    <w:rsid w:val="00B500B1"/>
    <w:rsid w:val="00B500B7"/>
    <w:rsid w:val="00B502A9"/>
    <w:rsid w:val="00B5038F"/>
    <w:rsid w:val="00B508EC"/>
    <w:rsid w:val="00B51957"/>
    <w:rsid w:val="00B51AFC"/>
    <w:rsid w:val="00B51E0C"/>
    <w:rsid w:val="00B520A0"/>
    <w:rsid w:val="00B521C4"/>
    <w:rsid w:val="00B5259B"/>
    <w:rsid w:val="00B5319D"/>
    <w:rsid w:val="00B53CB9"/>
    <w:rsid w:val="00B54032"/>
    <w:rsid w:val="00B55A71"/>
    <w:rsid w:val="00B56838"/>
    <w:rsid w:val="00B57034"/>
    <w:rsid w:val="00B573AA"/>
    <w:rsid w:val="00B57A9F"/>
    <w:rsid w:val="00B61CBD"/>
    <w:rsid w:val="00B6235C"/>
    <w:rsid w:val="00B62DD0"/>
    <w:rsid w:val="00B633E9"/>
    <w:rsid w:val="00B63521"/>
    <w:rsid w:val="00B63554"/>
    <w:rsid w:val="00B6404C"/>
    <w:rsid w:val="00B6550C"/>
    <w:rsid w:val="00B65AD2"/>
    <w:rsid w:val="00B66137"/>
    <w:rsid w:val="00B66F0F"/>
    <w:rsid w:val="00B670DF"/>
    <w:rsid w:val="00B70576"/>
    <w:rsid w:val="00B70918"/>
    <w:rsid w:val="00B7142F"/>
    <w:rsid w:val="00B717C6"/>
    <w:rsid w:val="00B72173"/>
    <w:rsid w:val="00B72E60"/>
    <w:rsid w:val="00B72FBC"/>
    <w:rsid w:val="00B731DC"/>
    <w:rsid w:val="00B7398E"/>
    <w:rsid w:val="00B7423A"/>
    <w:rsid w:val="00B750D8"/>
    <w:rsid w:val="00B75768"/>
    <w:rsid w:val="00B75AD5"/>
    <w:rsid w:val="00B76DE2"/>
    <w:rsid w:val="00B773AC"/>
    <w:rsid w:val="00B775DD"/>
    <w:rsid w:val="00B77C9B"/>
    <w:rsid w:val="00B82504"/>
    <w:rsid w:val="00B82B0D"/>
    <w:rsid w:val="00B82B81"/>
    <w:rsid w:val="00B83032"/>
    <w:rsid w:val="00B83A8D"/>
    <w:rsid w:val="00B8476E"/>
    <w:rsid w:val="00B84D49"/>
    <w:rsid w:val="00B85210"/>
    <w:rsid w:val="00B8666D"/>
    <w:rsid w:val="00B87B16"/>
    <w:rsid w:val="00B87DD5"/>
    <w:rsid w:val="00B87FDF"/>
    <w:rsid w:val="00B903D9"/>
    <w:rsid w:val="00B90B97"/>
    <w:rsid w:val="00B90C2B"/>
    <w:rsid w:val="00B919E1"/>
    <w:rsid w:val="00B91D34"/>
    <w:rsid w:val="00B91DF2"/>
    <w:rsid w:val="00B92344"/>
    <w:rsid w:val="00B92699"/>
    <w:rsid w:val="00B93152"/>
    <w:rsid w:val="00B9318B"/>
    <w:rsid w:val="00B9330C"/>
    <w:rsid w:val="00B93E55"/>
    <w:rsid w:val="00B953EF"/>
    <w:rsid w:val="00B957EC"/>
    <w:rsid w:val="00B96403"/>
    <w:rsid w:val="00B96B8B"/>
    <w:rsid w:val="00BA0680"/>
    <w:rsid w:val="00BA0E77"/>
    <w:rsid w:val="00BA1013"/>
    <w:rsid w:val="00BA139C"/>
    <w:rsid w:val="00BA223A"/>
    <w:rsid w:val="00BA2A75"/>
    <w:rsid w:val="00BA317D"/>
    <w:rsid w:val="00BA402C"/>
    <w:rsid w:val="00BA42C7"/>
    <w:rsid w:val="00BA44AF"/>
    <w:rsid w:val="00BA5324"/>
    <w:rsid w:val="00BA5327"/>
    <w:rsid w:val="00BA55DE"/>
    <w:rsid w:val="00BA7AEF"/>
    <w:rsid w:val="00BA7B21"/>
    <w:rsid w:val="00BB0D2C"/>
    <w:rsid w:val="00BB170C"/>
    <w:rsid w:val="00BB4136"/>
    <w:rsid w:val="00BB4FBE"/>
    <w:rsid w:val="00BB5F76"/>
    <w:rsid w:val="00BB606F"/>
    <w:rsid w:val="00BB6432"/>
    <w:rsid w:val="00BB6B74"/>
    <w:rsid w:val="00BB75D5"/>
    <w:rsid w:val="00BB7EAB"/>
    <w:rsid w:val="00BC017B"/>
    <w:rsid w:val="00BC11D3"/>
    <w:rsid w:val="00BC1265"/>
    <w:rsid w:val="00BC1674"/>
    <w:rsid w:val="00BC304B"/>
    <w:rsid w:val="00BC38B7"/>
    <w:rsid w:val="00BC43DA"/>
    <w:rsid w:val="00BC46B6"/>
    <w:rsid w:val="00BC54B2"/>
    <w:rsid w:val="00BC62BC"/>
    <w:rsid w:val="00BC7889"/>
    <w:rsid w:val="00BC7949"/>
    <w:rsid w:val="00BC7B13"/>
    <w:rsid w:val="00BC7F4C"/>
    <w:rsid w:val="00BD1264"/>
    <w:rsid w:val="00BD1687"/>
    <w:rsid w:val="00BD1E7D"/>
    <w:rsid w:val="00BD221C"/>
    <w:rsid w:val="00BD266B"/>
    <w:rsid w:val="00BD3CC7"/>
    <w:rsid w:val="00BD477F"/>
    <w:rsid w:val="00BD4849"/>
    <w:rsid w:val="00BD4E00"/>
    <w:rsid w:val="00BD519B"/>
    <w:rsid w:val="00BD5962"/>
    <w:rsid w:val="00BD62AA"/>
    <w:rsid w:val="00BD7838"/>
    <w:rsid w:val="00BD7ACD"/>
    <w:rsid w:val="00BD7C26"/>
    <w:rsid w:val="00BE1553"/>
    <w:rsid w:val="00BE2AFB"/>
    <w:rsid w:val="00BE2CA7"/>
    <w:rsid w:val="00BE617F"/>
    <w:rsid w:val="00BE66D8"/>
    <w:rsid w:val="00BE6E7D"/>
    <w:rsid w:val="00BE7964"/>
    <w:rsid w:val="00BF0073"/>
    <w:rsid w:val="00BF0AE8"/>
    <w:rsid w:val="00BF0CD8"/>
    <w:rsid w:val="00BF0F14"/>
    <w:rsid w:val="00BF1898"/>
    <w:rsid w:val="00BF235E"/>
    <w:rsid w:val="00BF30DC"/>
    <w:rsid w:val="00BF3D7E"/>
    <w:rsid w:val="00BF486C"/>
    <w:rsid w:val="00BF5532"/>
    <w:rsid w:val="00BF60E1"/>
    <w:rsid w:val="00BF6433"/>
    <w:rsid w:val="00BF6BA1"/>
    <w:rsid w:val="00BF713D"/>
    <w:rsid w:val="00BF7EBC"/>
    <w:rsid w:val="00BF7EE0"/>
    <w:rsid w:val="00C00276"/>
    <w:rsid w:val="00C004B4"/>
    <w:rsid w:val="00C00813"/>
    <w:rsid w:val="00C01D28"/>
    <w:rsid w:val="00C02534"/>
    <w:rsid w:val="00C0337C"/>
    <w:rsid w:val="00C03D3E"/>
    <w:rsid w:val="00C047BB"/>
    <w:rsid w:val="00C05B5C"/>
    <w:rsid w:val="00C05E44"/>
    <w:rsid w:val="00C0601B"/>
    <w:rsid w:val="00C06AE4"/>
    <w:rsid w:val="00C10309"/>
    <w:rsid w:val="00C104EB"/>
    <w:rsid w:val="00C1072E"/>
    <w:rsid w:val="00C10A73"/>
    <w:rsid w:val="00C10C36"/>
    <w:rsid w:val="00C10F79"/>
    <w:rsid w:val="00C123F6"/>
    <w:rsid w:val="00C12EF7"/>
    <w:rsid w:val="00C13061"/>
    <w:rsid w:val="00C13217"/>
    <w:rsid w:val="00C1475B"/>
    <w:rsid w:val="00C1593B"/>
    <w:rsid w:val="00C167CA"/>
    <w:rsid w:val="00C174B9"/>
    <w:rsid w:val="00C174F7"/>
    <w:rsid w:val="00C22782"/>
    <w:rsid w:val="00C233F2"/>
    <w:rsid w:val="00C23716"/>
    <w:rsid w:val="00C239EE"/>
    <w:rsid w:val="00C23ADC"/>
    <w:rsid w:val="00C241BE"/>
    <w:rsid w:val="00C24C1C"/>
    <w:rsid w:val="00C24D58"/>
    <w:rsid w:val="00C2511E"/>
    <w:rsid w:val="00C253AE"/>
    <w:rsid w:val="00C261B6"/>
    <w:rsid w:val="00C2768E"/>
    <w:rsid w:val="00C27F8A"/>
    <w:rsid w:val="00C303A6"/>
    <w:rsid w:val="00C30DB6"/>
    <w:rsid w:val="00C311AB"/>
    <w:rsid w:val="00C31E5C"/>
    <w:rsid w:val="00C325D0"/>
    <w:rsid w:val="00C327BB"/>
    <w:rsid w:val="00C32960"/>
    <w:rsid w:val="00C32A12"/>
    <w:rsid w:val="00C32B87"/>
    <w:rsid w:val="00C33B82"/>
    <w:rsid w:val="00C33D64"/>
    <w:rsid w:val="00C33DE3"/>
    <w:rsid w:val="00C33E25"/>
    <w:rsid w:val="00C33F07"/>
    <w:rsid w:val="00C34230"/>
    <w:rsid w:val="00C34478"/>
    <w:rsid w:val="00C34816"/>
    <w:rsid w:val="00C34F76"/>
    <w:rsid w:val="00C35CFF"/>
    <w:rsid w:val="00C3692B"/>
    <w:rsid w:val="00C36B14"/>
    <w:rsid w:val="00C36C04"/>
    <w:rsid w:val="00C373F5"/>
    <w:rsid w:val="00C37D94"/>
    <w:rsid w:val="00C37F2D"/>
    <w:rsid w:val="00C401AD"/>
    <w:rsid w:val="00C402F6"/>
    <w:rsid w:val="00C4055B"/>
    <w:rsid w:val="00C40EC7"/>
    <w:rsid w:val="00C4164F"/>
    <w:rsid w:val="00C41F56"/>
    <w:rsid w:val="00C4387C"/>
    <w:rsid w:val="00C43CB4"/>
    <w:rsid w:val="00C43E39"/>
    <w:rsid w:val="00C44110"/>
    <w:rsid w:val="00C441E8"/>
    <w:rsid w:val="00C44FCA"/>
    <w:rsid w:val="00C45EEF"/>
    <w:rsid w:val="00C46238"/>
    <w:rsid w:val="00C4685A"/>
    <w:rsid w:val="00C472AF"/>
    <w:rsid w:val="00C50142"/>
    <w:rsid w:val="00C507FF"/>
    <w:rsid w:val="00C5161F"/>
    <w:rsid w:val="00C51FF6"/>
    <w:rsid w:val="00C521AB"/>
    <w:rsid w:val="00C523DF"/>
    <w:rsid w:val="00C5256F"/>
    <w:rsid w:val="00C52841"/>
    <w:rsid w:val="00C550F5"/>
    <w:rsid w:val="00C551DE"/>
    <w:rsid w:val="00C55BCB"/>
    <w:rsid w:val="00C55CE4"/>
    <w:rsid w:val="00C565B6"/>
    <w:rsid w:val="00C5735E"/>
    <w:rsid w:val="00C57DBE"/>
    <w:rsid w:val="00C61259"/>
    <w:rsid w:val="00C6176E"/>
    <w:rsid w:val="00C61A2A"/>
    <w:rsid w:val="00C61B44"/>
    <w:rsid w:val="00C62295"/>
    <w:rsid w:val="00C6370D"/>
    <w:rsid w:val="00C63E3B"/>
    <w:rsid w:val="00C6550A"/>
    <w:rsid w:val="00C658A5"/>
    <w:rsid w:val="00C6689D"/>
    <w:rsid w:val="00C66B48"/>
    <w:rsid w:val="00C66EA5"/>
    <w:rsid w:val="00C67D58"/>
    <w:rsid w:val="00C70909"/>
    <w:rsid w:val="00C7298D"/>
    <w:rsid w:val="00C72B0A"/>
    <w:rsid w:val="00C74FDF"/>
    <w:rsid w:val="00C75701"/>
    <w:rsid w:val="00C75A2A"/>
    <w:rsid w:val="00C75D97"/>
    <w:rsid w:val="00C75FB9"/>
    <w:rsid w:val="00C76152"/>
    <w:rsid w:val="00C76290"/>
    <w:rsid w:val="00C80B16"/>
    <w:rsid w:val="00C81410"/>
    <w:rsid w:val="00C82358"/>
    <w:rsid w:val="00C8258C"/>
    <w:rsid w:val="00C8352C"/>
    <w:rsid w:val="00C839C3"/>
    <w:rsid w:val="00C84A92"/>
    <w:rsid w:val="00C85161"/>
    <w:rsid w:val="00C85D5E"/>
    <w:rsid w:val="00C85DC0"/>
    <w:rsid w:val="00C8609B"/>
    <w:rsid w:val="00C86A5E"/>
    <w:rsid w:val="00C86B62"/>
    <w:rsid w:val="00C87690"/>
    <w:rsid w:val="00C90621"/>
    <w:rsid w:val="00C909FA"/>
    <w:rsid w:val="00C90D20"/>
    <w:rsid w:val="00C9148D"/>
    <w:rsid w:val="00C91B7A"/>
    <w:rsid w:val="00C924CB"/>
    <w:rsid w:val="00C92C24"/>
    <w:rsid w:val="00C933FA"/>
    <w:rsid w:val="00C935FE"/>
    <w:rsid w:val="00C93B10"/>
    <w:rsid w:val="00C93E71"/>
    <w:rsid w:val="00C9534F"/>
    <w:rsid w:val="00C9693E"/>
    <w:rsid w:val="00CA01FC"/>
    <w:rsid w:val="00CA06C7"/>
    <w:rsid w:val="00CA0ADE"/>
    <w:rsid w:val="00CA180A"/>
    <w:rsid w:val="00CA29A8"/>
    <w:rsid w:val="00CA3201"/>
    <w:rsid w:val="00CA3A02"/>
    <w:rsid w:val="00CA5308"/>
    <w:rsid w:val="00CA5927"/>
    <w:rsid w:val="00CA5CA6"/>
    <w:rsid w:val="00CA61A1"/>
    <w:rsid w:val="00CA7A46"/>
    <w:rsid w:val="00CA7E0B"/>
    <w:rsid w:val="00CB0D35"/>
    <w:rsid w:val="00CB2BCD"/>
    <w:rsid w:val="00CB2CF0"/>
    <w:rsid w:val="00CB3650"/>
    <w:rsid w:val="00CB4272"/>
    <w:rsid w:val="00CB4C79"/>
    <w:rsid w:val="00CB52B7"/>
    <w:rsid w:val="00CB5485"/>
    <w:rsid w:val="00CB7CED"/>
    <w:rsid w:val="00CB7F00"/>
    <w:rsid w:val="00CC05C1"/>
    <w:rsid w:val="00CC1482"/>
    <w:rsid w:val="00CC1516"/>
    <w:rsid w:val="00CC1B39"/>
    <w:rsid w:val="00CC21B4"/>
    <w:rsid w:val="00CC35AB"/>
    <w:rsid w:val="00CC42FF"/>
    <w:rsid w:val="00CC44A9"/>
    <w:rsid w:val="00CC4BB8"/>
    <w:rsid w:val="00CC4C5F"/>
    <w:rsid w:val="00CC66D9"/>
    <w:rsid w:val="00CC6FAD"/>
    <w:rsid w:val="00CC776F"/>
    <w:rsid w:val="00CC77C8"/>
    <w:rsid w:val="00CD0E5C"/>
    <w:rsid w:val="00CD12D0"/>
    <w:rsid w:val="00CD170F"/>
    <w:rsid w:val="00CD1D6B"/>
    <w:rsid w:val="00CD292C"/>
    <w:rsid w:val="00CD298E"/>
    <w:rsid w:val="00CD2991"/>
    <w:rsid w:val="00CD29C9"/>
    <w:rsid w:val="00CD383F"/>
    <w:rsid w:val="00CD6838"/>
    <w:rsid w:val="00CD69E6"/>
    <w:rsid w:val="00CD7117"/>
    <w:rsid w:val="00CD711B"/>
    <w:rsid w:val="00CD792D"/>
    <w:rsid w:val="00CD7B6B"/>
    <w:rsid w:val="00CE0043"/>
    <w:rsid w:val="00CE06FD"/>
    <w:rsid w:val="00CE0918"/>
    <w:rsid w:val="00CE1C43"/>
    <w:rsid w:val="00CE1C58"/>
    <w:rsid w:val="00CE2C29"/>
    <w:rsid w:val="00CE44F6"/>
    <w:rsid w:val="00CE5B98"/>
    <w:rsid w:val="00CE5F96"/>
    <w:rsid w:val="00CE601D"/>
    <w:rsid w:val="00CE62A6"/>
    <w:rsid w:val="00CE67D3"/>
    <w:rsid w:val="00CE6D2B"/>
    <w:rsid w:val="00CE751C"/>
    <w:rsid w:val="00CE7A6A"/>
    <w:rsid w:val="00CE7AB1"/>
    <w:rsid w:val="00CF12F0"/>
    <w:rsid w:val="00CF1F94"/>
    <w:rsid w:val="00CF2F93"/>
    <w:rsid w:val="00CF3C29"/>
    <w:rsid w:val="00CF4D56"/>
    <w:rsid w:val="00CF4E28"/>
    <w:rsid w:val="00CF5416"/>
    <w:rsid w:val="00CF6185"/>
    <w:rsid w:val="00CF65A3"/>
    <w:rsid w:val="00CF664C"/>
    <w:rsid w:val="00CF69D9"/>
    <w:rsid w:val="00CF6FA1"/>
    <w:rsid w:val="00CF70CE"/>
    <w:rsid w:val="00CF7569"/>
    <w:rsid w:val="00CF7810"/>
    <w:rsid w:val="00D003E5"/>
    <w:rsid w:val="00D00924"/>
    <w:rsid w:val="00D0146C"/>
    <w:rsid w:val="00D01CF2"/>
    <w:rsid w:val="00D033D8"/>
    <w:rsid w:val="00D0461B"/>
    <w:rsid w:val="00D04852"/>
    <w:rsid w:val="00D05B53"/>
    <w:rsid w:val="00D073C8"/>
    <w:rsid w:val="00D074B4"/>
    <w:rsid w:val="00D07B17"/>
    <w:rsid w:val="00D07B71"/>
    <w:rsid w:val="00D07CF6"/>
    <w:rsid w:val="00D10A7E"/>
    <w:rsid w:val="00D11A6E"/>
    <w:rsid w:val="00D11B51"/>
    <w:rsid w:val="00D12949"/>
    <w:rsid w:val="00D134C8"/>
    <w:rsid w:val="00D13518"/>
    <w:rsid w:val="00D1381C"/>
    <w:rsid w:val="00D13C01"/>
    <w:rsid w:val="00D1454F"/>
    <w:rsid w:val="00D1510E"/>
    <w:rsid w:val="00D16E31"/>
    <w:rsid w:val="00D17298"/>
    <w:rsid w:val="00D20146"/>
    <w:rsid w:val="00D20E66"/>
    <w:rsid w:val="00D211F3"/>
    <w:rsid w:val="00D211FA"/>
    <w:rsid w:val="00D223BD"/>
    <w:rsid w:val="00D2291E"/>
    <w:rsid w:val="00D22C25"/>
    <w:rsid w:val="00D2370B"/>
    <w:rsid w:val="00D2394F"/>
    <w:rsid w:val="00D24046"/>
    <w:rsid w:val="00D2533C"/>
    <w:rsid w:val="00D253B3"/>
    <w:rsid w:val="00D26860"/>
    <w:rsid w:val="00D26A97"/>
    <w:rsid w:val="00D30976"/>
    <w:rsid w:val="00D31980"/>
    <w:rsid w:val="00D31E68"/>
    <w:rsid w:val="00D33E8B"/>
    <w:rsid w:val="00D342C8"/>
    <w:rsid w:val="00D34509"/>
    <w:rsid w:val="00D34803"/>
    <w:rsid w:val="00D35520"/>
    <w:rsid w:val="00D3687E"/>
    <w:rsid w:val="00D36C0C"/>
    <w:rsid w:val="00D37088"/>
    <w:rsid w:val="00D3763B"/>
    <w:rsid w:val="00D3776F"/>
    <w:rsid w:val="00D4041F"/>
    <w:rsid w:val="00D406D6"/>
    <w:rsid w:val="00D40934"/>
    <w:rsid w:val="00D40EB8"/>
    <w:rsid w:val="00D40FFB"/>
    <w:rsid w:val="00D435B1"/>
    <w:rsid w:val="00D435BE"/>
    <w:rsid w:val="00D439AF"/>
    <w:rsid w:val="00D4422E"/>
    <w:rsid w:val="00D44948"/>
    <w:rsid w:val="00D45967"/>
    <w:rsid w:val="00D45B86"/>
    <w:rsid w:val="00D46406"/>
    <w:rsid w:val="00D466C9"/>
    <w:rsid w:val="00D5036F"/>
    <w:rsid w:val="00D50FB5"/>
    <w:rsid w:val="00D51D30"/>
    <w:rsid w:val="00D5255A"/>
    <w:rsid w:val="00D53826"/>
    <w:rsid w:val="00D53AC5"/>
    <w:rsid w:val="00D54204"/>
    <w:rsid w:val="00D55C11"/>
    <w:rsid w:val="00D55CEA"/>
    <w:rsid w:val="00D56C80"/>
    <w:rsid w:val="00D571CC"/>
    <w:rsid w:val="00D57CBD"/>
    <w:rsid w:val="00D6188E"/>
    <w:rsid w:val="00D62CE9"/>
    <w:rsid w:val="00D638DE"/>
    <w:rsid w:val="00D63A06"/>
    <w:rsid w:val="00D643B1"/>
    <w:rsid w:val="00D65BA6"/>
    <w:rsid w:val="00D66367"/>
    <w:rsid w:val="00D6698E"/>
    <w:rsid w:val="00D66DEE"/>
    <w:rsid w:val="00D66FD7"/>
    <w:rsid w:val="00D67E7F"/>
    <w:rsid w:val="00D701AC"/>
    <w:rsid w:val="00D70680"/>
    <w:rsid w:val="00D70A2E"/>
    <w:rsid w:val="00D70FE3"/>
    <w:rsid w:val="00D71615"/>
    <w:rsid w:val="00D730E8"/>
    <w:rsid w:val="00D748AF"/>
    <w:rsid w:val="00D748BB"/>
    <w:rsid w:val="00D74FEB"/>
    <w:rsid w:val="00D75562"/>
    <w:rsid w:val="00D75F04"/>
    <w:rsid w:val="00D7682B"/>
    <w:rsid w:val="00D769D1"/>
    <w:rsid w:val="00D773E6"/>
    <w:rsid w:val="00D800E8"/>
    <w:rsid w:val="00D85138"/>
    <w:rsid w:val="00D86456"/>
    <w:rsid w:val="00D86FF3"/>
    <w:rsid w:val="00D87B78"/>
    <w:rsid w:val="00D87D21"/>
    <w:rsid w:val="00D87F6F"/>
    <w:rsid w:val="00D900B2"/>
    <w:rsid w:val="00D90324"/>
    <w:rsid w:val="00D90B33"/>
    <w:rsid w:val="00D918AB"/>
    <w:rsid w:val="00D918DB"/>
    <w:rsid w:val="00D91DF4"/>
    <w:rsid w:val="00D9214A"/>
    <w:rsid w:val="00D928F3"/>
    <w:rsid w:val="00D92904"/>
    <w:rsid w:val="00D92D11"/>
    <w:rsid w:val="00D933A0"/>
    <w:rsid w:val="00D93BC7"/>
    <w:rsid w:val="00D95A05"/>
    <w:rsid w:val="00D95C59"/>
    <w:rsid w:val="00D95E31"/>
    <w:rsid w:val="00D95E93"/>
    <w:rsid w:val="00D9660E"/>
    <w:rsid w:val="00D96A37"/>
    <w:rsid w:val="00D97530"/>
    <w:rsid w:val="00D97703"/>
    <w:rsid w:val="00D977E8"/>
    <w:rsid w:val="00D97F37"/>
    <w:rsid w:val="00DA0413"/>
    <w:rsid w:val="00DA0815"/>
    <w:rsid w:val="00DA095E"/>
    <w:rsid w:val="00DA0EDF"/>
    <w:rsid w:val="00DA140D"/>
    <w:rsid w:val="00DA168E"/>
    <w:rsid w:val="00DA16C5"/>
    <w:rsid w:val="00DA2094"/>
    <w:rsid w:val="00DA20C5"/>
    <w:rsid w:val="00DA3783"/>
    <w:rsid w:val="00DA38FE"/>
    <w:rsid w:val="00DA3E79"/>
    <w:rsid w:val="00DA4169"/>
    <w:rsid w:val="00DA42AE"/>
    <w:rsid w:val="00DA4C46"/>
    <w:rsid w:val="00DA4FC0"/>
    <w:rsid w:val="00DA5522"/>
    <w:rsid w:val="00DA58AB"/>
    <w:rsid w:val="00DA5DEA"/>
    <w:rsid w:val="00DA63BD"/>
    <w:rsid w:val="00DA676C"/>
    <w:rsid w:val="00DA6C0E"/>
    <w:rsid w:val="00DA6DEE"/>
    <w:rsid w:val="00DA739D"/>
    <w:rsid w:val="00DA7606"/>
    <w:rsid w:val="00DA7916"/>
    <w:rsid w:val="00DA7C99"/>
    <w:rsid w:val="00DB0254"/>
    <w:rsid w:val="00DB0339"/>
    <w:rsid w:val="00DB07C1"/>
    <w:rsid w:val="00DB1057"/>
    <w:rsid w:val="00DB1521"/>
    <w:rsid w:val="00DB1640"/>
    <w:rsid w:val="00DB2714"/>
    <w:rsid w:val="00DB2DB8"/>
    <w:rsid w:val="00DB2F9E"/>
    <w:rsid w:val="00DB43AD"/>
    <w:rsid w:val="00DB4B92"/>
    <w:rsid w:val="00DB5966"/>
    <w:rsid w:val="00DB6C3F"/>
    <w:rsid w:val="00DB7328"/>
    <w:rsid w:val="00DB757F"/>
    <w:rsid w:val="00DC0EA2"/>
    <w:rsid w:val="00DC2B3C"/>
    <w:rsid w:val="00DC3C09"/>
    <w:rsid w:val="00DC4147"/>
    <w:rsid w:val="00DC536B"/>
    <w:rsid w:val="00DC6151"/>
    <w:rsid w:val="00DC6889"/>
    <w:rsid w:val="00DC6AD8"/>
    <w:rsid w:val="00DC6FD5"/>
    <w:rsid w:val="00DC79C9"/>
    <w:rsid w:val="00DD004C"/>
    <w:rsid w:val="00DD049F"/>
    <w:rsid w:val="00DD0C54"/>
    <w:rsid w:val="00DD13B6"/>
    <w:rsid w:val="00DD1E7F"/>
    <w:rsid w:val="00DD1F78"/>
    <w:rsid w:val="00DD40C4"/>
    <w:rsid w:val="00DD435B"/>
    <w:rsid w:val="00DD4C12"/>
    <w:rsid w:val="00DD4C66"/>
    <w:rsid w:val="00DD4D30"/>
    <w:rsid w:val="00DD57DD"/>
    <w:rsid w:val="00DD5ACA"/>
    <w:rsid w:val="00DD6459"/>
    <w:rsid w:val="00DD6B6E"/>
    <w:rsid w:val="00DE06D4"/>
    <w:rsid w:val="00DE19D6"/>
    <w:rsid w:val="00DE20EA"/>
    <w:rsid w:val="00DE23CD"/>
    <w:rsid w:val="00DE2B76"/>
    <w:rsid w:val="00DE2C1B"/>
    <w:rsid w:val="00DE2C50"/>
    <w:rsid w:val="00DE2D11"/>
    <w:rsid w:val="00DE31FA"/>
    <w:rsid w:val="00DE342F"/>
    <w:rsid w:val="00DE45FC"/>
    <w:rsid w:val="00DE503B"/>
    <w:rsid w:val="00DE597E"/>
    <w:rsid w:val="00DE5D8B"/>
    <w:rsid w:val="00DE62E3"/>
    <w:rsid w:val="00DE6330"/>
    <w:rsid w:val="00DE64ED"/>
    <w:rsid w:val="00DE70D0"/>
    <w:rsid w:val="00DE75EA"/>
    <w:rsid w:val="00DF0923"/>
    <w:rsid w:val="00DF0C06"/>
    <w:rsid w:val="00DF0C23"/>
    <w:rsid w:val="00DF3DF3"/>
    <w:rsid w:val="00DF4282"/>
    <w:rsid w:val="00DF461A"/>
    <w:rsid w:val="00DF47C5"/>
    <w:rsid w:val="00DF6786"/>
    <w:rsid w:val="00DF71AD"/>
    <w:rsid w:val="00DF73D3"/>
    <w:rsid w:val="00DF76D2"/>
    <w:rsid w:val="00E0106C"/>
    <w:rsid w:val="00E0165E"/>
    <w:rsid w:val="00E02849"/>
    <w:rsid w:val="00E03DE3"/>
    <w:rsid w:val="00E0531D"/>
    <w:rsid w:val="00E05508"/>
    <w:rsid w:val="00E05D42"/>
    <w:rsid w:val="00E05E64"/>
    <w:rsid w:val="00E05F2F"/>
    <w:rsid w:val="00E06C38"/>
    <w:rsid w:val="00E06DA2"/>
    <w:rsid w:val="00E078C4"/>
    <w:rsid w:val="00E079F6"/>
    <w:rsid w:val="00E07A9E"/>
    <w:rsid w:val="00E118B2"/>
    <w:rsid w:val="00E12FA8"/>
    <w:rsid w:val="00E141AD"/>
    <w:rsid w:val="00E145E8"/>
    <w:rsid w:val="00E14814"/>
    <w:rsid w:val="00E153A1"/>
    <w:rsid w:val="00E15984"/>
    <w:rsid w:val="00E15B93"/>
    <w:rsid w:val="00E168E4"/>
    <w:rsid w:val="00E16F5F"/>
    <w:rsid w:val="00E1709A"/>
    <w:rsid w:val="00E1715F"/>
    <w:rsid w:val="00E17816"/>
    <w:rsid w:val="00E21BBC"/>
    <w:rsid w:val="00E2265A"/>
    <w:rsid w:val="00E244F3"/>
    <w:rsid w:val="00E2493C"/>
    <w:rsid w:val="00E24CA3"/>
    <w:rsid w:val="00E25618"/>
    <w:rsid w:val="00E259A1"/>
    <w:rsid w:val="00E303F8"/>
    <w:rsid w:val="00E30BB6"/>
    <w:rsid w:val="00E30EB9"/>
    <w:rsid w:val="00E30F6A"/>
    <w:rsid w:val="00E31145"/>
    <w:rsid w:val="00E3242B"/>
    <w:rsid w:val="00E3338D"/>
    <w:rsid w:val="00E334BB"/>
    <w:rsid w:val="00E33E14"/>
    <w:rsid w:val="00E33EB3"/>
    <w:rsid w:val="00E3544A"/>
    <w:rsid w:val="00E36DD1"/>
    <w:rsid w:val="00E37C19"/>
    <w:rsid w:val="00E40577"/>
    <w:rsid w:val="00E4062F"/>
    <w:rsid w:val="00E415F4"/>
    <w:rsid w:val="00E41EAD"/>
    <w:rsid w:val="00E42616"/>
    <w:rsid w:val="00E42733"/>
    <w:rsid w:val="00E4296C"/>
    <w:rsid w:val="00E42D21"/>
    <w:rsid w:val="00E430EA"/>
    <w:rsid w:val="00E44B9F"/>
    <w:rsid w:val="00E44C46"/>
    <w:rsid w:val="00E451E6"/>
    <w:rsid w:val="00E465E7"/>
    <w:rsid w:val="00E46817"/>
    <w:rsid w:val="00E46D53"/>
    <w:rsid w:val="00E46E59"/>
    <w:rsid w:val="00E478FE"/>
    <w:rsid w:val="00E501BC"/>
    <w:rsid w:val="00E5084E"/>
    <w:rsid w:val="00E51223"/>
    <w:rsid w:val="00E51D24"/>
    <w:rsid w:val="00E52DED"/>
    <w:rsid w:val="00E52F0A"/>
    <w:rsid w:val="00E53018"/>
    <w:rsid w:val="00E54125"/>
    <w:rsid w:val="00E5468C"/>
    <w:rsid w:val="00E55B2B"/>
    <w:rsid w:val="00E56DEE"/>
    <w:rsid w:val="00E57A38"/>
    <w:rsid w:val="00E57DB6"/>
    <w:rsid w:val="00E57FFA"/>
    <w:rsid w:val="00E62123"/>
    <w:rsid w:val="00E626CB"/>
    <w:rsid w:val="00E63825"/>
    <w:rsid w:val="00E640C7"/>
    <w:rsid w:val="00E67A52"/>
    <w:rsid w:val="00E67FFD"/>
    <w:rsid w:val="00E702EE"/>
    <w:rsid w:val="00E70896"/>
    <w:rsid w:val="00E709F1"/>
    <w:rsid w:val="00E70F0C"/>
    <w:rsid w:val="00E71DC9"/>
    <w:rsid w:val="00E72D9E"/>
    <w:rsid w:val="00E734F6"/>
    <w:rsid w:val="00E740FD"/>
    <w:rsid w:val="00E75F5A"/>
    <w:rsid w:val="00E76259"/>
    <w:rsid w:val="00E76A19"/>
    <w:rsid w:val="00E76AF8"/>
    <w:rsid w:val="00E7700A"/>
    <w:rsid w:val="00E777DF"/>
    <w:rsid w:val="00E77B37"/>
    <w:rsid w:val="00E8076A"/>
    <w:rsid w:val="00E80C0F"/>
    <w:rsid w:val="00E817CF"/>
    <w:rsid w:val="00E82962"/>
    <w:rsid w:val="00E82D60"/>
    <w:rsid w:val="00E8362E"/>
    <w:rsid w:val="00E836EA"/>
    <w:rsid w:val="00E83D5D"/>
    <w:rsid w:val="00E83FC1"/>
    <w:rsid w:val="00E84921"/>
    <w:rsid w:val="00E85F42"/>
    <w:rsid w:val="00E86264"/>
    <w:rsid w:val="00E86B25"/>
    <w:rsid w:val="00E86F80"/>
    <w:rsid w:val="00E86FEF"/>
    <w:rsid w:val="00E8769A"/>
    <w:rsid w:val="00E90069"/>
    <w:rsid w:val="00E90132"/>
    <w:rsid w:val="00E906F6"/>
    <w:rsid w:val="00E90BAC"/>
    <w:rsid w:val="00E90CBF"/>
    <w:rsid w:val="00E90DD1"/>
    <w:rsid w:val="00E913DE"/>
    <w:rsid w:val="00E916B6"/>
    <w:rsid w:val="00E9257C"/>
    <w:rsid w:val="00E93176"/>
    <w:rsid w:val="00E931FC"/>
    <w:rsid w:val="00E94B80"/>
    <w:rsid w:val="00E94E96"/>
    <w:rsid w:val="00E95313"/>
    <w:rsid w:val="00E95DB7"/>
    <w:rsid w:val="00E963F3"/>
    <w:rsid w:val="00E975D5"/>
    <w:rsid w:val="00EA03CE"/>
    <w:rsid w:val="00EA0F18"/>
    <w:rsid w:val="00EA19AD"/>
    <w:rsid w:val="00EA1CBD"/>
    <w:rsid w:val="00EA34F4"/>
    <w:rsid w:val="00EA3B86"/>
    <w:rsid w:val="00EA3CDE"/>
    <w:rsid w:val="00EA3D59"/>
    <w:rsid w:val="00EA3EBE"/>
    <w:rsid w:val="00EA4F27"/>
    <w:rsid w:val="00EA50EC"/>
    <w:rsid w:val="00EA6637"/>
    <w:rsid w:val="00EA766E"/>
    <w:rsid w:val="00EB1767"/>
    <w:rsid w:val="00EB22D2"/>
    <w:rsid w:val="00EB2884"/>
    <w:rsid w:val="00EB2CEE"/>
    <w:rsid w:val="00EB3157"/>
    <w:rsid w:val="00EB3684"/>
    <w:rsid w:val="00EB3A1B"/>
    <w:rsid w:val="00EB4CA5"/>
    <w:rsid w:val="00EB52E8"/>
    <w:rsid w:val="00EB5409"/>
    <w:rsid w:val="00EB57E3"/>
    <w:rsid w:val="00EB5BF8"/>
    <w:rsid w:val="00EB6225"/>
    <w:rsid w:val="00EB634F"/>
    <w:rsid w:val="00EB647C"/>
    <w:rsid w:val="00EB69D8"/>
    <w:rsid w:val="00EB710C"/>
    <w:rsid w:val="00EC087D"/>
    <w:rsid w:val="00EC1833"/>
    <w:rsid w:val="00EC19F6"/>
    <w:rsid w:val="00EC2609"/>
    <w:rsid w:val="00EC4D5E"/>
    <w:rsid w:val="00EC5DCA"/>
    <w:rsid w:val="00EC5EC8"/>
    <w:rsid w:val="00EC64C5"/>
    <w:rsid w:val="00EC6570"/>
    <w:rsid w:val="00EC6B8B"/>
    <w:rsid w:val="00EC7FAE"/>
    <w:rsid w:val="00ED023A"/>
    <w:rsid w:val="00ED0781"/>
    <w:rsid w:val="00ED13BF"/>
    <w:rsid w:val="00ED1FF4"/>
    <w:rsid w:val="00ED21E4"/>
    <w:rsid w:val="00ED222A"/>
    <w:rsid w:val="00ED250C"/>
    <w:rsid w:val="00ED2534"/>
    <w:rsid w:val="00ED2E83"/>
    <w:rsid w:val="00ED5336"/>
    <w:rsid w:val="00ED5AA1"/>
    <w:rsid w:val="00ED6E51"/>
    <w:rsid w:val="00ED78CA"/>
    <w:rsid w:val="00EE0685"/>
    <w:rsid w:val="00EE08AB"/>
    <w:rsid w:val="00EE0FA3"/>
    <w:rsid w:val="00EE0FD1"/>
    <w:rsid w:val="00EE20DA"/>
    <w:rsid w:val="00EE284A"/>
    <w:rsid w:val="00EE2CE8"/>
    <w:rsid w:val="00EE2FC4"/>
    <w:rsid w:val="00EE4607"/>
    <w:rsid w:val="00EE4767"/>
    <w:rsid w:val="00EE58EF"/>
    <w:rsid w:val="00EE6450"/>
    <w:rsid w:val="00EE7B42"/>
    <w:rsid w:val="00EF076D"/>
    <w:rsid w:val="00EF0A8A"/>
    <w:rsid w:val="00EF1628"/>
    <w:rsid w:val="00EF1DEE"/>
    <w:rsid w:val="00EF1E97"/>
    <w:rsid w:val="00EF20EC"/>
    <w:rsid w:val="00EF21F2"/>
    <w:rsid w:val="00EF2862"/>
    <w:rsid w:val="00EF2A6D"/>
    <w:rsid w:val="00EF45BC"/>
    <w:rsid w:val="00EF4758"/>
    <w:rsid w:val="00EF7423"/>
    <w:rsid w:val="00EF78D4"/>
    <w:rsid w:val="00EF7DEE"/>
    <w:rsid w:val="00F00829"/>
    <w:rsid w:val="00F010E1"/>
    <w:rsid w:val="00F0148B"/>
    <w:rsid w:val="00F024D4"/>
    <w:rsid w:val="00F04F80"/>
    <w:rsid w:val="00F072D9"/>
    <w:rsid w:val="00F07CEA"/>
    <w:rsid w:val="00F10039"/>
    <w:rsid w:val="00F100A5"/>
    <w:rsid w:val="00F108DF"/>
    <w:rsid w:val="00F10B9C"/>
    <w:rsid w:val="00F10FE0"/>
    <w:rsid w:val="00F12E64"/>
    <w:rsid w:val="00F13C26"/>
    <w:rsid w:val="00F13FAB"/>
    <w:rsid w:val="00F17311"/>
    <w:rsid w:val="00F17DC3"/>
    <w:rsid w:val="00F203E4"/>
    <w:rsid w:val="00F2067D"/>
    <w:rsid w:val="00F21F4E"/>
    <w:rsid w:val="00F223E7"/>
    <w:rsid w:val="00F225FE"/>
    <w:rsid w:val="00F2344D"/>
    <w:rsid w:val="00F236B4"/>
    <w:rsid w:val="00F25BD7"/>
    <w:rsid w:val="00F26A6D"/>
    <w:rsid w:val="00F30D33"/>
    <w:rsid w:val="00F310B5"/>
    <w:rsid w:val="00F316B1"/>
    <w:rsid w:val="00F321F7"/>
    <w:rsid w:val="00F32C55"/>
    <w:rsid w:val="00F3517C"/>
    <w:rsid w:val="00F35B01"/>
    <w:rsid w:val="00F37996"/>
    <w:rsid w:val="00F37D6F"/>
    <w:rsid w:val="00F4031F"/>
    <w:rsid w:val="00F40898"/>
    <w:rsid w:val="00F4162D"/>
    <w:rsid w:val="00F420E2"/>
    <w:rsid w:val="00F422D5"/>
    <w:rsid w:val="00F4237C"/>
    <w:rsid w:val="00F424FB"/>
    <w:rsid w:val="00F42A4C"/>
    <w:rsid w:val="00F42B8C"/>
    <w:rsid w:val="00F42D1F"/>
    <w:rsid w:val="00F43134"/>
    <w:rsid w:val="00F434E1"/>
    <w:rsid w:val="00F43650"/>
    <w:rsid w:val="00F43D5D"/>
    <w:rsid w:val="00F44C52"/>
    <w:rsid w:val="00F455B4"/>
    <w:rsid w:val="00F45AFE"/>
    <w:rsid w:val="00F46042"/>
    <w:rsid w:val="00F461CF"/>
    <w:rsid w:val="00F462D0"/>
    <w:rsid w:val="00F46587"/>
    <w:rsid w:val="00F47370"/>
    <w:rsid w:val="00F476C7"/>
    <w:rsid w:val="00F47840"/>
    <w:rsid w:val="00F5034C"/>
    <w:rsid w:val="00F50489"/>
    <w:rsid w:val="00F52385"/>
    <w:rsid w:val="00F52880"/>
    <w:rsid w:val="00F536C9"/>
    <w:rsid w:val="00F53B66"/>
    <w:rsid w:val="00F54692"/>
    <w:rsid w:val="00F548D9"/>
    <w:rsid w:val="00F54E09"/>
    <w:rsid w:val="00F55219"/>
    <w:rsid w:val="00F554A0"/>
    <w:rsid w:val="00F56E2C"/>
    <w:rsid w:val="00F56F03"/>
    <w:rsid w:val="00F5764D"/>
    <w:rsid w:val="00F6183A"/>
    <w:rsid w:val="00F61FA2"/>
    <w:rsid w:val="00F622EB"/>
    <w:rsid w:val="00F6354B"/>
    <w:rsid w:val="00F637A4"/>
    <w:rsid w:val="00F6391A"/>
    <w:rsid w:val="00F64123"/>
    <w:rsid w:val="00F64C1D"/>
    <w:rsid w:val="00F658D6"/>
    <w:rsid w:val="00F662AE"/>
    <w:rsid w:val="00F664F0"/>
    <w:rsid w:val="00F66CFB"/>
    <w:rsid w:val="00F67139"/>
    <w:rsid w:val="00F678E9"/>
    <w:rsid w:val="00F67B51"/>
    <w:rsid w:val="00F70883"/>
    <w:rsid w:val="00F7338E"/>
    <w:rsid w:val="00F7493F"/>
    <w:rsid w:val="00F7528B"/>
    <w:rsid w:val="00F75F96"/>
    <w:rsid w:val="00F77964"/>
    <w:rsid w:val="00F809A9"/>
    <w:rsid w:val="00F80E38"/>
    <w:rsid w:val="00F81526"/>
    <w:rsid w:val="00F81598"/>
    <w:rsid w:val="00F8163F"/>
    <w:rsid w:val="00F82765"/>
    <w:rsid w:val="00F82B88"/>
    <w:rsid w:val="00F83A38"/>
    <w:rsid w:val="00F83B98"/>
    <w:rsid w:val="00F86025"/>
    <w:rsid w:val="00F86038"/>
    <w:rsid w:val="00F87593"/>
    <w:rsid w:val="00F9035B"/>
    <w:rsid w:val="00F90759"/>
    <w:rsid w:val="00F90EF9"/>
    <w:rsid w:val="00F90F4F"/>
    <w:rsid w:val="00F91C67"/>
    <w:rsid w:val="00F921ED"/>
    <w:rsid w:val="00F9236E"/>
    <w:rsid w:val="00F9309C"/>
    <w:rsid w:val="00F93AEB"/>
    <w:rsid w:val="00F95020"/>
    <w:rsid w:val="00F9715E"/>
    <w:rsid w:val="00F97364"/>
    <w:rsid w:val="00F9757A"/>
    <w:rsid w:val="00F97AB1"/>
    <w:rsid w:val="00FA093E"/>
    <w:rsid w:val="00FA0EE3"/>
    <w:rsid w:val="00FA10AD"/>
    <w:rsid w:val="00FA1930"/>
    <w:rsid w:val="00FA1B1F"/>
    <w:rsid w:val="00FA2B9B"/>
    <w:rsid w:val="00FA3415"/>
    <w:rsid w:val="00FA3755"/>
    <w:rsid w:val="00FA559D"/>
    <w:rsid w:val="00FA63C6"/>
    <w:rsid w:val="00FA6A4A"/>
    <w:rsid w:val="00FB0B8B"/>
    <w:rsid w:val="00FB1052"/>
    <w:rsid w:val="00FB1493"/>
    <w:rsid w:val="00FB1730"/>
    <w:rsid w:val="00FB228C"/>
    <w:rsid w:val="00FB290A"/>
    <w:rsid w:val="00FB33FC"/>
    <w:rsid w:val="00FB4832"/>
    <w:rsid w:val="00FB496F"/>
    <w:rsid w:val="00FB64A6"/>
    <w:rsid w:val="00FB6CD1"/>
    <w:rsid w:val="00FB71FF"/>
    <w:rsid w:val="00FB7820"/>
    <w:rsid w:val="00FC02BF"/>
    <w:rsid w:val="00FC0E51"/>
    <w:rsid w:val="00FC2C7F"/>
    <w:rsid w:val="00FC3038"/>
    <w:rsid w:val="00FC458B"/>
    <w:rsid w:val="00FC4D6E"/>
    <w:rsid w:val="00FD0773"/>
    <w:rsid w:val="00FD2789"/>
    <w:rsid w:val="00FD3775"/>
    <w:rsid w:val="00FD3BE1"/>
    <w:rsid w:val="00FD4452"/>
    <w:rsid w:val="00FD5206"/>
    <w:rsid w:val="00FD5301"/>
    <w:rsid w:val="00FD5B28"/>
    <w:rsid w:val="00FD5B7E"/>
    <w:rsid w:val="00FD5C61"/>
    <w:rsid w:val="00FD677F"/>
    <w:rsid w:val="00FD72AC"/>
    <w:rsid w:val="00FD74BA"/>
    <w:rsid w:val="00FE03EB"/>
    <w:rsid w:val="00FE0505"/>
    <w:rsid w:val="00FE21D9"/>
    <w:rsid w:val="00FE2C69"/>
    <w:rsid w:val="00FE31C0"/>
    <w:rsid w:val="00FE4895"/>
    <w:rsid w:val="00FE4DD3"/>
    <w:rsid w:val="00FE5A68"/>
    <w:rsid w:val="00FE5A88"/>
    <w:rsid w:val="00FE5D1B"/>
    <w:rsid w:val="00FE6710"/>
    <w:rsid w:val="00FE6DBB"/>
    <w:rsid w:val="00FE7049"/>
    <w:rsid w:val="00FE7C56"/>
    <w:rsid w:val="00FF004C"/>
    <w:rsid w:val="00FF0495"/>
    <w:rsid w:val="00FF0E51"/>
    <w:rsid w:val="00FF235B"/>
    <w:rsid w:val="00FF2C40"/>
    <w:rsid w:val="00FF30EC"/>
    <w:rsid w:val="00FF354A"/>
    <w:rsid w:val="00FF5362"/>
    <w:rsid w:val="00FF5AC0"/>
    <w:rsid w:val="00FF6066"/>
    <w:rsid w:val="00FF6477"/>
    <w:rsid w:val="00FF7010"/>
    <w:rsid w:val="00FF704F"/>
    <w:rsid w:val="00FF7316"/>
    <w:rsid w:val="00FF777A"/>
    <w:rsid w:val="00FF7CDE"/>
    <w:rsid w:val="00FF7E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84242"/>
  <w15:chartTrackingRefBased/>
  <w15:docId w15:val="{FEF7CE1E-9E83-4BAA-95E2-DA65628C3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A0A"/>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77244B"/>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50E30"/>
    <w:pPr>
      <w:keepNext/>
      <w:keepLines/>
      <w:spacing w:before="160" w:after="80"/>
      <w:ind w:left="720"/>
      <w:outlineLvl w:val="1"/>
    </w:pPr>
    <w:rPr>
      <w:rFonts w:eastAsiaTheme="majorEastAsia" w:cstheme="majorBidi"/>
      <w:b/>
      <w:color w:val="000000" w:themeColor="text1"/>
      <w:szCs w:val="32"/>
    </w:rPr>
  </w:style>
  <w:style w:type="paragraph" w:styleId="Heading3">
    <w:name w:val="heading 3"/>
    <w:basedOn w:val="Heading2"/>
    <w:next w:val="Normal"/>
    <w:link w:val="Heading3Char"/>
    <w:uiPriority w:val="9"/>
    <w:unhideWhenUsed/>
    <w:qFormat/>
    <w:rsid w:val="00974596"/>
    <w:pPr>
      <w:outlineLvl w:val="2"/>
    </w:pPr>
    <w:rPr>
      <w:b w:val="0"/>
      <w:i/>
      <w:color w:val="auto"/>
      <w:szCs w:val="28"/>
    </w:rPr>
  </w:style>
  <w:style w:type="paragraph" w:styleId="Heading4">
    <w:name w:val="heading 4"/>
    <w:basedOn w:val="Normal"/>
    <w:next w:val="Normal"/>
    <w:link w:val="Heading4Char"/>
    <w:uiPriority w:val="9"/>
    <w:unhideWhenUsed/>
    <w:qFormat/>
    <w:rsid w:val="006F3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44B"/>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350E30"/>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974596"/>
    <w:rPr>
      <w:rFonts w:ascii="Times New Roman" w:eastAsiaTheme="majorEastAsia" w:hAnsi="Times New Roman" w:cstheme="majorBidi"/>
      <w:i/>
      <w:sz w:val="24"/>
      <w:szCs w:val="28"/>
    </w:rPr>
  </w:style>
  <w:style w:type="character" w:customStyle="1" w:styleId="Heading4Char">
    <w:name w:val="Heading 4 Char"/>
    <w:basedOn w:val="DefaultParagraphFont"/>
    <w:link w:val="Heading4"/>
    <w:uiPriority w:val="9"/>
    <w:rsid w:val="006F3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923"/>
    <w:rPr>
      <w:rFonts w:eastAsiaTheme="majorEastAsia" w:cstheme="majorBidi"/>
      <w:color w:val="272727" w:themeColor="text1" w:themeTint="D8"/>
    </w:rPr>
  </w:style>
  <w:style w:type="paragraph" w:styleId="Title">
    <w:name w:val="Title"/>
    <w:basedOn w:val="Normal"/>
    <w:next w:val="Normal"/>
    <w:link w:val="TitleChar"/>
    <w:uiPriority w:val="10"/>
    <w:qFormat/>
    <w:rsid w:val="00296ECF"/>
    <w:pPr>
      <w:spacing w:after="80" w:line="48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296ECF"/>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6F3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923"/>
    <w:pPr>
      <w:spacing w:before="160"/>
      <w:jc w:val="center"/>
    </w:pPr>
    <w:rPr>
      <w:i/>
      <w:iCs/>
      <w:color w:val="404040" w:themeColor="text1" w:themeTint="BF"/>
    </w:rPr>
  </w:style>
  <w:style w:type="character" w:customStyle="1" w:styleId="QuoteChar">
    <w:name w:val="Quote Char"/>
    <w:basedOn w:val="DefaultParagraphFont"/>
    <w:link w:val="Quote"/>
    <w:uiPriority w:val="29"/>
    <w:rsid w:val="006F3923"/>
    <w:rPr>
      <w:i/>
      <w:iCs/>
      <w:color w:val="404040" w:themeColor="text1" w:themeTint="BF"/>
    </w:rPr>
  </w:style>
  <w:style w:type="paragraph" w:styleId="ListParagraph">
    <w:name w:val="List Paragraph"/>
    <w:basedOn w:val="Normal"/>
    <w:uiPriority w:val="34"/>
    <w:qFormat/>
    <w:rsid w:val="006F3923"/>
    <w:pPr>
      <w:ind w:left="720"/>
      <w:contextualSpacing/>
    </w:pPr>
  </w:style>
  <w:style w:type="character" w:styleId="IntenseEmphasis">
    <w:name w:val="Intense Emphasis"/>
    <w:basedOn w:val="DefaultParagraphFont"/>
    <w:uiPriority w:val="21"/>
    <w:qFormat/>
    <w:rsid w:val="006F3923"/>
    <w:rPr>
      <w:i/>
      <w:iCs/>
      <w:color w:val="0F4761" w:themeColor="accent1" w:themeShade="BF"/>
    </w:rPr>
  </w:style>
  <w:style w:type="paragraph" w:styleId="IntenseQuote">
    <w:name w:val="Intense Quote"/>
    <w:basedOn w:val="Normal"/>
    <w:next w:val="Normal"/>
    <w:link w:val="IntenseQuoteChar"/>
    <w:uiPriority w:val="30"/>
    <w:qFormat/>
    <w:rsid w:val="006F3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923"/>
    <w:rPr>
      <w:i/>
      <w:iCs/>
      <w:color w:val="0F4761" w:themeColor="accent1" w:themeShade="BF"/>
    </w:rPr>
  </w:style>
  <w:style w:type="character" w:styleId="IntenseReference">
    <w:name w:val="Intense Reference"/>
    <w:basedOn w:val="DefaultParagraphFont"/>
    <w:uiPriority w:val="32"/>
    <w:qFormat/>
    <w:rsid w:val="006F3923"/>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777CA1"/>
    <w:pPr>
      <w:spacing w:after="0"/>
      <w:jc w:val="center"/>
    </w:pPr>
    <w:rPr>
      <w:rFonts w:cs="Times New Roman"/>
      <w:noProof/>
      <w:sz w:val="22"/>
      <w:lang w:val="en-US"/>
    </w:rPr>
  </w:style>
  <w:style w:type="character" w:customStyle="1" w:styleId="EndNoteBibliographyTitleChar">
    <w:name w:val="EndNote Bibliography Title Char"/>
    <w:basedOn w:val="DefaultParagraphFont"/>
    <w:link w:val="EndNoteBibliographyTitle"/>
    <w:rsid w:val="00777CA1"/>
    <w:rPr>
      <w:rFonts w:ascii="Times New Roman" w:hAnsi="Times New Roman" w:cs="Times New Roman"/>
      <w:noProof/>
      <w:lang w:val="en-US"/>
    </w:rPr>
  </w:style>
  <w:style w:type="paragraph" w:customStyle="1" w:styleId="EndNoteBibliography">
    <w:name w:val="EndNote Bibliography"/>
    <w:basedOn w:val="Normal"/>
    <w:link w:val="EndNoteBibliographyChar"/>
    <w:rsid w:val="00777CA1"/>
    <w:pPr>
      <w:spacing w:line="240" w:lineRule="auto"/>
    </w:pPr>
    <w:rPr>
      <w:rFonts w:cs="Times New Roman"/>
      <w:noProof/>
      <w:sz w:val="22"/>
      <w:lang w:val="en-US"/>
    </w:rPr>
  </w:style>
  <w:style w:type="character" w:customStyle="1" w:styleId="EndNoteBibliographyChar">
    <w:name w:val="EndNote Bibliography Char"/>
    <w:basedOn w:val="DefaultParagraphFont"/>
    <w:link w:val="EndNoteBibliography"/>
    <w:rsid w:val="00777CA1"/>
    <w:rPr>
      <w:rFonts w:ascii="Times New Roman" w:hAnsi="Times New Roman" w:cs="Times New Roman"/>
      <w:noProof/>
      <w:lang w:val="en-US"/>
    </w:rPr>
  </w:style>
  <w:style w:type="character" w:styleId="Hyperlink">
    <w:name w:val="Hyperlink"/>
    <w:basedOn w:val="DefaultParagraphFont"/>
    <w:uiPriority w:val="99"/>
    <w:unhideWhenUsed/>
    <w:rsid w:val="00777CA1"/>
    <w:rPr>
      <w:color w:val="467886" w:themeColor="hyperlink"/>
      <w:u w:val="single"/>
    </w:rPr>
  </w:style>
  <w:style w:type="character" w:styleId="UnresolvedMention">
    <w:name w:val="Unresolved Mention"/>
    <w:basedOn w:val="DefaultParagraphFont"/>
    <w:uiPriority w:val="99"/>
    <w:semiHidden/>
    <w:unhideWhenUsed/>
    <w:rsid w:val="00777CA1"/>
    <w:rPr>
      <w:color w:val="605E5C"/>
      <w:shd w:val="clear" w:color="auto" w:fill="E1DFDD"/>
    </w:rPr>
  </w:style>
  <w:style w:type="character" w:styleId="PlaceholderText">
    <w:name w:val="Placeholder Text"/>
    <w:basedOn w:val="DefaultParagraphFont"/>
    <w:uiPriority w:val="99"/>
    <w:semiHidden/>
    <w:rsid w:val="00891915"/>
    <w:rPr>
      <w:color w:val="666666"/>
    </w:rPr>
  </w:style>
  <w:style w:type="character" w:styleId="CommentReference">
    <w:name w:val="annotation reference"/>
    <w:basedOn w:val="DefaultParagraphFont"/>
    <w:uiPriority w:val="99"/>
    <w:semiHidden/>
    <w:unhideWhenUsed/>
    <w:rsid w:val="00AC1909"/>
    <w:rPr>
      <w:sz w:val="16"/>
      <w:szCs w:val="16"/>
    </w:rPr>
  </w:style>
  <w:style w:type="paragraph" w:styleId="CommentText">
    <w:name w:val="annotation text"/>
    <w:basedOn w:val="Normal"/>
    <w:link w:val="CommentTextChar"/>
    <w:uiPriority w:val="99"/>
    <w:unhideWhenUsed/>
    <w:rsid w:val="00AC1909"/>
    <w:pPr>
      <w:spacing w:line="240" w:lineRule="auto"/>
    </w:pPr>
    <w:rPr>
      <w:sz w:val="20"/>
      <w:szCs w:val="20"/>
    </w:rPr>
  </w:style>
  <w:style w:type="character" w:customStyle="1" w:styleId="CommentTextChar">
    <w:name w:val="Comment Text Char"/>
    <w:basedOn w:val="DefaultParagraphFont"/>
    <w:link w:val="CommentText"/>
    <w:uiPriority w:val="99"/>
    <w:rsid w:val="00AC190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1909"/>
    <w:rPr>
      <w:b/>
      <w:bCs/>
    </w:rPr>
  </w:style>
  <w:style w:type="character" w:customStyle="1" w:styleId="CommentSubjectChar">
    <w:name w:val="Comment Subject Char"/>
    <w:basedOn w:val="CommentTextChar"/>
    <w:link w:val="CommentSubject"/>
    <w:uiPriority w:val="99"/>
    <w:semiHidden/>
    <w:rsid w:val="00AC1909"/>
    <w:rPr>
      <w:rFonts w:ascii="Times New Roman" w:hAnsi="Times New Roman"/>
      <w:b/>
      <w:bCs/>
      <w:sz w:val="20"/>
      <w:szCs w:val="20"/>
    </w:rPr>
  </w:style>
  <w:style w:type="paragraph" w:styleId="HTMLPreformatted">
    <w:name w:val="HTML Preformatted"/>
    <w:basedOn w:val="Normal"/>
    <w:link w:val="HTMLPreformattedChar"/>
    <w:uiPriority w:val="99"/>
    <w:semiHidden/>
    <w:unhideWhenUsed/>
    <w:rsid w:val="00F80E3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80E38"/>
    <w:rPr>
      <w:rFonts w:ascii="Consolas" w:hAnsi="Consolas"/>
      <w:sz w:val="20"/>
      <w:szCs w:val="20"/>
    </w:rPr>
  </w:style>
  <w:style w:type="paragraph" w:styleId="Revision">
    <w:name w:val="Revision"/>
    <w:hidden/>
    <w:uiPriority w:val="99"/>
    <w:semiHidden/>
    <w:rsid w:val="00A72D09"/>
    <w:pPr>
      <w:spacing w:after="0" w:line="240" w:lineRule="auto"/>
    </w:pPr>
    <w:rPr>
      <w:rFonts w:ascii="Times New Roman" w:hAnsi="Times New Roman"/>
    </w:rPr>
  </w:style>
  <w:style w:type="character" w:styleId="LineNumber">
    <w:name w:val="line number"/>
    <w:basedOn w:val="DefaultParagraphFont"/>
    <w:uiPriority w:val="99"/>
    <w:semiHidden/>
    <w:unhideWhenUsed/>
    <w:rsid w:val="004B1C55"/>
  </w:style>
  <w:style w:type="table" w:styleId="TableGrid">
    <w:name w:val="Table Grid"/>
    <w:basedOn w:val="TableNormal"/>
    <w:uiPriority w:val="39"/>
    <w:rsid w:val="00253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0CCA"/>
    <w:rPr>
      <w:rFonts w:cs="Times New Roman"/>
      <w:szCs w:val="24"/>
    </w:rPr>
  </w:style>
  <w:style w:type="paragraph" w:customStyle="1" w:styleId="MSCaption">
    <w:name w:val="MS Caption"/>
    <w:basedOn w:val="Normal"/>
    <w:link w:val="MSCaptionChar"/>
    <w:qFormat/>
    <w:rsid w:val="008E2E91"/>
    <w:rPr>
      <w:bCs/>
      <w:sz w:val="22"/>
    </w:rPr>
  </w:style>
  <w:style w:type="character" w:customStyle="1" w:styleId="MSCaptionChar">
    <w:name w:val="MS Caption Char"/>
    <w:basedOn w:val="DefaultParagraphFont"/>
    <w:link w:val="MSCaption"/>
    <w:rsid w:val="008E2E91"/>
    <w:rPr>
      <w:rFonts w:ascii="Times New Roman" w:hAnsi="Times New Roman"/>
      <w:bCs/>
    </w:rPr>
  </w:style>
  <w:style w:type="character" w:styleId="Strong">
    <w:name w:val="Strong"/>
    <w:basedOn w:val="DefaultParagraphFont"/>
    <w:uiPriority w:val="22"/>
    <w:qFormat/>
    <w:rsid w:val="000349DC"/>
    <w:rPr>
      <w:b/>
      <w:bCs/>
    </w:rPr>
  </w:style>
  <w:style w:type="character" w:styleId="Emphasis">
    <w:name w:val="Emphasis"/>
    <w:basedOn w:val="DefaultParagraphFont"/>
    <w:uiPriority w:val="20"/>
    <w:qFormat/>
    <w:rsid w:val="000349DC"/>
    <w:rPr>
      <w:i/>
      <w:iCs/>
    </w:rPr>
  </w:style>
  <w:style w:type="paragraph" w:styleId="Header">
    <w:name w:val="header"/>
    <w:basedOn w:val="Normal"/>
    <w:link w:val="HeaderChar"/>
    <w:uiPriority w:val="99"/>
    <w:unhideWhenUsed/>
    <w:rsid w:val="005875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7563"/>
    <w:rPr>
      <w:rFonts w:ascii="Times New Roman" w:hAnsi="Times New Roman"/>
      <w:sz w:val="24"/>
    </w:rPr>
  </w:style>
  <w:style w:type="paragraph" w:styleId="Footer">
    <w:name w:val="footer"/>
    <w:basedOn w:val="Normal"/>
    <w:link w:val="FooterChar"/>
    <w:uiPriority w:val="99"/>
    <w:unhideWhenUsed/>
    <w:rsid w:val="005D3D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3D56"/>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7702">
      <w:bodyDiv w:val="1"/>
      <w:marLeft w:val="0"/>
      <w:marRight w:val="0"/>
      <w:marTop w:val="0"/>
      <w:marBottom w:val="0"/>
      <w:divBdr>
        <w:top w:val="none" w:sz="0" w:space="0" w:color="auto"/>
        <w:left w:val="none" w:sz="0" w:space="0" w:color="auto"/>
        <w:bottom w:val="none" w:sz="0" w:space="0" w:color="auto"/>
        <w:right w:val="none" w:sz="0" w:space="0" w:color="auto"/>
      </w:divBdr>
    </w:div>
    <w:div w:id="79521736">
      <w:bodyDiv w:val="1"/>
      <w:marLeft w:val="0"/>
      <w:marRight w:val="0"/>
      <w:marTop w:val="0"/>
      <w:marBottom w:val="0"/>
      <w:divBdr>
        <w:top w:val="none" w:sz="0" w:space="0" w:color="auto"/>
        <w:left w:val="none" w:sz="0" w:space="0" w:color="auto"/>
        <w:bottom w:val="none" w:sz="0" w:space="0" w:color="auto"/>
        <w:right w:val="none" w:sz="0" w:space="0" w:color="auto"/>
      </w:divBdr>
    </w:div>
    <w:div w:id="116654310">
      <w:bodyDiv w:val="1"/>
      <w:marLeft w:val="0"/>
      <w:marRight w:val="0"/>
      <w:marTop w:val="0"/>
      <w:marBottom w:val="0"/>
      <w:divBdr>
        <w:top w:val="none" w:sz="0" w:space="0" w:color="auto"/>
        <w:left w:val="none" w:sz="0" w:space="0" w:color="auto"/>
        <w:bottom w:val="none" w:sz="0" w:space="0" w:color="auto"/>
        <w:right w:val="none" w:sz="0" w:space="0" w:color="auto"/>
      </w:divBdr>
    </w:div>
    <w:div w:id="136339386">
      <w:bodyDiv w:val="1"/>
      <w:marLeft w:val="0"/>
      <w:marRight w:val="0"/>
      <w:marTop w:val="0"/>
      <w:marBottom w:val="0"/>
      <w:divBdr>
        <w:top w:val="none" w:sz="0" w:space="0" w:color="auto"/>
        <w:left w:val="none" w:sz="0" w:space="0" w:color="auto"/>
        <w:bottom w:val="none" w:sz="0" w:space="0" w:color="auto"/>
        <w:right w:val="none" w:sz="0" w:space="0" w:color="auto"/>
      </w:divBdr>
    </w:div>
    <w:div w:id="162862122">
      <w:bodyDiv w:val="1"/>
      <w:marLeft w:val="0"/>
      <w:marRight w:val="0"/>
      <w:marTop w:val="0"/>
      <w:marBottom w:val="0"/>
      <w:divBdr>
        <w:top w:val="none" w:sz="0" w:space="0" w:color="auto"/>
        <w:left w:val="none" w:sz="0" w:space="0" w:color="auto"/>
        <w:bottom w:val="none" w:sz="0" w:space="0" w:color="auto"/>
        <w:right w:val="none" w:sz="0" w:space="0" w:color="auto"/>
      </w:divBdr>
    </w:div>
    <w:div w:id="241570270">
      <w:bodyDiv w:val="1"/>
      <w:marLeft w:val="0"/>
      <w:marRight w:val="0"/>
      <w:marTop w:val="0"/>
      <w:marBottom w:val="0"/>
      <w:divBdr>
        <w:top w:val="none" w:sz="0" w:space="0" w:color="auto"/>
        <w:left w:val="none" w:sz="0" w:space="0" w:color="auto"/>
        <w:bottom w:val="none" w:sz="0" w:space="0" w:color="auto"/>
        <w:right w:val="none" w:sz="0" w:space="0" w:color="auto"/>
      </w:divBdr>
    </w:div>
    <w:div w:id="252279265">
      <w:bodyDiv w:val="1"/>
      <w:marLeft w:val="0"/>
      <w:marRight w:val="0"/>
      <w:marTop w:val="0"/>
      <w:marBottom w:val="0"/>
      <w:divBdr>
        <w:top w:val="none" w:sz="0" w:space="0" w:color="auto"/>
        <w:left w:val="none" w:sz="0" w:space="0" w:color="auto"/>
        <w:bottom w:val="none" w:sz="0" w:space="0" w:color="auto"/>
        <w:right w:val="none" w:sz="0" w:space="0" w:color="auto"/>
      </w:divBdr>
    </w:div>
    <w:div w:id="298069742">
      <w:bodyDiv w:val="1"/>
      <w:marLeft w:val="0"/>
      <w:marRight w:val="0"/>
      <w:marTop w:val="0"/>
      <w:marBottom w:val="0"/>
      <w:divBdr>
        <w:top w:val="none" w:sz="0" w:space="0" w:color="auto"/>
        <w:left w:val="none" w:sz="0" w:space="0" w:color="auto"/>
        <w:bottom w:val="none" w:sz="0" w:space="0" w:color="auto"/>
        <w:right w:val="none" w:sz="0" w:space="0" w:color="auto"/>
      </w:divBdr>
    </w:div>
    <w:div w:id="325519846">
      <w:bodyDiv w:val="1"/>
      <w:marLeft w:val="0"/>
      <w:marRight w:val="0"/>
      <w:marTop w:val="0"/>
      <w:marBottom w:val="0"/>
      <w:divBdr>
        <w:top w:val="none" w:sz="0" w:space="0" w:color="auto"/>
        <w:left w:val="none" w:sz="0" w:space="0" w:color="auto"/>
        <w:bottom w:val="none" w:sz="0" w:space="0" w:color="auto"/>
        <w:right w:val="none" w:sz="0" w:space="0" w:color="auto"/>
      </w:divBdr>
    </w:div>
    <w:div w:id="338779362">
      <w:bodyDiv w:val="1"/>
      <w:marLeft w:val="0"/>
      <w:marRight w:val="0"/>
      <w:marTop w:val="0"/>
      <w:marBottom w:val="0"/>
      <w:divBdr>
        <w:top w:val="none" w:sz="0" w:space="0" w:color="auto"/>
        <w:left w:val="none" w:sz="0" w:space="0" w:color="auto"/>
        <w:bottom w:val="none" w:sz="0" w:space="0" w:color="auto"/>
        <w:right w:val="none" w:sz="0" w:space="0" w:color="auto"/>
      </w:divBdr>
    </w:div>
    <w:div w:id="374742609">
      <w:bodyDiv w:val="1"/>
      <w:marLeft w:val="0"/>
      <w:marRight w:val="0"/>
      <w:marTop w:val="0"/>
      <w:marBottom w:val="0"/>
      <w:divBdr>
        <w:top w:val="none" w:sz="0" w:space="0" w:color="auto"/>
        <w:left w:val="none" w:sz="0" w:space="0" w:color="auto"/>
        <w:bottom w:val="none" w:sz="0" w:space="0" w:color="auto"/>
        <w:right w:val="none" w:sz="0" w:space="0" w:color="auto"/>
      </w:divBdr>
    </w:div>
    <w:div w:id="398091921">
      <w:bodyDiv w:val="1"/>
      <w:marLeft w:val="0"/>
      <w:marRight w:val="0"/>
      <w:marTop w:val="0"/>
      <w:marBottom w:val="0"/>
      <w:divBdr>
        <w:top w:val="none" w:sz="0" w:space="0" w:color="auto"/>
        <w:left w:val="none" w:sz="0" w:space="0" w:color="auto"/>
        <w:bottom w:val="none" w:sz="0" w:space="0" w:color="auto"/>
        <w:right w:val="none" w:sz="0" w:space="0" w:color="auto"/>
      </w:divBdr>
    </w:div>
    <w:div w:id="449396594">
      <w:bodyDiv w:val="1"/>
      <w:marLeft w:val="0"/>
      <w:marRight w:val="0"/>
      <w:marTop w:val="0"/>
      <w:marBottom w:val="0"/>
      <w:divBdr>
        <w:top w:val="none" w:sz="0" w:space="0" w:color="auto"/>
        <w:left w:val="none" w:sz="0" w:space="0" w:color="auto"/>
        <w:bottom w:val="none" w:sz="0" w:space="0" w:color="auto"/>
        <w:right w:val="none" w:sz="0" w:space="0" w:color="auto"/>
      </w:divBdr>
    </w:div>
    <w:div w:id="455300342">
      <w:bodyDiv w:val="1"/>
      <w:marLeft w:val="0"/>
      <w:marRight w:val="0"/>
      <w:marTop w:val="0"/>
      <w:marBottom w:val="0"/>
      <w:divBdr>
        <w:top w:val="none" w:sz="0" w:space="0" w:color="auto"/>
        <w:left w:val="none" w:sz="0" w:space="0" w:color="auto"/>
        <w:bottom w:val="none" w:sz="0" w:space="0" w:color="auto"/>
        <w:right w:val="none" w:sz="0" w:space="0" w:color="auto"/>
      </w:divBdr>
    </w:div>
    <w:div w:id="506406508">
      <w:bodyDiv w:val="1"/>
      <w:marLeft w:val="0"/>
      <w:marRight w:val="0"/>
      <w:marTop w:val="0"/>
      <w:marBottom w:val="0"/>
      <w:divBdr>
        <w:top w:val="none" w:sz="0" w:space="0" w:color="auto"/>
        <w:left w:val="none" w:sz="0" w:space="0" w:color="auto"/>
        <w:bottom w:val="none" w:sz="0" w:space="0" w:color="auto"/>
        <w:right w:val="none" w:sz="0" w:space="0" w:color="auto"/>
      </w:divBdr>
    </w:div>
    <w:div w:id="520557117">
      <w:bodyDiv w:val="1"/>
      <w:marLeft w:val="0"/>
      <w:marRight w:val="0"/>
      <w:marTop w:val="0"/>
      <w:marBottom w:val="0"/>
      <w:divBdr>
        <w:top w:val="none" w:sz="0" w:space="0" w:color="auto"/>
        <w:left w:val="none" w:sz="0" w:space="0" w:color="auto"/>
        <w:bottom w:val="none" w:sz="0" w:space="0" w:color="auto"/>
        <w:right w:val="none" w:sz="0" w:space="0" w:color="auto"/>
      </w:divBdr>
    </w:div>
    <w:div w:id="612135928">
      <w:bodyDiv w:val="1"/>
      <w:marLeft w:val="0"/>
      <w:marRight w:val="0"/>
      <w:marTop w:val="0"/>
      <w:marBottom w:val="0"/>
      <w:divBdr>
        <w:top w:val="none" w:sz="0" w:space="0" w:color="auto"/>
        <w:left w:val="none" w:sz="0" w:space="0" w:color="auto"/>
        <w:bottom w:val="none" w:sz="0" w:space="0" w:color="auto"/>
        <w:right w:val="none" w:sz="0" w:space="0" w:color="auto"/>
      </w:divBdr>
    </w:div>
    <w:div w:id="666057003">
      <w:bodyDiv w:val="1"/>
      <w:marLeft w:val="0"/>
      <w:marRight w:val="0"/>
      <w:marTop w:val="0"/>
      <w:marBottom w:val="0"/>
      <w:divBdr>
        <w:top w:val="none" w:sz="0" w:space="0" w:color="auto"/>
        <w:left w:val="none" w:sz="0" w:space="0" w:color="auto"/>
        <w:bottom w:val="none" w:sz="0" w:space="0" w:color="auto"/>
        <w:right w:val="none" w:sz="0" w:space="0" w:color="auto"/>
      </w:divBdr>
    </w:div>
    <w:div w:id="762536229">
      <w:bodyDiv w:val="1"/>
      <w:marLeft w:val="0"/>
      <w:marRight w:val="0"/>
      <w:marTop w:val="0"/>
      <w:marBottom w:val="0"/>
      <w:divBdr>
        <w:top w:val="none" w:sz="0" w:space="0" w:color="auto"/>
        <w:left w:val="none" w:sz="0" w:space="0" w:color="auto"/>
        <w:bottom w:val="none" w:sz="0" w:space="0" w:color="auto"/>
        <w:right w:val="none" w:sz="0" w:space="0" w:color="auto"/>
      </w:divBdr>
    </w:div>
    <w:div w:id="776752214">
      <w:bodyDiv w:val="1"/>
      <w:marLeft w:val="0"/>
      <w:marRight w:val="0"/>
      <w:marTop w:val="0"/>
      <w:marBottom w:val="0"/>
      <w:divBdr>
        <w:top w:val="none" w:sz="0" w:space="0" w:color="auto"/>
        <w:left w:val="none" w:sz="0" w:space="0" w:color="auto"/>
        <w:bottom w:val="none" w:sz="0" w:space="0" w:color="auto"/>
        <w:right w:val="none" w:sz="0" w:space="0" w:color="auto"/>
      </w:divBdr>
    </w:div>
    <w:div w:id="802774817">
      <w:bodyDiv w:val="1"/>
      <w:marLeft w:val="0"/>
      <w:marRight w:val="0"/>
      <w:marTop w:val="0"/>
      <w:marBottom w:val="0"/>
      <w:divBdr>
        <w:top w:val="none" w:sz="0" w:space="0" w:color="auto"/>
        <w:left w:val="none" w:sz="0" w:space="0" w:color="auto"/>
        <w:bottom w:val="none" w:sz="0" w:space="0" w:color="auto"/>
        <w:right w:val="none" w:sz="0" w:space="0" w:color="auto"/>
      </w:divBdr>
    </w:div>
    <w:div w:id="948391056">
      <w:bodyDiv w:val="1"/>
      <w:marLeft w:val="0"/>
      <w:marRight w:val="0"/>
      <w:marTop w:val="0"/>
      <w:marBottom w:val="0"/>
      <w:divBdr>
        <w:top w:val="none" w:sz="0" w:space="0" w:color="auto"/>
        <w:left w:val="none" w:sz="0" w:space="0" w:color="auto"/>
        <w:bottom w:val="none" w:sz="0" w:space="0" w:color="auto"/>
        <w:right w:val="none" w:sz="0" w:space="0" w:color="auto"/>
      </w:divBdr>
    </w:div>
    <w:div w:id="980498996">
      <w:bodyDiv w:val="1"/>
      <w:marLeft w:val="0"/>
      <w:marRight w:val="0"/>
      <w:marTop w:val="0"/>
      <w:marBottom w:val="0"/>
      <w:divBdr>
        <w:top w:val="none" w:sz="0" w:space="0" w:color="auto"/>
        <w:left w:val="none" w:sz="0" w:space="0" w:color="auto"/>
        <w:bottom w:val="none" w:sz="0" w:space="0" w:color="auto"/>
        <w:right w:val="none" w:sz="0" w:space="0" w:color="auto"/>
      </w:divBdr>
    </w:div>
    <w:div w:id="988484462">
      <w:bodyDiv w:val="1"/>
      <w:marLeft w:val="0"/>
      <w:marRight w:val="0"/>
      <w:marTop w:val="0"/>
      <w:marBottom w:val="0"/>
      <w:divBdr>
        <w:top w:val="none" w:sz="0" w:space="0" w:color="auto"/>
        <w:left w:val="none" w:sz="0" w:space="0" w:color="auto"/>
        <w:bottom w:val="none" w:sz="0" w:space="0" w:color="auto"/>
        <w:right w:val="none" w:sz="0" w:space="0" w:color="auto"/>
      </w:divBdr>
    </w:div>
    <w:div w:id="1066219466">
      <w:bodyDiv w:val="1"/>
      <w:marLeft w:val="0"/>
      <w:marRight w:val="0"/>
      <w:marTop w:val="0"/>
      <w:marBottom w:val="0"/>
      <w:divBdr>
        <w:top w:val="none" w:sz="0" w:space="0" w:color="auto"/>
        <w:left w:val="none" w:sz="0" w:space="0" w:color="auto"/>
        <w:bottom w:val="none" w:sz="0" w:space="0" w:color="auto"/>
        <w:right w:val="none" w:sz="0" w:space="0" w:color="auto"/>
      </w:divBdr>
    </w:div>
    <w:div w:id="1172062324">
      <w:bodyDiv w:val="1"/>
      <w:marLeft w:val="0"/>
      <w:marRight w:val="0"/>
      <w:marTop w:val="0"/>
      <w:marBottom w:val="0"/>
      <w:divBdr>
        <w:top w:val="none" w:sz="0" w:space="0" w:color="auto"/>
        <w:left w:val="none" w:sz="0" w:space="0" w:color="auto"/>
        <w:bottom w:val="none" w:sz="0" w:space="0" w:color="auto"/>
        <w:right w:val="none" w:sz="0" w:space="0" w:color="auto"/>
      </w:divBdr>
    </w:div>
    <w:div w:id="1173644478">
      <w:bodyDiv w:val="1"/>
      <w:marLeft w:val="0"/>
      <w:marRight w:val="0"/>
      <w:marTop w:val="0"/>
      <w:marBottom w:val="0"/>
      <w:divBdr>
        <w:top w:val="none" w:sz="0" w:space="0" w:color="auto"/>
        <w:left w:val="none" w:sz="0" w:space="0" w:color="auto"/>
        <w:bottom w:val="none" w:sz="0" w:space="0" w:color="auto"/>
        <w:right w:val="none" w:sz="0" w:space="0" w:color="auto"/>
      </w:divBdr>
    </w:div>
    <w:div w:id="1241058994">
      <w:bodyDiv w:val="1"/>
      <w:marLeft w:val="0"/>
      <w:marRight w:val="0"/>
      <w:marTop w:val="0"/>
      <w:marBottom w:val="0"/>
      <w:divBdr>
        <w:top w:val="none" w:sz="0" w:space="0" w:color="auto"/>
        <w:left w:val="none" w:sz="0" w:space="0" w:color="auto"/>
        <w:bottom w:val="none" w:sz="0" w:space="0" w:color="auto"/>
        <w:right w:val="none" w:sz="0" w:space="0" w:color="auto"/>
      </w:divBdr>
    </w:div>
    <w:div w:id="1344088298">
      <w:bodyDiv w:val="1"/>
      <w:marLeft w:val="0"/>
      <w:marRight w:val="0"/>
      <w:marTop w:val="0"/>
      <w:marBottom w:val="0"/>
      <w:divBdr>
        <w:top w:val="none" w:sz="0" w:space="0" w:color="auto"/>
        <w:left w:val="none" w:sz="0" w:space="0" w:color="auto"/>
        <w:bottom w:val="none" w:sz="0" w:space="0" w:color="auto"/>
        <w:right w:val="none" w:sz="0" w:space="0" w:color="auto"/>
      </w:divBdr>
    </w:div>
    <w:div w:id="1351487020">
      <w:bodyDiv w:val="1"/>
      <w:marLeft w:val="0"/>
      <w:marRight w:val="0"/>
      <w:marTop w:val="0"/>
      <w:marBottom w:val="0"/>
      <w:divBdr>
        <w:top w:val="none" w:sz="0" w:space="0" w:color="auto"/>
        <w:left w:val="none" w:sz="0" w:space="0" w:color="auto"/>
        <w:bottom w:val="none" w:sz="0" w:space="0" w:color="auto"/>
        <w:right w:val="none" w:sz="0" w:space="0" w:color="auto"/>
      </w:divBdr>
    </w:div>
    <w:div w:id="1363941622">
      <w:bodyDiv w:val="1"/>
      <w:marLeft w:val="0"/>
      <w:marRight w:val="0"/>
      <w:marTop w:val="0"/>
      <w:marBottom w:val="0"/>
      <w:divBdr>
        <w:top w:val="none" w:sz="0" w:space="0" w:color="auto"/>
        <w:left w:val="none" w:sz="0" w:space="0" w:color="auto"/>
        <w:bottom w:val="none" w:sz="0" w:space="0" w:color="auto"/>
        <w:right w:val="none" w:sz="0" w:space="0" w:color="auto"/>
      </w:divBdr>
    </w:div>
    <w:div w:id="1374382427">
      <w:bodyDiv w:val="1"/>
      <w:marLeft w:val="0"/>
      <w:marRight w:val="0"/>
      <w:marTop w:val="0"/>
      <w:marBottom w:val="0"/>
      <w:divBdr>
        <w:top w:val="none" w:sz="0" w:space="0" w:color="auto"/>
        <w:left w:val="none" w:sz="0" w:space="0" w:color="auto"/>
        <w:bottom w:val="none" w:sz="0" w:space="0" w:color="auto"/>
        <w:right w:val="none" w:sz="0" w:space="0" w:color="auto"/>
      </w:divBdr>
    </w:div>
    <w:div w:id="1426609441">
      <w:bodyDiv w:val="1"/>
      <w:marLeft w:val="0"/>
      <w:marRight w:val="0"/>
      <w:marTop w:val="0"/>
      <w:marBottom w:val="0"/>
      <w:divBdr>
        <w:top w:val="none" w:sz="0" w:space="0" w:color="auto"/>
        <w:left w:val="none" w:sz="0" w:space="0" w:color="auto"/>
        <w:bottom w:val="none" w:sz="0" w:space="0" w:color="auto"/>
        <w:right w:val="none" w:sz="0" w:space="0" w:color="auto"/>
      </w:divBdr>
    </w:div>
    <w:div w:id="1532914779">
      <w:bodyDiv w:val="1"/>
      <w:marLeft w:val="0"/>
      <w:marRight w:val="0"/>
      <w:marTop w:val="0"/>
      <w:marBottom w:val="0"/>
      <w:divBdr>
        <w:top w:val="none" w:sz="0" w:space="0" w:color="auto"/>
        <w:left w:val="none" w:sz="0" w:space="0" w:color="auto"/>
        <w:bottom w:val="none" w:sz="0" w:space="0" w:color="auto"/>
        <w:right w:val="none" w:sz="0" w:space="0" w:color="auto"/>
      </w:divBdr>
    </w:div>
    <w:div w:id="1541210273">
      <w:bodyDiv w:val="1"/>
      <w:marLeft w:val="0"/>
      <w:marRight w:val="0"/>
      <w:marTop w:val="0"/>
      <w:marBottom w:val="0"/>
      <w:divBdr>
        <w:top w:val="none" w:sz="0" w:space="0" w:color="auto"/>
        <w:left w:val="none" w:sz="0" w:space="0" w:color="auto"/>
        <w:bottom w:val="none" w:sz="0" w:space="0" w:color="auto"/>
        <w:right w:val="none" w:sz="0" w:space="0" w:color="auto"/>
      </w:divBdr>
    </w:div>
    <w:div w:id="1591617279">
      <w:bodyDiv w:val="1"/>
      <w:marLeft w:val="0"/>
      <w:marRight w:val="0"/>
      <w:marTop w:val="0"/>
      <w:marBottom w:val="0"/>
      <w:divBdr>
        <w:top w:val="none" w:sz="0" w:space="0" w:color="auto"/>
        <w:left w:val="none" w:sz="0" w:space="0" w:color="auto"/>
        <w:bottom w:val="none" w:sz="0" w:space="0" w:color="auto"/>
        <w:right w:val="none" w:sz="0" w:space="0" w:color="auto"/>
      </w:divBdr>
    </w:div>
    <w:div w:id="1654290069">
      <w:bodyDiv w:val="1"/>
      <w:marLeft w:val="0"/>
      <w:marRight w:val="0"/>
      <w:marTop w:val="0"/>
      <w:marBottom w:val="0"/>
      <w:divBdr>
        <w:top w:val="none" w:sz="0" w:space="0" w:color="auto"/>
        <w:left w:val="none" w:sz="0" w:space="0" w:color="auto"/>
        <w:bottom w:val="none" w:sz="0" w:space="0" w:color="auto"/>
        <w:right w:val="none" w:sz="0" w:space="0" w:color="auto"/>
      </w:divBdr>
    </w:div>
    <w:div w:id="1663243346">
      <w:bodyDiv w:val="1"/>
      <w:marLeft w:val="0"/>
      <w:marRight w:val="0"/>
      <w:marTop w:val="0"/>
      <w:marBottom w:val="0"/>
      <w:divBdr>
        <w:top w:val="none" w:sz="0" w:space="0" w:color="auto"/>
        <w:left w:val="none" w:sz="0" w:space="0" w:color="auto"/>
        <w:bottom w:val="none" w:sz="0" w:space="0" w:color="auto"/>
        <w:right w:val="none" w:sz="0" w:space="0" w:color="auto"/>
      </w:divBdr>
    </w:div>
    <w:div w:id="1664310680">
      <w:bodyDiv w:val="1"/>
      <w:marLeft w:val="0"/>
      <w:marRight w:val="0"/>
      <w:marTop w:val="0"/>
      <w:marBottom w:val="0"/>
      <w:divBdr>
        <w:top w:val="none" w:sz="0" w:space="0" w:color="auto"/>
        <w:left w:val="none" w:sz="0" w:space="0" w:color="auto"/>
        <w:bottom w:val="none" w:sz="0" w:space="0" w:color="auto"/>
        <w:right w:val="none" w:sz="0" w:space="0" w:color="auto"/>
      </w:divBdr>
    </w:div>
    <w:div w:id="1726444657">
      <w:bodyDiv w:val="1"/>
      <w:marLeft w:val="0"/>
      <w:marRight w:val="0"/>
      <w:marTop w:val="0"/>
      <w:marBottom w:val="0"/>
      <w:divBdr>
        <w:top w:val="none" w:sz="0" w:space="0" w:color="auto"/>
        <w:left w:val="none" w:sz="0" w:space="0" w:color="auto"/>
        <w:bottom w:val="none" w:sz="0" w:space="0" w:color="auto"/>
        <w:right w:val="none" w:sz="0" w:space="0" w:color="auto"/>
      </w:divBdr>
    </w:div>
    <w:div w:id="1736902035">
      <w:bodyDiv w:val="1"/>
      <w:marLeft w:val="0"/>
      <w:marRight w:val="0"/>
      <w:marTop w:val="0"/>
      <w:marBottom w:val="0"/>
      <w:divBdr>
        <w:top w:val="none" w:sz="0" w:space="0" w:color="auto"/>
        <w:left w:val="none" w:sz="0" w:space="0" w:color="auto"/>
        <w:bottom w:val="none" w:sz="0" w:space="0" w:color="auto"/>
        <w:right w:val="none" w:sz="0" w:space="0" w:color="auto"/>
      </w:divBdr>
    </w:div>
    <w:div w:id="1750731056">
      <w:bodyDiv w:val="1"/>
      <w:marLeft w:val="0"/>
      <w:marRight w:val="0"/>
      <w:marTop w:val="0"/>
      <w:marBottom w:val="0"/>
      <w:divBdr>
        <w:top w:val="none" w:sz="0" w:space="0" w:color="auto"/>
        <w:left w:val="none" w:sz="0" w:space="0" w:color="auto"/>
        <w:bottom w:val="none" w:sz="0" w:space="0" w:color="auto"/>
        <w:right w:val="none" w:sz="0" w:space="0" w:color="auto"/>
      </w:divBdr>
    </w:div>
    <w:div w:id="1781416568">
      <w:bodyDiv w:val="1"/>
      <w:marLeft w:val="0"/>
      <w:marRight w:val="0"/>
      <w:marTop w:val="0"/>
      <w:marBottom w:val="0"/>
      <w:divBdr>
        <w:top w:val="none" w:sz="0" w:space="0" w:color="auto"/>
        <w:left w:val="none" w:sz="0" w:space="0" w:color="auto"/>
        <w:bottom w:val="none" w:sz="0" w:space="0" w:color="auto"/>
        <w:right w:val="none" w:sz="0" w:space="0" w:color="auto"/>
      </w:divBdr>
    </w:div>
    <w:div w:id="1829325370">
      <w:bodyDiv w:val="1"/>
      <w:marLeft w:val="0"/>
      <w:marRight w:val="0"/>
      <w:marTop w:val="0"/>
      <w:marBottom w:val="0"/>
      <w:divBdr>
        <w:top w:val="none" w:sz="0" w:space="0" w:color="auto"/>
        <w:left w:val="none" w:sz="0" w:space="0" w:color="auto"/>
        <w:bottom w:val="none" w:sz="0" w:space="0" w:color="auto"/>
        <w:right w:val="none" w:sz="0" w:space="0" w:color="auto"/>
      </w:divBdr>
    </w:div>
    <w:div w:id="1830752039">
      <w:bodyDiv w:val="1"/>
      <w:marLeft w:val="0"/>
      <w:marRight w:val="0"/>
      <w:marTop w:val="0"/>
      <w:marBottom w:val="0"/>
      <w:divBdr>
        <w:top w:val="none" w:sz="0" w:space="0" w:color="auto"/>
        <w:left w:val="none" w:sz="0" w:space="0" w:color="auto"/>
        <w:bottom w:val="none" w:sz="0" w:space="0" w:color="auto"/>
        <w:right w:val="none" w:sz="0" w:space="0" w:color="auto"/>
      </w:divBdr>
    </w:div>
    <w:div w:id="1898125420">
      <w:bodyDiv w:val="1"/>
      <w:marLeft w:val="0"/>
      <w:marRight w:val="0"/>
      <w:marTop w:val="0"/>
      <w:marBottom w:val="0"/>
      <w:divBdr>
        <w:top w:val="none" w:sz="0" w:space="0" w:color="auto"/>
        <w:left w:val="none" w:sz="0" w:space="0" w:color="auto"/>
        <w:bottom w:val="none" w:sz="0" w:space="0" w:color="auto"/>
        <w:right w:val="none" w:sz="0" w:space="0" w:color="auto"/>
      </w:divBdr>
    </w:div>
    <w:div w:id="1901742770">
      <w:bodyDiv w:val="1"/>
      <w:marLeft w:val="0"/>
      <w:marRight w:val="0"/>
      <w:marTop w:val="0"/>
      <w:marBottom w:val="0"/>
      <w:divBdr>
        <w:top w:val="none" w:sz="0" w:space="0" w:color="auto"/>
        <w:left w:val="none" w:sz="0" w:space="0" w:color="auto"/>
        <w:bottom w:val="none" w:sz="0" w:space="0" w:color="auto"/>
        <w:right w:val="none" w:sz="0" w:space="0" w:color="auto"/>
      </w:divBdr>
    </w:div>
    <w:div w:id="1902708375">
      <w:bodyDiv w:val="1"/>
      <w:marLeft w:val="0"/>
      <w:marRight w:val="0"/>
      <w:marTop w:val="0"/>
      <w:marBottom w:val="0"/>
      <w:divBdr>
        <w:top w:val="none" w:sz="0" w:space="0" w:color="auto"/>
        <w:left w:val="none" w:sz="0" w:space="0" w:color="auto"/>
        <w:bottom w:val="none" w:sz="0" w:space="0" w:color="auto"/>
        <w:right w:val="none" w:sz="0" w:space="0" w:color="auto"/>
      </w:divBdr>
    </w:div>
    <w:div w:id="1904245862">
      <w:bodyDiv w:val="1"/>
      <w:marLeft w:val="0"/>
      <w:marRight w:val="0"/>
      <w:marTop w:val="0"/>
      <w:marBottom w:val="0"/>
      <w:divBdr>
        <w:top w:val="none" w:sz="0" w:space="0" w:color="auto"/>
        <w:left w:val="none" w:sz="0" w:space="0" w:color="auto"/>
        <w:bottom w:val="none" w:sz="0" w:space="0" w:color="auto"/>
        <w:right w:val="none" w:sz="0" w:space="0" w:color="auto"/>
      </w:divBdr>
    </w:div>
    <w:div w:id="1923224082">
      <w:bodyDiv w:val="1"/>
      <w:marLeft w:val="0"/>
      <w:marRight w:val="0"/>
      <w:marTop w:val="0"/>
      <w:marBottom w:val="0"/>
      <w:divBdr>
        <w:top w:val="none" w:sz="0" w:space="0" w:color="auto"/>
        <w:left w:val="none" w:sz="0" w:space="0" w:color="auto"/>
        <w:bottom w:val="none" w:sz="0" w:space="0" w:color="auto"/>
        <w:right w:val="none" w:sz="0" w:space="0" w:color="auto"/>
      </w:divBdr>
    </w:div>
    <w:div w:id="1957522262">
      <w:bodyDiv w:val="1"/>
      <w:marLeft w:val="0"/>
      <w:marRight w:val="0"/>
      <w:marTop w:val="0"/>
      <w:marBottom w:val="0"/>
      <w:divBdr>
        <w:top w:val="none" w:sz="0" w:space="0" w:color="auto"/>
        <w:left w:val="none" w:sz="0" w:space="0" w:color="auto"/>
        <w:bottom w:val="none" w:sz="0" w:space="0" w:color="auto"/>
        <w:right w:val="none" w:sz="0" w:space="0" w:color="auto"/>
      </w:divBdr>
    </w:div>
    <w:div w:id="1979534825">
      <w:bodyDiv w:val="1"/>
      <w:marLeft w:val="0"/>
      <w:marRight w:val="0"/>
      <w:marTop w:val="0"/>
      <w:marBottom w:val="0"/>
      <w:divBdr>
        <w:top w:val="none" w:sz="0" w:space="0" w:color="auto"/>
        <w:left w:val="none" w:sz="0" w:space="0" w:color="auto"/>
        <w:bottom w:val="none" w:sz="0" w:space="0" w:color="auto"/>
        <w:right w:val="none" w:sz="0" w:space="0" w:color="auto"/>
      </w:divBdr>
    </w:div>
    <w:div w:id="2005820308">
      <w:bodyDiv w:val="1"/>
      <w:marLeft w:val="0"/>
      <w:marRight w:val="0"/>
      <w:marTop w:val="0"/>
      <w:marBottom w:val="0"/>
      <w:divBdr>
        <w:top w:val="none" w:sz="0" w:space="0" w:color="auto"/>
        <w:left w:val="none" w:sz="0" w:space="0" w:color="auto"/>
        <w:bottom w:val="none" w:sz="0" w:space="0" w:color="auto"/>
        <w:right w:val="none" w:sz="0" w:space="0" w:color="auto"/>
      </w:divBdr>
    </w:div>
    <w:div w:id="2021613725">
      <w:bodyDiv w:val="1"/>
      <w:marLeft w:val="0"/>
      <w:marRight w:val="0"/>
      <w:marTop w:val="0"/>
      <w:marBottom w:val="0"/>
      <w:divBdr>
        <w:top w:val="none" w:sz="0" w:space="0" w:color="auto"/>
        <w:left w:val="none" w:sz="0" w:space="0" w:color="auto"/>
        <w:bottom w:val="none" w:sz="0" w:space="0" w:color="auto"/>
        <w:right w:val="none" w:sz="0" w:space="0" w:color="auto"/>
      </w:divBdr>
    </w:div>
    <w:div w:id="2025134465">
      <w:bodyDiv w:val="1"/>
      <w:marLeft w:val="0"/>
      <w:marRight w:val="0"/>
      <w:marTop w:val="0"/>
      <w:marBottom w:val="0"/>
      <w:divBdr>
        <w:top w:val="none" w:sz="0" w:space="0" w:color="auto"/>
        <w:left w:val="none" w:sz="0" w:space="0" w:color="auto"/>
        <w:bottom w:val="none" w:sz="0" w:space="0" w:color="auto"/>
        <w:right w:val="none" w:sz="0" w:space="0" w:color="auto"/>
      </w:divBdr>
    </w:div>
    <w:div w:id="2034260286">
      <w:bodyDiv w:val="1"/>
      <w:marLeft w:val="0"/>
      <w:marRight w:val="0"/>
      <w:marTop w:val="0"/>
      <w:marBottom w:val="0"/>
      <w:divBdr>
        <w:top w:val="none" w:sz="0" w:space="0" w:color="auto"/>
        <w:left w:val="none" w:sz="0" w:space="0" w:color="auto"/>
        <w:bottom w:val="none" w:sz="0" w:space="0" w:color="auto"/>
        <w:right w:val="none" w:sz="0" w:space="0" w:color="auto"/>
      </w:divBdr>
    </w:div>
    <w:div w:id="2042514353">
      <w:bodyDiv w:val="1"/>
      <w:marLeft w:val="0"/>
      <w:marRight w:val="0"/>
      <w:marTop w:val="0"/>
      <w:marBottom w:val="0"/>
      <w:divBdr>
        <w:top w:val="none" w:sz="0" w:space="0" w:color="auto"/>
        <w:left w:val="none" w:sz="0" w:space="0" w:color="auto"/>
        <w:bottom w:val="none" w:sz="0" w:space="0" w:color="auto"/>
        <w:right w:val="none" w:sz="0" w:space="0" w:color="auto"/>
      </w:divBdr>
    </w:div>
    <w:div w:id="2087266932">
      <w:bodyDiv w:val="1"/>
      <w:marLeft w:val="0"/>
      <w:marRight w:val="0"/>
      <w:marTop w:val="0"/>
      <w:marBottom w:val="0"/>
      <w:divBdr>
        <w:top w:val="none" w:sz="0" w:space="0" w:color="auto"/>
        <w:left w:val="none" w:sz="0" w:space="0" w:color="auto"/>
        <w:bottom w:val="none" w:sz="0" w:space="0" w:color="auto"/>
        <w:right w:val="none" w:sz="0" w:space="0" w:color="auto"/>
      </w:divBdr>
    </w:div>
    <w:div w:id="2097706656">
      <w:bodyDiv w:val="1"/>
      <w:marLeft w:val="0"/>
      <w:marRight w:val="0"/>
      <w:marTop w:val="0"/>
      <w:marBottom w:val="0"/>
      <w:divBdr>
        <w:top w:val="none" w:sz="0" w:space="0" w:color="auto"/>
        <w:left w:val="none" w:sz="0" w:space="0" w:color="auto"/>
        <w:bottom w:val="none" w:sz="0" w:space="0" w:color="auto"/>
        <w:right w:val="none" w:sz="0" w:space="0" w:color="auto"/>
      </w:divBdr>
    </w:div>
    <w:div w:id="2135170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nature.com/articles/s41559-024-02452-2" TargetMode="External"/><Relationship Id="rId13" Type="http://schemas.openxmlformats.org/officeDocument/2006/relationships/hyperlink" Target="https://link.springer.com/article/10.1186/s40462-022-00322-9" TargetMode="External"/><Relationship Id="rId3" Type="http://schemas.openxmlformats.org/officeDocument/2006/relationships/hyperlink" Target="https://doi.org/10.1016/j.biocon.2014.04.006" TargetMode="External"/><Relationship Id="rId7" Type="http://schemas.openxmlformats.org/officeDocument/2006/relationships/hyperlink" Target="https://besjournals.onlinelibrary.wiley.com/doi/10.1111/j.1365-2435.2007.01326.x" TargetMode="External"/><Relationship Id="rId12" Type="http://schemas.openxmlformats.org/officeDocument/2006/relationships/hyperlink" Target="https://link.springer.com/article/10.1186/s42408-023-00183-6" TargetMode="External"/><Relationship Id="rId2" Type="http://schemas.openxmlformats.org/officeDocument/2006/relationships/hyperlink" Target="https://doi.org/10.1111/gcb.15742" TargetMode="External"/><Relationship Id="rId1" Type="http://schemas.openxmlformats.org/officeDocument/2006/relationships/hyperlink" Target="https://www.nature.com/articles/s41559-021-01401-7" TargetMode="External"/><Relationship Id="rId6" Type="http://schemas.openxmlformats.org/officeDocument/2006/relationships/hyperlink" Target="https://link.springer.com/article/10.1186/s42408-025-00391-2" TargetMode="External"/><Relationship Id="rId11" Type="http://schemas.openxmlformats.org/officeDocument/2006/relationships/hyperlink" Target="https://onlinelibrary-wiley-com.ezproxy.csu.edu.au/doi/full/10.1111/geb.13710" TargetMode="External"/><Relationship Id="rId5" Type="http://schemas.openxmlformats.org/officeDocument/2006/relationships/hyperlink" Target="https://doi.org/10.1007/s10980-024-01970-5" TargetMode="External"/><Relationship Id="rId15" Type="http://schemas.openxmlformats.org/officeDocument/2006/relationships/hyperlink" Target="https://www-sciencedirect-com.ezproxy.csu.edu.au/science/article/pii/S0378112721009853" TargetMode="External"/><Relationship Id="rId10" Type="http://schemas.openxmlformats.org/officeDocument/2006/relationships/hyperlink" Target="https://www.nature.com/articles/s43017-020-0085-3" TargetMode="External"/><Relationship Id="rId4" Type="http://schemas.openxmlformats.org/officeDocument/2006/relationships/hyperlink" Target="https://doi.org/10.1093/jmammal/gyac053" TargetMode="External"/><Relationship Id="rId9" Type="http://schemas.openxmlformats.org/officeDocument/2006/relationships/hyperlink" Target="https://agupubs.onlinelibrary.wiley.com/doi/full/10.1029/2020RG000726" TargetMode="External"/><Relationship Id="rId14" Type="http://schemas.openxmlformats.org/officeDocument/2006/relationships/hyperlink" Target="https://onlinelibrary-wiley-com.ezproxy.csu.edu.au/doi/10.1111/geb.13710?utm_source=chatgpt.com" TargetMode="External"/></Relationships>
</file>

<file path=word/_rels/document.xml.rels><?xml version="1.0" encoding="UTF-8" standalone="yes"?>
<Relationships xmlns="http://schemas.openxmlformats.org/package/2006/relationships"><Relationship Id="rId117" Type="http://schemas.openxmlformats.org/officeDocument/2006/relationships/hyperlink" Target="https://doi.org/https://doi.org/10.1111/ele.13898" TargetMode="External"/><Relationship Id="rId21" Type="http://schemas.openxmlformats.org/officeDocument/2006/relationships/image" Target="media/image10.png"/><Relationship Id="rId42" Type="http://schemas.openxmlformats.org/officeDocument/2006/relationships/hyperlink" Target="https://doi.org/s41559-024-02452-2" TargetMode="External"/><Relationship Id="rId63" Type="http://schemas.openxmlformats.org/officeDocument/2006/relationships/hyperlink" Target="https://doi.org/10.1111/brv.12544" TargetMode="External"/><Relationship Id="rId84" Type="http://schemas.openxmlformats.org/officeDocument/2006/relationships/hyperlink" Target="https://doi.org/10.1038/srep22559" TargetMode="External"/><Relationship Id="rId16" Type="http://schemas.openxmlformats.org/officeDocument/2006/relationships/image" Target="media/image5.png"/><Relationship Id="rId107" Type="http://schemas.openxmlformats.org/officeDocument/2006/relationships/hyperlink" Target="https://doi.org/10.1890/120329" TargetMode="External"/><Relationship Id="rId11" Type="http://schemas.microsoft.com/office/2018/08/relationships/commentsExtensible" Target="commentsExtensible.xml"/><Relationship Id="rId32" Type="http://schemas.openxmlformats.org/officeDocument/2006/relationships/hyperlink" Target="https://doi.org/10.1111/j.1461-0248.2004.00661.x" TargetMode="External"/><Relationship Id="rId37" Type="http://schemas.openxmlformats.org/officeDocument/2006/relationships/hyperlink" Target="https://doi.org/10.4996/fireecology.1203080" TargetMode="External"/><Relationship Id="rId53" Type="http://schemas.openxmlformats.org/officeDocument/2006/relationships/hyperlink" Target="https://doi.org/10.1111/aec.70139" TargetMode="External"/><Relationship Id="rId58" Type="http://schemas.openxmlformats.org/officeDocument/2006/relationships/hyperlink" Target="https://doi.org/10.1111/1365-2656.70040" TargetMode="External"/><Relationship Id="rId74" Type="http://schemas.openxmlformats.org/officeDocument/2006/relationships/hyperlink" Target="https://doi.org/10.1126/science.aaa2478" TargetMode="External"/><Relationship Id="rId79" Type="http://schemas.openxmlformats.org/officeDocument/2006/relationships/hyperlink" Target="https://doi.org/10.1002/ece3.8221" TargetMode="External"/><Relationship Id="rId102" Type="http://schemas.openxmlformats.org/officeDocument/2006/relationships/hyperlink" Target="https://doi.org/10.1242/jeb.150359" TargetMode="External"/><Relationship Id="rId123" Type="http://schemas.openxmlformats.org/officeDocument/2006/relationships/hyperlink" Target="https://doi.org/10.1016/j.foreco.2019.117691" TargetMode="External"/><Relationship Id="rId128"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hyperlink" Target="https://doi.org/10.1111/j.1469-185X.2007.00027.x" TargetMode="External"/><Relationship Id="rId95" Type="http://schemas.openxmlformats.org/officeDocument/2006/relationships/hyperlink" Target="https://doi.org/10.1126/science.abg1780" TargetMode="External"/><Relationship Id="rId22" Type="http://schemas.openxmlformats.org/officeDocument/2006/relationships/image" Target="media/image11.svg"/><Relationship Id="rId27" Type="http://schemas.openxmlformats.org/officeDocument/2006/relationships/hyperlink" Target="https://doi.org/10.1126/science.1163886" TargetMode="External"/><Relationship Id="rId43" Type="http://schemas.openxmlformats.org/officeDocument/2006/relationships/hyperlink" Target="https://doi.org/10.2193/0091-7648(2004)032%5b0928:EOWOBB%5d2.0.CO;2" TargetMode="External"/><Relationship Id="rId48" Type="http://schemas.openxmlformats.org/officeDocument/2006/relationships/hyperlink" Target="https://doi.org/10.1111/aec.13572" TargetMode="External"/><Relationship Id="rId64" Type="http://schemas.openxmlformats.org/officeDocument/2006/relationships/hyperlink" Target="https://github.com/rspatial/geodata" TargetMode="External"/><Relationship Id="rId69" Type="http://schemas.openxmlformats.org/officeDocument/2006/relationships/hyperlink" Target="https://doi.org/10.1126/science.1102138" TargetMode="External"/><Relationship Id="rId113" Type="http://schemas.openxmlformats.org/officeDocument/2006/relationships/hyperlink" Target="https://doi.org/10.1086/682070" TargetMode="External"/><Relationship Id="rId118" Type="http://schemas.openxmlformats.org/officeDocument/2006/relationships/hyperlink" Target="https://doi.org/10.1126/science.aam9712" TargetMode="External"/><Relationship Id="rId134" Type="http://schemas.openxmlformats.org/officeDocument/2006/relationships/theme" Target="theme/theme1.xml"/><Relationship Id="rId80" Type="http://schemas.openxmlformats.org/officeDocument/2006/relationships/hyperlink" Target="https://doi.org/10.1644/08-MAMM-A-349.1" TargetMode="External"/><Relationship Id="rId85" Type="http://schemas.openxmlformats.org/officeDocument/2006/relationships/hyperlink" Target="https://doi.org/10.1111/2041-210X.12593" TargetMode="External"/><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hyperlink" Target="https://doi.org/10.1038/s41558-024-02140-w" TargetMode="External"/><Relationship Id="rId38" Type="http://schemas.openxmlformats.org/officeDocument/2006/relationships/hyperlink" Target="https://doi.org/10.1186/s42408-019-0058-4" TargetMode="External"/><Relationship Id="rId59" Type="http://schemas.openxmlformats.org/officeDocument/2006/relationships/hyperlink" Target="https://doi.org/10.1007/s10980-021-01373-w" TargetMode="External"/><Relationship Id="rId103" Type="http://schemas.openxmlformats.org/officeDocument/2006/relationships/hyperlink" Target="https://doi.org/10.1111/cobi.14062" TargetMode="External"/><Relationship Id="rId108" Type="http://schemas.openxmlformats.org/officeDocument/2006/relationships/hyperlink" Target="https://doi.org/10.1111/1365-2664.13846" TargetMode="External"/><Relationship Id="rId124" Type="http://schemas.openxmlformats.org/officeDocument/2006/relationships/hyperlink" Target="https://doi.org/10.1016/j.tree.2023.09.012" TargetMode="External"/><Relationship Id="rId129" Type="http://schemas.openxmlformats.org/officeDocument/2006/relationships/footer" Target="footer2.xml"/><Relationship Id="rId54" Type="http://schemas.openxmlformats.org/officeDocument/2006/relationships/hyperlink" Target="https://doi.org/10.1111/1365-2656.13810" TargetMode="External"/><Relationship Id="rId70" Type="http://schemas.openxmlformats.org/officeDocument/2006/relationships/hyperlink" Target="https://doi.org/10.1139/x03-183" TargetMode="External"/><Relationship Id="rId75" Type="http://schemas.openxmlformats.org/officeDocument/2006/relationships/hyperlink" Target="https://doi.org/" TargetMode="External"/><Relationship Id="rId91" Type="http://schemas.openxmlformats.org/officeDocument/2006/relationships/hyperlink" Target="https://doi.org/10.1007/s10682-012-9555-5" TargetMode="External"/><Relationship Id="rId96" Type="http://schemas.openxmlformats.org/officeDocument/2006/relationships/hyperlink" Target="https://doi.org/10.1111/brv.12486"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doi.org/10.1038/s41467-025-61608-1" TargetMode="External"/><Relationship Id="rId28" Type="http://schemas.openxmlformats.org/officeDocument/2006/relationships/hyperlink" Target="https://doi.org/10.1038/s43017-020-0085-3" TargetMode="External"/><Relationship Id="rId49" Type="http://schemas.openxmlformats.org/officeDocument/2006/relationships/hyperlink" Target="https://doi.org/10.1002/ecs2.4282" TargetMode="External"/><Relationship Id="rId114" Type="http://schemas.openxmlformats.org/officeDocument/2006/relationships/hyperlink" Target="https://doi.org/10.1560/IJEE.53.2.179" TargetMode="External"/><Relationship Id="rId119" Type="http://schemas.openxmlformats.org/officeDocument/2006/relationships/hyperlink" Target="https://doi.org/10.4996/fireecology.0302034" TargetMode="External"/><Relationship Id="rId44" Type="http://schemas.openxmlformats.org/officeDocument/2006/relationships/hyperlink" Target="https://doi.org/10.1007/s10980-019-00795-x" TargetMode="External"/><Relationship Id="rId60" Type="http://schemas.openxmlformats.org/officeDocument/2006/relationships/hyperlink" Target="https://www.proquest.com/dissertations-theses/effect-seasonal-environment-fire-on-ecology/docview/2606878779/se-2?accountid=10344" TargetMode="External"/><Relationship Id="rId65" Type="http://schemas.openxmlformats.org/officeDocument/2006/relationships/hyperlink" Target="https://doi.org/10.1016/j.biocon.2007.11.011" TargetMode="External"/><Relationship Id="rId81" Type="http://schemas.openxmlformats.org/officeDocument/2006/relationships/hyperlink" Target="https://doi.org/10.1894/MRD-01.1" TargetMode="External"/><Relationship Id="rId86" Type="http://schemas.openxmlformats.org/officeDocument/2006/relationships/hyperlink" Target="https://doi.org/10.1080/00049158.2020.1739883" TargetMode="External"/><Relationship Id="rId130" Type="http://schemas.openxmlformats.org/officeDocument/2006/relationships/header" Target="header3.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10.1111/ddi.12699" TargetMode="External"/><Relationship Id="rId109" Type="http://schemas.openxmlformats.org/officeDocument/2006/relationships/hyperlink" Target="https://doi.org/10.1098/rsbl.2015.0134" TargetMode="External"/><Relationship Id="rId34" Type="http://schemas.openxmlformats.org/officeDocument/2006/relationships/hyperlink" Target="https://doi.org/10.1016/j.tree.2021.09.007" TargetMode="External"/><Relationship Id="rId50" Type="http://schemas.openxmlformats.org/officeDocument/2006/relationships/hyperlink" Target="https://doi.org/10.1071/RJ22021" TargetMode="External"/><Relationship Id="rId55" Type="http://schemas.openxmlformats.org/officeDocument/2006/relationships/hyperlink" Target="https://doi.org/10.1139/z89-047" TargetMode="External"/><Relationship Id="rId76" Type="http://schemas.openxmlformats.org/officeDocument/2006/relationships/hyperlink" Target="https://doi.org/10.1071/WR06052" TargetMode="External"/><Relationship Id="rId97" Type="http://schemas.openxmlformats.org/officeDocument/2006/relationships/hyperlink" Target="https://doi.org/10.1111/gcb.15834" TargetMode="External"/><Relationship Id="rId104" Type="http://schemas.openxmlformats.org/officeDocument/2006/relationships/hyperlink" Target="http://www.posit.co/" TargetMode="External"/><Relationship Id="rId120" Type="http://schemas.openxmlformats.org/officeDocument/2006/relationships/hyperlink" Target="https://doi.org/10.1007/s13364-014-0184-y" TargetMode="External"/><Relationship Id="rId125" Type="http://schemas.openxmlformats.org/officeDocument/2006/relationships/hyperlink" Target="https://doi.org/10.1080/15627020.2008.11407405" TargetMode="External"/><Relationship Id="rId7" Type="http://schemas.openxmlformats.org/officeDocument/2006/relationships/endnotes" Target="endnotes.xml"/><Relationship Id="rId71" Type="http://schemas.openxmlformats.org/officeDocument/2006/relationships/hyperlink" Target="https://doi.org/10.1111/gcb.16044" TargetMode="External"/><Relationship Id="rId92" Type="http://schemas.openxmlformats.org/officeDocument/2006/relationships/hyperlink" Target="https://doi.org/https://doi.org/10.1111/2041-210X.13724" TargetMode="External"/><Relationship Id="rId2" Type="http://schemas.openxmlformats.org/officeDocument/2006/relationships/numbering" Target="numbering.xml"/><Relationship Id="rId29" Type="http://schemas.openxmlformats.org/officeDocument/2006/relationships/hyperlink" Target="https://doi.org/j.1365-2486.2011.02533.x" TargetMode="External"/><Relationship Id="rId24" Type="http://schemas.openxmlformats.org/officeDocument/2006/relationships/hyperlink" Target="https://automeris.io" TargetMode="External"/><Relationship Id="rId40" Type="http://schemas.openxmlformats.org/officeDocument/2006/relationships/hyperlink" Target="https://doi.org/10.1002/jwmg.22182" TargetMode="External"/><Relationship Id="rId45" Type="http://schemas.openxmlformats.org/officeDocument/2006/relationships/hyperlink" Target="https://doi.org/10.1038/s41559-020-01380-1" TargetMode="External"/><Relationship Id="rId66" Type="http://schemas.openxmlformats.org/officeDocument/2006/relationships/hyperlink" Target="https://doi.org/10.1002/ece3.3401" TargetMode="External"/><Relationship Id="rId87" Type="http://schemas.openxmlformats.org/officeDocument/2006/relationships/hyperlink" Target="https://doi.org/10.1071/WF22018" TargetMode="External"/><Relationship Id="rId110" Type="http://schemas.openxmlformats.org/officeDocument/2006/relationships/hyperlink" Target="https://doi.org/10.1186/s42408-025-00391-2" TargetMode="External"/><Relationship Id="rId115" Type="http://schemas.openxmlformats.org/officeDocument/2006/relationships/hyperlink" Target="https://doi.org/10.1890/10-1994.1" TargetMode="External"/><Relationship Id="rId131" Type="http://schemas.openxmlformats.org/officeDocument/2006/relationships/footer" Target="footer3.xml"/><Relationship Id="rId61" Type="http://schemas.openxmlformats.org/officeDocument/2006/relationships/hyperlink" Target="https://doi.org/10.1002/eap.2431" TargetMode="External"/><Relationship Id="rId82" Type="http://schemas.openxmlformats.org/officeDocument/2006/relationships/hyperlink" Target="https://doi.org/10.1007/s10980-024-01970-5"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hyperlink" Target="https://doi.org/10.1017/S1367943003003305" TargetMode="External"/><Relationship Id="rId35" Type="http://schemas.openxmlformats.org/officeDocument/2006/relationships/hyperlink" Target="https://doi.org/10.12688/f1000research.2-191.v2" TargetMode="External"/><Relationship Id="rId56" Type="http://schemas.openxmlformats.org/officeDocument/2006/relationships/hyperlink" Target="https://doi.org/10.1111/1365-2656.13153" TargetMode="External"/><Relationship Id="rId77" Type="http://schemas.openxmlformats.org/officeDocument/2006/relationships/hyperlink" Target="https://doi.org/10.1071/WF04068" TargetMode="External"/><Relationship Id="rId100" Type="http://schemas.openxmlformats.org/officeDocument/2006/relationships/hyperlink" Target="https://doi.org/10.1038/s41559-021-01401-7" TargetMode="External"/><Relationship Id="rId105" Type="http://schemas.openxmlformats.org/officeDocument/2006/relationships/hyperlink" Target="https://www.R-project.org/" TargetMode="External"/><Relationship Id="rId126" Type="http://schemas.openxmlformats.org/officeDocument/2006/relationships/header" Target="header1.xml"/><Relationship Id="rId8" Type="http://schemas.openxmlformats.org/officeDocument/2006/relationships/comments" Target="comments.xml"/><Relationship Id="rId51" Type="http://schemas.openxmlformats.org/officeDocument/2006/relationships/hyperlink" Target="https://doi.org/10.1111/j.1365-2435.2007.01326.x" TargetMode="External"/><Relationship Id="rId72" Type="http://schemas.openxmlformats.org/officeDocument/2006/relationships/hyperlink" Target="https://doi.org/10.1016/j.tree.2023.06.003" TargetMode="External"/><Relationship Id="rId93" Type="http://schemas.openxmlformats.org/officeDocument/2006/relationships/hyperlink" Target="https://doi.org/10.1111/2041-210X.14152" TargetMode="External"/><Relationship Id="rId98" Type="http://schemas.openxmlformats.org/officeDocument/2006/relationships/hyperlink" Target="https://doi.org/10.1098/rspb.2016.0382" TargetMode="External"/><Relationship Id="rId121" Type="http://schemas.openxmlformats.org/officeDocument/2006/relationships/hyperlink" Target="https://doi.org/10.1002/jrsm.11" TargetMode="External"/><Relationship Id="rId3" Type="http://schemas.openxmlformats.org/officeDocument/2006/relationships/styles" Target="styles.xml"/><Relationship Id="rId25" Type="http://schemas.openxmlformats.org/officeDocument/2006/relationships/hyperlink" Target="https://doi.org/10.1016/j.cub.2022.08.082" TargetMode="External"/><Relationship Id="rId46" Type="http://schemas.openxmlformats.org/officeDocument/2006/relationships/hyperlink" Target="https://doi.org/10.1111/brv.12853" TargetMode="External"/><Relationship Id="rId67" Type="http://schemas.openxmlformats.org/officeDocument/2006/relationships/hyperlink" Target="https://doi.org/10.1002/ece3.8416" TargetMode="External"/><Relationship Id="rId116" Type="http://schemas.openxmlformats.org/officeDocument/2006/relationships/hyperlink" Target="https://www.proquest.com/dissertations-theses/ecology-merriams-turkeys-relation-burned-logged/docview/304050414/se-2?accountid=10344" TargetMode="External"/><Relationship Id="rId20" Type="http://schemas.openxmlformats.org/officeDocument/2006/relationships/image" Target="media/image9.png"/><Relationship Id="rId41" Type="http://schemas.openxmlformats.org/officeDocument/2006/relationships/hyperlink" Target="https://doi.org/10.1002/ece3.8918" TargetMode="External"/><Relationship Id="rId62" Type="http://schemas.openxmlformats.org/officeDocument/2006/relationships/hyperlink" Target="https://doi.org/10.1073/pnas.2307216121" TargetMode="External"/><Relationship Id="rId83" Type="http://schemas.openxmlformats.org/officeDocument/2006/relationships/hyperlink" Target="https://doi.org/10.1071/WR16058" TargetMode="External"/><Relationship Id="rId88" Type="http://schemas.openxmlformats.org/officeDocument/2006/relationships/hyperlink" Target="https://doi.org/10.1177/1094428106291059" TargetMode="External"/><Relationship Id="rId111" Type="http://schemas.openxmlformats.org/officeDocument/2006/relationships/hyperlink" Target="https://doi.org/10.1111/jzo.12906" TargetMode="External"/><Relationship Id="rId132" Type="http://schemas.openxmlformats.org/officeDocument/2006/relationships/fontTable" Target="fontTable.xml"/><Relationship Id="rId15" Type="http://schemas.openxmlformats.org/officeDocument/2006/relationships/image" Target="media/image4.svg"/><Relationship Id="rId36" Type="http://schemas.openxmlformats.org/officeDocument/2006/relationships/hyperlink" Target="https://doi.org/10.1016/j.foreco.2017.11.007" TargetMode="External"/><Relationship Id="rId57" Type="http://schemas.openxmlformats.org/officeDocument/2006/relationships/hyperlink" Target="https://doi.org/10.1111/ele.14236" TargetMode="External"/><Relationship Id="rId106" Type="http://schemas.openxmlformats.org/officeDocument/2006/relationships/hyperlink" Target="https://doi.org/10.1093/jmammal/gyac053" TargetMode="External"/><Relationship Id="rId127" Type="http://schemas.openxmlformats.org/officeDocument/2006/relationships/header" Target="header2.xml"/><Relationship Id="rId10" Type="http://schemas.microsoft.com/office/2016/09/relationships/commentsIds" Target="commentsIds.xml"/><Relationship Id="rId31" Type="http://schemas.openxmlformats.org/officeDocument/2006/relationships/hyperlink" Target="https://doi.org/https://doi.org/10.1890/03-9000" TargetMode="External"/><Relationship Id="rId52" Type="http://schemas.openxmlformats.org/officeDocument/2006/relationships/hyperlink" Target="https://doi.org/10.1002/ecy.2443" TargetMode="External"/><Relationship Id="rId73" Type="http://schemas.openxmlformats.org/officeDocument/2006/relationships/hyperlink" Target="https://doi.org/10.1186/s40462-022-00322-9" TargetMode="External"/><Relationship Id="rId78" Type="http://schemas.openxmlformats.org/officeDocument/2006/relationships/hyperlink" Target="https://doi.org/10.1038/s41467-024-46702-0" TargetMode="External"/><Relationship Id="rId94" Type="http://schemas.openxmlformats.org/officeDocument/2006/relationships/hyperlink" Target="https://doi.org/10.1073/pnas.0800375105" TargetMode="External"/><Relationship Id="rId99" Type="http://schemas.openxmlformats.org/officeDocument/2006/relationships/hyperlink" Target="https://doi.org/10.1007/s10682-018-9927-6" TargetMode="External"/><Relationship Id="rId101" Type="http://schemas.openxmlformats.org/officeDocument/2006/relationships/hyperlink" Target="https://doi.org/10.1071/WF09131" TargetMode="External"/><Relationship Id="rId122" Type="http://schemas.openxmlformats.org/officeDocument/2006/relationships/hyperlink" Target="https://doi.org/10.18637/jss.v036.i03" TargetMode="External"/><Relationship Id="rId4" Type="http://schemas.openxmlformats.org/officeDocument/2006/relationships/settings" Target="settings.xml"/><Relationship Id="rId9" Type="http://schemas.microsoft.com/office/2011/relationships/commentsExtended" Target="commentsExtended.xml"/><Relationship Id="rId26" Type="http://schemas.openxmlformats.org/officeDocument/2006/relationships/hyperlink" Target="https://doi.org/j.tree.2005.04.025" TargetMode="External"/><Relationship Id="rId47" Type="http://schemas.openxmlformats.org/officeDocument/2006/relationships/hyperlink" Target="https://doi.org/10.1186/s42408-023-00183-6" TargetMode="External"/><Relationship Id="rId68" Type="http://schemas.openxmlformats.org/officeDocument/2006/relationships/hyperlink" Target="https://doi.org/10.1002/ajp.20644" TargetMode="External"/><Relationship Id="rId89" Type="http://schemas.openxmlformats.org/officeDocument/2006/relationships/hyperlink" Target="https://doi.org/10.1242/jeb.01553" TargetMode="External"/><Relationship Id="rId112" Type="http://schemas.openxmlformats.org/officeDocument/2006/relationships/hyperlink" Target="https://doi.org/10.1111/geb.13786" TargetMode="External"/><Relationship Id="rId133"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43F8C-D32E-452C-8FC6-35FFBE313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33</Pages>
  <Words>28515</Words>
  <Characters>162539</Characters>
  <Application>Microsoft Office Word</Application>
  <DocSecurity>0</DocSecurity>
  <Lines>1354</Lines>
  <Paragraphs>381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McAuley, Chloe</dc:creator>
  <cp:keywords/>
  <dc:description/>
  <cp:lastModifiedBy>McAuley, Chloe</cp:lastModifiedBy>
  <cp:revision>23</cp:revision>
  <dcterms:created xsi:type="dcterms:W3CDTF">2025-11-14T01:51:00Z</dcterms:created>
  <dcterms:modified xsi:type="dcterms:W3CDTF">2025-11-22T09:56:00Z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4506fc3d,2fe69608,27c79139</vt:lpwstr>
  </property>
  <property fmtid="{D5CDD505-2E9C-101B-9397-08002B2CF9AE}" pid="3" name="ClassificationContentMarkingHeaderFontProps">
    <vt:lpwstr>#000000,12,Calibri</vt:lpwstr>
  </property>
  <property fmtid="{D5CDD505-2E9C-101B-9397-08002B2CF9AE}" pid="4" name="ClassificationContentMarkingHeaderText">
    <vt:lpwstr>OFFICIAL</vt:lpwstr>
  </property>
  <property fmtid="{D5CDD505-2E9C-101B-9397-08002B2CF9AE}" pid="5" name="MSIP_Label_5f94d288-962f-4e59-8c13-85df3f432bba_Enabled">
    <vt:lpwstr>true</vt:lpwstr>
  </property>
  <property fmtid="{D5CDD505-2E9C-101B-9397-08002B2CF9AE}" pid="6" name="MSIP_Label_5f94d288-962f-4e59-8c13-85df3f432bba_SetDate">
    <vt:lpwstr>2025-10-26T23:05:46Z</vt:lpwstr>
  </property>
  <property fmtid="{D5CDD505-2E9C-101B-9397-08002B2CF9AE}" pid="7" name="MSIP_Label_5f94d288-962f-4e59-8c13-85df3f432bba_Method">
    <vt:lpwstr>Standard</vt:lpwstr>
  </property>
  <property fmtid="{D5CDD505-2E9C-101B-9397-08002B2CF9AE}" pid="8" name="MSIP_Label_5f94d288-962f-4e59-8c13-85df3f432bba_Name">
    <vt:lpwstr>OFFICIAL</vt:lpwstr>
  </property>
  <property fmtid="{D5CDD505-2E9C-101B-9397-08002B2CF9AE}" pid="9" name="MSIP_Label_5f94d288-962f-4e59-8c13-85df3f432bba_SiteId">
    <vt:lpwstr>7b934664-cdcf-4e28-a3ee-1a5bcca0a1b6</vt:lpwstr>
  </property>
  <property fmtid="{D5CDD505-2E9C-101B-9397-08002B2CF9AE}" pid="10" name="MSIP_Label_5f94d288-962f-4e59-8c13-85df3f432bba_ActionId">
    <vt:lpwstr>c503b6eb-4e9a-4d99-b1b1-de16809a6e75</vt:lpwstr>
  </property>
  <property fmtid="{D5CDD505-2E9C-101B-9397-08002B2CF9AE}" pid="11" name="MSIP_Label_5f94d288-962f-4e59-8c13-85df3f432bba_ContentBits">
    <vt:lpwstr>1</vt:lpwstr>
  </property>
  <property fmtid="{D5CDD505-2E9C-101B-9397-08002B2CF9AE}" pid="12" name="MSIP_Label_5f94d288-962f-4e59-8c13-85df3f432bba_Tag">
    <vt:lpwstr>10, 3, 0, 1</vt:lpwstr>
  </property>
</Properties>
</file>