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8530" w14:textId="77777777" w:rsidR="00F26A6D" w:rsidRPr="00F26A6D" w:rsidRDefault="00F26A6D" w:rsidP="00D928F3">
      <w:pPr>
        <w:pStyle w:val="Heading1"/>
      </w:pPr>
      <w:r w:rsidRPr="00F26A6D">
        <w:t>Abstract</w:t>
      </w:r>
    </w:p>
    <w:p w14:paraId="153179A7" w14:textId="77777777" w:rsidR="00F26A6D" w:rsidRPr="00476091" w:rsidRDefault="00F26A6D" w:rsidP="00F26A6D">
      <w:pPr>
        <w:rPr>
          <w:i/>
          <w:iCs/>
        </w:rPr>
      </w:pPr>
      <w:r w:rsidRPr="00476091">
        <w:rPr>
          <w:i/>
          <w:iCs/>
        </w:rPr>
        <w:t>Key words</w:t>
      </w:r>
    </w:p>
    <w:p w14:paraId="2614AEC5" w14:textId="00DF35C2" w:rsidR="00F26A6D" w:rsidRPr="00476091" w:rsidRDefault="00F26A6D" w:rsidP="00F26A6D">
      <w:pPr>
        <w:rPr>
          <w:i/>
          <w:iCs/>
        </w:rPr>
      </w:pPr>
      <w:r w:rsidRPr="00476091">
        <w:rPr>
          <w:i/>
          <w:iCs/>
        </w:rPr>
        <w:t xml:space="preserve">Fire, disturbance, </w:t>
      </w:r>
      <w:r w:rsidR="00476091" w:rsidRPr="00476091">
        <w:rPr>
          <w:i/>
          <w:iCs/>
        </w:rPr>
        <w:t>meta-analysis</w:t>
      </w:r>
      <w:r w:rsidRPr="00476091">
        <w:rPr>
          <w:i/>
          <w:iCs/>
        </w:rPr>
        <w:t>, movement ecology, systematic review</w:t>
      </w:r>
    </w:p>
    <w:p w14:paraId="0473BE09" w14:textId="42FF06AC" w:rsidR="00DA7916" w:rsidRDefault="00F26A6D" w:rsidP="00F7493F">
      <w:pPr>
        <w:pStyle w:val="Heading1"/>
      </w:pPr>
      <w:commentRangeStart w:id="0"/>
      <w:r w:rsidRPr="00F26A6D">
        <w:t>Introduction</w:t>
      </w:r>
      <w:commentRangeEnd w:id="0"/>
      <w:r w:rsidR="00F108DF">
        <w:rPr>
          <w:rStyle w:val="CommentReference"/>
          <w:rFonts w:ascii="Times New Roman" w:eastAsiaTheme="minorHAnsi" w:hAnsi="Times New Roman" w:cstheme="minorBidi"/>
          <w:color w:val="auto"/>
        </w:rPr>
        <w:commentReference w:id="0"/>
      </w:r>
    </w:p>
    <w:p w14:paraId="68555BFF" w14:textId="79097CE8" w:rsidR="00060AE8" w:rsidRDefault="00865DB6" w:rsidP="00F26A6D">
      <w:commentRangeStart w:id="1"/>
      <w:r>
        <w:t xml:space="preserve">Fire </w:t>
      </w:r>
      <w:commentRangeEnd w:id="1"/>
      <w:r w:rsidR="00071E1E">
        <w:rPr>
          <w:rStyle w:val="CommentReference"/>
        </w:rPr>
        <w:commentReference w:id="1"/>
      </w:r>
      <w:r>
        <w:t xml:space="preserve">is a spatiotemporally dynamic disturbance process that has </w:t>
      </w:r>
      <w:r w:rsidR="009B33B9">
        <w:t>operated</w:t>
      </w:r>
      <w:r w:rsidR="00024EBA">
        <w:t xml:space="preserve"> across the globe</w:t>
      </w:r>
      <w:r w:rsidR="00D75562">
        <w:t xml:space="preserve"> for 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dGl0bGU+U2NpZW5jZTwvc2Vjb25kYXJ5LXRpdGxlPjwvdGl0bGVzPjxwZXJpb2RpY2FsPjxmdWxs
LXRpdGxlPlNjaWVuY2U8L2Z1bGwtdGl0bGU+PC9wZXJpb2RpY2FsPjxwYWdlcz40ODEtNDg0PC9w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b2dpY2FsIFJldmlld3M8L3NlY29uZGFyeS10aXRsZT48L3RpdGxlcz48cGVyaW9kaWNhbD48ZnVs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</w:fldData>
        </w:fldChar>
      </w:r>
      <w:r w:rsidR="00E51D24">
        <w:instrText xml:space="preserve"> ADDIN EN.CITE </w:instrText>
      </w:r>
      <w:r w:rsidR="00E51D24">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dGl0bGU+U2NpZW5jZTwvc2Vjb25kYXJ5LXRpdGxlPjwvdGl0bGVzPjxwZXJpb2RpY2FsPjxmdWxs
LXRpdGxlPlNjaWVuY2U8L2Z1bGwtdGl0bGU+PC9wZXJpb2RpY2FsPjxwYWdlcz40ODEtNDg0PC9w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b2dpY2FsIFJldmlld3M8L3NlY29uZGFyeS10aXRsZT48L3RpdGxlcz48cGVyaW9kaWNhbD48ZnVs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</w:fldData>
        </w:fldChar>
      </w:r>
      <w:r w:rsidR="00E51D24">
        <w:instrText xml:space="preserve"> ADDIN EN.CITE.DATA </w:instrText>
      </w:r>
      <w:r w:rsidR="00E51D24">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075EC6">
        <w:t>;</w:t>
      </w:r>
      <w:r w:rsidR="000A112B">
        <w:t xml:space="preserve"> </w:t>
      </w:r>
      <w:r w:rsidR="006B5596">
        <w:t>fragmenting habitat</w:t>
      </w:r>
      <w:r w:rsidR="000A112B">
        <w:t xml:space="preserve">, </w:t>
      </w:r>
      <w:r w:rsidR="00AE23BB">
        <w:t>initiating</w:t>
      </w:r>
      <w:r w:rsidR="00C167CA">
        <w:t xml:space="preserve"> </w:t>
      </w:r>
      <w:r w:rsidR="00AE23BB">
        <w:t>ecological succession processe</w:t>
      </w:r>
      <w:r w:rsidR="001E11A0">
        <w:t>s,</w:t>
      </w:r>
      <w:r w:rsidR="00024EBA">
        <w:t xml:space="preserve"> </w:t>
      </w:r>
      <w:r w:rsidR="0019695A">
        <w:t>and influencing animal movement</w:t>
      </w:r>
      <w:r w:rsidR="00DC6FD5">
        <w:t xml:space="preserve"> and space use</w:t>
      </w:r>
      <w:r w:rsidR="0019695A">
        <w:t xml:space="preserve"> </w:t>
      </w:r>
      <w:r w:rsidR="00185477">
        <w:fldChar w:fldCharType="begin">
          <w:fldData xml:space="preserve">PEVuZE5vdGU+PENpdGU+PEF1dGhvcj5OaW1tbzwvQXV0aG9yPjxZZWFyPjIwMTk8L1llYXI+PFJl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==
</w:fldData>
        </w:fldChar>
      </w:r>
      <w:r w:rsidR="00DC6FD5">
        <w:instrText xml:space="preserve"> ADDIN EN.CITE </w:instrText>
      </w:r>
      <w:r w:rsidR="00DC6FD5">
        <w:fldChar w:fldCharType="begin">
          <w:fldData xml:space="preserve">PEVuZE5vdGU+PENpdGU+PEF1dGhvcj5OaW1tbzwvQXV0aG9yPjxZZWFyPjIwMTk8L1llYXI+PFJl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==
</w:fldData>
        </w:fldChar>
      </w:r>
      <w:r w:rsidR="00DC6FD5">
        <w:instrText xml:space="preserve"> ADDIN EN.CITE.DATA </w:instrText>
      </w:r>
      <w:r w:rsidR="00DC6FD5">
        <w:fldChar w:fldCharType="end"/>
      </w:r>
      <w:r w:rsidR="00185477">
        <w:fldChar w:fldCharType="separate"/>
      </w:r>
      <w:r w:rsidR="00DC6FD5">
        <w:rPr>
          <w:noProof/>
        </w:rPr>
        <w:t>(He et al., 2019; Nimmo et al., 2019)</w:t>
      </w:r>
      <w:r w:rsidR="00185477">
        <w:fldChar w:fldCharType="end"/>
      </w:r>
      <w:r>
        <w:t>.</w:t>
      </w:r>
      <w:r w:rsidR="00267BEE">
        <w:t xml:space="preserve"> </w:t>
      </w:r>
      <w:r w:rsidR="00313EE5">
        <w:t xml:space="preserve">Following the passage of fire, </w:t>
      </w:r>
      <w:r w:rsidR="00C167CA">
        <w:t>the spatiotemporal distribution and availability of key</w:t>
      </w:r>
      <w:r w:rsidR="00313EE5">
        <w:t xml:space="preserve"> foraging</w:t>
      </w:r>
      <w:r w:rsidR="00094856">
        <w:t>, breeding or refuge</w:t>
      </w:r>
      <w:r w:rsidR="00C167CA">
        <w:t xml:space="preserve"> resources </w:t>
      </w:r>
      <w:r w:rsidR="001C1AC2">
        <w:t>are</w:t>
      </w:r>
      <w:r w:rsidR="00094856">
        <w:t xml:space="preserve"> altered </w:t>
      </w:r>
      <w:r w:rsidR="00C167CA">
        <w:t xml:space="preserve">for many species </w:t>
      </w:r>
      <w:r w:rsidR="00C167CA">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dmlld3M8L3NlY29uZGFyeS10aXRsZT48L3RpdGxlcz48cGVyaW9kaWNhbD48ZnVsbC10aXRsZT5C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</w:fldData>
        </w:fldChar>
      </w:r>
      <w:r w:rsidR="00DC6FD5">
        <w:instrText xml:space="preserve"> ADDIN EN.CITE </w:instrText>
      </w:r>
      <w:r w:rsidR="00DC6FD5">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dmlld3M8L3NlY29uZGFyeS10aXRsZT48L3RpdGxlcz48cGVyaW9kaWNhbD48ZnVsbC10aXRsZT5C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</w:fldData>
        </w:fldChar>
      </w:r>
      <w:r w:rsidR="00DC6FD5">
        <w:instrText xml:space="preserve"> ADDIN EN.CITE.DATA </w:instrText>
      </w:r>
      <w:r w:rsidR="00DC6FD5">
        <w:fldChar w:fldCharType="end"/>
      </w:r>
      <w:r w:rsidR="00C167CA">
        <w:fldChar w:fldCharType="separate"/>
      </w:r>
      <w:r w:rsidR="00C167CA">
        <w:rPr>
          <w:noProof/>
        </w:rPr>
        <w:t>(Doherty et al., 2022; Fordyce et al., 2016; He et al., 2019)</w:t>
      </w:r>
      <w:r w:rsidR="00C167CA">
        <w:fldChar w:fldCharType="end"/>
      </w:r>
      <w:r w:rsidR="00C167CA">
        <w:t xml:space="preserve">. </w:t>
      </w:r>
      <w:r w:rsidR="00CE5B98">
        <w:t xml:space="preserve">In response, </w:t>
      </w:r>
      <w:r w:rsidR="0005554F">
        <w:t>animals may modify their</w:t>
      </w:r>
      <w:r w:rsidR="00AE07F6">
        <w:t xml:space="preserve"> spatial distribution and</w:t>
      </w:r>
      <w:r w:rsidR="0005554F">
        <w:t xml:space="preserve"> movement</w:t>
      </w:r>
      <w:r w:rsidR="00AE07F6">
        <w:t xml:space="preserve"> patterns</w:t>
      </w:r>
      <w:r w:rsidR="00AC12D6">
        <w:t>.</w:t>
      </w:r>
      <w:r w:rsidR="00E478FE">
        <w:t xml:space="preserve"> </w:t>
      </w:r>
      <w:r w:rsidR="00AC12D6">
        <w:t>H</w:t>
      </w:r>
      <w:r w:rsidR="00E478FE">
        <w:t>owever</w:t>
      </w:r>
      <w:r w:rsidR="00AC12D6">
        <w:t>,</w:t>
      </w:r>
      <w:r w:rsidR="00E478FE" w:rsidRPr="00E478FE">
        <w:t xml:space="preserve"> </w:t>
      </w:r>
      <w:r w:rsidR="00AE07F6">
        <w:t>the</w:t>
      </w:r>
      <w:r w:rsidR="00AE0CA4">
        <w:t xml:space="preserve"> effect</w:t>
      </w:r>
      <w:r w:rsidR="00AE07F6">
        <w:t xml:space="preserve"> of fire on space use and movement</w:t>
      </w:r>
      <w:r w:rsidR="00AE0CA4">
        <w:t xml:space="preserve"> </w:t>
      </w:r>
      <w:r w:rsidR="006262AD">
        <w:t>is</w:t>
      </w:r>
      <w:r w:rsidR="00AE0CA4">
        <w:t xml:space="preserve"> highly variable</w:t>
      </w:r>
      <w:r w:rsidR="00AE07F6">
        <w:t xml:space="preserve">, </w:t>
      </w:r>
      <w:r w:rsidR="009827A7">
        <w:t>driven</w:t>
      </w:r>
      <w:r w:rsidR="00C13217">
        <w:t xml:space="preserve"> by complex and interacting factors including taxon, </w:t>
      </w:r>
      <w:r w:rsidR="00105AF1">
        <w:t xml:space="preserve">animal </w:t>
      </w:r>
      <w:r w:rsidR="006262AD">
        <w:t>traits, dietary guild</w:t>
      </w:r>
      <w:r w:rsidR="005D1223">
        <w:t xml:space="preserve"> and </w:t>
      </w:r>
      <w:r w:rsidR="00441F34">
        <w:t>habitat heterogeneity</w:t>
      </w:r>
      <w:r w:rsidR="005D1223">
        <w:t xml:space="preserve"> </w:t>
      </w:r>
      <w:r w:rsidR="00E478FE">
        <w:fldChar w:fldCharType="begin">
          <w:fldData xml:space="preserve">PEVuZE5vdGU+PENpdGU+PEF1dGhvcj5OaW1tbzwvQXV0aG9yPjxZZWFyPjIwMTk8L1llYXI+PFJl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</w:fldData>
        </w:fldChar>
      </w:r>
      <w:r w:rsidR="00DC6FD5">
        <w:instrText xml:space="preserve"> ADDIN EN.CITE </w:instrText>
      </w:r>
      <w:r w:rsidR="00DC6FD5">
        <w:fldChar w:fldCharType="begin">
          <w:fldData xml:space="preserve">PEVuZE5vdGU+PENpdGU+PEF1dGhvcj5OaW1tbzwvQXV0aG9yPjxZZWFyPjIwMTk8L1llYXI+PFJl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</w:fldData>
        </w:fldChar>
      </w:r>
      <w:r w:rsidR="00DC6FD5">
        <w:instrText xml:space="preserve"> ADDIN EN.CITE.DATA </w:instrText>
      </w:r>
      <w:r w:rsidR="00DC6FD5">
        <w:fldChar w:fldCharType="end"/>
      </w:r>
      <w:r w:rsidR="00E478FE">
        <w:fldChar w:fldCharType="separate"/>
      </w:r>
      <w:r w:rsidR="00DC6FD5">
        <w:rPr>
          <w:noProof/>
        </w:rPr>
        <w:t>(Blakey et al., 2022; Cherry et al., 2018; Doherty et al., 2021; Nimmo et al., 2019; Pasch &amp; Koprowski, 2011)</w:t>
      </w:r>
      <w:r w:rsidR="00E478FE">
        <w:fldChar w:fldCharType="end"/>
      </w:r>
      <w:r w:rsidR="0005554F">
        <w:t xml:space="preserve">. </w:t>
      </w:r>
      <w:r w:rsidR="00A66D34">
        <w:t>Responses</w:t>
      </w:r>
      <w:r w:rsidR="00185477">
        <w:t xml:space="preserve"> </w:t>
      </w:r>
      <w:r w:rsidR="00562411">
        <w:t xml:space="preserve">to fire </w:t>
      </w:r>
      <w:r w:rsidR="00C167CA">
        <w:t>may be immediate</w:t>
      </w:r>
      <w:r w:rsidR="00A66D34">
        <w:t xml:space="preserve"> or short-term</w:t>
      </w:r>
      <w:r w:rsidR="00C167CA">
        <w:t>, as individuals flee to survive</w:t>
      </w:r>
      <w:r w:rsidR="00717404">
        <w:t>,</w:t>
      </w:r>
      <w:r w:rsidR="00C167CA">
        <w:t xml:space="preserve"> </w:t>
      </w:r>
      <w:r w:rsidR="00562411">
        <w:t>or escape h</w:t>
      </w:r>
      <w:r w:rsidR="00F9309C">
        <w:t>eat and smoke</w:t>
      </w:r>
      <w:r w:rsidR="00A66D34">
        <w:t xml:space="preserve"> before returning to </w:t>
      </w:r>
      <w:r w:rsidR="00146730">
        <w:t>the previous home range</w:t>
      </w:r>
      <w:r w:rsidR="00F9309C">
        <w:t xml:space="preserve"> </w:t>
      </w:r>
      <w:r w:rsidR="00C167CA">
        <w:fldChar w:fldCharType="begin">
          <w:fldData xml:space="preserve">PEVuZE5vdGU+PENpdGU+PEF1dGhvcj5Nb3JvbGzDs248L0F1dGhvcj48WWVhcj4yMDIyPC9ZZWFy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</w:fldData>
        </w:fldChar>
      </w:r>
      <w:r w:rsidR="001C1AC2">
        <w:instrText xml:space="preserve"> ADDIN EN.CITE </w:instrText>
      </w:r>
      <w:r w:rsidR="001C1AC2">
        <w:fldChar w:fldCharType="begin">
          <w:fldData xml:space="preserve">PEVuZE5vdGU+PENpdGU+PEF1dGhvcj5Nb3JvbGzDs248L0F1dGhvcj48WWVhcj4yMDIyPC9ZZWFy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</w:fldData>
        </w:fldChar>
      </w:r>
      <w:r w:rsidR="001C1AC2">
        <w:instrText xml:space="preserve"> ADDIN EN.CITE.DATA </w:instrText>
      </w:r>
      <w:r w:rsidR="001C1AC2">
        <w:fldChar w:fldCharType="end"/>
      </w:r>
      <w:r w:rsidR="00C167CA">
        <w:fldChar w:fldCharType="separate"/>
      </w:r>
      <w:r w:rsidR="001C1AC2">
        <w:rPr>
          <w:noProof/>
        </w:rPr>
        <w:t>(Jolly et al., 2022; Morollón et al., 2022; Nimmo et al., 2019)</w:t>
      </w:r>
      <w:r w:rsidR="00C167CA">
        <w:fldChar w:fldCharType="end"/>
      </w:r>
      <w:r w:rsidR="00C167CA">
        <w:t xml:space="preserve">. Alternatively, individuals may respond indirectly to post-fire conditions, tracking specific successional stages and associated resource pulses </w:t>
      </w:r>
      <w:r w:rsidR="00C167CA">
        <w:fldChar w:fldCharType="begin">
          <w:fldData xml:space="preserve">PEVuZE5vdGU+PENpdGU+PEF1dGhvcj5NY0dyZWdvcjwvQXV0aG9yPjxZZWFyPjIwMTY8L1llYXI+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</w:fldData>
        </w:fldChar>
      </w:r>
      <w:r w:rsidR="0020735C">
        <w:instrText xml:space="preserve"> ADDIN EN.CITE </w:instrText>
      </w:r>
      <w:r w:rsidR="0020735C">
        <w:fldChar w:fldCharType="begin">
          <w:fldData xml:space="preserve">PEVuZE5vdGU+PENpdGU+PEF1dGhvcj5NY0dyZWdvcjwvQXV0aG9yPjxZZWFyPjIwMTY8L1llYXI+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</w:fldData>
        </w:fldChar>
      </w:r>
      <w:r w:rsidR="0020735C">
        <w:instrText xml:space="preserve"> ADDIN EN.CITE.DATA </w:instrText>
      </w:r>
      <w:r w:rsidR="0020735C">
        <w:fldChar w:fldCharType="end"/>
      </w:r>
      <w:r w:rsidR="00C167CA">
        <w:fldChar w:fldCharType="separate"/>
      </w:r>
      <w:r w:rsidR="0020735C">
        <w:rPr>
          <w:noProof/>
        </w:rPr>
        <w:t>(Gasaway et al., 1989; McGregor et al., 2016a; McGregor et al., 2016b; Povh et al., 2023)</w:t>
      </w:r>
      <w:r w:rsidR="00C167CA">
        <w:fldChar w:fldCharType="end"/>
      </w:r>
      <w:r w:rsidR="00C167CA">
        <w:t xml:space="preserve">. </w:t>
      </w:r>
      <w:r w:rsidR="009716D4">
        <w:t xml:space="preserve">When the availability of </w:t>
      </w:r>
      <w:r w:rsidR="007168EE">
        <w:t>foraging</w:t>
      </w:r>
      <w:r w:rsidR="00B469F7">
        <w:t xml:space="preserve"> resources is reduced post-fire, h</w:t>
      </w:r>
      <w:r w:rsidR="002C0218">
        <w:t xml:space="preserve">ome range size </w:t>
      </w:r>
      <w:r w:rsidR="00892886">
        <w:t xml:space="preserve">and distances travelled </w:t>
      </w:r>
      <w:r w:rsidR="00D253B3">
        <w:t>may increase</w:t>
      </w:r>
      <w:r w:rsidR="00A853BE">
        <w:t xml:space="preserve"> as</w:t>
      </w:r>
      <w:r w:rsidR="00D253B3">
        <w:t xml:space="preserve"> </w:t>
      </w:r>
      <w:r w:rsidR="00A853BE">
        <w:t xml:space="preserve">animals </w:t>
      </w:r>
      <w:r w:rsidR="00280B09">
        <w:t xml:space="preserve">traverse additional areas </w:t>
      </w:r>
      <w:r w:rsidR="00707C50">
        <w:t xml:space="preserve">to meet </w:t>
      </w:r>
      <w:r w:rsidR="007168EE">
        <w:t>nutritional</w:t>
      </w:r>
      <w:r w:rsidR="00707C50">
        <w:t xml:space="preserve"> requirements</w:t>
      </w:r>
      <w:r w:rsidR="009716D4">
        <w:t xml:space="preserve"> </w:t>
      </w:r>
      <w:r w:rsidR="00FF2C40">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rsidR="00300D1B">
        <w:instrText xml:space="preserve"> ADDIN EN.CITE </w:instrText>
      </w:r>
      <w:r w:rsidR="00300D1B">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rsidR="00300D1B">
        <w:instrText xml:space="preserve"> ADDIN EN.CITE.DATA </w:instrText>
      </w:r>
      <w:r w:rsidR="00300D1B">
        <w:fldChar w:fldCharType="end"/>
      </w:r>
      <w:r w:rsidR="00FF2C40">
        <w:fldChar w:fldCharType="separate"/>
      </w:r>
      <w:r w:rsidR="00300D1B">
        <w:rPr>
          <w:noProof/>
        </w:rPr>
        <w:t>(Blakey et al., 2022; Cherry et al., 2018)</w:t>
      </w:r>
      <w:r w:rsidR="00FF2C40">
        <w:fldChar w:fldCharType="end"/>
      </w:r>
      <w:r w:rsidR="00707C50">
        <w:t xml:space="preserve">. </w:t>
      </w:r>
      <w:r w:rsidR="0020735C">
        <w:t>For many small vertebrates, vegetation cover provides a critical refugia from predator</w:t>
      </w:r>
      <w:r w:rsidR="00BF0F14">
        <w:t>s</w:t>
      </w:r>
      <w:r w:rsidR="00F072D9">
        <w:t xml:space="preserve"> </w:t>
      </w:r>
      <w:r w:rsidR="00F072D9">
        <w:fldChar w:fldCharType="begin">
          <w:fldData xml:space="preserve">PEVuZE5vdGU+PENpdGU+PEF1dGhvcj5Eb2hlcnR5PC9BdXRob3I+PFllYXI+MjAyMjwvWWVhcj48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</w:fldData>
        </w:fldChar>
      </w:r>
      <w:r w:rsidR="000D2EC6">
        <w:instrText xml:space="preserve"> ADDIN EN.CITE </w:instrText>
      </w:r>
      <w:r w:rsidR="000D2EC6">
        <w:fldChar w:fldCharType="begin">
          <w:fldData xml:space="preserve">PEVuZE5vdGU+PENpdGU+PEF1dGhvcj5Eb2hlcnR5PC9BdXRob3I+PFllYXI+MjAyMjwvWWVhcj48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</w:fldData>
        </w:fldChar>
      </w:r>
      <w:r w:rsidR="000D2EC6">
        <w:instrText xml:space="preserve"> ADDIN EN.CITE.DATA </w:instrText>
      </w:r>
      <w:r w:rsidR="000D2EC6">
        <w:fldChar w:fldCharType="end"/>
      </w:r>
      <w:r w:rsidR="00F072D9">
        <w:fldChar w:fldCharType="separate"/>
      </w:r>
      <w:r w:rsidR="000D2EC6">
        <w:rPr>
          <w:noProof/>
        </w:rPr>
        <w:t>(Doherty et al., 2022; Leahy et al., 2016; McGregor et al., 2015)</w:t>
      </w:r>
      <w:r w:rsidR="00F072D9">
        <w:fldChar w:fldCharType="end"/>
      </w:r>
      <w:r w:rsidR="00F072D9">
        <w:t xml:space="preserve">. </w:t>
      </w:r>
      <w:r w:rsidR="00A964F8" w:rsidRPr="00BF0F14">
        <w:t xml:space="preserve">Successional changes in habitat structure </w:t>
      </w:r>
      <w:r w:rsidR="00BF0F14" w:rsidRPr="00BF0F14">
        <w:t xml:space="preserve">can </w:t>
      </w:r>
      <w:r w:rsidR="00A964F8" w:rsidRPr="00BF0F14">
        <w:t>influence movement behaviours due to increases in predator encounter rate or success</w:t>
      </w:r>
      <w:r w:rsidR="00717404">
        <w:t xml:space="preserve"> </w:t>
      </w:r>
      <w:r w:rsidR="00717404">
        <w:fldChar w:fldCharType="begin"/>
      </w:r>
      <w:r w:rsidR="00717404">
        <w:instrText xml:space="preserve"> ADDIN EN.CITE &lt;EndNote&gt;&lt;Cite&gt;&lt;Author&gt;McGregor&lt;/Author&gt;&lt;Year&gt;2015&lt;/Year&gt;&lt;RecNum&gt;66&lt;/RecNum&gt;&lt;DisplayText&gt;(McGregor et al., 2015)&lt;/DisplayText&gt;&lt;record&gt;&lt;rec-number&gt;66&lt;/rec-number&gt;&lt;foreign-keys&gt;&lt;key app="EN" db-id="axpffp0eards98ew20rvpa0tdf0f0svatvst" timestamp="1722925441"&gt;66&lt;/key&gt;&lt;/foreign-keys&gt;&lt;ref-type name="Journal Article"&gt;17&lt;/ref-type&gt;&lt;contributors&gt;&lt;authors&gt;&lt;author&gt;McGregor, Hugh&lt;/author&gt;&lt;author&gt;Legge, Sarah&lt;/author&gt;&lt;author&gt;Jones, Menna E.&lt;/author&gt;&lt;author&gt;Johnson, Christopher N.&lt;/author&gt;&lt;/authors&gt;&lt;/contributors&gt;&lt;titles&gt;&lt;title&gt;Feral cats are better killers in open habitats, revealed by animal-borne video&lt;/title&gt;&lt;secondary-title&gt;PLoS One&lt;/secondary-title&gt;&lt;/titles&gt;&lt;pages&gt;e0133915&lt;/pages&gt;&lt;volume&gt;10&lt;/volume&gt;&lt;number&gt;8&lt;/number&gt;&lt;dates&gt;&lt;year&gt;2015&lt;/year&gt;&lt;/dates&gt;&lt;publisher&gt;Public Library of Science&lt;/publisher&gt;&lt;urls&gt;&lt;related-urls&gt;&lt;url&gt;https://doi.org/10.1371/journal.pone.0133915&lt;/url&gt;&lt;/related-urls&gt;&lt;/urls&gt;&lt;electronic-resource-num&gt;10.1371/journal.pone.0133915&lt;/electronic-resource-num&gt;&lt;/record&gt;&lt;/Cite&gt;&lt;/EndNote&gt;</w:instrText>
      </w:r>
      <w:r w:rsidR="00717404">
        <w:fldChar w:fldCharType="separate"/>
      </w:r>
      <w:r w:rsidR="00717404">
        <w:rPr>
          <w:noProof/>
        </w:rPr>
        <w:t>(McGregor et al., 2015)</w:t>
      </w:r>
      <w:r w:rsidR="00717404">
        <w:fldChar w:fldCharType="end"/>
      </w:r>
      <w:r w:rsidR="00717404">
        <w:t>. C</w:t>
      </w:r>
      <w:r w:rsidR="00BF0F14" w:rsidRPr="00BF0F14">
        <w:t xml:space="preserve">onsequentially, </w:t>
      </w:r>
      <w:r w:rsidR="00A964F8" w:rsidRPr="00BF0F14">
        <w:t xml:space="preserve">individuals may avoid moving through simplified, recently burnt habitats </w:t>
      </w:r>
      <w:r w:rsidR="00A964F8" w:rsidRPr="00BF0F14">
        <w:fldChar w:fldCharType="begin">
          <w:fldData xml:space="preserve">PEVuZE5vdGU+PENpdGU+PEF1dGhvcj5Eb2hlcnR5PC9BdXRob3I+PFllYXI+MjAyMjwvWWVhcj48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</w:fldData>
        </w:fldChar>
      </w:r>
      <w:r w:rsidR="00717404">
        <w:instrText xml:space="preserve"> ADDIN EN.CITE </w:instrText>
      </w:r>
      <w:r w:rsidR="00717404">
        <w:fldChar w:fldCharType="begin">
          <w:fldData xml:space="preserve">PEVuZE5vdGU+PENpdGU+PEF1dGhvcj5Eb2hlcnR5PC9BdXRob3I+PFllYXI+MjAyMjwvWWVhcj48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</w:fldData>
        </w:fldChar>
      </w:r>
      <w:r w:rsidR="00717404">
        <w:instrText xml:space="preserve"> ADDIN EN.CITE.DATA </w:instrText>
      </w:r>
      <w:r w:rsidR="00717404">
        <w:fldChar w:fldCharType="end"/>
      </w:r>
      <w:r w:rsidR="00A964F8" w:rsidRPr="00BF0F14">
        <w:fldChar w:fldCharType="separate"/>
      </w:r>
      <w:r w:rsidR="00717404">
        <w:rPr>
          <w:noProof/>
        </w:rPr>
        <w:t>(Doherty et al., 2022; Fordyce et al., 2016)</w:t>
      </w:r>
      <w:r w:rsidR="00A964F8" w:rsidRPr="00BF0F14">
        <w:fldChar w:fldCharType="end"/>
      </w:r>
      <w:r w:rsidR="00A964F8" w:rsidRPr="00BF0F14">
        <w:t>.</w:t>
      </w:r>
      <w:r w:rsidR="00BF0F14">
        <w:t xml:space="preserve"> </w:t>
      </w:r>
      <w:r w:rsidR="00E078C4" w:rsidRPr="00DC6FD5">
        <w:t xml:space="preserve">Evidently, movement responses </w:t>
      </w:r>
      <w:r w:rsidR="001379B8" w:rsidRPr="00DC6FD5">
        <w:t xml:space="preserve">contribute greatly to the suite of </w:t>
      </w:r>
      <w:r w:rsidR="009C3EB4">
        <w:t xml:space="preserve">adaptive traits and behavioural </w:t>
      </w:r>
      <w:r w:rsidR="00041E88">
        <w:t>strategies t</w:t>
      </w:r>
      <w:r w:rsidR="001379B8" w:rsidRPr="00DC6FD5">
        <w:t>hat</w:t>
      </w:r>
      <w:r w:rsidR="00A902C6" w:rsidRPr="00DC6FD5">
        <w:t xml:space="preserve"> facilitate animal survival and persistence </w:t>
      </w:r>
      <w:r w:rsidR="00733DC9" w:rsidRPr="00DC6FD5">
        <w:t>in fire-prone landscapes</w:t>
      </w:r>
      <w:r w:rsidR="00DC6FD5" w:rsidRPr="00DC6FD5">
        <w:t xml:space="preserve"> </w:t>
      </w:r>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dGl0bGVzPjxwZXJpb2RpY2FsPjxmdWxsLXRpdGxlPkJpb2xvZ2ljYWwgUmV2aWV3czwvZnVsbC10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</w:fldData>
        </w:fldChar>
      </w:r>
      <w:r w:rsidR="009C3EB4">
        <w:instrText xml:space="preserve"> ADDIN EN.CITE </w:instrText>
      </w:r>
      <w:r w:rsidR="009C3EB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dGl0bGVzPjxwZXJpb2RpY2FsPjxmdWxsLXRpdGxlPkJpb2xvZ2ljYWwgUmV2aWV3czwvZnVsbC10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</w:fldData>
        </w:fldChar>
      </w:r>
      <w:r w:rsidR="009C3EB4">
        <w:instrText xml:space="preserve"> ADDIN EN.CITE.DATA </w:instrText>
      </w:r>
      <w:r w:rsidR="009C3EB4">
        <w:fldChar w:fldCharType="end"/>
      </w:r>
      <w:r w:rsidR="00DC6FD5" w:rsidRPr="00DC6FD5">
        <w:fldChar w:fldCharType="separate"/>
      </w:r>
      <w:r w:rsidR="009C3EB4">
        <w:rPr>
          <w:noProof/>
        </w:rPr>
        <w:t>(He et al., 2019; Nimmo et al., 2021; Pausas &amp; Parr, 2018)</w:t>
      </w:r>
      <w:r w:rsidR="00DC6FD5" w:rsidRPr="00DC6FD5">
        <w:fldChar w:fldCharType="end"/>
      </w:r>
      <w:r w:rsidR="00A902C6" w:rsidRPr="00DC6FD5">
        <w:t>.</w:t>
      </w:r>
    </w:p>
    <w:p w14:paraId="2A1C4098" w14:textId="3D09EC91" w:rsidR="00467713" w:rsidRPr="00B54032" w:rsidRDefault="00A964F8" w:rsidP="00467713">
      <w:r>
        <w:t>Whilst</w:t>
      </w:r>
      <w:r w:rsidR="003017CE">
        <w:t xml:space="preserve"> movement facilitate</w:t>
      </w:r>
      <w:r w:rsidR="00055F12">
        <w:t>s</w:t>
      </w:r>
      <w:r w:rsidR="003017CE">
        <w:t xml:space="preserve"> </w:t>
      </w:r>
      <w:r w:rsidR="00055F12">
        <w:t>animal responses to fire</w:t>
      </w:r>
      <w:r w:rsidR="00A23A5E">
        <w:t xml:space="preserve"> and post-fire conditions</w:t>
      </w:r>
      <w:r w:rsidR="00055F12">
        <w:t xml:space="preserve">, movement decisions </w:t>
      </w:r>
      <w:r w:rsidR="005A2EE5">
        <w:t xml:space="preserve">can have </w:t>
      </w:r>
      <w:r w:rsidR="0005196E">
        <w:t>significant implications for</w:t>
      </w:r>
      <w:r w:rsidR="005A2EE5">
        <w:t xml:space="preserve"> individual</w:t>
      </w:r>
      <w:r w:rsidR="00DC6889">
        <w:t xml:space="preserve"> fitness</w:t>
      </w:r>
      <w:r w:rsidR="0084716E">
        <w:t xml:space="preserve"> and</w:t>
      </w:r>
      <w:r w:rsidR="005A2EE5">
        <w:t xml:space="preserve"> population</w:t>
      </w:r>
      <w:r w:rsidR="004F2DCC">
        <w:t xml:space="preserve"> persistence</w:t>
      </w:r>
      <w:r w:rsidR="0084716E">
        <w:t xml:space="preserve"> </w:t>
      </w:r>
      <w:r w:rsidR="005A2EE5">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dHJpYnV0aW9uczwvc2Vjb25kYXJ5LXRpdGxlPjwvdGl0bGVzPjxwYWdlcz40NDgtNDU5PC9wYWdl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==
</w:fldData>
        </w:fldChar>
      </w:r>
      <w:r w:rsidR="00DC6889">
        <w:instrText xml:space="preserve"> ADDIN EN.CITE </w:instrText>
      </w:r>
      <w:r w:rsidR="00DC6889">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dHJpYnV0aW9uczwvc2Vjb25kYXJ5LXRpdGxlPjwvdGl0bGVzPjxwYWdlcz40NDgtNDU5PC9wYWdl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==
</w:fldData>
        </w:fldChar>
      </w:r>
      <w:r w:rsidR="00DC6889">
        <w:instrText xml:space="preserve"> ADDIN EN.CITE.DATA </w:instrText>
      </w:r>
      <w:r w:rsidR="00DC6889">
        <w:fldChar w:fldCharType="end"/>
      </w:r>
      <w:r w:rsidR="005A2EE5">
        <w:fldChar w:fldCharType="separate"/>
      </w:r>
      <w:r w:rsidR="00DC6889">
        <w:rPr>
          <w:noProof/>
        </w:rPr>
        <w:t>(Cosgrove et al., 2018; Hinam &amp; St. Clair, 2008; Templeton et al., 2011)</w:t>
      </w:r>
      <w:r w:rsidR="005A2EE5">
        <w:fldChar w:fldCharType="end"/>
      </w:r>
      <w:r w:rsidR="005A2EE5">
        <w:t xml:space="preserve">. </w:t>
      </w:r>
      <w:r w:rsidR="00BD7838">
        <w:t xml:space="preserve">Movement decisions </w:t>
      </w:r>
      <w:r w:rsidR="006F40E3">
        <w:t>influence</w:t>
      </w:r>
      <w:r w:rsidR="003F172D">
        <w:t xml:space="preserve"> </w:t>
      </w:r>
      <w:r w:rsidR="00BD7838">
        <w:t>energy inputs and expenditure</w:t>
      </w:r>
      <w:r w:rsidR="00B6550C">
        <w:t xml:space="preserve"> </w:t>
      </w:r>
      <w:r w:rsidR="00F64123">
        <w:t>as individuals balance c</w:t>
      </w:r>
      <w:r w:rsidR="0036225E">
        <w:t xml:space="preserve">onflicting </w:t>
      </w:r>
      <w:r w:rsidR="00F64123">
        <w:t>demands of</w:t>
      </w:r>
      <w:r w:rsidR="009A53D4">
        <w:t xml:space="preserve"> nutrition, reproduction, competition</w:t>
      </w:r>
      <w:r w:rsidR="00C05E44">
        <w:t>,</w:t>
      </w:r>
      <w:r w:rsidR="009A53D4">
        <w:t xml:space="preserve"> and </w:t>
      </w:r>
      <w:r w:rsidR="0036225E">
        <w:t>predator avoidance</w:t>
      </w:r>
      <w:r w:rsidR="00F64123">
        <w:t xml:space="preserve"> </w:t>
      </w:r>
      <w:r w:rsidR="00000293">
        <w:fldChar w:fldCharType="begin">
          <w:fldData xml:space="preserve">PEVuZE5vdGU+PENpdGU+PEF1dGhvcj5IZWZ0eTwvQXV0aG9yPjxZZWFyPjIwMTk8L1llYXI+PFJl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</w:fldData>
        </w:fldChar>
      </w:r>
      <w:r w:rsidR="00577728">
        <w:instrText xml:space="preserve"> ADDIN EN.CITE </w:instrText>
      </w:r>
      <w:r w:rsidR="00577728">
        <w:fldChar w:fldCharType="begin">
          <w:fldData xml:space="preserve">PEVuZE5vdGU+PENpdGU+PEF1dGhvcj5IZWZ0eTwvQXV0aG9yPjxZZWFyPjIwMTk8L1llYXI+PFJl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</w:fldData>
        </w:fldChar>
      </w:r>
      <w:r w:rsidR="00577728">
        <w:instrText xml:space="preserve"> ADDIN EN.CITE.DATA </w:instrText>
      </w:r>
      <w:r w:rsidR="00577728">
        <w:fldChar w:fldCharType="end"/>
      </w:r>
      <w:r w:rsidR="00000293">
        <w:fldChar w:fldCharType="separate"/>
      </w:r>
      <w:r w:rsidR="00577728">
        <w:rPr>
          <w:noProof/>
        </w:rPr>
        <w:t>(Brown &amp; Kotler, 2004; Doherty et al., 2019; Hefty &amp; Stewart, 2019)</w:t>
      </w:r>
      <w:r w:rsidR="00000293">
        <w:fldChar w:fldCharType="end"/>
      </w:r>
      <w:r w:rsidR="000A112B">
        <w:t xml:space="preserve">. </w:t>
      </w:r>
      <w:r w:rsidR="00BA0E77">
        <w:t>I</w:t>
      </w:r>
      <w:r w:rsidR="008D4540">
        <w:t>n</w:t>
      </w:r>
      <w:r w:rsidR="00B42ADC">
        <w:t xml:space="preserve"> </w:t>
      </w:r>
      <w:r w:rsidR="00B42ADC">
        <w:lastRenderedPageBreak/>
        <w:t>urban environments</w:t>
      </w:r>
      <w:r w:rsidR="008D4540">
        <w:t xml:space="preserve">, mountain </w:t>
      </w:r>
      <w:r w:rsidR="006B0951">
        <w:t>lions</w:t>
      </w:r>
      <w:r w:rsidR="008D4540">
        <w:t xml:space="preserve"> (</w:t>
      </w:r>
      <w:r w:rsidR="008D4540">
        <w:rPr>
          <w:i/>
          <w:iCs/>
        </w:rPr>
        <w:t xml:space="preserve">Puma </w:t>
      </w:r>
      <w:r w:rsidR="00D211FA">
        <w:rPr>
          <w:i/>
          <w:iCs/>
        </w:rPr>
        <w:t>concolor)</w:t>
      </w:r>
      <w:r w:rsidR="006B0951">
        <w:t xml:space="preserve"> </w:t>
      </w:r>
      <w:r w:rsidR="00AD2EC3">
        <w:t>i</w:t>
      </w:r>
      <w:r w:rsidR="00BA223A">
        <w:t xml:space="preserve">ncrease </w:t>
      </w:r>
      <w:r w:rsidR="00B42ADC">
        <w:t>space use, distances travelled</w:t>
      </w:r>
      <w:r w:rsidR="00AD2EC3">
        <w:t>,</w:t>
      </w:r>
      <w:r w:rsidR="00B42ADC">
        <w:t xml:space="preserve"> daytime activity</w:t>
      </w:r>
      <w:r w:rsidR="00AD2EC3">
        <w:t xml:space="preserve"> and </w:t>
      </w:r>
      <w:r w:rsidR="003139ED">
        <w:t>intrasexual overlap</w:t>
      </w:r>
      <w:r w:rsidR="00B42ADC">
        <w:t xml:space="preserve"> post-wildfire</w:t>
      </w:r>
      <w:r w:rsidR="003139ED">
        <w:t xml:space="preserve"> </w:t>
      </w:r>
      <w:r w:rsidR="00B42ADC">
        <w:fldChar w:fldCharType="begin"/>
      </w:r>
      <w:r w:rsidR="00B42ADC">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Biology&lt;/secondary-title&gt;&lt;/titles&gt;&lt;periodical&gt;&lt;full-title&gt;Current Biology&lt;/full-title&gt;&lt;/periodical&gt;&lt;pages&gt;4762-4768.e5&lt;/pages&gt;&lt;volume&gt;32&lt;/volume&gt;&lt;number&gt;21&lt;/number&gt;&lt;keywords&gt;&lt;keyword&gt;carnivore&lt;/keyword&gt;&lt;keyword&gt;high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B42ADC">
        <w:fldChar w:fldCharType="separate"/>
      </w:r>
      <w:r w:rsidR="00B42ADC">
        <w:rPr>
          <w:noProof/>
        </w:rPr>
        <w:t>(Blakey et al., 2022)</w:t>
      </w:r>
      <w:r w:rsidR="00B42ADC">
        <w:fldChar w:fldCharType="end"/>
      </w:r>
      <w:r w:rsidR="003139ED">
        <w:t>.</w:t>
      </w:r>
      <w:r w:rsidR="0050046E">
        <w:t xml:space="preserve"> </w:t>
      </w:r>
      <w:r w:rsidR="000C7624">
        <w:t xml:space="preserve">For </w:t>
      </w:r>
      <w:r w:rsidR="008F5ACA" w:rsidRPr="008F5ACA">
        <w:t>northern saw-whet owls</w:t>
      </w:r>
      <w:r w:rsidR="008F5ACA">
        <w:t xml:space="preserve">, home range size is inversely </w:t>
      </w:r>
      <w:r w:rsidR="00E640C7">
        <w:t>related</w:t>
      </w:r>
      <w:r w:rsidR="008F5ACA">
        <w:t xml:space="preserve"> </w:t>
      </w:r>
      <w:r w:rsidR="00E640C7">
        <w:t>to</w:t>
      </w:r>
      <w:r w:rsidR="008F5ACA">
        <w:t xml:space="preserve"> habitat fragmentation</w:t>
      </w:r>
      <w:r w:rsidR="00903876">
        <w:t xml:space="preserve">, </w:t>
      </w:r>
      <w:r w:rsidR="008D5D97">
        <w:t xml:space="preserve">edge density </w:t>
      </w:r>
      <w:r w:rsidR="00903876">
        <w:t xml:space="preserve">and provisioning of </w:t>
      </w:r>
      <w:r w:rsidR="0043239C">
        <w:t xml:space="preserve">nests </w:t>
      </w:r>
      <w:r w:rsidR="008D5D97">
        <w:fldChar w:fldCharType="begin"/>
      </w:r>
      <w:r w:rsidR="008D5D97">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Conservation&lt;/secondary-title&gt;&lt;/titles&gt;&lt;periodical&gt;&lt;full-title&gt;Biological Conservation&lt;/full-title&gt;&lt;/periodical&gt;&lt;pages&gt;524-535&lt;/pages&gt;&lt;volume&gt;141&lt;/volume&gt;&lt;dates&gt;&lt;year&gt;2008&lt;/year&gt;&lt;pub-dates&gt;&lt;date&gt;02/01&lt;/date&gt;&lt;/pub-dates&gt;&lt;/dates&gt;&lt;urls&gt;&lt;/urls&gt;&lt;electronic-resource-num&gt;10.1016/j.biocon.2007.11.011&lt;/electronic-resource-num&gt;&lt;/record&gt;&lt;/Cite&gt;&lt;/EndNote&gt;</w:instrText>
      </w:r>
      <w:r w:rsidR="008D5D97">
        <w:fldChar w:fldCharType="separate"/>
      </w:r>
      <w:r w:rsidR="008D5D97">
        <w:rPr>
          <w:noProof/>
        </w:rPr>
        <w:t>(Hinam &amp; St. Clair, 2008)</w:t>
      </w:r>
      <w:r w:rsidR="008D5D97">
        <w:fldChar w:fldCharType="end"/>
      </w:r>
      <w:r w:rsidR="008D5D97">
        <w:t xml:space="preserve">. </w:t>
      </w:r>
      <w:r w:rsidR="0050046E">
        <w:t>Such</w:t>
      </w:r>
      <w:r w:rsidR="00B83A8D">
        <w:t xml:space="preserve"> modifications in </w:t>
      </w:r>
      <w:r w:rsidR="0050046E">
        <w:t xml:space="preserve">space use and movement patterns may </w:t>
      </w:r>
      <w:r w:rsidR="00FB496F">
        <w:t xml:space="preserve">increase </w:t>
      </w:r>
      <w:r w:rsidR="00B46259">
        <w:t>intra</w:t>
      </w:r>
      <w:r w:rsidR="00FB496F">
        <w:t>specific competition</w:t>
      </w:r>
      <w:r w:rsidR="001C436D">
        <w:t xml:space="preserve"> </w:t>
      </w:r>
      <w:r w:rsidR="001C436D">
        <w:fldChar w:fldCharType="begin"/>
      </w:r>
      <w:r w:rsidR="001C436D">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Biology&lt;/secondary-title&gt;&lt;/titles&gt;&lt;periodical&gt;&lt;full-title&gt;Current Biology&lt;/full-title&gt;&lt;/periodical&gt;&lt;pages&gt;4762-4768.e5&lt;/pages&gt;&lt;volume&gt;32&lt;/volume&gt;&lt;number&gt;21&lt;/number&gt;&lt;keywords&gt;&lt;keyword&gt;carnivore&lt;/keyword&gt;&lt;keyword&gt;high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1C436D">
        <w:fldChar w:fldCharType="separate"/>
      </w:r>
      <w:r w:rsidR="001C436D">
        <w:rPr>
          <w:noProof/>
        </w:rPr>
        <w:t>(Blakey et al., 2022)</w:t>
      </w:r>
      <w:r w:rsidR="001C436D">
        <w:fldChar w:fldCharType="end"/>
      </w:r>
      <w:r w:rsidR="00FB496F">
        <w:t>,</w:t>
      </w:r>
      <w:r w:rsidR="004C42DC">
        <w:t xml:space="preserve"> </w:t>
      </w:r>
      <w:r w:rsidR="00914A3B">
        <w:t xml:space="preserve">increase </w:t>
      </w:r>
      <w:r w:rsidR="00254561">
        <w:t>energy expenditure</w:t>
      </w:r>
      <w:r w:rsidR="001C436D">
        <w:t xml:space="preserve"> </w:t>
      </w:r>
      <w:r w:rsidR="000A5F62">
        <w:fldChar w:fldCharType="begin"/>
      </w:r>
      <w:r w:rsidR="000A5F62">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Biology&lt;/secondary-title&gt;&lt;/titles&gt;&lt;periodical&gt;&lt;full-title&gt;Journal of Experimental Biology&lt;/full-title&gt;&lt;/periodical&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0A5F62">
        <w:fldChar w:fldCharType="separate"/>
      </w:r>
      <w:r w:rsidR="000A5F62">
        <w:rPr>
          <w:noProof/>
        </w:rPr>
        <w:t>(Pettett et al., 2017)</w:t>
      </w:r>
      <w:r w:rsidR="000A5F62">
        <w:fldChar w:fldCharType="end"/>
      </w:r>
      <w:r w:rsidR="00577728">
        <w:t xml:space="preserve">, </w:t>
      </w:r>
      <w:r w:rsidR="004C1148">
        <w:t>reduce foraging rates and energy inputs,</w:t>
      </w:r>
      <w:r w:rsidR="0043239C">
        <w:t xml:space="preserve"> </w:t>
      </w:r>
      <w:r w:rsidR="002F6D30">
        <w:t xml:space="preserve">and </w:t>
      </w:r>
      <w:r w:rsidR="0043239C">
        <w:t xml:space="preserve">affect </w:t>
      </w:r>
      <w:r w:rsidR="00782F7A">
        <w:t xml:space="preserve">survival of offspring </w:t>
      </w:r>
      <w:r w:rsidR="00782F7A">
        <w:fldChar w:fldCharType="begin"/>
      </w:r>
      <w:r w:rsidR="00782F7A">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Conservation&lt;/secondary-title&gt;&lt;/titles&gt;&lt;periodical&gt;&lt;full-title&gt;Biological Conservation&lt;/full-title&gt;&lt;/periodical&gt;&lt;pages&gt;524-535&lt;/pages&gt;&lt;volume&gt;141&lt;/volume&gt;&lt;dates&gt;&lt;year&gt;2008&lt;/year&gt;&lt;pub-dates&gt;&lt;date&gt;02/01&lt;/date&gt;&lt;/pub-dates&gt;&lt;/dates&gt;&lt;urls&gt;&lt;/urls&gt;&lt;electronic-resource-num&gt;10.1016/j.biocon.2007.11.011&lt;/electronic-resource-num&gt;&lt;/record&gt;&lt;/Cite&gt;&lt;/EndNote&gt;</w:instrText>
      </w:r>
      <w:r w:rsidR="00782F7A">
        <w:fldChar w:fldCharType="separate"/>
      </w:r>
      <w:r w:rsidR="00782F7A">
        <w:rPr>
          <w:noProof/>
        </w:rPr>
        <w:t>(Hinam &amp; St. Clair, 2008)</w:t>
      </w:r>
      <w:r w:rsidR="00782F7A">
        <w:fldChar w:fldCharType="end"/>
      </w:r>
      <w:r w:rsidR="00782F7A">
        <w:t xml:space="preserve">, </w:t>
      </w:r>
      <w:r w:rsidR="00DC6889">
        <w:t>conse</w:t>
      </w:r>
      <w:r w:rsidR="00C61A2A">
        <w:t xml:space="preserve">quentially impacting </w:t>
      </w:r>
      <w:r w:rsidR="00383B62">
        <w:t>fitness.</w:t>
      </w:r>
      <w:r w:rsidR="004F2DCC">
        <w:t xml:space="preserve"> </w:t>
      </w:r>
      <w:r w:rsidR="00467713" w:rsidRPr="004F2DCC">
        <w:t xml:space="preserve">In cases where fire results in the direct mortality of animals </w:t>
      </w:r>
      <w:r w:rsidR="00467713" w:rsidRPr="004F2DCC">
        <w:fldChar w:fldCharType="begin">
          <w:fldData xml:space="preserve">PEVuZE5vdGU+PENpdGU+PEF1dGhvcj5Kb2xseTwvQXV0aG9yPjxZZWFyPjIwMjI8L1llYXI+PFJl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</w:fldData>
        </w:fldChar>
      </w:r>
      <w:r w:rsidR="002D5D14">
        <w:instrText xml:space="preserve"> ADDIN EN.CITE </w:instrText>
      </w:r>
      <w:r w:rsidR="002D5D14">
        <w:fldChar w:fldCharType="begin">
          <w:fldData xml:space="preserve">PEVuZE5vdGU+PENpdGU+PEF1dGhvcj5Kb2xseTwvQXV0aG9yPjxZZWFyPjIwMjI8L1llYXI+PFJl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</w:fldData>
        </w:fldChar>
      </w:r>
      <w:r w:rsidR="002D5D14">
        <w:instrText xml:space="preserve"> ADDIN EN.CITE.DATA </w:instrText>
      </w:r>
      <w:r w:rsidR="002D5D14">
        <w:fldChar w:fldCharType="end"/>
      </w:r>
      <w:r w:rsidR="00467713" w:rsidRPr="004F2DCC">
        <w:fldChar w:fldCharType="separate"/>
      </w:r>
      <w:r w:rsidR="00467713" w:rsidRPr="004F2DCC">
        <w:rPr>
          <w:noProof/>
        </w:rPr>
        <w:t>(Jolly et al., 2022; Rodríguez-Trejo et al., 2019; Tomas et al., 2021)</w:t>
      </w:r>
      <w:r w:rsidR="00467713" w:rsidRPr="004F2DCC">
        <w:fldChar w:fldCharType="end"/>
      </w:r>
      <w:r w:rsidR="00467713" w:rsidRPr="004F2DCC">
        <w:t xml:space="preserve">, post-fire population recovery </w:t>
      </w:r>
      <w:r w:rsidR="00813CFC" w:rsidRPr="004F2DCC">
        <w:t>may</w:t>
      </w:r>
      <w:r w:rsidR="00467713" w:rsidRPr="004F2DCC">
        <w:t xml:space="preserve"> dependent on dispersal and recruitment </w:t>
      </w:r>
      <w:r w:rsidR="00467713" w:rsidRPr="004F2DCC">
        <w:fldChar w:fldCharType="begin"/>
      </w:r>
      <w:r w:rsidR="004F5A0A">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467713" w:rsidRPr="004F2DCC">
        <w:fldChar w:fldCharType="separate"/>
      </w:r>
      <w:r w:rsidR="004F5A0A">
        <w:rPr>
          <w:noProof/>
        </w:rPr>
        <w:t>(Shaw et al., 2021)</w:t>
      </w:r>
      <w:r w:rsidR="00467713" w:rsidRPr="004F2DCC">
        <w:fldChar w:fldCharType="end"/>
      </w:r>
      <w:r w:rsidR="00467713" w:rsidRPr="004F2DCC">
        <w:t>. If</w:t>
      </w:r>
      <w:r w:rsidR="00535B2A">
        <w:t xml:space="preserve"> </w:t>
      </w:r>
      <w:r>
        <w:t xml:space="preserve">post-fire </w:t>
      </w:r>
      <w:r w:rsidR="00EF2862">
        <w:t>seral stages</w:t>
      </w:r>
      <w:r w:rsidR="00535B2A">
        <w:t xml:space="preserve"> create </w:t>
      </w:r>
      <w:r w:rsidR="00813CFC">
        <w:t xml:space="preserve">dispersal </w:t>
      </w:r>
      <w:r w:rsidR="002418DD">
        <w:t>barrier</w:t>
      </w:r>
      <w:r w:rsidR="00813CFC">
        <w:t>s,</w:t>
      </w:r>
      <w:r w:rsidR="002418DD">
        <w:t xml:space="preserve"> unfavoured habitat or increase predation pressure, populations may become extirpated </w:t>
      </w:r>
      <w:r w:rsidR="00EF2862">
        <w:fldChar w:fldCharType="begin"/>
      </w:r>
      <w:r w:rsidR="00EF2862">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EF2862">
        <w:fldChar w:fldCharType="separate"/>
      </w:r>
      <w:r w:rsidR="00EF2862">
        <w:rPr>
          <w:noProof/>
        </w:rPr>
        <w:t>(Templeton et al., 2011)</w:t>
      </w:r>
      <w:r w:rsidR="00EF2862">
        <w:fldChar w:fldCharType="end"/>
      </w:r>
      <w:r w:rsidR="002418DD">
        <w:t xml:space="preserve">. </w:t>
      </w:r>
    </w:p>
    <w:p w14:paraId="17EEA8A8" w14:textId="71AA77A4" w:rsidR="008831A3" w:rsidRDefault="00DA7916" w:rsidP="00F26A6D">
      <w:r>
        <w:t>Globally, fire regimes are changing. Driven by climate change</w:t>
      </w:r>
      <w:r w:rsidR="002D2101">
        <w:t>,</w:t>
      </w:r>
      <w:r w:rsidR="00AC2D5D">
        <w:t xml:space="preserve"> fuel accumulation</w:t>
      </w:r>
      <w:r w:rsidR="002D2101">
        <w:t xml:space="preserve"> and drying,</w:t>
      </w:r>
      <w:r w:rsidR="00041E88">
        <w:t xml:space="preserve"> as well as</w:t>
      </w:r>
      <w:r w:rsidR="001E0191">
        <w:t xml:space="preserve"> </w:t>
      </w:r>
      <w:r w:rsidR="00BE66D8">
        <w:t>an increased frequency of catastrophic fire weather</w:t>
      </w:r>
      <w:r w:rsidR="001E0191">
        <w:t xml:space="preserve">, </w:t>
      </w:r>
      <w:r w:rsidR="002342FA">
        <w:t xml:space="preserve">the </w:t>
      </w:r>
      <w:r w:rsidR="00B91D34">
        <w:t>severity and extent of fire</w:t>
      </w:r>
      <w:r w:rsidR="00E640C7">
        <w:t>s</w:t>
      </w:r>
      <w:r w:rsidR="00B91D34">
        <w:t xml:space="preserve"> have increased </w:t>
      </w:r>
      <w:r w:rsidR="00796640">
        <w:t xml:space="preserve">in many </w:t>
      </w:r>
      <w:r w:rsidR="00A22934">
        <w:t xml:space="preserve">biogeographic regions </w:t>
      </w:r>
      <w:r w:rsidR="003E34AA">
        <w:fldChar w:fldCharType="begin">
          <w:fldData xml:space="preserve">PEVuZE5vdGU+PENpdGU+PEF1dGhvcj5IYWdtYW5uPC9BdXRob3I+PFllYXI+MjAyMTwvWWVhcj48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</w:fldData>
        </w:fldChar>
      </w:r>
      <w:r w:rsidR="004F0491">
        <w:instrText xml:space="preserve"> ADDIN EN.CITE </w:instrText>
      </w:r>
      <w:r w:rsidR="004F0491">
        <w:fldChar w:fldCharType="begin">
          <w:fldData xml:space="preserve">PEVuZE5vdGU+PENpdGU+PEF1dGhvcj5IYWdtYW5uPC9BdXRob3I+PFllYXI+MjAyMTwvWWVhcj48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</w:fldData>
        </w:fldChar>
      </w:r>
      <w:r w:rsidR="004F0491">
        <w:instrText xml:space="preserve"> ADDIN EN.CITE.DATA </w:instrText>
      </w:r>
      <w:r w:rsidR="004F0491">
        <w:fldChar w:fldCharType="end"/>
      </w:r>
      <w:r w:rsidR="003E34AA">
        <w:fldChar w:fldCharType="separate"/>
      </w:r>
      <w:r w:rsidR="004F0491">
        <w:rPr>
          <w:noProof/>
        </w:rPr>
        <w:t>(Abatzoglou et al., 2025; Boer et al., 2020; Burton et al., 2024; Ellis et al., 2022; Hagmann et al., 2021; Jolly et al., 2015; Kreider et al., 2024)</w:t>
      </w:r>
      <w:r w:rsidR="003E34AA">
        <w:fldChar w:fldCharType="end"/>
      </w:r>
      <w:r>
        <w:t>. In other regions,</w:t>
      </w:r>
      <w:r w:rsidR="00FE31C0">
        <w:t xml:space="preserve"> fire</w:t>
      </w:r>
      <w:r>
        <w:t xml:space="preserve"> suppression</w:t>
      </w:r>
      <w:r w:rsidR="00FE31C0">
        <w:t xml:space="preserve"> and loss of </w:t>
      </w:r>
      <w:r>
        <w:t>cultural burning</w:t>
      </w:r>
      <w:r w:rsidR="00AA1F7D">
        <w:t xml:space="preserve"> </w:t>
      </w:r>
      <w:r>
        <w:t xml:space="preserve">has seen the removal of fire from ecosystems for </w:t>
      </w:r>
      <w:r w:rsidR="007F1AA5">
        <w:t>several decades</w:t>
      </w:r>
      <w:r w:rsidR="00AA1F7D">
        <w:t xml:space="preserve"> </w:t>
      </w:r>
      <w:r w:rsidR="00AA1F7D">
        <w:fldChar w:fldCharType="begin">
          <w:fldData xml:space="preserve">PEVuZE5vdGU+PENpdGU+PEF1dGhvcj5UZW1wbGV0b248L0F1dGhvcj48WWVhcj4yMDExPC9ZZWFy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</w:fldData>
        </w:fldChar>
      </w:r>
      <w:r w:rsidR="00772E89">
        <w:instrText xml:space="preserve"> ADDIN EN.CITE </w:instrText>
      </w:r>
      <w:r w:rsidR="00772E89">
        <w:fldChar w:fldCharType="begin">
          <w:fldData xml:space="preserve">PEVuZE5vdGU+PENpdGU+PEF1dGhvcj5UZW1wbGV0b248L0F1dGhvcj48WWVhcj4yMDExPC9ZZWFy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</w:fldData>
        </w:fldChar>
      </w:r>
      <w:r w:rsidR="00772E89">
        <w:instrText xml:space="preserve"> ADDIN EN.CITE.DATA </w:instrText>
      </w:r>
      <w:r w:rsidR="00772E89">
        <w:fldChar w:fldCharType="end"/>
      </w:r>
      <w:r w:rsidR="00AA1F7D">
        <w:fldChar w:fldCharType="separate"/>
      </w:r>
      <w:r w:rsidR="00772E89">
        <w:rPr>
          <w:noProof/>
        </w:rPr>
        <w:t>(Hagmann et al., 2021; Ryan et al., 2013; Templeton et al., 2011)</w:t>
      </w:r>
      <w:r w:rsidR="00AA1F7D">
        <w:fldChar w:fldCharType="end"/>
      </w:r>
      <w:r>
        <w:t xml:space="preserve">. Recognition of </w:t>
      </w:r>
      <w:r w:rsidR="006E5553">
        <w:t>the</w:t>
      </w:r>
      <w:r w:rsidR="00F6391A">
        <w:t xml:space="preserve"> </w:t>
      </w:r>
      <w:r w:rsidR="000D6CB6">
        <w:t xml:space="preserve">adverse </w:t>
      </w:r>
      <w:r w:rsidR="00694D3C">
        <w:t>socio</w:t>
      </w:r>
      <w:r w:rsidR="000D6CB6">
        <w:t>ecological</w:t>
      </w:r>
      <w:r>
        <w:t xml:space="preserve"> impacts of fire suppression</w:t>
      </w:r>
      <w:r w:rsidR="00694D3C">
        <w:t xml:space="preserve"> and disruption of cultural burning</w:t>
      </w:r>
      <w:r>
        <w:t xml:space="preserve">, as well as the use </w:t>
      </w:r>
      <w:r w:rsidR="000E6B5B">
        <w:t>o</w:t>
      </w:r>
      <w:r>
        <w:t xml:space="preserve">f prescribed burning as a risk management tool, has seen the </w:t>
      </w:r>
      <w:r w:rsidR="00FE31C0">
        <w:t xml:space="preserve">recent </w:t>
      </w:r>
      <w:r>
        <w:t xml:space="preserve">reintroduction of fire in </w:t>
      </w:r>
      <w:r w:rsidR="00D36C0C">
        <w:t>many</w:t>
      </w:r>
      <w:r>
        <w:t xml:space="preserve"> systems</w:t>
      </w:r>
      <w:r w:rsidR="00E83D5D">
        <w:t xml:space="preserve"> </w:t>
      </w:r>
      <w:r w:rsidR="00E83D5D">
        <w:fldChar w:fldCharType="begin">
          <w:fldData xml:space="preserve">PEVuZE5vdGU+PENpdGU+PEF1dGhvcj5SeWFuPC9BdXRob3I+PFllYXI+MjAxMzwvWWVhcj48UmVj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ZT48L3JlY29yZD48L0NpdGU+PENpdGU+PEF1dGhvcj5GbGV0Y2hlcjwvQXV0aG9yPjxZZWFyPjIw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</w:fldData>
        </w:fldChar>
      </w:r>
      <w:r w:rsidR="00D36C0C">
        <w:instrText xml:space="preserve"> ADDIN EN.CITE </w:instrText>
      </w:r>
      <w:r w:rsidR="00D36C0C">
        <w:fldChar w:fldCharType="begin">
          <w:fldData xml:space="preserve">PEVuZE5vdGU+PENpdGU+PEF1dGhvcj5SeWFuPC9BdXRob3I+PFllYXI+MjAxMzwvWWVhcj48UmVj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ZT48L3JlY29yZD48L0NpdGU+PENpdGU+PEF1dGhvcj5GbGV0Y2hlcjwvQXV0aG9yPjxZZWFyPjIw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</w:fldData>
        </w:fldChar>
      </w:r>
      <w:r w:rsidR="00D36C0C">
        <w:instrText xml:space="preserve"> ADDIN EN.CITE.DATA </w:instrText>
      </w:r>
      <w:r w:rsidR="00D36C0C">
        <w:fldChar w:fldCharType="end"/>
      </w:r>
      <w:r w:rsidR="00E83D5D">
        <w:fldChar w:fldCharType="separate"/>
      </w:r>
      <w:r w:rsidR="00D36C0C">
        <w:rPr>
          <w:noProof/>
        </w:rPr>
        <w:t>(Fletcher et al., 2021; Mariani et al., 2022; Ryan et al., 2013)</w:t>
      </w:r>
      <w:r w:rsidR="00E83D5D">
        <w:fldChar w:fldCharType="end"/>
      </w:r>
      <w:r>
        <w:t xml:space="preserve">. </w:t>
      </w:r>
      <w:commentRangeStart w:id="2"/>
      <w:r>
        <w:t xml:space="preserve">Whilst numerous studies have been </w:t>
      </w:r>
      <w:commentRangeStart w:id="3"/>
      <w:r>
        <w:t xml:space="preserve">published exploring the effects of fire on </w:t>
      </w:r>
      <w:r w:rsidR="0015607D">
        <w:t xml:space="preserve">animal </w:t>
      </w:r>
      <w:r>
        <w:t>movement</w:t>
      </w:r>
      <w:commentRangeEnd w:id="3"/>
      <w:r w:rsidR="007275CA">
        <w:rPr>
          <w:rStyle w:val="CommentReference"/>
        </w:rPr>
        <w:commentReference w:id="3"/>
      </w:r>
      <w:r w:rsidR="00717404">
        <w:t>,</w:t>
      </w:r>
      <w:r>
        <w:t xml:space="preserve"> </w:t>
      </w:r>
      <w:r w:rsidR="007275CA">
        <w:t xml:space="preserve">and </w:t>
      </w:r>
      <w:r>
        <w:t>conceptual frameworks have been developed</w:t>
      </w:r>
      <w:r w:rsidR="004D5014">
        <w:t xml:space="preserve"> </w:t>
      </w:r>
      <w:r w:rsidR="004D5014">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PHBhZ2VzPjk4MS05OTg8L3BhZ2VzPjx2b2x1bWU+OTQ8L3ZvbHVtZT48bnVtYmVyPjM8L251bWJl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</w:fldData>
        </w:fldChar>
      </w:r>
      <w:r w:rsidR="004D5014">
        <w:instrText xml:space="preserve"> ADDIN EN.CITE </w:instrText>
      </w:r>
      <w:r w:rsidR="004D5014">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PHBhZ2VzPjk4MS05OTg8L3BhZ2VzPjx2b2x1bWU+OTQ8L3ZvbHVtZT48bnVtYmVyPjM8L251bWJl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</w:fldData>
        </w:fldChar>
      </w:r>
      <w:r w:rsidR="004D5014">
        <w:instrText xml:space="preserve"> ADDIN EN.CITE.DATA </w:instrText>
      </w:r>
      <w:r w:rsidR="004D5014">
        <w:fldChar w:fldCharType="end"/>
      </w:r>
      <w:r w:rsidR="004D5014">
        <w:fldChar w:fldCharType="separate"/>
      </w:r>
      <w:r w:rsidR="004D5014">
        <w:rPr>
          <w:noProof/>
        </w:rPr>
        <w:t>(Nimmo et al., 2019)</w:t>
      </w:r>
      <w:r w:rsidR="004D5014">
        <w:fldChar w:fldCharType="end"/>
      </w:r>
      <w:r>
        <w:t xml:space="preserve">, this information is yet to be synthesised and quantitatively analysed. </w:t>
      </w:r>
      <w:commentRangeEnd w:id="2"/>
      <w:r w:rsidR="00071E1E">
        <w:rPr>
          <w:rStyle w:val="CommentReference"/>
        </w:rPr>
        <w:commentReference w:id="2"/>
      </w:r>
      <w:r w:rsidR="00D86456">
        <w:t>U</w:t>
      </w:r>
      <w:r w:rsidR="00672A4F">
        <w:t xml:space="preserve">nderstanding </w:t>
      </w:r>
      <w:r w:rsidR="00F43134">
        <w:t>animal movement responses to fire</w:t>
      </w:r>
      <w:r w:rsidR="00CF3C29">
        <w:t>,</w:t>
      </w:r>
      <w:r w:rsidR="00D86456">
        <w:t xml:space="preserve"> and </w:t>
      </w:r>
      <w:r w:rsidR="00CF3C29">
        <w:t xml:space="preserve">the </w:t>
      </w:r>
      <w:r w:rsidR="00D86456">
        <w:t xml:space="preserve">extrinsic and intrinsic factors </w:t>
      </w:r>
      <w:r w:rsidR="00E640C7">
        <w:t>driving</w:t>
      </w:r>
      <w:r w:rsidR="00D86456">
        <w:t xml:space="preserve"> these responses</w:t>
      </w:r>
      <w:r w:rsidR="00CF3C29">
        <w:t>,</w:t>
      </w:r>
      <w:r w:rsidR="00D86456">
        <w:t xml:space="preserve"> is crucial to informing conservation efforts and land management </w:t>
      </w:r>
      <w:r w:rsidR="008831A3">
        <w:t xml:space="preserve">in the face of </w:t>
      </w:r>
      <w:r w:rsidR="00C104EB">
        <w:t>changing fire regimes, climate and ecosystems</w:t>
      </w:r>
      <w:r w:rsidR="00CF3C29">
        <w:t xml:space="preserve"> </w:t>
      </w:r>
      <w:r w:rsidR="00CF3C29">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aXRsZT48L3RpdGxlcz48cGVyaW9kaWNhbD48ZnVsbC10aXRsZT5Fdm9sdXRpb25hcnkgRWNvbG9n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</w:fldData>
        </w:fldChar>
      </w:r>
      <w:r w:rsidR="007275CA">
        <w:instrText xml:space="preserve"> ADDIN EN.CITE </w:instrText>
      </w:r>
      <w:r w:rsidR="007275CA">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aXRsZT48L3RpdGxlcz48cGVyaW9kaWNhbD48ZnVsbC10aXRsZT5Fdm9sdXRpb25hcnkgRWNvbG9n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</w:fldData>
        </w:fldChar>
      </w:r>
      <w:r w:rsidR="007275CA">
        <w:instrText xml:space="preserve"> ADDIN EN.CITE.DATA </w:instrText>
      </w:r>
      <w:r w:rsidR="007275CA">
        <w:fldChar w:fldCharType="end"/>
      </w:r>
      <w:r w:rsidR="00CF3C29">
        <w:fldChar w:fldCharType="separate"/>
      </w:r>
      <w:r w:rsidR="007275CA">
        <w:rPr>
          <w:noProof/>
        </w:rPr>
        <w:t>(Doherty et al., 2024; Nimmo et al., 2021; Pausas &amp; Parr, 2018)</w:t>
      </w:r>
      <w:r w:rsidR="00CF3C29">
        <w:fldChar w:fldCharType="end"/>
      </w:r>
      <w:r w:rsidR="00C104EB">
        <w:t>.</w:t>
      </w:r>
    </w:p>
    <w:p w14:paraId="3F9B5079" w14:textId="61F1E518" w:rsidR="00F26A6D" w:rsidRPr="00F26A6D" w:rsidRDefault="00F26A6D" w:rsidP="00F26A6D">
      <w:r w:rsidRPr="00F26A6D">
        <w:t xml:space="preserve">Here, we conduct a global systematic review and </w:t>
      </w:r>
      <w:r w:rsidR="00DA4169" w:rsidRPr="00F26A6D">
        <w:t>meta-analysis</w:t>
      </w:r>
      <w:r w:rsidRPr="00F26A6D">
        <w:t xml:space="preserve"> of the influence of fire on the movement of terrestrial vertebrates. Our objectives are to: (</w:t>
      </w:r>
      <w:proofErr w:type="spellStart"/>
      <w:r w:rsidRPr="00F26A6D">
        <w:t>i</w:t>
      </w:r>
      <w:proofErr w:type="spellEnd"/>
      <w:r w:rsidRPr="00F26A6D">
        <w:t xml:space="preserve">) synthesise the literature regarding movement responses to fire, and (ii) analyse the importance of potential predictor variables, including taxonomic, trophic, geographic and environmental factors, in explaining movement responses to fire. </w:t>
      </w:r>
    </w:p>
    <w:p w14:paraId="79E89BAD" w14:textId="0E21B7BD" w:rsidR="000C6D2A" w:rsidRPr="00F26A6D" w:rsidRDefault="00F26A6D" w:rsidP="0015655B">
      <w:pPr>
        <w:pStyle w:val="Heading1"/>
      </w:pPr>
      <w:r w:rsidRPr="00F26A6D">
        <w:lastRenderedPageBreak/>
        <w:t>Materials and Methods</w:t>
      </w:r>
    </w:p>
    <w:p w14:paraId="57AB1110" w14:textId="77777777" w:rsidR="00F26A6D" w:rsidRDefault="00F26A6D" w:rsidP="00D928F3">
      <w:pPr>
        <w:pStyle w:val="Heading2"/>
      </w:pPr>
      <w:r w:rsidRPr="00F26A6D">
        <w:t>Systematic review</w:t>
      </w:r>
    </w:p>
    <w:p w14:paraId="06785FA7" w14:textId="73D3D15C" w:rsidR="00922014" w:rsidRDefault="00524F90" w:rsidP="00B77C9B">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4"/>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4"/>
      <w:r w:rsidR="00B520A0">
        <w:rPr>
          <w:rStyle w:val="CommentReference"/>
        </w:rPr>
        <w:commentReference w:id="4"/>
      </w:r>
      <w:r w:rsidR="007730A6">
        <w:t xml:space="preserve">. </w:t>
      </w:r>
      <w:r w:rsidR="009C5E55">
        <w:t>To be considered for inclusion in the sy</w:t>
      </w:r>
      <w:r w:rsidR="00BA402C">
        <w:t>stematic review</w:t>
      </w:r>
      <w:r w:rsidR="00D928F3">
        <w:t xml:space="preserve"> and </w:t>
      </w:r>
      <w:r w:rsidR="006A39B3">
        <w:t>meta-analysis</w:t>
      </w:r>
      <w:r w:rsidR="00BA402C">
        <w:t>, 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C5735E">
        <w:t>-</w:t>
      </w:r>
      <w:r w:rsidR="00931CA9">
        <w:t xml:space="preserve">after, </w:t>
      </w:r>
      <w:r w:rsidR="00BF30DC">
        <w:t>burnt-unburnt,</w:t>
      </w:r>
      <w:r w:rsidR="00931CA9">
        <w:t xml:space="preserve"> or before-after-control</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 ranging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ins w:id="5" w:author="Wooster, Eamonn" w:date="2025-08-14T09:01:00Z" w16du:dateUtc="2025-08-13T23:01:00Z">
        <w:r w:rsidR="00EB69D8">
          <w:t xml:space="preserve"> This was done by XXX and YYY and XXX and ZZZ – we will report to MERIT standards (Nakagawa Nat comms) which requires each </w:t>
        </w:r>
        <w:proofErr w:type="spellStart"/>
        <w:r w:rsidR="00EB69D8">
          <w:t>persons</w:t>
        </w:r>
        <w:proofErr w:type="spellEnd"/>
        <w:r w:rsidR="00EB69D8">
          <w:t xml:space="preserve"> initials to be attached to each thing they did. </w:t>
        </w:r>
        <w:r w:rsidR="00E46E59">
          <w:t xml:space="preserve">Do this </w:t>
        </w:r>
      </w:ins>
      <w:ins w:id="6" w:author="Wooster, Eamonn" w:date="2025-08-14T09:02:00Z" w16du:dateUtc="2025-08-13T23:02:00Z">
        <w:r w:rsidR="00E46E59">
          <w:t>for each job section in the methods.</w:t>
        </w:r>
      </w:ins>
    </w:p>
    <w:p w14:paraId="0845970C" w14:textId="53F135DE" w:rsidR="00CC1B39" w:rsidRDefault="006917AF" w:rsidP="00B77C9B">
      <w:r>
        <w:t xml:space="preserve">We aimed to </w:t>
      </w:r>
      <w:r w:rsidR="00CC66D9">
        <w:t>capture</w:t>
      </w:r>
      <w:r w:rsidR="008E3415">
        <w:t xml:space="preserve"> </w:t>
      </w:r>
      <w:r w:rsidR="007A10DB">
        <w:t>literature investigating</w:t>
      </w:r>
      <w:r w:rsidR="00CC66D9">
        <w:t xml:space="preserve"> </w:t>
      </w:r>
      <w:r w:rsidR="008E3415">
        <w:t>four categories of quantitative movement responses</w:t>
      </w:r>
      <w:r w:rsidR="007A10DB">
        <w:t xml:space="preserve">, </w:t>
      </w:r>
      <w:r w:rsidR="008E3415">
        <w:t>home range, linear distance, tortuosity, and other measures of space use. Following</w:t>
      </w:r>
      <w:r w:rsidR="00770223">
        <w:t xml:space="preserve"> </w:t>
      </w:r>
      <w:r w:rsidR="00777CA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b2d5ICZhbXA7IEV2b2x1dGlvbjwvc2Vjb25kYXJ5LXRpdGxlPjwvdGl0bGVzPjxwZXJpb2RpY2Fs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=
</w:fldData>
        </w:fldChar>
      </w:r>
      <w:r w:rsidR="00777CA1">
        <w:instrText xml:space="preserve"> ADDIN EN.CITE </w:instrText>
      </w:r>
      <w:r w:rsidR="00777CA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b2d5ICZhbXA7IEV2b2x1dGlvbjwvc2Vjb25kYXJ5LXRpdGxlPjwvdGl0bGVzPjxwZXJpb2RpY2Fs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=
</w:fldData>
        </w:fldChar>
      </w:r>
      <w:r w:rsidR="00777CA1">
        <w:instrText xml:space="preserve"> ADDIN EN.CITE.DATA </w:instrText>
      </w:r>
      <w:r w:rsidR="00777CA1">
        <w:fldChar w:fldCharType="end"/>
      </w:r>
      <w:r w:rsidR="00777CA1">
        <w:fldChar w:fldCharType="separate"/>
      </w:r>
      <w:r w:rsidR="00777CA1">
        <w:rPr>
          <w:noProof/>
        </w:rPr>
        <w:t>Doherty et al. (2021)</w:t>
      </w:r>
      <w:r w:rsidR="00777CA1">
        <w:fldChar w:fldCharType="end"/>
      </w:r>
      <w:r w:rsidR="00777CA1">
        <w:t xml:space="preserve">, </w:t>
      </w:r>
      <w:r w:rsidR="008E3415">
        <w:t xml:space="preserve">home range responses included mean area-based measurements, such as home range size and nest area size. Linear distance responses included metrics that measured mean straight-line distances between relocations, such as daily distance travelled, as well as movement rates measured as distance travelled within a given unit of time. Tortuosity provides a measure of how a movement path deviates from a </w:t>
      </w:r>
      <w:r w:rsidR="00524F90">
        <w:t>straight-line and</w:t>
      </w:r>
      <w:r w:rsidR="008E3415">
        <w:t xml:space="preserve"> was captured by straightness indices and turning angles. </w:t>
      </w:r>
      <w:r w:rsidR="007A10DB">
        <w:t>O</w:t>
      </w:r>
      <w:r w:rsidR="008E3415">
        <w:t xml:space="preserve">ther space use included metrics that </w:t>
      </w:r>
      <w:r w:rsidR="007A10DB">
        <w:t>quantified</w:t>
      </w:r>
      <w:r w:rsidR="008E3415">
        <w:t xml:space="preserve"> other aspects of animal movement decisions and behaviours not captured by </w:t>
      </w:r>
      <w:r w:rsidR="00B31D07">
        <w:t xml:space="preserve">the other </w:t>
      </w:r>
      <w:r w:rsidR="008F72C8">
        <w:t>categories</w:t>
      </w:r>
      <w:r w:rsidR="007A10DB">
        <w:t>, such as mean</w:t>
      </w:r>
      <w:r w:rsidR="008E3415">
        <w:t xml:space="preserve"> residency time, time to return</w:t>
      </w:r>
      <w:r w:rsidR="007A10DB">
        <w:t>,</w:t>
      </w:r>
      <w:r w:rsidR="008E3415">
        <w:t xml:space="preserve"> and proportion of fixes within </w:t>
      </w:r>
      <w:r w:rsidR="00545734">
        <w:t>burnt and unburnt habitats</w:t>
      </w:r>
      <w:r w:rsidR="008E3415">
        <w:t xml:space="preserve">. </w:t>
      </w:r>
    </w:p>
    <w:p w14:paraId="5BE32AA3" w14:textId="44F791F9" w:rsidR="00E05508" w:rsidRDefault="00DA0413" w:rsidP="00B77C9B">
      <w:r>
        <w:t>All returned results were fil</w:t>
      </w:r>
      <w:r w:rsidR="009A2E74">
        <w:t xml:space="preserve">tered </w:t>
      </w:r>
      <w:r w:rsidR="00C63E3B">
        <w:t>to</w:t>
      </w:r>
      <w:r w:rsidR="009A2E74">
        <w:t xml:space="preserve"> include only articles or theses published in English, and </w:t>
      </w:r>
      <w:r w:rsidR="00C63E3B">
        <w:t>filters</w:t>
      </w:r>
      <w:r w:rsidR="009A2E74">
        <w:t xml:space="preserve"> were applied in the databases to limit the results to relevant dis</w:t>
      </w:r>
      <w:r w:rsidR="006A39B3">
        <w:t>ciplines.</w:t>
      </w:r>
      <w:r w:rsidR="00AE7940">
        <w:t xml:space="preserve"> </w:t>
      </w:r>
      <w:r>
        <w:t>No date limit was applied</w:t>
      </w:r>
      <w:r w:rsidR="006A39B3">
        <w:t xml:space="preserve">. </w:t>
      </w:r>
      <w:commentRangeStart w:id="7"/>
      <w:r w:rsidR="00F47840">
        <w:t xml:space="preserve">Additional studies were identified </w:t>
      </w:r>
      <w:r w:rsidR="009F565C">
        <w:t>by</w:t>
      </w:r>
      <w:r w:rsidR="00C4387C">
        <w:t xml:space="preserve"> </w:t>
      </w:r>
      <w:r w:rsidR="005B5FA9">
        <w:t>snowball</w:t>
      </w:r>
      <w:r w:rsidR="002027BC">
        <w:t xml:space="preserve"> searches</w:t>
      </w:r>
      <w:r w:rsidR="00C4387C">
        <w:t xml:space="preserve"> of </w:t>
      </w:r>
      <w:r w:rsidR="00EF78D4">
        <w:t xml:space="preserve">reference lists </w:t>
      </w:r>
      <w:r w:rsidR="007275CA">
        <w:t>from</w:t>
      </w:r>
      <w:r w:rsidR="00EF78D4">
        <w:t xml:space="preserve"> review </w:t>
      </w:r>
      <w:r w:rsidR="009F565C">
        <w:t>articles</w:t>
      </w:r>
      <w:r w:rsidR="008F72C8">
        <w:t xml:space="preserve"> returned in database searches</w:t>
      </w:r>
      <w:r w:rsidR="009F565C">
        <w:t xml:space="preserve">, </w:t>
      </w:r>
      <w:r w:rsidR="0061017D">
        <w:t xml:space="preserve">and </w:t>
      </w:r>
      <w:r w:rsidR="008F72C8">
        <w:t xml:space="preserve">review </w:t>
      </w:r>
      <w:r w:rsidR="0061017D">
        <w:t>papers known to the authors.</w:t>
      </w:r>
      <w:commentRangeEnd w:id="7"/>
      <w:r w:rsidR="00423282">
        <w:rPr>
          <w:rStyle w:val="CommentReference"/>
        </w:rPr>
        <w:commentReference w:id="7"/>
      </w:r>
    </w:p>
    <w:p w14:paraId="58BA7006" w14:textId="77777777" w:rsidR="00F26A6D" w:rsidRDefault="00F26A6D" w:rsidP="00D928F3">
      <w:pPr>
        <w:pStyle w:val="Heading2"/>
        <w:rPr>
          <w:ins w:id="8" w:author="Wooster, Eamonn" w:date="2025-08-14T09:20:00Z" w16du:dateUtc="2025-08-13T23:20:00Z"/>
        </w:rPr>
      </w:pPr>
      <w:r w:rsidRPr="00220911">
        <w:t>Data extraction</w:t>
      </w:r>
    </w:p>
    <w:p w14:paraId="07777DDB" w14:textId="11F41D8C" w:rsidR="002B4531" w:rsidRPr="002B4531" w:rsidRDefault="002B4531">
      <w:pPr>
        <w:pPrChange w:id="9" w:author="Wooster, Eamonn" w:date="2025-08-14T09:20:00Z" w16du:dateUtc="2025-08-13T23:20:00Z">
          <w:pPr>
            <w:pStyle w:val="Heading2"/>
          </w:pPr>
        </w:pPrChange>
      </w:pPr>
      <w:moveToRangeStart w:id="10" w:author="Wooster, Eamonn" w:date="2025-08-14T09:20:00Z" w:name="move206055668"/>
      <w:commentRangeStart w:id="11"/>
      <w:moveTo w:id="12" w:author="Wooster, Eamonn" w:date="2025-08-14T09:20:00Z" w16du:dateUtc="2025-08-13T23:20:00Z">
        <w:del w:id="13" w:author="Wooster, Eamonn" w:date="2025-08-14T09:20:00Z" w16du:dateUtc="2025-08-13T23:20:00Z">
          <w:r w:rsidDel="002B4531">
            <w:delText>Additional inclusion criteria were imposed for inclusion in the meta-analysis.</w:delText>
          </w:r>
        </w:del>
      </w:moveTo>
      <w:ins w:id="14" w:author="Wooster, Eamonn" w:date="2025-08-14T09:20:00Z" w16du:dateUtc="2025-08-13T23:20:00Z">
        <w:r>
          <w:t xml:space="preserve">To </w:t>
        </w:r>
      </w:ins>
      <w:commentRangeEnd w:id="11"/>
      <w:ins w:id="15" w:author="Wooster, Eamonn" w:date="2025-08-14T09:24:00Z" w16du:dateUtc="2025-08-13T23:24:00Z">
        <w:r w:rsidR="00EB634F">
          <w:rPr>
            <w:rStyle w:val="CommentReference"/>
          </w:rPr>
          <w:commentReference w:id="11"/>
        </w:r>
      </w:ins>
      <w:ins w:id="16" w:author="Wooster, Eamonn" w:date="2025-08-14T09:21:00Z" w16du:dateUtc="2025-08-13T23:21:00Z">
        <w:r>
          <w:t xml:space="preserve">qualify for data-extraction, studies must have met the following criteria: </w:t>
        </w:r>
      </w:ins>
      <w:moveTo w:id="17" w:author="Wooster, Eamonn" w:date="2025-08-14T09:20:00Z" w16du:dateUtc="2025-08-13T23:20:00Z">
        <w:r>
          <w:t xml:space="preserve"> </w:t>
        </w:r>
      </w:moveTo>
      <w:ins w:id="18" w:author="Wooster, Eamonn" w:date="2025-08-14T09:21:00Z" w16du:dateUtc="2025-08-13T23:21:00Z">
        <w:r>
          <w:t>s</w:t>
        </w:r>
      </w:ins>
      <w:moveTo w:id="19" w:author="Wooster, Eamonn" w:date="2025-08-14T09:20:00Z" w16du:dateUtc="2025-08-13T23:20:00Z">
        <w:del w:id="20" w:author="Wooster, Eamonn" w:date="2025-08-14T09:21:00Z" w16du:dateUtc="2025-08-13T23:21:00Z">
          <w:r w:rsidDel="002B4531">
            <w:delText>S</w:delText>
          </w:r>
        </w:del>
        <w:r>
          <w:t xml:space="preserve">tudies must have provided adequate information to calculate sample sizes, means and standard deviations (SDs) for </w:t>
        </w:r>
        <w:r>
          <w:lastRenderedPageBreak/>
          <w:t xml:space="preserve">each treatment group, and sample sizes for each treatment group </w:t>
        </w:r>
        <w:r>
          <w:rPr>
            <w:rFonts w:cs="Times New Roman"/>
          </w:rPr>
          <w:t xml:space="preserve">≥ </w:t>
        </w:r>
        <w:r>
          <w:t>5</w:t>
        </w:r>
      </w:moveTo>
      <w:ins w:id="21" w:author="Wooster, Eamonn" w:date="2025-08-14T09:23:00Z" w16du:dateUtc="2025-08-13T23:23:00Z">
        <w:r>
          <w:t>;</w:t>
        </w:r>
      </w:ins>
      <w:moveTo w:id="22" w:author="Wooster, Eamonn" w:date="2025-08-14T09:20:00Z" w16du:dateUtc="2025-08-13T23:20:00Z">
        <w:del w:id="23" w:author="Wooster, Eamonn" w:date="2025-08-14T09:23:00Z" w16du:dateUtc="2025-08-13T23:23:00Z">
          <w:r w:rsidDel="002B4531">
            <w:delText>.</w:delText>
          </w:r>
        </w:del>
        <w:r>
          <w:t xml:space="preserve"> </w:t>
        </w:r>
        <w:del w:id="24" w:author="Wooster, Eamonn" w:date="2025-08-14T09:23:00Z" w16du:dateUtc="2025-08-13T23:23:00Z">
          <w:r w:rsidDel="002B4531">
            <w:delText xml:space="preserve">To be included, </w:delText>
          </w:r>
        </w:del>
        <w:r>
          <w:t xml:space="preserve">studies must have used standardised methods across treatment groups, and the confounding effects of other environmental variables considered to be low. </w:t>
        </w:r>
      </w:moveTo>
      <w:ins w:id="25" w:author="Wooster, Eamonn" w:date="2025-08-14T09:24:00Z" w16du:dateUtc="2025-08-13T23:24:00Z">
        <w:r>
          <w:t>Additionally, t</w:t>
        </w:r>
      </w:ins>
      <w:moveTo w:id="26" w:author="Wooster, Eamonn" w:date="2025-08-14T09:20:00Z" w16du:dateUtc="2025-08-13T23:20:00Z">
        <w:del w:id="27" w:author="Wooster, Eamonn" w:date="2025-08-14T09:24:00Z" w16du:dateUtc="2025-08-13T23:24:00Z">
          <w:r w:rsidDel="002B4531">
            <w:delText>T</w:delText>
          </w:r>
        </w:del>
        <w:r>
          <w:t xml:space="preserve">o </w:t>
        </w:r>
        <w:proofErr w:type="gramStart"/>
        <w:r>
          <w:t>minimise</w:t>
        </w:r>
        <w:proofErr w:type="gramEnd"/>
        <w:r>
          <w:t xml:space="preserve"> seasonal confounding in before-after studies, only studies where data was collected during the same or adjacent seasons were included.</w:t>
        </w:r>
      </w:moveTo>
      <w:moveToRangeEnd w:id="10"/>
    </w:p>
    <w:p w14:paraId="63F4F592" w14:textId="20B1923E" w:rsidR="0096024C" w:rsidRDefault="00F42A4C" w:rsidP="001E211F">
      <w:r w:rsidRPr="00220911">
        <w:t xml:space="preserve">We </w:t>
      </w:r>
      <w:del w:id="28" w:author="Wooster, Eamonn" w:date="2025-08-14T09:14:00Z" w16du:dateUtc="2025-08-13T23:14:00Z">
        <w:r w:rsidRPr="00220911" w:rsidDel="00661270">
          <w:delText>categorised studies by</w:delText>
        </w:r>
      </w:del>
      <w:ins w:id="29" w:author="Wooster, Eamonn" w:date="2025-08-14T09:14:00Z" w16du:dateUtc="2025-08-13T23:14:00Z">
        <w:r w:rsidR="00661270">
          <w:t>extracted meta-data from each study o</w:t>
        </w:r>
      </w:ins>
      <w:ins w:id="30" w:author="Wooster, Eamonn" w:date="2025-08-14T09:15:00Z" w16du:dateUtc="2025-08-13T23:15:00Z">
        <w:r w:rsidR="00661270">
          <w:t>n</w:t>
        </w:r>
      </w:ins>
      <w:r w:rsidRPr="00220911">
        <w:t xml:space="preserve"> </w:t>
      </w:r>
      <w:r w:rsidR="00220911">
        <w:t>fire type</w:t>
      </w:r>
      <w:ins w:id="31" w:author="Wooster, Eamonn" w:date="2025-08-14T09:15:00Z" w16du:dateUtc="2025-08-13T23:15:00Z">
        <w:r w:rsidR="00661270">
          <w:t xml:space="preserve"> (types of fire in here)</w:t>
        </w:r>
      </w:ins>
      <w:r w:rsidRPr="00220911">
        <w:t xml:space="preserve">, </w:t>
      </w:r>
      <w:r w:rsidR="00B56838" w:rsidRPr="00220911">
        <w:t>study design</w:t>
      </w:r>
      <w:ins w:id="32" w:author="Wooster, Eamonn" w:date="2025-08-14T09:15:00Z" w16du:dateUtc="2025-08-13T23:15:00Z">
        <w:r w:rsidR="00661270">
          <w:t>(types of design in here)</w:t>
        </w:r>
      </w:ins>
      <w:r w:rsidR="00B56838" w:rsidRPr="00220911">
        <w:t>, location</w:t>
      </w:r>
      <w:ins w:id="33" w:author="Wooster, Eamonn" w:date="2025-08-14T09:15:00Z" w16du:dateUtc="2025-08-13T23:15:00Z">
        <w:r w:rsidR="00661270">
          <w:t>(</w:t>
        </w:r>
        <w:proofErr w:type="spellStart"/>
        <w:r w:rsidR="00661270">
          <w:t>lat</w:t>
        </w:r>
        <w:proofErr w:type="spellEnd"/>
        <w:r w:rsidR="00661270">
          <w:t xml:space="preserve"> longs? If </w:t>
        </w:r>
        <w:proofErr w:type="spellStart"/>
        <w:r w:rsidR="00661270">
          <w:t>lat</w:t>
        </w:r>
        <w:proofErr w:type="spellEnd"/>
        <w:r w:rsidR="00661270">
          <w:t xml:space="preserve"> longs replace location with </w:t>
        </w:r>
        <w:proofErr w:type="spellStart"/>
        <w:r w:rsidR="00661270">
          <w:t>lat</w:t>
        </w:r>
        <w:proofErr w:type="spellEnd"/>
        <w:r w:rsidR="00661270">
          <w:t xml:space="preserve"> longs)</w:t>
        </w:r>
      </w:ins>
      <w:r w:rsidR="00B56838" w:rsidRPr="00220911">
        <w:t>,</w:t>
      </w:r>
      <w:r w:rsidR="006421A6">
        <w:t xml:space="preserve"> country</w:t>
      </w:r>
      <w:r w:rsidR="00B56838" w:rsidRPr="00220911">
        <w:t xml:space="preserve"> and movement responses</w:t>
      </w:r>
      <w:ins w:id="34" w:author="Wooster, Eamonn" w:date="2025-08-14T09:15:00Z" w16du:dateUtc="2025-08-13T23:15:00Z">
        <w:r w:rsidR="00661270">
          <w:t>(types of movement responses in here)</w:t>
        </w:r>
      </w:ins>
      <w:r w:rsidR="00B56838" w:rsidRPr="00220911">
        <w:t>.</w:t>
      </w:r>
      <w:r w:rsidRPr="00220911">
        <w:t xml:space="preserve"> </w:t>
      </w:r>
      <w:r w:rsidR="00B56838" w:rsidRPr="00220911">
        <w:t>Fire was defined as</w:t>
      </w:r>
      <w:r w:rsidR="00D93BC7">
        <w:t xml:space="preserve"> either</w:t>
      </w:r>
      <w:r w:rsidR="001E0E03" w:rsidRPr="00220911">
        <w:t xml:space="preserve"> planned, </w:t>
      </w:r>
      <w:r w:rsidRPr="00220911">
        <w:t xml:space="preserve">fires </w:t>
      </w:r>
      <w:r w:rsidR="001E0E03" w:rsidRPr="00220911">
        <w:t>intentionally lit from anthropogenic sources, or wildfire, fire</w:t>
      </w:r>
      <w:r w:rsidRPr="00220911">
        <w:t>s</w:t>
      </w:r>
      <w:r w:rsidR="001E0E03" w:rsidRPr="00220911">
        <w:t xml:space="preserve"> </w:t>
      </w:r>
      <w:r w:rsidRPr="00220911">
        <w:t>ignited</w:t>
      </w:r>
      <w:r w:rsidR="001E0E03" w:rsidRPr="00220911">
        <w:t xml:space="preserve"> by natural sources an</w:t>
      </w:r>
      <w:r w:rsidRPr="00220911">
        <w:t>d accidentally lit from anthropogenic sources</w:t>
      </w:r>
      <w:r w:rsidR="00D93BC7">
        <w:t>. Fire type</w:t>
      </w:r>
      <w:r w:rsidR="00B56838" w:rsidRPr="00220911">
        <w:t xml:space="preserve"> was recorded </w:t>
      </w:r>
      <w:r w:rsidR="00220911" w:rsidRPr="00220911">
        <w:t>based on the authors description of the fire event</w:t>
      </w:r>
      <w:r w:rsidR="001E0E03" w:rsidRPr="00220911">
        <w:t xml:space="preserve">. </w:t>
      </w:r>
      <w:r w:rsidR="00B56838" w:rsidRPr="00220911">
        <w:t>Sample sizes, means, and variance values were extracted from text, supplementary materials or figures of articles and theses</w:t>
      </w:r>
      <w:r w:rsidR="00487F23">
        <w:t xml:space="preserve">. </w:t>
      </w:r>
      <w:ins w:id="35" w:author="Wooster, Eamonn" w:date="2025-08-14T09:15:00Z" w16du:dateUtc="2025-08-13T23:15:00Z">
        <w:r w:rsidR="00E2265A">
          <w:t>Information about what was used as sam</w:t>
        </w:r>
      </w:ins>
      <w:ins w:id="36" w:author="Wooster, Eamonn" w:date="2025-08-14T09:16:00Z" w16du:dateUtc="2025-08-13T23:16:00Z">
        <w:r w:rsidR="00E2265A">
          <w:t xml:space="preserve">ple size. </w:t>
        </w:r>
      </w:ins>
      <w:r w:rsidR="00B56838" w:rsidRPr="00220911">
        <w:t xml:space="preserve">Data </w:t>
      </w:r>
      <w:del w:id="37" w:author="Wooster, Eamonn" w:date="2025-08-14T09:16:00Z" w16du:dateUtc="2025-08-13T23:16:00Z">
        <w:r w:rsidR="00B56838" w:rsidRPr="00220911" w:rsidDel="00E2265A">
          <w:delText xml:space="preserve">from figures were </w:delText>
        </w:r>
      </w:del>
      <w:ins w:id="38" w:author="Wooster, Eamonn" w:date="2025-08-14T09:16:00Z" w16du:dateUtc="2025-08-13T23:16:00Z">
        <w:r w:rsidR="00E2265A">
          <w:t xml:space="preserve">was </w:t>
        </w:r>
      </w:ins>
      <w:r w:rsidR="00B56838" w:rsidRPr="00220911">
        <w:t xml:space="preserve">extracted using </w:t>
      </w:r>
      <w:proofErr w:type="spellStart"/>
      <w:r w:rsidR="00B56838" w:rsidRPr="00220911">
        <w:t>WebPlotDigitiser</w:t>
      </w:r>
      <w:proofErr w:type="spellEnd"/>
      <w:r w:rsidR="00487F23">
        <w:t xml:space="preserve"> </w:t>
      </w:r>
      <w:r w:rsidR="00B75768">
        <w:fldChar w:fldCharType="begin"/>
      </w:r>
      <w:r w:rsidR="00B75768">
        <w:instrText xml:space="preserve"> ADDIN EN.CITE &lt;EndNote&gt;&lt;Cite ExcludeYear="1"&gt;&lt;Author&gt;Ankit&lt;/Author&gt;&lt;RecNum&gt;191&lt;/RecNum&gt;&lt;DisplayText&gt;(Ankit)&lt;/DisplayText&gt;&lt;record&gt;&lt;rec-number&gt;191&lt;/rec-number&gt;&lt;foreign-keys&gt;&lt;key app="EN" db-id="axpffp0eards98ew20rvpa0tdf0f0svatvst" timestamp="1754274773"&gt;191&lt;/key&gt;&lt;/foreign-keys&gt;&lt;ref-type name="Computer Program"&gt;9&lt;/ref-type&gt;&lt;contributors&gt;&lt;authors&gt;&lt;author&gt;Ankit, Rohatgi&lt;/author&gt;&lt;/authors&gt;&lt;/contributors&gt;&lt;titles&gt;&lt;title&gt;WebPlotDigitizer&lt;/title&gt;&lt;/titles&gt;&lt;edition&gt;5.2&lt;/edition&gt;&lt;dates&gt;&lt;/dates&gt;&lt;urls&gt;&lt;related-urls&gt;&lt;url&gt;https://automeris.io&lt;/url&gt;&lt;/related-urls&gt;&lt;/urls&gt;&lt;/record&gt;&lt;/Cite&gt;&lt;/EndNote&gt;</w:instrText>
      </w:r>
      <w:r w:rsidR="00B75768">
        <w:fldChar w:fldCharType="separate"/>
      </w:r>
      <w:r w:rsidR="00B75768">
        <w:rPr>
          <w:noProof/>
        </w:rPr>
        <w:t>(Ankit)</w:t>
      </w:r>
      <w:r w:rsidR="00B75768">
        <w:fldChar w:fldCharType="end"/>
      </w:r>
      <w:r w:rsidR="00B75768">
        <w:t>.</w:t>
      </w:r>
      <w:r w:rsidR="00220911" w:rsidRPr="00220911">
        <w:t xml:space="preserve"> </w:t>
      </w:r>
      <w:r w:rsidR="008B6753" w:rsidRPr="00220911">
        <w:t>To minimise the potential of</w:t>
      </w:r>
      <w:r w:rsidR="008F72C8">
        <w:t xml:space="preserve"> the </w:t>
      </w:r>
      <w:del w:id="39" w:author="Wooster, Eamonn" w:date="2025-08-14T09:16:00Z" w16du:dateUtc="2025-08-13T23:16:00Z">
        <w:r w:rsidR="008F72C8" w:rsidDel="00BD519B">
          <w:delText xml:space="preserve">timing </w:delText>
        </w:r>
      </w:del>
      <w:ins w:id="40" w:author="Wooster, Eamonn" w:date="2025-08-14T09:16:00Z" w16du:dateUtc="2025-08-13T23:16:00Z">
        <w:r w:rsidR="00BD519B">
          <w:t xml:space="preserve">time of year </w:t>
        </w:r>
      </w:ins>
      <w:del w:id="41" w:author="Wooster, Eamonn" w:date="2025-08-14T09:16:00Z" w16du:dateUtc="2025-08-13T23:16:00Z">
        <w:r w:rsidR="008F72C8" w:rsidDel="00112B13">
          <w:delText>of</w:delText>
        </w:r>
        <w:r w:rsidR="008B6753" w:rsidRPr="00220911" w:rsidDel="00112B13">
          <w:delText xml:space="preserve"> data</w:delText>
        </w:r>
      </w:del>
      <w:ins w:id="42" w:author="Wooster, Eamonn" w:date="2025-08-14T09:16:00Z" w16du:dateUtc="2025-08-13T23:16:00Z">
        <w:r w:rsidR="00112B13">
          <w:t>data was</w:t>
        </w:r>
      </w:ins>
      <w:r w:rsidR="008B6753" w:rsidRPr="00220911">
        <w:t xml:space="preserve"> collect</w:t>
      </w:r>
      <w:ins w:id="43" w:author="Wooster, Eamonn" w:date="2025-08-14T09:16:00Z" w16du:dateUtc="2025-08-13T23:16:00Z">
        <w:r w:rsidR="00112B13">
          <w:t>ed</w:t>
        </w:r>
      </w:ins>
      <w:del w:id="44" w:author="Wooster, Eamonn" w:date="2025-08-14T09:16:00Z" w16du:dateUtc="2025-08-13T23:16:00Z">
        <w:r w:rsidR="008B6753" w:rsidRPr="00220911" w:rsidDel="00112B13">
          <w:delText>ion</w:delText>
        </w:r>
      </w:del>
      <w:r w:rsidR="008B6753" w:rsidRPr="00220911">
        <w:t xml:space="preserve"> confounding before-after studies, the seasonality of data collection was recorded, as were any other potentially confounding aspects of the study</w:t>
      </w:r>
      <w:ins w:id="45" w:author="Wooster, Eamonn" w:date="2025-08-14T09:16:00Z" w16du:dateUtc="2025-08-13T23:16:00Z">
        <w:r w:rsidR="0052356D">
          <w:t>(examples here – I’d be tempted to list of all of these)</w:t>
        </w:r>
      </w:ins>
      <w:r w:rsidR="008B6753" w:rsidRPr="00220911">
        <w:t xml:space="preserve">. </w:t>
      </w:r>
      <w:r w:rsidR="00BE7964">
        <w:t xml:space="preserve">Classification of burned or unburned </w:t>
      </w:r>
      <w:r w:rsidR="005F493C">
        <w:t>populations followed the authors cate</w:t>
      </w:r>
      <w:r w:rsidR="00BC7949">
        <w:t>gorisation.</w:t>
      </w:r>
      <w:r w:rsidR="0096024C">
        <w:t xml:space="preserve"> Where </w:t>
      </w:r>
      <w:r w:rsidR="00C311AB">
        <w:t xml:space="preserve">time series </w:t>
      </w:r>
      <w:r w:rsidR="009B6541">
        <w:t>data</w:t>
      </w:r>
      <w:r w:rsidR="00BA55DE">
        <w:t xml:space="preserve"> </w:t>
      </w:r>
      <w:r w:rsidR="007910B5">
        <w:t xml:space="preserve">or multiple treatment and reference groups </w:t>
      </w:r>
      <w:r w:rsidR="004964F4">
        <w:t>were</w:t>
      </w:r>
      <w:r w:rsidR="00BA55DE">
        <w:t xml:space="preserve"> provided</w:t>
      </w:r>
      <w:r w:rsidR="004964F4">
        <w:t xml:space="preserve"> </w:t>
      </w:r>
      <w:r w:rsidR="00BA55DE">
        <w:t xml:space="preserve">in </w:t>
      </w:r>
      <w:r w:rsidR="00C311AB">
        <w:t xml:space="preserve">a </w:t>
      </w:r>
      <w:r w:rsidR="00BA55DE">
        <w:t>study,</w:t>
      </w:r>
      <w:r w:rsidR="007910B5">
        <w:t xml:space="preserve"> </w:t>
      </w:r>
      <w:r w:rsidR="00E0165E">
        <w:t xml:space="preserve">we </w:t>
      </w:r>
      <w:r w:rsidR="000F1DA5">
        <w:t xml:space="preserve">extracted the data for groups </w:t>
      </w:r>
      <w:r w:rsidR="00957F17">
        <w:t>closest to the fire event, or the in the case of before-after studies, the groups that minimise</w:t>
      </w:r>
      <w:r w:rsidR="004A341C">
        <w:t>d</w:t>
      </w:r>
      <w:r w:rsidR="00957F17">
        <w:t xml:space="preserve"> seasonal confounding</w:t>
      </w:r>
      <w:r w:rsidR="004A341C">
        <w:t xml:space="preserve"> of data collection timing. </w:t>
      </w:r>
      <w:r w:rsidR="007E147E">
        <w:t xml:space="preserve">Where authors provided demographic subgroups of animals, these subgroups where retained, </w:t>
      </w:r>
      <w:commentRangeStart w:id="46"/>
      <w:commentRangeStart w:id="47"/>
      <w:r w:rsidR="007E147E">
        <w:t xml:space="preserve">unless the sample size </w:t>
      </w:r>
      <w:r w:rsidR="008B6753">
        <w:t xml:space="preserve">was </w:t>
      </w:r>
      <w:r w:rsidR="006D01BE">
        <w:t>&lt; 5.</w:t>
      </w:r>
      <w:r w:rsidR="00952C11">
        <w:t xml:space="preserve"> </w:t>
      </w:r>
      <w:commentRangeEnd w:id="46"/>
      <w:r w:rsidR="003059C1">
        <w:rPr>
          <w:rStyle w:val="CommentReference"/>
        </w:rPr>
        <w:commentReference w:id="46"/>
      </w:r>
      <w:commentRangeEnd w:id="47"/>
      <w:r w:rsidR="004E6682">
        <w:rPr>
          <w:rStyle w:val="CommentReference"/>
        </w:rPr>
        <w:commentReference w:id="47"/>
      </w:r>
      <w:r w:rsidR="00952C11">
        <w:t xml:space="preserve">In these cases, </w:t>
      </w:r>
      <w:r w:rsidR="00143AE9">
        <w:t xml:space="preserve">subgroups were pooled </w:t>
      </w:r>
      <w:r w:rsidR="006F1FCC">
        <w:t xml:space="preserve">if the </w:t>
      </w:r>
      <w:del w:id="48" w:author="McAuley, Chloe" w:date="2025-08-13T09:04:00Z" w16du:dateUtc="2025-08-13T01:04:00Z">
        <w:r w:rsidR="006F1FCC" w:rsidDel="00265E49">
          <w:delText xml:space="preserve">data </w:delText>
        </w:r>
      </w:del>
      <w:ins w:id="49" w:author="McAuley, Chloe" w:date="2025-08-13T09:04:00Z" w16du:dateUtc="2025-08-13T01:04:00Z">
        <w:r w:rsidR="00265E49">
          <w:t xml:space="preserve">study results </w:t>
        </w:r>
      </w:ins>
      <w:r w:rsidR="006F1FCC">
        <w:t xml:space="preserve">indicated </w:t>
      </w:r>
      <w:r w:rsidR="00AF2386">
        <w:t>movement responses were similar in magnitude and direction</w:t>
      </w:r>
      <w:r w:rsidR="00FB4832">
        <w:t xml:space="preserve">, and </w:t>
      </w:r>
      <w:r w:rsidR="007275CA">
        <w:t xml:space="preserve">pooling was </w:t>
      </w:r>
      <w:r w:rsidR="00FB4832">
        <w:t>biological</w:t>
      </w:r>
      <w:r w:rsidR="007275CA">
        <w:t>ly valid</w:t>
      </w:r>
      <w:r w:rsidR="00AF2386">
        <w:t>.</w:t>
      </w:r>
      <w:ins w:id="50" w:author="Wooster, Eamonn" w:date="2025-08-14T09:10:00Z" w16du:dateUtc="2025-08-13T23:10:00Z">
        <w:r w:rsidR="00423282">
          <w:t xml:space="preserve"> This was done by C.M. – this kind of thing goes on the end of each se</w:t>
        </w:r>
      </w:ins>
      <w:ins w:id="51" w:author="Wooster, Eamonn" w:date="2025-08-14T09:11:00Z" w16du:dateUtc="2025-08-13T23:11:00Z">
        <w:r w:rsidR="00423282">
          <w:t>ction.</w:t>
        </w:r>
      </w:ins>
    </w:p>
    <w:p w14:paraId="03686E86" w14:textId="77777777" w:rsidR="00F26A6D" w:rsidDel="004F3EAD" w:rsidRDefault="00F26A6D" w:rsidP="00D928F3">
      <w:pPr>
        <w:pStyle w:val="Heading2"/>
        <w:rPr>
          <w:del w:id="52" w:author="Wooster, Eamonn" w:date="2025-08-14T09:24:00Z" w16du:dateUtc="2025-08-13T23:24:00Z"/>
        </w:rPr>
      </w:pPr>
      <w:r w:rsidRPr="00F26A6D">
        <w:t>Meta analysis</w:t>
      </w:r>
    </w:p>
    <w:p w14:paraId="5C043693" w14:textId="42DF60BC" w:rsidR="00B45D96" w:rsidRDefault="004E11C8">
      <w:pPr>
        <w:pStyle w:val="Heading2"/>
        <w:pPrChange w:id="53" w:author="Wooster, Eamonn" w:date="2025-08-14T09:24:00Z" w16du:dateUtc="2025-08-13T23:24:00Z">
          <w:pPr/>
        </w:pPrChange>
      </w:pPr>
      <w:moveFromRangeStart w:id="54" w:author="Wooster, Eamonn" w:date="2025-08-14T09:20:00Z" w:name="move206055668"/>
      <w:moveFrom w:id="55" w:author="Wooster, Eamonn" w:date="2025-08-14T09:20:00Z" w16du:dateUtc="2025-08-13T23:20:00Z">
        <w:r w:rsidDel="002B4531">
          <w:t xml:space="preserve">Additional </w:t>
        </w:r>
        <w:r w:rsidR="000A7E0E" w:rsidDel="002B4531">
          <w:t xml:space="preserve">inclusion </w:t>
        </w:r>
        <w:r w:rsidDel="002B4531">
          <w:t xml:space="preserve">criteria were imposed </w:t>
        </w:r>
        <w:r w:rsidR="000A7E0E" w:rsidDel="002B4531">
          <w:t xml:space="preserve">for inclusion in the </w:t>
        </w:r>
        <w:r w:rsidR="005B5C26" w:rsidDel="002B4531">
          <w:t>meta-analysis</w:t>
        </w:r>
        <w:r w:rsidR="000A7E0E" w:rsidDel="002B4531">
          <w:t xml:space="preserve">. </w:t>
        </w:r>
        <w:r w:rsidR="00857A73" w:rsidDel="002B4531">
          <w:t xml:space="preserve">Studies </w:t>
        </w:r>
        <w:r w:rsidR="0030427E" w:rsidDel="002B4531">
          <w:t>must have</w:t>
        </w:r>
        <w:r w:rsidR="00857A73" w:rsidDel="002B4531">
          <w:t xml:space="preserve"> provided adequate information to calculate sample size</w:t>
        </w:r>
        <w:r w:rsidR="008907ED" w:rsidDel="002B4531">
          <w:t>s</w:t>
        </w:r>
        <w:r w:rsidR="00857A73" w:rsidDel="002B4531">
          <w:t>, means and standard deviations</w:t>
        </w:r>
        <w:r w:rsidR="0042574E" w:rsidDel="002B4531">
          <w:t xml:space="preserve"> (SDs)</w:t>
        </w:r>
        <w:r w:rsidR="00857A73" w:rsidDel="002B4531">
          <w:t xml:space="preserve"> for each treatment group</w:t>
        </w:r>
        <w:r w:rsidR="00AE07C7" w:rsidDel="002B4531">
          <w:t xml:space="preserve">, and sample sizes for each treatment group </w:t>
        </w:r>
        <w:r w:rsidR="00AE07C7" w:rsidDel="002B4531">
          <w:rPr>
            <w:rFonts w:cs="Times New Roman"/>
          </w:rPr>
          <w:t xml:space="preserve">≥ </w:t>
        </w:r>
        <w:r w:rsidR="00AE07C7" w:rsidDel="002B4531">
          <w:t>5</w:t>
        </w:r>
        <w:r w:rsidR="00857A73" w:rsidDel="002B4531">
          <w:t>.</w:t>
        </w:r>
        <w:r w:rsidR="007B6A77" w:rsidDel="002B4531">
          <w:t xml:space="preserve"> </w:t>
        </w:r>
        <w:r w:rsidR="002F3761" w:rsidDel="002B4531">
          <w:t xml:space="preserve">To be included, studies must have used standardised methods across treatment groups, </w:t>
        </w:r>
        <w:r w:rsidR="00AE1C55" w:rsidDel="002B4531">
          <w:t>and</w:t>
        </w:r>
        <w:r w:rsidR="0030427E" w:rsidDel="002B4531">
          <w:t xml:space="preserve"> the</w:t>
        </w:r>
        <w:r w:rsidR="00AE1C55" w:rsidDel="002B4531">
          <w:t xml:space="preserve"> confounding effects of </w:t>
        </w:r>
        <w:r w:rsidR="00B13DA2" w:rsidDel="002B4531">
          <w:t xml:space="preserve">other </w:t>
        </w:r>
        <w:r w:rsidR="00AE1C55" w:rsidDel="002B4531">
          <w:t xml:space="preserve">environmental variables </w:t>
        </w:r>
        <w:r w:rsidR="00B13DA2" w:rsidDel="002B4531">
          <w:t>considered to be low</w:t>
        </w:r>
        <w:r w:rsidR="00144DB0" w:rsidDel="002B4531">
          <w:t>. To minimise</w:t>
        </w:r>
        <w:r w:rsidR="009211C7" w:rsidDel="002B4531">
          <w:t xml:space="preserve"> seasonal confounding </w:t>
        </w:r>
        <w:r w:rsidR="00144DB0" w:rsidDel="002B4531">
          <w:t>in before-after studies, only</w:t>
        </w:r>
        <w:r w:rsidR="009211C7" w:rsidDel="002B4531">
          <w:t xml:space="preserve"> studies </w:t>
        </w:r>
        <w:r w:rsidR="00144DB0" w:rsidDel="002B4531">
          <w:t>where</w:t>
        </w:r>
        <w:r w:rsidR="009211C7" w:rsidDel="002B4531">
          <w:t xml:space="preserve"> data was collected during </w:t>
        </w:r>
        <w:r w:rsidR="003957D5" w:rsidDel="002B4531">
          <w:t>the same or adjacent seasons</w:t>
        </w:r>
        <w:r w:rsidR="00590F0E" w:rsidDel="002B4531">
          <w:t xml:space="preserve"> were included</w:t>
        </w:r>
        <w:r w:rsidR="003957D5" w:rsidDel="002B4531">
          <w:t xml:space="preserve">. </w:t>
        </w:r>
      </w:moveFrom>
      <w:moveFromRangeEnd w:id="54"/>
    </w:p>
    <w:p w14:paraId="24681E7F" w14:textId="17EC0D12" w:rsidR="00E9257C" w:rsidRPr="00AA2F6F" w:rsidRDefault="003A587F" w:rsidP="00B13DA2">
      <w:pPr>
        <w:rPr>
          <w:highlight w:val="cyan"/>
        </w:rPr>
      </w:pPr>
      <w:commentRangeStart w:id="56"/>
      <w:r>
        <w:t>Before</w:t>
      </w:r>
      <w:commentRangeEnd w:id="56"/>
      <w:r w:rsidR="003C0BF5">
        <w:rPr>
          <w:rStyle w:val="CommentReference"/>
        </w:rPr>
        <w:commentReference w:id="56"/>
      </w:r>
      <w:r>
        <w:t xml:space="preserve">-after-control-impact studies were converted to control-impact </w:t>
      </w:r>
      <w:r w:rsidR="00362841">
        <w:t xml:space="preserve">by </w:t>
      </w:r>
      <w:r w:rsidR="00174AD3">
        <w:t>subtracting the before value from the after value</w:t>
      </w:r>
      <w:r w:rsidR="0000632C">
        <w:t xml:space="preserve"> for control and impact groups</w:t>
      </w:r>
      <w:r w:rsidR="00787795">
        <w:t xml:space="preserve"> </w:t>
      </w:r>
      <w:r w:rsidR="00787795">
        <w:fldChar w:fldCharType="begin"/>
      </w:r>
      <w:r w:rsidR="00122C6E">
        <w:instrText xml:space="preserve"> ADDIN EN.CITE &lt;EndNote&gt;&lt;Cite&gt;&lt;Author&gt;Morris&lt;/Author&gt;&lt;Year&gt;2008&lt;/Year&gt;&lt;RecNum&gt;141&lt;/RecNum&gt;&lt;DisplayText&gt;(Morris,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Methods&lt;/secondary-title&gt;&lt;/titles&gt;&lt;periodical&gt;&lt;full-title&gt;Organizational Research Methods&lt;/full-title&gt;&lt;/periodical&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787795">
        <w:fldChar w:fldCharType="separate"/>
      </w:r>
      <w:r w:rsidR="00122C6E">
        <w:rPr>
          <w:noProof/>
        </w:rPr>
        <w:t>(Morris, 2008)</w:t>
      </w:r>
      <w:r w:rsidR="00787795">
        <w:fldChar w:fldCharType="end"/>
      </w:r>
      <w:r w:rsidR="0000632C">
        <w:t>.</w:t>
      </w:r>
      <w:r w:rsidR="00AA2F6F">
        <w:t xml:space="preserve"> </w:t>
      </w:r>
      <w:commentRangeStart w:id="57"/>
      <w:r w:rsidR="00AC1909" w:rsidRPr="00AA2F6F">
        <w:t xml:space="preserve">Following </w:t>
      </w:r>
      <w:r w:rsidR="00641FF6" w:rsidRPr="00AA2F6F">
        <w:t>equation five in</w:t>
      </w:r>
      <w:commentRangeEnd w:id="57"/>
      <w:r w:rsidR="009113EC">
        <w:rPr>
          <w:rStyle w:val="CommentReference"/>
        </w:rPr>
        <w:commentReference w:id="57"/>
      </w:r>
      <w:r w:rsidR="00641FF6" w:rsidRPr="00AA2F6F">
        <w:t xml:space="preserve"> </w:t>
      </w:r>
      <w:r w:rsidR="00AC1909" w:rsidRPr="00AA2F6F">
        <w:fldChar w:fldCharType="begin"/>
      </w:r>
      <w:r w:rsidR="00AC1909" w:rsidRPr="00AA2F6F">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Methods&lt;/secondary-title&gt;&lt;/titles&gt;&lt;periodical&gt;&lt;full-title&gt;Organizational Research Methods&lt;/full-title&gt;&lt;/periodical&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AC1909" w:rsidRPr="00AA2F6F">
        <w:fldChar w:fldCharType="separate"/>
      </w:r>
      <w:r w:rsidR="00AC1909" w:rsidRPr="00AA2F6F">
        <w:rPr>
          <w:noProof/>
        </w:rPr>
        <w:t>Morris (2008)</w:t>
      </w:r>
      <w:r w:rsidR="00AC1909" w:rsidRPr="00AA2F6F">
        <w:fldChar w:fldCharType="end"/>
      </w:r>
      <w:r w:rsidR="00AC1909" w:rsidRPr="00AA2F6F">
        <w:t xml:space="preserve">, we </w:t>
      </w:r>
      <w:r w:rsidR="00FE21D9" w:rsidRPr="00AA2F6F">
        <w:t xml:space="preserve">used the before SDs for the control and treatment groups </w:t>
      </w:r>
      <w:r w:rsidR="00AA2F6F">
        <w:t>t</w:t>
      </w:r>
      <w:r w:rsidR="00FE21D9" w:rsidRPr="00AA2F6F">
        <w:t>o calculate effect sizes.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t>Hedge’s G</w:t>
      </w:r>
      <w:r w:rsidR="00D1454F">
        <w:t>,</w:t>
      </w:r>
      <w:r w:rsidR="00B953EF">
        <w:t xml:space="preserve"> using </w:t>
      </w:r>
      <w:r w:rsidR="00F95020">
        <w:t xml:space="preserve">the </w:t>
      </w:r>
      <w:r w:rsidR="00B953EF">
        <w:t>unbiased estimates of sampling variance</w:t>
      </w:r>
      <w:r w:rsidR="00F95020">
        <w:t>s</w:t>
      </w:r>
      <w:r w:rsidR="00765AA3">
        <w:t>,</w:t>
      </w:r>
      <w:r w:rsidR="00E67FFD">
        <w:t xml:space="preserve"> </w:t>
      </w:r>
      <w:r w:rsidR="000D6FBE">
        <w:t>was calculated for each study</w:t>
      </w:r>
      <w:r>
        <w:t xml:space="preserve"> using the</w:t>
      </w:r>
      <w:r w:rsidR="00FC458B">
        <w:t xml:space="preserve"> </w:t>
      </w:r>
      <w:proofErr w:type="spellStart"/>
      <w:r w:rsidR="00FC458B">
        <w:t>escalc</w:t>
      </w:r>
      <w:proofErr w:type="spellEnd"/>
      <w:r w:rsidR="00FC458B">
        <w:t xml:space="preserve"> function in the</w:t>
      </w:r>
      <w:r>
        <w:t xml:space="preserve"> </w:t>
      </w:r>
      <w:proofErr w:type="spellStart"/>
      <w:r>
        <w:t>metafor</w:t>
      </w:r>
      <w:proofErr w:type="spellEnd"/>
      <w:r>
        <w:t xml:space="preserve"> package</w:t>
      </w:r>
      <w:r w:rsidR="00EE7B42">
        <w:t xml:space="preserve"> </w:t>
      </w:r>
      <w:r w:rsidR="005F4BD2">
        <w:fldChar w:fldCharType="begin"/>
      </w:r>
      <w:r w:rsidR="00D1454F">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DB1640">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3D5648">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Reviews&lt;/secondary-title&gt;&lt;/titles&gt;&lt;periodical&gt;&lt;full-title&gt;Biological Reviews&lt;/full-title&gt;&lt;/periodical&gt;&lt;pages&gt;591-605&lt;/pages&gt;&lt;volume&gt;82&lt;/volume&gt;&lt;number&gt;4&lt;/number&gt;&lt;keywords&gt;&lt;keyword&gt;Bonferroni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w:t>
      </w:r>
      <w:r w:rsidR="005646DA">
        <w:lastRenderedPageBreak/>
        <w:t xml:space="preserve">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p>
    <w:p w14:paraId="120EBE67" w14:textId="44C66176" w:rsidR="005E507B" w:rsidRDefault="002073B8" w:rsidP="00B13DA2">
      <w:commentRangeStart w:id="58"/>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mixed effects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E31145">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ins w:id="59" w:author="Wooster, Eamonn" w:date="2025-08-14T08:59:00Z" w16du:dateUtc="2025-08-13T22:59:00Z">
        <w:r w:rsidR="002E5922">
          <w:t xml:space="preserve">These models weigh each effect size by the inverse of the sampling variance, allowing the models to account for data quality. This results in larger sample sizes having higher weight in the </w:t>
        </w:r>
        <w:proofErr w:type="spellStart"/>
        <w:r w:rsidR="002E5922">
          <w:t>models.</w:t>
        </w:r>
      </w:ins>
      <w:r w:rsidR="00E82962">
        <w:t>To</w:t>
      </w:r>
      <w:proofErr w:type="spellEnd"/>
      <w:r w:rsidR="00E82962">
        <w:t xml:space="preserve"> account </w:t>
      </w:r>
      <w:r w:rsidR="008D0042">
        <w:t>for non-independence within our 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species phylogeny</w:t>
      </w:r>
      <w:r w:rsidR="00013DB7">
        <w:t>,</w:t>
      </w:r>
      <w:r w:rsidR="000C73B6">
        <w:t xml:space="preserve"> and </w:t>
      </w:r>
      <w:del w:id="60" w:author="Wooster, Eamonn" w:date="2025-08-14T08:55:00Z" w16du:dateUtc="2025-08-13T22:55:00Z">
        <w:r w:rsidR="00F7528B" w:rsidDel="002E5922">
          <w:delText xml:space="preserve">taxa </w:delText>
        </w:r>
      </w:del>
      <w:ins w:id="61" w:author="Wooster, Eamonn" w:date="2025-08-14T08:55:00Z" w16du:dateUtc="2025-08-13T22:55:00Z">
        <w:r w:rsidR="002E5922">
          <w:t xml:space="preserve">species identity </w:t>
        </w:r>
      </w:ins>
      <w:r w:rsidR="00F7528B">
        <w:t>(non-phylogenetic species identification)</w:t>
      </w:r>
      <w:r w:rsidR="000C73B6">
        <w:t xml:space="preserve"> as random effects</w:t>
      </w:r>
      <w:r w:rsidR="00C86A5E">
        <w:t xml:space="preserve"> </w:t>
      </w:r>
      <w:r w:rsidR="00DA7C99">
        <w:fldChar w:fldCharType="begin"/>
      </w:r>
      <w:r w:rsidR="00DA7C9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Ecology&lt;/secondary-title&gt;&lt;/titles&gt;&lt;periodical&gt;&lt;full-title&gt;Evolutionary Ecology&lt;/full-title&gt;&lt;/periodical&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 rotl package </w:t>
      </w:r>
      <w:r w:rsidR="003D5648">
        <w:fldChar w:fldCharType="begin"/>
      </w:r>
      <w:r w:rsidR="003D5648">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Evolution&lt;/secondary-title&gt;&lt;/titles&gt;&lt;periodical&gt;&lt;full-title&gt;Methods in Ecology and Evolution&lt;/full-title&gt;&lt;/periodical&gt;&lt;pages&gt;1476-1481&lt;/pages&gt;&lt;volume&gt;7&lt;/volume&gt;&lt;number&gt;12&lt;/number&gt;&lt;keywords&gt;&lt;keyword&gt;comparative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ins w:id="62" w:author="Wooster, Eamonn" w:date="2025-08-14T08:56:00Z" w16du:dateUtc="2025-08-13T22:56:00Z">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ins>
      <w:ins w:id="63" w:author="Wooster, Eamonn" w:date="2025-08-14T08:58:00Z" w16du:dateUtc="2025-08-13T22:58:00Z">
        <w:r w:rsidR="002E5922">
          <w:t xml:space="preserve"> </w:t>
        </w:r>
      </w:ins>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DA7C9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Ecology&lt;/secondary-title&gt;&lt;/titles&gt;&lt;periodical&gt;&lt;full-title&gt;Evolutionary Ecology&lt;/full-title&gt;&lt;/periodical&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studies. </w:t>
      </w:r>
      <w:r w:rsidR="00DE6330">
        <w:t xml:space="preserve"> </w:t>
      </w:r>
      <w:commentRangeEnd w:id="58"/>
      <w:r w:rsidR="00DE6330">
        <w:rPr>
          <w:rStyle w:val="CommentReference"/>
        </w:rPr>
        <w:commentReference w:id="58"/>
      </w:r>
    </w:p>
    <w:p w14:paraId="3B3BD5DA" w14:textId="4724A115" w:rsidR="005B5C26" w:rsidRPr="00B45D96" w:rsidRDefault="002A32B2" w:rsidP="00B45D96">
      <w:ins w:id="64" w:author="Wooster, Eamonn" w:date="2025-08-14T09:35:00Z" w16du:dateUtc="2025-08-13T23:35:00Z">
        <w:r>
          <w:t>F</w:t>
        </w:r>
      </w:ins>
      <w:ins w:id="65" w:author="Wooster, Eamonn" w:date="2025-08-14T09:31:00Z" w16du:dateUtc="2025-08-13T23:31:00Z">
        <w:r w:rsidR="00EC19F6">
          <w:t>irst</w:t>
        </w:r>
      </w:ins>
      <w:ins w:id="66" w:author="Wooster, Eamonn" w:date="2025-08-14T09:35:00Z" w16du:dateUtc="2025-08-13T23:35:00Z">
        <w:r>
          <w:t>, we</w:t>
        </w:r>
      </w:ins>
      <w:ins w:id="67" w:author="Wooster, Eamonn" w:date="2025-08-14T09:31:00Z" w16du:dateUtc="2025-08-13T23:31:00Z">
        <w:r w:rsidR="00EC19F6">
          <w:t xml:space="preserve"> model</w:t>
        </w:r>
      </w:ins>
      <w:ins w:id="68" w:author="Wooster, Eamonn" w:date="2025-08-14T09:35:00Z" w16du:dateUtc="2025-08-13T23:35:00Z">
        <w:r>
          <w:t>led</w:t>
        </w:r>
      </w:ins>
      <w:ins w:id="69" w:author="Wooster, Eamonn" w:date="2025-08-14T09:31:00Z" w16du:dateUtc="2025-08-13T23:31:00Z">
        <w:r w:rsidR="00EC19F6">
          <w:t xml:space="preserve"> the </w:t>
        </w:r>
        <w:r w:rsidR="003C0BF5">
          <w:t>overall effect of fire on animal movement</w:t>
        </w:r>
      </w:ins>
      <w:ins w:id="70" w:author="Wooster, Eamonn" w:date="2025-08-14T09:35:00Z" w16du:dateUtc="2025-08-13T23:35:00Z">
        <w:r w:rsidR="00CC42FF">
          <w:t xml:space="preserve">. </w:t>
        </w:r>
      </w:ins>
      <w:ins w:id="71" w:author="Wooster, Eamonn" w:date="2025-08-14T09:31:00Z" w16du:dateUtc="2025-08-13T23:31:00Z">
        <w:r w:rsidR="00EC19F6">
          <w:rPr>
            <w:iCs/>
            <w:color w:val="000000"/>
          </w:rPr>
          <w:t xml:space="preserve">We then </w:t>
        </w:r>
      </w:ins>
      <w:ins w:id="72" w:author="Wooster, Eamonn" w:date="2025-08-14T09:32:00Z" w16du:dateUtc="2025-08-13T23:32:00Z">
        <w:r w:rsidR="00EC19F6">
          <w:rPr>
            <w:iCs/>
            <w:color w:val="000000"/>
          </w:rPr>
          <w:t xml:space="preserve">asked in subsequent models how movement response category, </w:t>
        </w:r>
        <w:r w:rsidR="00EC19F6">
          <w:t xml:space="preserve">fire type, fire size, maximum burn age, biome, body mass, taxonomic class, species,  and </w:t>
        </w:r>
        <w:commentRangeStart w:id="73"/>
        <w:r w:rsidR="00EC19F6">
          <w:t>body mass by class influenced movement responses to fire</w:t>
        </w:r>
        <w:commentRangeEnd w:id="73"/>
        <w:r w:rsidR="00EC19F6">
          <w:rPr>
            <w:rStyle w:val="CommentReference"/>
          </w:rPr>
          <w:commentReference w:id="73"/>
        </w:r>
      </w:ins>
      <w:ins w:id="74" w:author="Wooster, Eamonn" w:date="2025-08-14T09:34:00Z" w16du:dateUtc="2025-08-13T23:34:00Z">
        <w:r w:rsidR="00EC19F6">
          <w:t xml:space="preserve">. </w:t>
        </w:r>
      </w:ins>
      <w:del w:id="75" w:author="Wooster, Eamonn" w:date="2025-08-14T09:34:00Z" w16du:dateUtc="2025-08-13T23:34:00Z">
        <w:r w:rsidR="00FA1B1F" w:rsidDel="00EC19F6">
          <w:delText>To calculate the mean effect sizes of species with at least two effect sizes, w</w:delText>
        </w:r>
        <w:r w:rsidR="00B5038F" w:rsidDel="00EC19F6">
          <w:delText xml:space="preserve">e </w:delText>
        </w:r>
        <w:r w:rsidR="00FA1B1F" w:rsidDel="00EC19F6">
          <w:delText xml:space="preserve">used </w:delText>
        </w:r>
        <w:r w:rsidR="00AE33B5" w:rsidDel="00EC19F6">
          <w:delText>a phylogenetic mixed effects model</w:delText>
        </w:r>
        <w:r w:rsidR="00694120" w:rsidDel="00EC19F6">
          <w:delText xml:space="preserve"> with species as a fixed effect.</w:delText>
        </w:r>
        <w:r w:rsidR="00FD0773" w:rsidDel="00EC19F6">
          <w:delText xml:space="preserve"> </w:delText>
        </w:r>
        <w:r w:rsidR="00D748AF" w:rsidDel="00EC19F6">
          <w:delText xml:space="preserve">We modelled how </w:delText>
        </w:r>
        <w:r w:rsidR="00694FC2" w:rsidDel="00EC19F6">
          <w:delText>movement response category,</w:delText>
        </w:r>
      </w:del>
      <w:del w:id="76" w:author="Wooster, Eamonn" w:date="2025-08-14T09:32:00Z" w16du:dateUtc="2025-08-13T23:32:00Z">
        <w:r w:rsidR="00694FC2" w:rsidDel="00EC19F6">
          <w:delText xml:space="preserve"> </w:delText>
        </w:r>
        <w:r w:rsidR="00D748AF" w:rsidDel="00EC19F6">
          <w:delText>fire type,</w:delText>
        </w:r>
        <w:r w:rsidR="00F43650" w:rsidDel="00EC19F6">
          <w:delText xml:space="preserve"> fire size,</w:delText>
        </w:r>
        <w:r w:rsidR="00D748AF" w:rsidDel="00EC19F6">
          <w:delText xml:space="preserve"> </w:delText>
        </w:r>
        <w:r w:rsidR="00F43650" w:rsidDel="00EC19F6">
          <w:delText xml:space="preserve">maximum burn age, </w:delText>
        </w:r>
        <w:r w:rsidR="00D748AF" w:rsidDel="00EC19F6">
          <w:delText xml:space="preserve">biome, </w:delText>
        </w:r>
        <w:r w:rsidR="00324D49" w:rsidDel="00EC19F6">
          <w:delText xml:space="preserve">body mass, </w:delText>
        </w:r>
        <w:r w:rsidR="00842F85" w:rsidDel="00EC19F6">
          <w:delText>taxonomic class</w:delText>
        </w:r>
        <w:r w:rsidR="00F43650" w:rsidDel="00EC19F6">
          <w:delText xml:space="preserve"> and </w:delText>
        </w:r>
        <w:r w:rsidR="00B07516" w:rsidDel="00EC19F6">
          <w:delText>body mass by class influence</w:delText>
        </w:r>
        <w:r w:rsidR="00872520" w:rsidDel="00EC19F6">
          <w:delText>d movement responses to fire</w:delText>
        </w:r>
      </w:del>
      <w:del w:id="77" w:author="Wooster, Eamonn" w:date="2025-08-14T09:34:00Z" w16du:dateUtc="2025-08-13T23:34:00Z">
        <w:r w:rsidR="00172049" w:rsidDel="00EC19F6">
          <w:delText>.</w:delText>
        </w:r>
        <w:r w:rsidR="00380F58" w:rsidDel="00EC19F6">
          <w:delText xml:space="preserve"> </w:delText>
        </w:r>
      </w:del>
      <w:r w:rsidR="00380F58">
        <w:t xml:space="preserve">Models were plotted using the </w:t>
      </w:r>
      <w:proofErr w:type="spellStart"/>
      <w:r w:rsidR="004C6766">
        <w:t>orchaRd</w:t>
      </w:r>
      <w:proofErr w:type="spellEnd"/>
      <w:r w:rsidR="004C6766">
        <w:t xml:space="preserve"> package </w:t>
      </w:r>
      <w:r w:rsidR="00901B30">
        <w:fldChar w:fldCharType="begin"/>
      </w:r>
      <w:r w:rsidR="00901B30">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Evolution&lt;/secondary-title&gt;&lt;/titles&gt;&lt;periodical&gt;&lt;full-title&gt;Methods in Ecology and Evolution&lt;/full-title&gt;&lt;/periodical&gt;&lt;pages&gt;2003-2010&lt;/pages&gt;&lt;volume&gt;14&lt;/volume&gt;&lt;number&gt;8&lt;/number&gt;&lt;keywords&gt;&lt;keyword&gt;caterpillar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del w:id="78" w:author="Wooster, Eamonn" w:date="2025-08-14T09:34:00Z" w16du:dateUtc="2025-08-13T23:34:00Z">
        <w:r w:rsidR="00872520" w:rsidDel="00EC19F6">
          <w:delText>P</w:delText>
        </w:r>
        <w:r w:rsidR="00013DB7" w:rsidDel="00EC19F6">
          <w:delText>redictor variables likely to influence movement responses to fire were extracted from databases and the literature</w:delText>
        </w:r>
      </w:del>
      <w:ins w:id="79" w:author="Wooster, Eamonn" w:date="2025-08-14T09:34:00Z" w16du:dateUtc="2025-08-13T23:34:00Z">
        <w:r w:rsidR="00EC19F6">
          <w:t xml:space="preserve"> </w:t>
        </w:r>
      </w:ins>
      <w:del w:id="80" w:author="Wooster, Eamonn" w:date="2025-08-14T09:34:00Z" w16du:dateUtc="2025-08-13T23:34:00Z">
        <w:r w:rsidR="00013DB7" w:rsidDel="00EC19F6">
          <w:delText xml:space="preserve">. </w:delText>
        </w:r>
      </w:del>
      <w:r w:rsidR="00013DB7">
        <w:t xml:space="preserve">Body mass data was extracted from </w:t>
      </w:r>
      <w:proofErr w:type="spellStart"/>
      <w:r w:rsidR="00013DB7">
        <w:t>AvoNet</w:t>
      </w:r>
      <w:proofErr w:type="spellEnd"/>
      <w:r w:rsidR="00BA2A75">
        <w:t xml:space="preserve"> </w:t>
      </w:r>
      <w:r w:rsidR="001E5286">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eS10aXRsZT48L3RpdGxlcz48cGVyaW9kaWNhbD48ZnVsbC10aXRsZT5FY29sb2d5IExldHRlcnM8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</w:fldData>
        </w:fldChar>
      </w:r>
      <w:r w:rsidR="001E5286">
        <w:instrText xml:space="preserve"> ADDIN EN.CITE </w:instrText>
      </w:r>
      <w:r w:rsidR="001E5286">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eS10aXRsZT48L3RpdGxlcz48cGVyaW9kaWNhbD48ZnVsbC10aXRsZT5FY29sb2d5IExldHRlcnM8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</w:fldData>
        </w:fldChar>
      </w:r>
      <w:r w:rsidR="001E5286">
        <w:instrText xml:space="preserve"> ADDIN EN.CITE.DATA </w:instrText>
      </w:r>
      <w:r w:rsidR="001E5286">
        <w:fldChar w:fldCharType="end"/>
      </w:r>
      <w:r w:rsidR="001E5286">
        <w:fldChar w:fldCharType="separate"/>
      </w:r>
      <w:r w:rsidR="001E5286">
        <w:rPr>
          <w:noProof/>
        </w:rPr>
        <w:t>(Tobias et al., 2022)</w:t>
      </w:r>
      <w:r w:rsidR="001E5286">
        <w:fldChar w:fldCharType="end"/>
      </w:r>
      <w:r w:rsidR="00013DB7">
        <w:t xml:space="preserve">, </w:t>
      </w:r>
      <w:proofErr w:type="spellStart"/>
      <w:r w:rsidR="00013DB7">
        <w:t>ReptTraits</w:t>
      </w:r>
      <w:proofErr w:type="spellEnd"/>
      <w:r w:rsidR="00013DB7">
        <w:t xml:space="preserve"> </w:t>
      </w:r>
      <w:r w:rsidR="00226CD5">
        <w:fldChar w:fldCharType="begin"/>
      </w:r>
      <w:r w:rsidR="00226CD5">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226CD5">
        <w:fldChar w:fldCharType="separate"/>
      </w:r>
      <w:r w:rsidR="00226CD5">
        <w:rPr>
          <w:noProof/>
        </w:rPr>
        <w:t>(Oskyrko, 2024)</w:t>
      </w:r>
      <w:r w:rsidR="00226CD5">
        <w:fldChar w:fldCharType="end"/>
      </w:r>
      <w:r w:rsidR="00226CD5">
        <w:t xml:space="preserve"> </w:t>
      </w:r>
      <w:r w:rsidR="00013DB7">
        <w:t xml:space="preserve">and </w:t>
      </w:r>
      <w:proofErr w:type="spellStart"/>
      <w:r w:rsidR="00013DB7">
        <w:t>Phylacine</w:t>
      </w:r>
      <w:proofErr w:type="spellEnd"/>
      <w:r w:rsidR="009D1EC0">
        <w:t xml:space="preserve"> </w:t>
      </w:r>
      <w:r w:rsidR="0094049F">
        <w:fldChar w:fldCharType="begin"/>
      </w:r>
      <w:r w:rsidR="0094049F">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94049F">
        <w:fldChar w:fldCharType="separate"/>
      </w:r>
      <w:r w:rsidR="0094049F">
        <w:rPr>
          <w:noProof/>
        </w:rPr>
        <w:t>(Faurby et al., 2018)</w:t>
      </w:r>
      <w:r w:rsidR="0094049F">
        <w:fldChar w:fldCharType="end"/>
      </w:r>
      <w:r w:rsidR="00D3687E">
        <w:t xml:space="preserve">, and supplemented with </w:t>
      </w:r>
      <w:r w:rsidR="003041D8">
        <w:t>values from the literature when body mass values were not available in the databases</w:t>
      </w:r>
      <w:r w:rsidR="006700C7">
        <w:t xml:space="preserve">. </w:t>
      </w:r>
      <w:r w:rsidR="00013DB7">
        <w:t>Terrestrial biomes</w:t>
      </w:r>
      <w:r w:rsidR="00E63825">
        <w:t xml:space="preserve"> </w:t>
      </w:r>
      <w:r w:rsidR="009106EA">
        <w:fldChar w:fldCharType="begin"/>
      </w:r>
      <w:r w:rsidR="009106EA">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009106EA">
        <w:fldChar w:fldCharType="separate"/>
      </w:r>
      <w:r w:rsidR="009106EA">
        <w:rPr>
          <w:noProof/>
        </w:rPr>
        <w:t>(Olson et al., 2001)</w:t>
      </w:r>
      <w:r w:rsidR="009106EA">
        <w:fldChar w:fldCharType="end"/>
      </w:r>
      <w:r w:rsidR="00013DB7">
        <w:t xml:space="preserve"> were extracted using the </w:t>
      </w:r>
      <w:proofErr w:type="spellStart"/>
      <w:r w:rsidR="00013DB7">
        <w:t>geodat</w:t>
      </w:r>
      <w:proofErr w:type="spellEnd"/>
      <w:r w:rsidR="00013DB7">
        <w:t xml:space="preserve"> package</w:t>
      </w:r>
      <w:r w:rsidR="009E38A9">
        <w:t xml:space="preserve"> </w:t>
      </w:r>
      <w:r w:rsidR="00F43650">
        <w:fldChar w:fldCharType="begin"/>
      </w:r>
      <w:r w:rsidR="00F43650">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F43650">
        <w:fldChar w:fldCharType="separate"/>
      </w:r>
      <w:r w:rsidR="00F43650">
        <w:rPr>
          <w:noProof/>
        </w:rPr>
        <w:t>(Hijmans et al., 2025)</w:t>
      </w:r>
      <w:r w:rsidR="00F43650">
        <w:fldChar w:fldCharType="end"/>
      </w:r>
      <w:r w:rsidR="00F43650">
        <w:t xml:space="preserve">. </w:t>
      </w:r>
      <w:r w:rsidR="00013DB7">
        <w:t>Where exact locations were not provided by authors, coordinates of the approximate study location were estimated using Google Earth and used to extract biome</w:t>
      </w:r>
      <w:r w:rsidR="00E41EAD">
        <w:t>s</w:t>
      </w:r>
      <w:r w:rsidR="00013DB7">
        <w:t xml:space="preserve">. </w:t>
      </w:r>
    </w:p>
    <w:p w14:paraId="5864C413" w14:textId="612DC7E5" w:rsidR="00F26A6D" w:rsidRDefault="00F26A6D" w:rsidP="00D928F3">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3E288DC1" w14:textId="27BD1307" w:rsidR="0031615A" w:rsidRPr="00B33048" w:rsidRDefault="00526E00" w:rsidP="0031615A">
      <w:pPr>
        <w:rPr>
          <w:rPrChange w:id="81" w:author="Wooster, Eamonn" w:date="2025-08-14T09:37:00Z" w16du:dateUtc="2025-08-13T23:37:00Z">
            <w:rPr>
              <w:noProof/>
              <w:lang w:val="en-US"/>
            </w:rPr>
          </w:rPrChange>
        </w:rPr>
      </w:pPr>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PjxwZXJpb2RpY2FsPjxmdWxsLXRpdGxlPkV2b2x1dGlvbmFyeSBFY29sb2d5PC9mdWxsLXRpdGxl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</w:fldData>
        </w:fldChar>
      </w:r>
      <w:r w:rsidR="00731F4A">
        <w:instrText xml:space="preserve"> ADDIN EN.CITE </w:instrText>
      </w:r>
      <w:r w:rsidR="00731F4A">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PjxwZXJpb2RpY2FsPjxmdWxsLXRpdGxlPkV2b2x1dGlvbmFyeSBFY29sb2d5PC9mdWxsLXRpdGxl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</w:fldData>
        </w:fldChar>
      </w:r>
      <w:r w:rsidR="00731F4A">
        <w:instrText xml:space="preserve"> ADDIN EN.CITE.DATA </w:instrText>
      </w:r>
      <w:r w:rsidR="00731F4A">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ins w:id="82" w:author="Wooster, Eamonn" w:date="2025-08-14T09:35:00Z" w16du:dateUtc="2025-08-13T23:35:00Z">
        <w:r w:rsidR="00B33048" w:rsidRPr="00A33032">
          <w:t xml:space="preserve">For overall </w:t>
        </w:r>
        <w:r w:rsidR="00B33048">
          <w:t>effect of fire on animal movement</w:t>
        </w:r>
        <w:r w:rsidR="00B33048" w:rsidRPr="00A33032">
          <w:t>,</w:t>
        </w:r>
        <w:r w:rsidR="00B33048" w:rsidRPr="00A33032">
          <w:rPr>
            <w:iCs/>
            <w:color w:val="000000"/>
          </w:rPr>
          <w:t xml:space="preserve"> total heterogeneity was</w:t>
        </w:r>
        <w:r w:rsidR="00B33048">
          <w:rPr>
            <w:iCs/>
            <w:color w:val="000000"/>
          </w:rPr>
          <w:t xml:space="preserve"> XX (</w:t>
        </w:r>
      </w:ins>
      <w:ins w:id="83" w:author="Wooster, Eamonn" w:date="2025-08-14T09:36:00Z" w16du:dateUtc="2025-08-13T23:36:00Z">
        <w:r w:rsidR="00B33048">
          <w:rPr>
            <w:iCs/>
            <w:color w:val="000000"/>
          </w:rPr>
          <w:t>I</w:t>
        </w:r>
        <w:r w:rsidR="00B33048" w:rsidRPr="00B33048">
          <w:rPr>
            <w:iCs/>
            <w:color w:val="000000"/>
            <w:vertAlign w:val="superscript"/>
            <w:rPrChange w:id="84" w:author="Wooster, Eamonn" w:date="2025-08-14T09:36:00Z" w16du:dateUtc="2025-08-13T23:36:00Z">
              <w:rPr>
                <w:iCs/>
                <w:color w:val="000000"/>
              </w:rPr>
            </w:rPrChange>
          </w:rPr>
          <w:t>2</w:t>
        </w:r>
        <w:r w:rsidR="00B33048">
          <w:rPr>
            <w:iCs/>
            <w:color w:val="000000"/>
            <w:vertAlign w:val="subscript"/>
          </w:rPr>
          <w:t>[total]</w:t>
        </w:r>
        <w:r w:rsidR="00B33048">
          <w:rPr>
            <w:iCs/>
            <w:color w:val="000000"/>
          </w:rPr>
          <w:t>=XX), with X amounts of variation remaining unexplained I</w:t>
        </w:r>
        <w:r w:rsidR="00B33048" w:rsidRPr="00CE6133">
          <w:rPr>
            <w:iCs/>
            <w:color w:val="000000"/>
            <w:vertAlign w:val="superscript"/>
          </w:rPr>
          <w:t>2</w:t>
        </w:r>
        <w:r w:rsidR="00B33048">
          <w:rPr>
            <w:iCs/>
            <w:color w:val="000000"/>
            <w:vertAlign w:val="subscript"/>
          </w:rPr>
          <w:t>[residuals]</w:t>
        </w:r>
        <w:r w:rsidR="00B33048">
          <w:rPr>
            <w:iCs/>
            <w:color w:val="000000"/>
          </w:rPr>
          <w:t>=XX). Repeat above for each of the r</w:t>
        </w:r>
      </w:ins>
      <w:ins w:id="85" w:author="Wooster, Eamonn" w:date="2025-08-14T09:37:00Z" w16du:dateUtc="2025-08-13T23:37:00Z">
        <w:r w:rsidR="00B33048">
          <w:rPr>
            <w:iCs/>
            <w:color w:val="000000"/>
          </w:rPr>
          <w:t xml:space="preserve">andom effects that the I2 function returns. </w:t>
        </w:r>
      </w:ins>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B508EC">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Evolution&lt;/secondary-title&gt;&lt;/titles&gt;&lt;periodical&gt;&lt;full-title&gt;Methods in Ecology and Evolution&lt;/full-title&gt;&lt;/periodical&gt;&lt;pages&gt;4-21&lt;/pages&gt;&lt;volume&gt;13&lt;/volume&gt;&lt;number&gt;1&lt;/number&gt;&lt;keywords&gt;&lt;keyword&gt;decline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w:t>
      </w:r>
      <w:r w:rsidR="00E05D42">
        <w:rPr>
          <w:noProof/>
          <w:lang w:val="en-US"/>
        </w:rPr>
        <w:lastRenderedPageBreak/>
        <w:t xml:space="preserve">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390563">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Methods&lt;/secondary-title&gt;&lt;/titles&gt;&lt;periodical&gt;&lt;full-title&gt;Research Synthesis Methods&lt;/full-title&gt;&lt;/periodical&gt;&lt;pages&gt;112-125&lt;/pages&gt;&lt;volume&gt;1&lt;/volume&gt;&lt;number&gt;2&lt;/number&gt;&lt;keywords&gt;&lt;keyword&gt;meta-analysis&lt;/keyword&gt;&lt;keyword&gt;outliers&lt;/keyword&gt;&lt;keyword&gt;influence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p>
    <w:p w14:paraId="038B0EB7" w14:textId="00B25429" w:rsidR="00F97364" w:rsidRPr="00F97364" w:rsidRDefault="00F97364" w:rsidP="00FC4D6E">
      <w:pPr>
        <w:pStyle w:val="Heading1"/>
      </w:pPr>
      <w:r>
        <w:t>Results</w:t>
      </w:r>
    </w:p>
    <w:p w14:paraId="4CE40FA4" w14:textId="77777777" w:rsidR="00F26A6D" w:rsidRDefault="00F26A6D" w:rsidP="00D928F3">
      <w:pPr>
        <w:pStyle w:val="Heading2"/>
      </w:pPr>
      <w:r w:rsidRPr="00F26A6D">
        <w:t>Systematic review</w:t>
      </w:r>
    </w:p>
    <w:p w14:paraId="7F21CB82" w14:textId="257FC769" w:rsidR="00E72D9E" w:rsidRDefault="00C2768E" w:rsidP="005F2B8A">
      <w:pPr>
        <w:rPr>
          <w:lang w:val="en-US"/>
        </w:rPr>
      </w:pPr>
      <w:r>
        <w:t xml:space="preserve">Our systematic review returned </w:t>
      </w:r>
      <w:r w:rsidR="005F2B8A" w:rsidRPr="005F2B8A">
        <w:rPr>
          <w:lang w:val="en-US"/>
        </w:rPr>
        <w:t>52</w:t>
      </w:r>
      <w:r w:rsidR="00F37D6F">
        <w:rPr>
          <w:lang w:val="en-US"/>
        </w:rPr>
        <w:t>3</w:t>
      </w:r>
      <w:r w:rsidR="005F2B8A" w:rsidRPr="005F2B8A">
        <w:rPr>
          <w:lang w:val="en-US"/>
        </w:rPr>
        <w:t>1 records after duplicate removal</w:t>
      </w:r>
      <w:r w:rsidR="001919F5">
        <w:rPr>
          <w:lang w:val="en-US"/>
        </w:rPr>
        <w:t>. Following screening</w:t>
      </w:r>
      <w:r w:rsidR="003B6CFA">
        <w:rPr>
          <w:lang w:val="en-US"/>
        </w:rPr>
        <w:t xml:space="preserve">, 84 studies met the </w:t>
      </w:r>
      <w:r w:rsidR="00022D11">
        <w:rPr>
          <w:lang w:val="en-US"/>
        </w:rPr>
        <w:t>review eligibility</w:t>
      </w:r>
      <w:r w:rsidR="003B6CFA">
        <w:rPr>
          <w:lang w:val="en-US"/>
        </w:rPr>
        <w:t xml:space="preserve"> criteria.</w:t>
      </w:r>
      <w:r w:rsidR="00B45AD3">
        <w:rPr>
          <w:lang w:val="en-US"/>
        </w:rPr>
        <w:t xml:space="preserve"> The</w:t>
      </w:r>
      <w:r w:rsidR="009A0735">
        <w:rPr>
          <w:lang w:val="en-US"/>
        </w:rPr>
        <w:t>se</w:t>
      </w:r>
      <w:r w:rsidR="00B45AD3">
        <w:rPr>
          <w:lang w:val="en-US"/>
        </w:rPr>
        <w:t xml:space="preserve"> studies were conducted in 12 countries</w:t>
      </w:r>
      <w:r w:rsidR="00DF73D3">
        <w:rPr>
          <w:lang w:val="en-US"/>
        </w:rPr>
        <w:t xml:space="preserve">, across </w:t>
      </w:r>
      <w:r w:rsidR="00F82765">
        <w:rPr>
          <w:lang w:val="en-US"/>
        </w:rPr>
        <w:t>six</w:t>
      </w:r>
      <w:r w:rsidR="00DF73D3">
        <w:rPr>
          <w:lang w:val="en-US"/>
        </w:rPr>
        <w:t xml:space="preserve"> continents</w:t>
      </w:r>
      <w:r w:rsidR="00285A77">
        <w:rPr>
          <w:lang w:val="en-US"/>
        </w:rPr>
        <w:t xml:space="preserve"> </w:t>
      </w:r>
      <w:r w:rsidR="00285A77" w:rsidRPr="00777766">
        <w:rPr>
          <w:highlight w:val="yellow"/>
          <w:lang w:val="en-US"/>
        </w:rPr>
        <w:t>(FIGURE)</w:t>
      </w:r>
      <w:r w:rsidR="004D3772" w:rsidRPr="00777766">
        <w:rPr>
          <w:highlight w:val="yellow"/>
          <w:lang w:val="en-US"/>
        </w:rPr>
        <w:t>.</w:t>
      </w:r>
      <w:r w:rsidR="004D3772">
        <w:rPr>
          <w:lang w:val="en-US"/>
        </w:rPr>
        <w:t xml:space="preserve"> M</w:t>
      </w:r>
      <w:r w:rsidR="00B23B64">
        <w:rPr>
          <w:lang w:val="en-US"/>
        </w:rPr>
        <w:t xml:space="preserve">ost studies </w:t>
      </w:r>
      <w:r w:rsidR="00285A77">
        <w:rPr>
          <w:lang w:val="en-US"/>
        </w:rPr>
        <w:t xml:space="preserve">occurred </w:t>
      </w:r>
      <w:r w:rsidR="00B23B64">
        <w:rPr>
          <w:lang w:val="en-US"/>
        </w:rPr>
        <w:t xml:space="preserve">in North </w:t>
      </w:r>
      <w:r w:rsidR="00FB228C">
        <w:rPr>
          <w:lang w:val="en-US"/>
        </w:rPr>
        <w:t>America</w:t>
      </w:r>
      <w:r w:rsidR="00B23B64">
        <w:rPr>
          <w:lang w:val="en-US"/>
        </w:rPr>
        <w:t xml:space="preserve"> </w:t>
      </w:r>
      <w:r w:rsidR="00BD1264">
        <w:rPr>
          <w:lang w:val="en-US"/>
        </w:rPr>
        <w:t>(</w:t>
      </w:r>
      <w:r w:rsidR="00794486">
        <w:rPr>
          <w:lang w:val="en-US"/>
        </w:rPr>
        <w:t>60.7 %)</w:t>
      </w:r>
      <w:r w:rsidR="00285A77">
        <w:rPr>
          <w:lang w:val="en-US"/>
        </w:rPr>
        <w:t xml:space="preserve">, followed by </w:t>
      </w:r>
      <w:r w:rsidR="00DF73D3">
        <w:rPr>
          <w:lang w:val="en-US"/>
        </w:rPr>
        <w:t>Oceania</w:t>
      </w:r>
      <w:r w:rsidR="00794486">
        <w:rPr>
          <w:lang w:val="en-US"/>
        </w:rPr>
        <w:t xml:space="preserve"> (20.2%)</w:t>
      </w:r>
      <w:r w:rsidR="00FB228C">
        <w:rPr>
          <w:lang w:val="en-US"/>
        </w:rPr>
        <w:t>.</w:t>
      </w:r>
      <w:r w:rsidR="00EC2609">
        <w:rPr>
          <w:lang w:val="en-US"/>
        </w:rPr>
        <w:t xml:space="preserve"> </w:t>
      </w:r>
      <w:r w:rsidR="00285A77">
        <w:rPr>
          <w:lang w:val="en-US"/>
        </w:rPr>
        <w:t>The</w:t>
      </w:r>
      <w:r w:rsidR="009A0735">
        <w:rPr>
          <w:lang w:val="en-US"/>
        </w:rPr>
        <w:t xml:space="preserve"> </w:t>
      </w:r>
      <w:r w:rsidR="00285A77">
        <w:rPr>
          <w:lang w:val="en-US"/>
        </w:rPr>
        <w:t xml:space="preserve">United States of America accounted for </w:t>
      </w:r>
      <w:r w:rsidR="00E72D9E">
        <w:rPr>
          <w:lang w:val="en-US"/>
        </w:rPr>
        <w:t>90.2% of studies in North America, with the remaining studies from Canada.</w:t>
      </w:r>
      <w:r w:rsidR="002C63AE">
        <w:rPr>
          <w:lang w:val="en-US"/>
        </w:rPr>
        <w:t xml:space="preserve"> In Africa, 71.4% of studies </w:t>
      </w:r>
      <w:r w:rsidR="00FE0505">
        <w:rPr>
          <w:lang w:val="en-US"/>
        </w:rPr>
        <w:t>were conducted in South Africa, with a single study from</w:t>
      </w:r>
      <w:r w:rsidR="00777766">
        <w:rPr>
          <w:lang w:val="en-US"/>
        </w:rPr>
        <w:t xml:space="preserve"> each</w:t>
      </w:r>
      <w:r w:rsidR="00FE0505">
        <w:rPr>
          <w:lang w:val="en-US"/>
        </w:rPr>
        <w:t xml:space="preserve"> </w:t>
      </w:r>
      <w:r w:rsidR="00EC2609">
        <w:rPr>
          <w:lang w:val="en-US"/>
        </w:rPr>
        <w:t xml:space="preserve">Kenya and Uganda. </w:t>
      </w:r>
      <w:r w:rsidR="005C4170">
        <w:rPr>
          <w:lang w:val="en-US"/>
        </w:rPr>
        <w:t>The South American continent was represented by a single study conducted in Para</w:t>
      </w:r>
      <w:r w:rsidR="00156743">
        <w:rPr>
          <w:lang w:val="en-US"/>
        </w:rPr>
        <w:t xml:space="preserve">guay. Sixty percent of studies in Asia were attributed to studies in Indonesia. </w:t>
      </w:r>
      <w:r w:rsidR="009A0735">
        <w:rPr>
          <w:lang w:val="en-US"/>
        </w:rPr>
        <w:t xml:space="preserve">Three studies were from Europe, </w:t>
      </w:r>
      <w:r w:rsidR="00777766">
        <w:rPr>
          <w:lang w:val="en-US"/>
        </w:rPr>
        <w:t>two</w:t>
      </w:r>
      <w:r w:rsidR="009A0735">
        <w:rPr>
          <w:lang w:val="en-US"/>
        </w:rPr>
        <w:t xml:space="preserve"> from Spain and </w:t>
      </w:r>
      <w:r w:rsidR="00777766">
        <w:rPr>
          <w:lang w:val="en-US"/>
        </w:rPr>
        <w:t>one</w:t>
      </w:r>
      <w:r w:rsidR="009A0735">
        <w:rPr>
          <w:lang w:val="en-US"/>
        </w:rPr>
        <w:t xml:space="preserve"> from </w:t>
      </w:r>
      <w:r w:rsidR="002C1142">
        <w:rPr>
          <w:lang w:val="en-US"/>
        </w:rPr>
        <w:t>Portugal</w:t>
      </w:r>
      <w:r w:rsidR="009A0735">
        <w:rPr>
          <w:lang w:val="en-US"/>
        </w:rPr>
        <w:t xml:space="preserve">. </w:t>
      </w:r>
      <w:r w:rsidR="002E3A9A">
        <w:rPr>
          <w:lang w:val="en-US"/>
        </w:rPr>
        <w:t xml:space="preserve">There was a trend of research effort increasing with time, with only </w:t>
      </w:r>
      <w:r w:rsidR="00F82765">
        <w:rPr>
          <w:lang w:val="en-US"/>
        </w:rPr>
        <w:t>nine</w:t>
      </w:r>
      <w:r w:rsidR="002E3A9A">
        <w:rPr>
          <w:lang w:val="en-US"/>
        </w:rPr>
        <w:t xml:space="preserve"> of the 84 studies published prior to 2000 (FIGURE). </w:t>
      </w:r>
      <w:proofErr w:type="gramStart"/>
      <w:r w:rsidR="002E3A9A">
        <w:rPr>
          <w:lang w:val="en-US"/>
        </w:rPr>
        <w:t>The majority of</w:t>
      </w:r>
      <w:proofErr w:type="gramEnd"/>
      <w:r w:rsidR="002E3A9A">
        <w:rPr>
          <w:lang w:val="en-US"/>
        </w:rPr>
        <w:t xml:space="preserve"> studies (48.8%) were published between 2010 and 2019. </w:t>
      </w:r>
    </w:p>
    <w:p w14:paraId="4578B7B7" w14:textId="77777777" w:rsidR="0096279E" w:rsidRDefault="0096279E" w:rsidP="005F2B8A">
      <w:pPr>
        <w:rPr>
          <w:lang w:val="en-US"/>
        </w:rPr>
      </w:pPr>
    </w:p>
    <w:p w14:paraId="62358331" w14:textId="7B35512B" w:rsidR="00900C02" w:rsidRDefault="0096279E" w:rsidP="005F2B8A">
      <w:pPr>
        <w:rPr>
          <w:lang w:val="en-US"/>
        </w:rPr>
      </w:pPr>
      <w:commentRangeStart w:id="86"/>
      <w:r w:rsidRPr="0096279E">
        <w:rPr>
          <w:noProof/>
          <w:lang w:val="en-US"/>
        </w:rPr>
        <w:drawing>
          <wp:inline distT="0" distB="0" distL="0" distR="0" wp14:anchorId="4777CEA4" wp14:editId="62165C65">
            <wp:extent cx="5731510" cy="3262630"/>
            <wp:effectExtent l="0" t="0" r="2540" b="0"/>
            <wp:docPr id="870387515"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7515" name="Picture 1" descr="A graph of different colored squares&#10;&#10;AI-generated content may be incorrect."/>
                    <pic:cNvPicPr/>
                  </pic:nvPicPr>
                  <pic:blipFill>
                    <a:blip r:embed="rId10"/>
                    <a:stretch>
                      <a:fillRect/>
                    </a:stretch>
                  </pic:blipFill>
                  <pic:spPr>
                    <a:xfrm>
                      <a:off x="0" y="0"/>
                      <a:ext cx="5731510" cy="3262630"/>
                    </a:xfrm>
                    <a:prstGeom prst="rect">
                      <a:avLst/>
                    </a:prstGeom>
                  </pic:spPr>
                </pic:pic>
              </a:graphicData>
            </a:graphic>
          </wp:inline>
        </w:drawing>
      </w:r>
      <w:commentRangeEnd w:id="86"/>
      <w:r w:rsidR="006E0860">
        <w:rPr>
          <w:rStyle w:val="CommentReference"/>
        </w:rPr>
        <w:commentReference w:id="86"/>
      </w:r>
    </w:p>
    <w:p w14:paraId="5052F583" w14:textId="77777777" w:rsidR="00900C02" w:rsidRDefault="00900C02" w:rsidP="005F2B8A">
      <w:pPr>
        <w:rPr>
          <w:lang w:val="en-US"/>
        </w:rPr>
      </w:pPr>
    </w:p>
    <w:p w14:paraId="61664E32" w14:textId="390511DF" w:rsidR="00900C02" w:rsidRDefault="00900C02" w:rsidP="005F2B8A">
      <w:pPr>
        <w:rPr>
          <w:lang w:val="en-US"/>
        </w:rPr>
      </w:pPr>
    </w:p>
    <w:p w14:paraId="0FDC71E9" w14:textId="1E111677" w:rsidR="00336982" w:rsidRDefault="00336982" w:rsidP="005F2B8A">
      <w:pPr>
        <w:rPr>
          <w:lang w:val="en-US"/>
        </w:rPr>
      </w:pPr>
      <w:commentRangeStart w:id="87"/>
      <w:r w:rsidRPr="00336982">
        <w:rPr>
          <w:noProof/>
          <w:lang w:val="en-US"/>
        </w:rPr>
        <w:lastRenderedPageBreak/>
        <w:drawing>
          <wp:inline distT="0" distB="0" distL="0" distR="0" wp14:anchorId="10978E81" wp14:editId="5B8981A7">
            <wp:extent cx="5731510" cy="3237865"/>
            <wp:effectExtent l="0" t="0" r="2540" b="635"/>
            <wp:docPr id="1532350103"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50103" name="Picture 1" descr="A graph of blue bars&#10;&#10;AI-generated content may be incorrect."/>
                    <pic:cNvPicPr/>
                  </pic:nvPicPr>
                  <pic:blipFill>
                    <a:blip r:embed="rId11"/>
                    <a:stretch>
                      <a:fillRect/>
                    </a:stretch>
                  </pic:blipFill>
                  <pic:spPr>
                    <a:xfrm>
                      <a:off x="0" y="0"/>
                      <a:ext cx="5731510" cy="3237865"/>
                    </a:xfrm>
                    <a:prstGeom prst="rect">
                      <a:avLst/>
                    </a:prstGeom>
                  </pic:spPr>
                </pic:pic>
              </a:graphicData>
            </a:graphic>
          </wp:inline>
        </w:drawing>
      </w:r>
      <w:commentRangeEnd w:id="87"/>
      <w:r w:rsidR="006E0860">
        <w:rPr>
          <w:rStyle w:val="CommentReference"/>
        </w:rPr>
        <w:commentReference w:id="87"/>
      </w:r>
    </w:p>
    <w:p w14:paraId="372DA653" w14:textId="77777777" w:rsidR="00795405" w:rsidRDefault="00795405" w:rsidP="005F2B8A">
      <w:pPr>
        <w:rPr>
          <w:lang w:val="en-US"/>
        </w:rPr>
      </w:pPr>
    </w:p>
    <w:p w14:paraId="7AA86B51" w14:textId="3AEBF5AB" w:rsidR="008D6AA9" w:rsidRDefault="002D1D00" w:rsidP="005F2B8A">
      <w:pPr>
        <w:rPr>
          <w:lang w:val="en-US"/>
        </w:rPr>
      </w:pPr>
      <w:r>
        <w:rPr>
          <w:lang w:val="en-US"/>
        </w:rPr>
        <w:t>From the</w:t>
      </w:r>
      <w:r w:rsidR="00AC0C19">
        <w:rPr>
          <w:lang w:val="en-US"/>
        </w:rPr>
        <w:t xml:space="preserve"> 84 studies</w:t>
      </w:r>
      <w:r>
        <w:rPr>
          <w:lang w:val="en-US"/>
        </w:rPr>
        <w:t>, we extracted 185 cases investigating the influence of fire on animal movement metrics</w:t>
      </w:r>
      <w:r w:rsidR="008A2945">
        <w:rPr>
          <w:lang w:val="en-US"/>
        </w:rPr>
        <w:t xml:space="preserve"> 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52A81">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Ecology&lt;/secondary-title&gt;&lt;/titles&gt;&lt;periodical&gt;&lt;full-title&gt;Fire Ecology&lt;/full-title&gt;&lt;/periodical&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52A81">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 xml:space="preserve">burnt-unburnt </w:t>
      </w:r>
      <w:r w:rsidR="00AB2036">
        <w:rPr>
          <w:lang w:val="en-US"/>
        </w:rPr>
        <w:t>study design</w:t>
      </w:r>
      <w:r w:rsidR="0049223B">
        <w:rPr>
          <w:lang w:val="en-US"/>
        </w:rPr>
        <w:t xml:space="preserve">. </w:t>
      </w:r>
      <w:r w:rsidR="00E626CB">
        <w:rPr>
          <w:lang w:val="en-US"/>
        </w:rPr>
        <w:t>A before</w:t>
      </w:r>
      <w:r w:rsidR="003041D8">
        <w:rPr>
          <w:lang w:val="en-US"/>
        </w:rPr>
        <w:t>-</w:t>
      </w:r>
      <w:r w:rsidR="00E626CB">
        <w:rPr>
          <w:lang w:val="en-US"/>
        </w:rPr>
        <w:t xml:space="preserve">after study design was used in 34.6% of </w:t>
      </w:r>
      <w:r w:rsidR="00AD6572">
        <w:rPr>
          <w:lang w:val="en-US"/>
        </w:rPr>
        <w:t>cases</w:t>
      </w:r>
      <w:r w:rsidR="00E626CB">
        <w:rPr>
          <w:lang w:val="en-US"/>
        </w:rPr>
        <w:t xml:space="preserve"> and before</w:t>
      </w:r>
      <w:r w:rsidR="003041D8">
        <w:rPr>
          <w:lang w:val="en-US"/>
        </w:rPr>
        <w:t>-</w:t>
      </w:r>
      <w:r w:rsidR="00E626CB">
        <w:rPr>
          <w:lang w:val="en-US"/>
        </w:rPr>
        <w:t>after control</w:t>
      </w:r>
      <w:r w:rsidR="003041D8">
        <w:rPr>
          <w:lang w:val="en-US"/>
        </w:rPr>
        <w:t>-</w:t>
      </w:r>
      <w:r w:rsidR="00E626CB">
        <w:rPr>
          <w:lang w:val="en-US"/>
        </w:rPr>
        <w:t>impact 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1DD00C8" w14:textId="02373D6D" w:rsidR="00E8769A" w:rsidRDefault="008D6AA9" w:rsidP="00E8769A">
      <w:r>
        <w:rPr>
          <w:lang w:val="en-US"/>
        </w:rPr>
        <w:t xml:space="preserve">Twelve </w:t>
      </w:r>
      <w:r w:rsidR="00AD6572">
        <w:rPr>
          <w:lang w:val="en-US"/>
        </w:rPr>
        <w:t xml:space="preserve">biomes were represented in the 185 cases </w:t>
      </w:r>
      <w:r w:rsidR="00AD6572" w:rsidRPr="00422066">
        <w:rPr>
          <w:highlight w:val="yellow"/>
          <w:lang w:val="en-US"/>
        </w:rPr>
        <w:t>(FIGURE).</w:t>
      </w:r>
      <w:r w:rsidR="00AD6572">
        <w:rPr>
          <w:lang w:val="en-US"/>
        </w:rPr>
        <w:t xml:space="preserve"> </w:t>
      </w:r>
      <w:r w:rsidR="00304D2F">
        <w:rPr>
          <w:lang w:val="en-US"/>
        </w:rPr>
        <w:t xml:space="preserve">Most research occurred in temperate biomes, with 20% </w:t>
      </w:r>
      <w:r w:rsidR="00792F76">
        <w:rPr>
          <w:lang w:val="en-US"/>
        </w:rPr>
        <w:t xml:space="preserve">of cases </w:t>
      </w:r>
      <w:r w:rsidR="00E42D21">
        <w:rPr>
          <w:lang w:val="en-US"/>
        </w:rPr>
        <w:t xml:space="preserve">in </w:t>
      </w:r>
      <w:r w:rsidR="00AD6572">
        <w:rPr>
          <w:lang w:val="en-US"/>
        </w:rPr>
        <w:t>Tem</w:t>
      </w:r>
      <w:r w:rsidR="00891A84">
        <w:rPr>
          <w:lang w:val="en-US"/>
        </w:rPr>
        <w:t xml:space="preserve">perate broadleaf and mixed </w:t>
      </w:r>
      <w:r w:rsidR="00E42D21">
        <w:rPr>
          <w:lang w:val="en-US"/>
        </w:rPr>
        <w:t>forests,</w:t>
      </w:r>
      <w:r w:rsidR="00042F96">
        <w:rPr>
          <w:lang w:val="en-US"/>
        </w:rPr>
        <w:t xml:space="preserve"> 26% in </w:t>
      </w:r>
      <w:r w:rsidR="00E734F6" w:rsidRPr="00E734F6">
        <w:t>Mediterranean forests, woodlands, and scrub or sclerophyll forests</w:t>
      </w:r>
      <w:r w:rsidR="00A951F4">
        <w:t>,</w:t>
      </w:r>
      <w:r w:rsidR="00E734F6">
        <w:t xml:space="preserve"> and 25% in </w:t>
      </w:r>
      <w:r w:rsidR="00A951F4" w:rsidRPr="00A951F4">
        <w:t>Temperate coniferous forests</w:t>
      </w:r>
      <w:r w:rsidR="00A951F4">
        <w:t>.</w:t>
      </w:r>
      <w:r w:rsidR="00110C72" w:rsidRPr="00110C72">
        <w:rPr>
          <w:lang w:val="en-US"/>
        </w:rPr>
        <w:t xml:space="preserve"> </w:t>
      </w:r>
      <w:r w:rsidR="00422066">
        <w:rPr>
          <w:lang w:val="en-US"/>
        </w:rPr>
        <w:t xml:space="preserve">Approximately half (49.7%) of cases examined the effect of wildfire on movement, while 34.1% assessed the effect of planned burns. The type of fire evaluated was unclear for 9.2% of observations, and 7% considered the combined effect of wildfire and planned burns. </w:t>
      </w:r>
      <w:r w:rsidR="00110C72">
        <w:rPr>
          <w:lang w:val="en-US"/>
        </w:rPr>
        <w:t xml:space="preserve">Within the Temperate broadleaf and mixed forests biome, </w:t>
      </w:r>
      <w:r w:rsidR="00BC7F4C">
        <w:rPr>
          <w:lang w:val="en-US"/>
        </w:rPr>
        <w:t>over half of cases</w:t>
      </w:r>
      <w:r w:rsidR="00422066">
        <w:rPr>
          <w:lang w:val="en-US"/>
        </w:rPr>
        <w:t xml:space="preserve"> examined the effect of planned fire.</w:t>
      </w:r>
      <w:r w:rsidR="00BC7F4C">
        <w:rPr>
          <w:lang w:val="en-US"/>
        </w:rPr>
        <w:t xml:space="preserve"> </w:t>
      </w:r>
      <w:r w:rsidR="00422066">
        <w:rPr>
          <w:lang w:val="en-US"/>
        </w:rPr>
        <w:t xml:space="preserve">Conversely, over half of all cases in </w:t>
      </w:r>
      <w:r w:rsidR="00422066" w:rsidRPr="00E734F6">
        <w:t>Mediterranean forests, woodlands, and scrub or sclerophyll forests</w:t>
      </w:r>
      <w:r w:rsidR="00422066">
        <w:t xml:space="preserve"> investigated how wildfire affected </w:t>
      </w:r>
      <w:r w:rsidR="00422066">
        <w:lastRenderedPageBreak/>
        <w:t>movement.</w:t>
      </w:r>
      <w:commentRangeStart w:id="88"/>
      <w:r w:rsidRPr="008D6AA9">
        <w:rPr>
          <w:noProof/>
        </w:rPr>
        <w:drawing>
          <wp:inline distT="0" distB="0" distL="0" distR="0" wp14:anchorId="5DFD269D" wp14:editId="0CD9E726">
            <wp:extent cx="5756102" cy="3298785"/>
            <wp:effectExtent l="0" t="0" r="0" b="0"/>
            <wp:docPr id="1594506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6171" name="Picture 1" descr="A screenshot of a computer&#10;&#10;AI-generated content may be incorrect."/>
                    <pic:cNvPicPr/>
                  </pic:nvPicPr>
                  <pic:blipFill rotWithShape="1">
                    <a:blip r:embed="rId12"/>
                    <a:srcRect r="1348"/>
                    <a:stretch>
                      <a:fillRect/>
                    </a:stretch>
                  </pic:blipFill>
                  <pic:spPr bwMode="auto">
                    <a:xfrm>
                      <a:off x="0" y="0"/>
                      <a:ext cx="5758790" cy="3300325"/>
                    </a:xfrm>
                    <a:prstGeom prst="rect">
                      <a:avLst/>
                    </a:prstGeom>
                    <a:ln>
                      <a:noFill/>
                    </a:ln>
                    <a:extLst>
                      <a:ext uri="{53640926-AAD7-44D8-BBD7-CCE9431645EC}">
                        <a14:shadowObscured xmlns:a14="http://schemas.microsoft.com/office/drawing/2010/main"/>
                      </a:ext>
                    </a:extLst>
                  </pic:spPr>
                </pic:pic>
              </a:graphicData>
            </a:graphic>
          </wp:inline>
        </w:drawing>
      </w:r>
      <w:commentRangeEnd w:id="88"/>
      <w:r w:rsidR="006E0860">
        <w:rPr>
          <w:rStyle w:val="CommentReference"/>
        </w:rPr>
        <w:commentReference w:id="88"/>
      </w:r>
    </w:p>
    <w:p w14:paraId="3D381017" w14:textId="77777777" w:rsidR="00FD5B28" w:rsidRDefault="00FD5B28" w:rsidP="00E8769A"/>
    <w:p w14:paraId="3A7F3DCA" w14:textId="14CB91AC" w:rsidR="00732AD5" w:rsidRPr="00732AD5" w:rsidRDefault="00D05B53" w:rsidP="00732AD5">
      <w:r>
        <w:t xml:space="preserve">The movement response of 73 taxa across </w:t>
      </w:r>
      <w:r w:rsidR="00884DEC">
        <w:t xml:space="preserve">23 orders and </w:t>
      </w:r>
      <w:r w:rsidR="00F82765">
        <w:t>four</w:t>
      </w:r>
      <w:r w:rsidR="00884DEC">
        <w:t xml:space="preserve"> classes were examined</w:t>
      </w:r>
      <w:r w:rsidR="002A5518">
        <w:t>.</w:t>
      </w:r>
      <w:r w:rsidR="0082034C">
        <w:t xml:space="preserve"> </w:t>
      </w:r>
      <w:r w:rsidR="00884DEC">
        <w:t>Most taxa were within the Mammalia class</w:t>
      </w:r>
      <w:r w:rsidR="009630E2">
        <w:t xml:space="preserve"> (65.9%), followed by Aves (18.9%), Reptilia (13%) and Amp</w:t>
      </w:r>
      <w:r w:rsidR="0082034C">
        <w:t>hibia (2.2%).</w:t>
      </w:r>
      <w:r w:rsidR="009630E2">
        <w:t xml:space="preserve"> </w:t>
      </w:r>
      <w:r w:rsidR="002A5518">
        <w:t xml:space="preserve">When considering cases by order, </w:t>
      </w:r>
      <w:r w:rsidR="00D96A37">
        <w:t>Artiodactyla</w:t>
      </w:r>
      <w:r w:rsidR="002424BC">
        <w:t xml:space="preserve"> (even toed undulates, 23.8%) </w:t>
      </w:r>
      <w:r w:rsidR="00D96A37">
        <w:t xml:space="preserve">and Rodentia </w:t>
      </w:r>
      <w:r w:rsidR="002424BC">
        <w:t>(14.1%)</w:t>
      </w:r>
      <w:r w:rsidR="002A5518">
        <w:t xml:space="preserve"> were the most frequently studied </w:t>
      </w:r>
      <w:r w:rsidR="002A5518" w:rsidRPr="0082034C">
        <w:rPr>
          <w:highlight w:val="yellow"/>
        </w:rPr>
        <w:t>(FIGURE)</w:t>
      </w:r>
      <w:r w:rsidR="002A5518">
        <w:t>.</w:t>
      </w:r>
      <w:r w:rsidR="00613BF9">
        <w:t xml:space="preserve"> </w:t>
      </w:r>
      <w:r w:rsidR="000A01B0">
        <w:t xml:space="preserve">The orders </w:t>
      </w:r>
      <w:r w:rsidR="00613BF9" w:rsidRPr="00613BF9">
        <w:t>Accipitriformes</w:t>
      </w:r>
      <w:r w:rsidR="00613BF9">
        <w:t xml:space="preserve">, </w:t>
      </w:r>
      <w:r w:rsidR="008B6A69" w:rsidRPr="008B6A69">
        <w:t>Caprimulgiformes</w:t>
      </w:r>
      <w:r w:rsidR="008B6A69">
        <w:t xml:space="preserve">, Piciformes and </w:t>
      </w:r>
      <w:proofErr w:type="spellStart"/>
      <w:r w:rsidR="008B6A69">
        <w:t>Dasyur</w:t>
      </w:r>
      <w:r w:rsidR="000A01B0">
        <w:t>omorphia</w:t>
      </w:r>
      <w:proofErr w:type="spellEnd"/>
      <w:r w:rsidR="000A01B0">
        <w:t xml:space="preserve"> were all represented by a single case. </w:t>
      </w:r>
      <w:r w:rsidR="00655559">
        <w:t xml:space="preserve">Within </w:t>
      </w:r>
      <w:r w:rsidR="003560A6">
        <w:t>Aves, Galliformes w</w:t>
      </w:r>
      <w:r w:rsidR="00CF2F93">
        <w:t xml:space="preserve">as </w:t>
      </w:r>
      <w:r w:rsidR="003560A6">
        <w:t>the most frequently studied</w:t>
      </w:r>
      <w:r w:rsidR="00CF2F93">
        <w:t xml:space="preserve"> order. Testudines was the most frequently studied order within Reptilia. The most frequently studie</w:t>
      </w:r>
      <w:r w:rsidR="00732AD5">
        <w:t xml:space="preserve">d species was </w:t>
      </w:r>
      <w:r w:rsidR="00FD5B28">
        <w:t>w</w:t>
      </w:r>
      <w:r w:rsidR="00B82504" w:rsidRPr="00B82504">
        <w:t>hite-tailed deer</w:t>
      </w:r>
      <w:r w:rsidR="00B82504" w:rsidRPr="00B82504">
        <w:rPr>
          <w:i/>
          <w:iCs/>
        </w:rPr>
        <w:t xml:space="preserve"> </w:t>
      </w:r>
      <w:r w:rsidR="00B82504" w:rsidRPr="00B82504">
        <w:t>(</w:t>
      </w:r>
      <w:r w:rsidR="00732AD5" w:rsidRPr="00732AD5">
        <w:rPr>
          <w:i/>
          <w:iCs/>
        </w:rPr>
        <w:t>Odocoileus virginianus</w:t>
      </w:r>
      <w:r w:rsidR="00B82504">
        <w:t xml:space="preserve">), with 12 cases, followed by </w:t>
      </w:r>
      <w:r w:rsidR="00FD5B28">
        <w:t>moose (</w:t>
      </w:r>
      <w:r w:rsidR="00FD5B28" w:rsidRPr="00FD5B28">
        <w:rPr>
          <w:i/>
          <w:iCs/>
        </w:rPr>
        <w:t xml:space="preserve">Alces </w:t>
      </w:r>
      <w:proofErr w:type="spellStart"/>
      <w:r w:rsidR="00FD5B28" w:rsidRPr="00FD5B28">
        <w:rPr>
          <w:i/>
          <w:iCs/>
        </w:rPr>
        <w:t>alces</w:t>
      </w:r>
      <w:proofErr w:type="spellEnd"/>
      <w:r w:rsidR="00FD5B28">
        <w:t>) with 10.</w:t>
      </w:r>
    </w:p>
    <w:p w14:paraId="5E5AAC99" w14:textId="472440F6" w:rsidR="00B44051" w:rsidRDefault="00B44051" w:rsidP="00B44051">
      <w:commentRangeStart w:id="89"/>
      <w:r w:rsidRPr="00B44051">
        <w:rPr>
          <w:noProof/>
        </w:rPr>
        <w:lastRenderedPageBreak/>
        <w:drawing>
          <wp:inline distT="0" distB="0" distL="0" distR="0" wp14:anchorId="24F57DAC" wp14:editId="28D0E57F">
            <wp:extent cx="5731510" cy="3237230"/>
            <wp:effectExtent l="0" t="0" r="2540" b="1270"/>
            <wp:docPr id="53836747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7473" name="Picture 1" descr="A graph of different colored bars&#10;&#10;AI-generated content may be incorrect."/>
                    <pic:cNvPicPr/>
                  </pic:nvPicPr>
                  <pic:blipFill>
                    <a:blip r:embed="rId13"/>
                    <a:stretch>
                      <a:fillRect/>
                    </a:stretch>
                  </pic:blipFill>
                  <pic:spPr>
                    <a:xfrm>
                      <a:off x="0" y="0"/>
                      <a:ext cx="5731510" cy="3237230"/>
                    </a:xfrm>
                    <a:prstGeom prst="rect">
                      <a:avLst/>
                    </a:prstGeom>
                  </pic:spPr>
                </pic:pic>
              </a:graphicData>
            </a:graphic>
          </wp:inline>
        </w:drawing>
      </w:r>
      <w:commentRangeEnd w:id="89"/>
      <w:r w:rsidR="006E0860">
        <w:rPr>
          <w:rStyle w:val="CommentReference"/>
        </w:rPr>
        <w:commentReference w:id="89"/>
      </w:r>
    </w:p>
    <w:p w14:paraId="55E95D5B" w14:textId="77777777" w:rsidR="00B44051" w:rsidRDefault="00B44051" w:rsidP="00B44051"/>
    <w:p w14:paraId="6438F266" w14:textId="1C344DAD" w:rsidR="00F26A6D" w:rsidRDefault="00F26A6D" w:rsidP="00D928F3">
      <w:pPr>
        <w:pStyle w:val="Heading2"/>
      </w:pPr>
      <w:commentRangeStart w:id="90"/>
      <w:commentRangeStart w:id="91"/>
      <w:r w:rsidRPr="00F26A6D">
        <w:t xml:space="preserve">Meta </w:t>
      </w:r>
      <w:commentRangeEnd w:id="90"/>
      <w:r w:rsidR="002E5922">
        <w:rPr>
          <w:rStyle w:val="CommentReference"/>
          <w:rFonts w:ascii="Times New Roman" w:eastAsiaTheme="minorHAnsi" w:hAnsi="Times New Roman" w:cstheme="minorBidi"/>
          <w:color w:val="auto"/>
        </w:rPr>
        <w:commentReference w:id="90"/>
      </w:r>
      <w:r w:rsidRPr="00F26A6D">
        <w:t>analysis</w:t>
      </w:r>
      <w:r w:rsidR="0058085F">
        <w:t xml:space="preserve"> </w:t>
      </w:r>
      <w:commentRangeEnd w:id="91"/>
      <w:r w:rsidR="00A361BD">
        <w:rPr>
          <w:rStyle w:val="CommentReference"/>
          <w:rFonts w:ascii="Times New Roman" w:eastAsiaTheme="minorHAnsi" w:hAnsi="Times New Roman" w:cstheme="minorBidi"/>
          <w:color w:val="auto"/>
        </w:rPr>
        <w:commentReference w:id="91"/>
      </w:r>
    </w:p>
    <w:p w14:paraId="684F3C62" w14:textId="2C99125E" w:rsidR="004317C5" w:rsidRPr="004317C5" w:rsidDel="006E0860" w:rsidRDefault="004317C5" w:rsidP="004317C5">
      <w:pPr>
        <w:pStyle w:val="Heading3"/>
        <w:rPr>
          <w:del w:id="92" w:author="Wooster, Eamonn" w:date="2025-08-14T09:44:00Z" w16du:dateUtc="2025-08-13T23:44:00Z"/>
        </w:rPr>
      </w:pPr>
      <w:del w:id="93" w:author="Wooster, Eamonn" w:date="2025-08-14T09:44:00Z" w16du:dateUtc="2025-08-13T23:44:00Z">
        <w:r w:rsidDel="006E0860">
          <w:delText>Dataset Summary</w:delText>
        </w:r>
      </w:del>
    </w:p>
    <w:p w14:paraId="29C63EDA" w14:textId="3760A360" w:rsidR="005E1113" w:rsidDel="006E0860" w:rsidRDefault="00220579" w:rsidP="00FC4D6E">
      <w:pPr>
        <w:rPr>
          <w:del w:id="94" w:author="Wooster, Eamonn" w:date="2025-08-14T09:44:00Z" w16du:dateUtc="2025-08-13T23:44:00Z"/>
        </w:rPr>
      </w:pPr>
      <w:del w:id="95" w:author="Wooster, Eamonn" w:date="2025-08-14T09:44:00Z" w16du:dateUtc="2025-08-13T23:44:00Z">
        <w:r w:rsidDel="006E0860">
          <w:delText>The full</w:delText>
        </w:r>
        <w:r w:rsidR="00C325D0" w:rsidDel="006E0860">
          <w:delText xml:space="preserve"> meta-analysis</w:delText>
        </w:r>
        <w:r w:rsidDel="006E0860">
          <w:delText xml:space="preserve"> dataset included 11</w:delText>
        </w:r>
        <w:r w:rsidR="00986F09" w:rsidDel="006E0860">
          <w:delText>3</w:delText>
        </w:r>
        <w:r w:rsidDel="006E0860">
          <w:delText xml:space="preserve"> effect sizes from </w:delText>
        </w:r>
        <w:r w:rsidR="002D1D00" w:rsidDel="006E0860">
          <w:delText>43 studies</w:delText>
        </w:r>
        <w:r w:rsidR="007C02F0" w:rsidDel="006E0860">
          <w:delText xml:space="preserve">. </w:delText>
        </w:r>
        <w:r w:rsidR="00586C39" w:rsidDel="006E0860">
          <w:delText>Thirty-one</w:delText>
        </w:r>
        <w:r w:rsidR="00746AE2" w:rsidDel="006E0860">
          <w:delText xml:space="preserve"> (</w:delText>
        </w:r>
        <w:r w:rsidR="00586C39" w:rsidDel="006E0860">
          <w:delText>27.4</w:delText>
        </w:r>
        <w:r w:rsidR="00746AE2" w:rsidDel="006E0860">
          <w:delText>%) effect sizes were n</w:delText>
        </w:r>
        <w:r w:rsidR="00586C39" w:rsidDel="006E0860">
          <w:delText>eutral</w:delText>
        </w:r>
        <w:r w:rsidR="00746AE2" w:rsidDel="006E0860">
          <w:delText xml:space="preserve"> (</w:delText>
        </w:r>
        <w:r w:rsidR="00586C39" w:rsidDel="006E0860">
          <w:delText xml:space="preserve">between 0.2 and -0.2), </w:delText>
        </w:r>
        <w:r w:rsidR="00755998" w:rsidDel="006E0860">
          <w:delText>25 (22.1%) were negative and 57 (50.</w:delText>
        </w:r>
        <w:r w:rsidR="003B1773" w:rsidDel="006E0860">
          <w:delText>4%) were positive</w:delText>
        </w:r>
        <w:r w:rsidR="00CC1516" w:rsidDel="006E0860">
          <w:delText xml:space="preserve">, with positive effect sizes indicating an increase in animal movement. </w:delText>
        </w:r>
        <w:r w:rsidR="005D1DDA" w:rsidDel="006E0860">
          <w:delText>Ei</w:delText>
        </w:r>
        <w:r w:rsidR="005B045D" w:rsidDel="006E0860">
          <w:delText>ghty</w:delText>
        </w:r>
        <w:r w:rsidR="005D1DDA" w:rsidDel="006E0860">
          <w:delText>-three (</w:delText>
        </w:r>
        <w:r w:rsidR="003F3150" w:rsidDel="006E0860">
          <w:delText xml:space="preserve">73.5%) effect sizes had confidence intervals that </w:delText>
        </w:r>
        <w:r w:rsidR="005B045D" w:rsidDel="006E0860">
          <w:delText>overlapped</w:delText>
        </w:r>
        <w:r w:rsidR="003F3150" w:rsidDel="006E0860">
          <w:delText xml:space="preserve"> zer</w:delText>
        </w:r>
        <w:r w:rsidR="005B045D" w:rsidDel="006E0860">
          <w:delText>o.</w:delText>
        </w:r>
        <w:r w:rsidR="00206F91" w:rsidDel="006E0860">
          <w:delText xml:space="preserve"> </w:delText>
        </w:r>
        <w:r w:rsidR="003B1773" w:rsidDel="006E0860">
          <w:delText xml:space="preserve">Forty-one taxa from </w:delText>
        </w:r>
        <w:r w:rsidR="0090040D" w:rsidDel="006E0860">
          <w:delText>16 orders and</w:delText>
        </w:r>
        <w:r w:rsidR="00F10039" w:rsidDel="006E0860">
          <w:delText xml:space="preserve"> three </w:delText>
        </w:r>
        <w:r w:rsidR="0090040D" w:rsidDel="006E0860">
          <w:delText>classes</w:delText>
        </w:r>
        <w:r w:rsidR="00440557" w:rsidDel="006E0860">
          <w:delText>, Mammalia, Aves and Reptilia,</w:delText>
        </w:r>
        <w:r w:rsidR="0090040D" w:rsidDel="006E0860">
          <w:delText xml:space="preserve"> were </w:delText>
        </w:r>
        <w:r w:rsidR="00A830A1" w:rsidDel="006E0860">
          <w:delText xml:space="preserve">represented in the full dataset. </w:delText>
        </w:r>
        <w:r w:rsidR="007F1859" w:rsidDel="006E0860">
          <w:delText xml:space="preserve">Mammalia </w:delText>
        </w:r>
        <w:r w:rsidR="00440557" w:rsidDel="006E0860">
          <w:delText xml:space="preserve">was the most </w:delText>
        </w:r>
        <w:r w:rsidR="00B53CB9" w:rsidDel="006E0860">
          <w:delText>frequently represented, with 76 effect sizes, followed by Aves (22</w:delText>
        </w:r>
        <w:r w:rsidR="0015655B" w:rsidDel="006E0860">
          <w:delText xml:space="preserve"> effect sizes</w:delText>
        </w:r>
        <w:r w:rsidR="00B53CB9" w:rsidDel="006E0860">
          <w:delText>) and Reptilia (14).</w:delText>
        </w:r>
        <w:r w:rsidR="00071CED" w:rsidDel="006E0860">
          <w:delText xml:space="preserve"> </w:delText>
        </w:r>
        <w:r w:rsidR="00DA095E" w:rsidDel="006E0860">
          <w:delText xml:space="preserve">Effect sizes came from six countries, United States of </w:delText>
        </w:r>
        <w:r w:rsidR="00B82B81" w:rsidDel="006E0860">
          <w:delText>America</w:delText>
        </w:r>
        <w:r w:rsidR="00071CED" w:rsidDel="006E0860">
          <w:delText xml:space="preserve"> (83)</w:delText>
        </w:r>
        <w:r w:rsidR="00DA095E" w:rsidDel="006E0860">
          <w:delText>, South Korea</w:delText>
        </w:r>
        <w:r w:rsidR="00071CED" w:rsidDel="006E0860">
          <w:delText xml:space="preserve"> (8)</w:delText>
        </w:r>
        <w:r w:rsidR="00DA095E" w:rsidDel="006E0860">
          <w:delText>, South Africa</w:delText>
        </w:r>
        <w:r w:rsidR="00071CED" w:rsidDel="006E0860">
          <w:delText xml:space="preserve"> (7)</w:delText>
        </w:r>
        <w:r w:rsidR="00DA095E" w:rsidDel="006E0860">
          <w:delText xml:space="preserve">, </w:delText>
        </w:r>
        <w:r w:rsidR="00071CED" w:rsidDel="006E0860">
          <w:delText>Australia (6), Canada (6), and Kenya (3).</w:delText>
        </w:r>
      </w:del>
    </w:p>
    <w:p w14:paraId="3BC59D81" w14:textId="77777777" w:rsidR="009F2CA8" w:rsidRDefault="009F2CA8" w:rsidP="00FC4D6E"/>
    <w:p w14:paraId="30736072" w14:textId="2259D8D3" w:rsidR="009F2CA8" w:rsidDel="006E0860" w:rsidRDefault="009F2CA8" w:rsidP="00FC4D6E">
      <w:pPr>
        <w:rPr>
          <w:del w:id="96" w:author="Wooster, Eamonn" w:date="2025-08-14T09:44:00Z" w16du:dateUtc="2025-08-13T23:44:00Z"/>
        </w:rPr>
      </w:pPr>
    </w:p>
    <w:p w14:paraId="469C114F" w14:textId="6C0DDDCD" w:rsidR="005E1113" w:rsidDel="006E0860" w:rsidRDefault="001D37C2" w:rsidP="0089245E">
      <w:pPr>
        <w:pStyle w:val="Heading3"/>
        <w:rPr>
          <w:del w:id="97" w:author="Wooster, Eamonn" w:date="2025-08-14T09:44:00Z" w16du:dateUtc="2025-08-13T23:44:00Z"/>
        </w:rPr>
      </w:pPr>
      <w:del w:id="98" w:author="Wooster, Eamonn" w:date="2025-08-14T09:44:00Z" w16du:dateUtc="2025-08-13T23:44:00Z">
        <w:r w:rsidDel="006E0860">
          <w:delText>Met</w:delText>
        </w:r>
        <w:r w:rsidR="00B32954" w:rsidDel="006E0860">
          <w:delText>a-</w:delText>
        </w:r>
        <w:r w:rsidDel="006E0860">
          <w:delText>analytical Models</w:delText>
        </w:r>
      </w:del>
    </w:p>
    <w:p w14:paraId="6A84BCA8" w14:textId="50082E00" w:rsidR="00FF777A" w:rsidRDefault="00B32954" w:rsidP="00FF777A">
      <w:del w:id="99" w:author="Wooster, Eamonn" w:date="2025-08-14T09:44:00Z" w16du:dateUtc="2025-08-13T23:44:00Z">
        <w:r w:rsidDel="006E0860">
          <w:delText xml:space="preserve">The </w:delText>
        </w:r>
        <w:r w:rsidR="008F7EB3" w:rsidDel="006E0860">
          <w:delText>random effects only</w:delText>
        </w:r>
        <w:r w:rsidDel="006E0860">
          <w:delText xml:space="preserve"> model </w:delText>
        </w:r>
        <w:r w:rsidR="00330D9B" w:rsidDel="006E0860">
          <w:delText>indicated</w:delText>
        </w:r>
      </w:del>
      <w:ins w:id="100" w:author="Wooster, Eamonn" w:date="2025-08-14T09:44:00Z" w16du:dateUtc="2025-08-13T23:44:00Z">
        <w:r w:rsidR="006E0860">
          <w:t>We found that</w:t>
        </w:r>
      </w:ins>
      <w:r w:rsidR="00330D9B">
        <w:t xml:space="preserve"> f</w:t>
      </w:r>
      <w:r w:rsidR="00F9035B">
        <w:t>ire had an overall significant</w:t>
      </w:r>
      <w:r w:rsidR="00DD40C4">
        <w:t xml:space="preserve"> </w:t>
      </w:r>
      <w:r w:rsidR="00986F09">
        <w:t>positive</w:t>
      </w:r>
      <w:r w:rsidR="00F9035B">
        <w:t xml:space="preserve"> effect on </w:t>
      </w:r>
      <w:r w:rsidR="002759EF">
        <w:t xml:space="preserve">animal movement, </w:t>
      </w:r>
      <w:r w:rsidR="00DD40C4">
        <w:t xml:space="preserve">with movements increasing </w:t>
      </w:r>
      <w:r w:rsidR="00930E38">
        <w:t xml:space="preserve">with </w:t>
      </w:r>
      <w:r w:rsidR="006C1774">
        <w:t>fire (</w:t>
      </w:r>
      <w:r w:rsidR="00B02291">
        <w:t xml:space="preserve">estimated effect size </w:t>
      </w:r>
      <w:r w:rsidR="00F80E38" w:rsidRPr="00F80E38">
        <w:t>0.2147</w:t>
      </w:r>
      <w:r w:rsidR="00B02291">
        <w:t>, 9</w:t>
      </w:r>
      <w:r w:rsidR="0068153B">
        <w:t>5% confidence intervals</w:t>
      </w:r>
      <w:r w:rsidR="00F80E38">
        <w:t xml:space="preserve"> [</w:t>
      </w:r>
      <w:r w:rsidR="00F80E38" w:rsidRPr="00F80E38">
        <w:t xml:space="preserve">0.0244 </w:t>
      </w:r>
      <w:r w:rsidR="00F80E38">
        <w:t>-</w:t>
      </w:r>
      <w:r w:rsidR="00F80E38" w:rsidRPr="00F80E38">
        <w:t xml:space="preserve"> 0.4051</w:t>
      </w:r>
      <w:r w:rsidR="00F80E38">
        <w:t>]</w:t>
      </w:r>
      <w:r w:rsidR="00FF777A">
        <w:t xml:space="preserve">, p = </w:t>
      </w:r>
      <w:r w:rsidR="00FF777A" w:rsidRPr="00FF777A">
        <w:t>0.0244</w:t>
      </w:r>
      <w:r w:rsidR="00986F09">
        <w:t>)</w:t>
      </w:r>
      <w:r w:rsidR="0068153B">
        <w:t>.</w:t>
      </w:r>
      <w:r w:rsidR="00373E3B">
        <w:t xml:space="preserve"> </w:t>
      </w:r>
      <w:commentRangeStart w:id="101"/>
      <w:commentRangeStart w:id="102"/>
      <w:r w:rsidR="007F17A9" w:rsidRPr="007F17A9">
        <w:rPr>
          <w:highlight w:val="yellow"/>
        </w:rPr>
        <w:t>Remaining heterogeneity</w:t>
      </w:r>
      <w:r w:rsidR="007F17A9">
        <w:t xml:space="preserve"> </w:t>
      </w:r>
      <w:commentRangeEnd w:id="101"/>
      <w:r w:rsidR="00A361BD">
        <w:rPr>
          <w:rStyle w:val="CommentReference"/>
        </w:rPr>
        <w:commentReference w:id="101"/>
      </w:r>
      <w:commentRangeEnd w:id="102"/>
      <w:r w:rsidR="00003C47">
        <w:rPr>
          <w:rStyle w:val="CommentReference"/>
        </w:rPr>
        <w:commentReference w:id="102"/>
      </w:r>
      <w:r w:rsidR="00C472AF" w:rsidRPr="00C472AF">
        <w:rPr>
          <w:highlight w:val="yellow"/>
        </w:rPr>
        <w:t>FIG</w:t>
      </w:r>
      <w:r w:rsidR="00B37F25" w:rsidRPr="00C472AF">
        <w:rPr>
          <w:highlight w:val="yellow"/>
        </w:rPr>
        <w:t>URE</w:t>
      </w:r>
    </w:p>
    <w:p w14:paraId="130B8204" w14:textId="4E9354EC" w:rsidR="00BF6BA1" w:rsidRDefault="00B20FCD" w:rsidP="00FF777A">
      <w:r w:rsidRPr="00B20FCD">
        <w:rPr>
          <w:noProof/>
        </w:rPr>
        <w:lastRenderedPageBreak/>
        <w:drawing>
          <wp:inline distT="0" distB="0" distL="0" distR="0" wp14:anchorId="052DC398" wp14:editId="3C2FF6DD">
            <wp:extent cx="5731510" cy="4262120"/>
            <wp:effectExtent l="0" t="0" r="2540" b="5080"/>
            <wp:docPr id="1586416973" name="Picture 1" descr="A graph with blue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descr="A graph with blue dots and black lines&#10;&#10;AI-generated content may be incorrect."/>
                    <pic:cNvPicPr/>
                  </pic:nvPicPr>
                  <pic:blipFill>
                    <a:blip r:embed="rId14"/>
                    <a:stretch>
                      <a:fillRect/>
                    </a:stretch>
                  </pic:blipFill>
                  <pic:spPr>
                    <a:xfrm>
                      <a:off x="0" y="0"/>
                      <a:ext cx="5731510" cy="4262120"/>
                    </a:xfrm>
                    <a:prstGeom prst="rect">
                      <a:avLst/>
                    </a:prstGeom>
                  </pic:spPr>
                </pic:pic>
              </a:graphicData>
            </a:graphic>
          </wp:inline>
        </w:drawing>
      </w:r>
    </w:p>
    <w:p w14:paraId="2A4B6985" w14:textId="1E04F59E" w:rsidR="00307A11" w:rsidRDefault="00091692" w:rsidP="00FF777A">
      <w:commentRangeStart w:id="103"/>
      <w:r>
        <w:t>A</w:t>
      </w:r>
      <w:r w:rsidR="0079271C">
        <w:t xml:space="preserve"> single species</w:t>
      </w:r>
      <w:r w:rsidR="00B413BB">
        <w:t xml:space="preserve">, </w:t>
      </w:r>
      <w:proofErr w:type="spellStart"/>
      <w:r w:rsidR="00B413BB" w:rsidRPr="00C123F6">
        <w:rPr>
          <w:i/>
          <w:iCs/>
        </w:rPr>
        <w:t>Chlorocebus</w:t>
      </w:r>
      <w:proofErr w:type="spellEnd"/>
      <w:r w:rsidR="00B413BB" w:rsidRPr="00C123F6">
        <w:rPr>
          <w:i/>
          <w:iCs/>
        </w:rPr>
        <w:t xml:space="preserve"> aethiops</w:t>
      </w:r>
      <w:r w:rsidR="00705671">
        <w:rPr>
          <w:i/>
          <w:iCs/>
        </w:rPr>
        <w:t xml:space="preserve"> </w:t>
      </w:r>
      <w:r w:rsidR="00705671">
        <w:t>grivet</w:t>
      </w:r>
      <w:r w:rsidR="0079271C">
        <w:t xml:space="preserve">, </w:t>
      </w:r>
      <w:r w:rsidR="00BB4FBE">
        <w:t>demonstrated</w:t>
      </w:r>
      <w:r w:rsidR="00064D07">
        <w:t xml:space="preserve"> </w:t>
      </w:r>
      <w:r w:rsidR="0079271C">
        <w:t xml:space="preserve">a </w:t>
      </w:r>
      <w:r w:rsidR="00064D07">
        <w:t>significant,</w:t>
      </w:r>
      <w:r w:rsidR="00BB4FBE">
        <w:t xml:space="preserve"> </w:t>
      </w:r>
      <w:r w:rsidR="00064D07">
        <w:t xml:space="preserve">large positive mean effect size </w:t>
      </w:r>
      <w:r w:rsidR="005C1F0B">
        <w:t>(</w:t>
      </w:r>
      <w:r w:rsidR="009C699C">
        <w:t>1.32 [</w:t>
      </w:r>
      <w:r w:rsidR="0025182E" w:rsidRPr="0025182E">
        <w:t xml:space="preserve">0.0607 </w:t>
      </w:r>
      <w:r w:rsidR="0025182E">
        <w:t>-</w:t>
      </w:r>
      <w:r w:rsidR="0025182E" w:rsidRPr="0025182E">
        <w:t xml:space="preserve"> 2.5701</w:t>
      </w:r>
      <w:r w:rsidR="0025182E">
        <w:t xml:space="preserve">], </w:t>
      </w:r>
      <w:r w:rsidR="0025182E">
        <w:rPr>
          <w:i/>
          <w:iCs/>
        </w:rPr>
        <w:t xml:space="preserve">p </w:t>
      </w:r>
      <w:r w:rsidR="0025182E" w:rsidRPr="00C123F6">
        <w:t>= 0.0402</w:t>
      </w:r>
      <w:r w:rsidR="0025182E">
        <w:t>)</w:t>
      </w:r>
      <w:r w:rsidR="009C699C">
        <w:t xml:space="preserve"> </w:t>
      </w:r>
      <w:r w:rsidR="00064D07" w:rsidRPr="00C123F6">
        <w:rPr>
          <w:highlight w:val="yellow"/>
        </w:rPr>
        <w:t>(</w:t>
      </w:r>
      <w:commentRangeStart w:id="104"/>
      <w:r w:rsidR="00064D07" w:rsidRPr="00C123F6">
        <w:rPr>
          <w:highlight w:val="yellow"/>
        </w:rPr>
        <w:t>FIGURE)</w:t>
      </w:r>
      <w:r w:rsidR="00E334BB" w:rsidRPr="00C123F6">
        <w:rPr>
          <w:highlight w:val="yellow"/>
        </w:rPr>
        <w:t>.</w:t>
      </w:r>
      <w:r w:rsidR="00E334BB">
        <w:t xml:space="preserve"> </w:t>
      </w:r>
      <w:commentRangeEnd w:id="104"/>
      <w:r w:rsidR="0082335F">
        <w:rPr>
          <w:rStyle w:val="CommentReference"/>
        </w:rPr>
        <w:commentReference w:id="104"/>
      </w:r>
      <w:r w:rsidR="00E334BB">
        <w:t>All other mean effect sizes had confidence intervals that overlapped zero</w:t>
      </w:r>
      <w:r w:rsidR="00A72515">
        <w:t xml:space="preserve">, </w:t>
      </w:r>
      <w:r w:rsidR="002E54AA">
        <w:t xml:space="preserve">indicating that fire had no effect on the movement of these species. </w:t>
      </w:r>
      <w:r w:rsidR="00835707" w:rsidRPr="00C123F6">
        <w:rPr>
          <w:i/>
          <w:iCs/>
        </w:rPr>
        <w:t>Hylocichla</w:t>
      </w:r>
      <w:r w:rsidR="00835707">
        <w:rPr>
          <w:i/>
          <w:iCs/>
        </w:rPr>
        <w:t xml:space="preserve"> </w:t>
      </w:r>
      <w:r w:rsidR="00835707" w:rsidRPr="00C123F6">
        <w:rPr>
          <w:i/>
          <w:iCs/>
        </w:rPr>
        <w:t>mustelina</w:t>
      </w:r>
      <w:r w:rsidR="00835707">
        <w:t xml:space="preserve">, wood thrush, returned a </w:t>
      </w:r>
      <w:r w:rsidR="003F382E">
        <w:t>significant, large positive effect size from a single case</w:t>
      </w:r>
      <w:r w:rsidR="008B4233">
        <w:t>. This was the only significant individual effect size, with</w:t>
      </w:r>
      <w:r w:rsidR="004F1C12">
        <w:t xml:space="preserve"> the confidence intervals of all other individual effect sizes </w:t>
      </w:r>
      <w:r w:rsidR="00015B3E">
        <w:t>overlapping zero.</w:t>
      </w:r>
      <w:r w:rsidR="008B4233">
        <w:t xml:space="preserve"> </w:t>
      </w:r>
      <w:commentRangeEnd w:id="103"/>
      <w:r w:rsidR="00003C47">
        <w:rPr>
          <w:rStyle w:val="CommentReference"/>
        </w:rPr>
        <w:commentReference w:id="103"/>
      </w:r>
    </w:p>
    <w:p w14:paraId="2D40770B" w14:textId="6566CF32" w:rsidR="00AF4E82" w:rsidRDefault="00AF4E82" w:rsidP="00FF777A">
      <w:r w:rsidRPr="00307A11">
        <w:rPr>
          <w:noProof/>
        </w:rPr>
        <w:lastRenderedPageBreak/>
        <w:drawing>
          <wp:inline distT="0" distB="0" distL="0" distR="0" wp14:anchorId="34278CCD" wp14:editId="02FA5516">
            <wp:extent cx="5846417" cy="5016674"/>
            <wp:effectExtent l="0" t="0" r="2540" b="0"/>
            <wp:docPr id="122910635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6350" name="Picture 1" descr="A screen shot of a chart&#10;&#10;AI-generated content may be incorrect."/>
                    <pic:cNvPicPr/>
                  </pic:nvPicPr>
                  <pic:blipFill>
                    <a:blip r:embed="rId15"/>
                    <a:stretch>
                      <a:fillRect/>
                    </a:stretch>
                  </pic:blipFill>
                  <pic:spPr>
                    <a:xfrm>
                      <a:off x="0" y="0"/>
                      <a:ext cx="5882882" cy="5047964"/>
                    </a:xfrm>
                    <a:prstGeom prst="rect">
                      <a:avLst/>
                    </a:prstGeom>
                  </pic:spPr>
                </pic:pic>
              </a:graphicData>
            </a:graphic>
          </wp:inline>
        </w:drawing>
      </w:r>
    </w:p>
    <w:p w14:paraId="39573A1F" w14:textId="0EC21493" w:rsidR="0058085F" w:rsidRDefault="004317C5" w:rsidP="005E1113">
      <w:pPr>
        <w:pStyle w:val="Heading4"/>
      </w:pPr>
      <w:r>
        <w:t xml:space="preserve">Movement </w:t>
      </w:r>
      <w:r w:rsidR="0089245E">
        <w:t>Category</w:t>
      </w:r>
    </w:p>
    <w:p w14:paraId="58986441" w14:textId="61D6C77F" w:rsidR="00573318" w:rsidRDefault="00512FDD" w:rsidP="00573318">
      <w:commentRangeStart w:id="105"/>
      <w:r>
        <w:t xml:space="preserve">Movement category was not a significant </w:t>
      </w:r>
      <w:r w:rsidR="00C10A73">
        <w:t xml:space="preserve">predictor of movement responses </w:t>
      </w:r>
      <w:r w:rsidR="00C10A73" w:rsidRPr="00C10A73">
        <w:rPr>
          <w:highlight w:val="yellow"/>
        </w:rPr>
        <w:t>(SUPP)</w:t>
      </w:r>
      <w:r w:rsidR="00C10A73">
        <w:t xml:space="preserve">. </w:t>
      </w:r>
      <w:commentRangeEnd w:id="105"/>
      <w:r w:rsidR="00003C47">
        <w:rPr>
          <w:rStyle w:val="CommentReference"/>
        </w:rPr>
        <w:commentReference w:id="105"/>
      </w:r>
      <w:r w:rsidR="00C10A73">
        <w:t>However, f</w:t>
      </w:r>
      <w:r w:rsidR="008F1EA4">
        <w:t xml:space="preserve">ire </w:t>
      </w:r>
      <w:r w:rsidR="00711FED">
        <w:t xml:space="preserve">had a </w:t>
      </w:r>
      <w:r w:rsidR="00C06AE4">
        <w:t>significant</w:t>
      </w:r>
      <w:r w:rsidR="00536C1F">
        <w:t xml:space="preserve"> yet small</w:t>
      </w:r>
      <w:r w:rsidR="00711FED">
        <w:t xml:space="preserve"> positive effect on linear distance</w:t>
      </w:r>
      <w:r w:rsidR="005F0120">
        <w:t xml:space="preserve"> movements</w:t>
      </w:r>
      <w:r w:rsidR="0026619B">
        <w:t xml:space="preserve"> (</w:t>
      </w:r>
      <w:r w:rsidR="0026619B" w:rsidRPr="0026619B">
        <w:t xml:space="preserve">0.3027 </w:t>
      </w:r>
      <w:r w:rsidR="00A82C2A">
        <w:t>[</w:t>
      </w:r>
      <w:r w:rsidR="00A82C2A" w:rsidRPr="00A82C2A">
        <w:t xml:space="preserve">0.0432 </w:t>
      </w:r>
      <w:r w:rsidR="00BF0AE8">
        <w:t>-</w:t>
      </w:r>
      <w:r w:rsidR="00A82C2A" w:rsidRPr="00A82C2A">
        <w:t xml:space="preserve"> 0.5621</w:t>
      </w:r>
      <w:r w:rsidR="00A82C2A">
        <w:t xml:space="preserve">], p = </w:t>
      </w:r>
      <w:r w:rsidR="00BF0AE8" w:rsidRPr="00BF0AE8">
        <w:t>0.0227</w:t>
      </w:r>
      <w:r w:rsidR="00A82C2A">
        <w:t>)</w:t>
      </w:r>
      <w:r w:rsidR="00BF0AE8">
        <w:t xml:space="preserve">. </w:t>
      </w:r>
      <w:r w:rsidR="00C06AE4">
        <w:t xml:space="preserve">The effect </w:t>
      </w:r>
      <w:r w:rsidR="00AA2903">
        <w:t xml:space="preserve">of fire on other space use metrics was also </w:t>
      </w:r>
      <w:r w:rsidR="00536C1F">
        <w:t>small</w:t>
      </w:r>
      <w:ins w:id="106" w:author="Wooster, Eamonn" w:date="2025-08-14T09:47:00Z" w16du:dateUtc="2025-08-13T23:47:00Z">
        <w:r w:rsidR="00003C47">
          <w:t xml:space="preserve"> but non-significant</w:t>
        </w:r>
      </w:ins>
      <w:del w:id="107" w:author="Wooster, Eamonn" w:date="2025-08-14T09:47:00Z" w16du:dateUtc="2025-08-13T23:47:00Z">
        <w:r w:rsidR="00573318" w:rsidDel="00003C47">
          <w:delText>, however confidence intervals overlapped zero</w:delText>
        </w:r>
      </w:del>
      <w:r w:rsidR="00900240">
        <w:t xml:space="preserve">. </w:t>
      </w:r>
      <w:commentRangeStart w:id="108"/>
      <w:r w:rsidR="000505C2" w:rsidRPr="00BA1013">
        <w:rPr>
          <w:strike/>
          <w:rPrChange w:id="109" w:author="Wooster, Eamonn" w:date="2025-08-14T09:47:00Z" w16du:dateUtc="2025-08-13T23:47:00Z">
            <w:rPr/>
          </w:rPrChange>
        </w:rPr>
        <w:t xml:space="preserve">Remaining heterogeneity </w:t>
      </w:r>
      <w:r w:rsidR="00ED5AA1" w:rsidRPr="00BA1013">
        <w:rPr>
          <w:strike/>
          <w:rPrChange w:id="110" w:author="Wooster, Eamonn" w:date="2025-08-14T09:47:00Z" w16du:dateUtc="2025-08-13T23:47:00Z">
            <w:rPr/>
          </w:rPrChange>
        </w:rPr>
        <w:t>in the movement</w:t>
      </w:r>
      <w:r w:rsidR="00B26F2C" w:rsidRPr="00BA1013">
        <w:rPr>
          <w:strike/>
          <w:rPrChange w:id="111" w:author="Wooster, Eamonn" w:date="2025-08-14T09:47:00Z" w16du:dateUtc="2025-08-13T23:47:00Z">
            <w:rPr/>
          </w:rPrChange>
        </w:rPr>
        <w:t xml:space="preserve"> category model was similar to the null model, with 38.11% unexplained. </w:t>
      </w:r>
      <w:r w:rsidR="00B37F25" w:rsidRPr="00BA1013">
        <w:rPr>
          <w:strike/>
          <w:highlight w:val="yellow"/>
          <w:rPrChange w:id="112" w:author="Wooster, Eamonn" w:date="2025-08-14T09:47:00Z" w16du:dateUtc="2025-08-13T23:47:00Z">
            <w:rPr>
              <w:highlight w:val="yellow"/>
            </w:rPr>
          </w:rPrChange>
        </w:rPr>
        <w:t>FIGURE</w:t>
      </w:r>
      <w:commentRangeEnd w:id="108"/>
      <w:r w:rsidR="00BA1013" w:rsidRPr="00BA1013">
        <w:rPr>
          <w:rStyle w:val="CommentReference"/>
          <w:strike/>
          <w:rPrChange w:id="113" w:author="Wooster, Eamonn" w:date="2025-08-14T09:47:00Z" w16du:dateUtc="2025-08-13T23:47:00Z">
            <w:rPr>
              <w:rStyle w:val="CommentReference"/>
            </w:rPr>
          </w:rPrChange>
        </w:rPr>
        <w:commentReference w:id="108"/>
      </w:r>
    </w:p>
    <w:p w14:paraId="5FE83D3F" w14:textId="1ABB0188" w:rsidR="001E2E0B" w:rsidRPr="00573318" w:rsidRDefault="001E2E0B" w:rsidP="00573318">
      <w:r w:rsidRPr="001E2E0B">
        <w:rPr>
          <w:noProof/>
        </w:rPr>
        <w:lastRenderedPageBreak/>
        <w:drawing>
          <wp:inline distT="0" distB="0" distL="0" distR="0" wp14:anchorId="13366EAA" wp14:editId="4CDFEA90">
            <wp:extent cx="5731510" cy="3796665"/>
            <wp:effectExtent l="0" t="0" r="2540" b="0"/>
            <wp:docPr id="323685085" name="Picture 1"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descr="A diagram of different colored circles&#10;&#10;AI-generated content may be incorrect."/>
                    <pic:cNvPicPr/>
                  </pic:nvPicPr>
                  <pic:blipFill>
                    <a:blip r:embed="rId16"/>
                    <a:stretch>
                      <a:fillRect/>
                    </a:stretch>
                  </pic:blipFill>
                  <pic:spPr>
                    <a:xfrm>
                      <a:off x="0" y="0"/>
                      <a:ext cx="5731510" cy="3796665"/>
                    </a:xfrm>
                    <a:prstGeom prst="rect">
                      <a:avLst/>
                    </a:prstGeom>
                  </pic:spPr>
                </pic:pic>
              </a:graphicData>
            </a:graphic>
          </wp:inline>
        </w:drawing>
      </w:r>
    </w:p>
    <w:p w14:paraId="45D471F3" w14:textId="5AE4EDB2" w:rsidR="00220579" w:rsidRDefault="00220579" w:rsidP="005E1113">
      <w:pPr>
        <w:pStyle w:val="Heading4"/>
      </w:pPr>
      <w:r>
        <w:t>Taxonomy</w:t>
      </w:r>
    </w:p>
    <w:p w14:paraId="63EC4ECA" w14:textId="0F5AC671" w:rsidR="00B37F25" w:rsidRDefault="00B7423A" w:rsidP="00B37F25">
      <w:commentRangeStart w:id="114"/>
      <w:r>
        <w:t xml:space="preserve">The class model </w:t>
      </w:r>
      <w:r w:rsidR="00F44C52">
        <w:t>indicated class had a marginal, but non</w:t>
      </w:r>
      <w:r w:rsidR="009E33F7">
        <w:t xml:space="preserve">-significant, influence on animal movement </w:t>
      </w:r>
      <w:r w:rsidR="00C92C24">
        <w:t xml:space="preserve">in relation to </w:t>
      </w:r>
      <w:r w:rsidR="009E33F7">
        <w:t xml:space="preserve">fire (p = </w:t>
      </w:r>
      <w:r w:rsidR="0064182A" w:rsidRPr="0064182A">
        <w:t>0.0588</w:t>
      </w:r>
      <w:r w:rsidR="0064182A">
        <w:t>)</w:t>
      </w:r>
      <w:r w:rsidR="009E33F7">
        <w:t xml:space="preserve">. </w:t>
      </w:r>
      <w:commentRangeEnd w:id="114"/>
      <w:r w:rsidR="007F6122">
        <w:rPr>
          <w:rStyle w:val="CommentReference"/>
        </w:rPr>
        <w:commentReference w:id="114"/>
      </w:r>
      <w:r w:rsidR="0064182A">
        <w:t xml:space="preserve">A small effect size was observed in </w:t>
      </w:r>
      <w:r w:rsidR="00D44948">
        <w:t xml:space="preserve">birds </w:t>
      </w:r>
      <w:r w:rsidR="00EA50EC">
        <w:t>(</w:t>
      </w:r>
      <w:r w:rsidR="00EA50EC" w:rsidRPr="00EA50EC">
        <w:t>0.350</w:t>
      </w:r>
      <w:r w:rsidR="00EA50EC">
        <w:t xml:space="preserve"> [</w:t>
      </w:r>
      <w:r w:rsidR="00EA50EC" w:rsidRPr="00EA50EC">
        <w:t>-0.039, 0.739</w:t>
      </w:r>
      <w:r w:rsidR="00EA50EC">
        <w:t xml:space="preserve">], p = 0.077) </w:t>
      </w:r>
      <w:r w:rsidR="00D44948">
        <w:t>and mammals</w:t>
      </w:r>
      <w:r w:rsidR="00EA50EC">
        <w:t xml:space="preserve"> </w:t>
      </w:r>
      <w:r w:rsidR="00066489">
        <w:t>(</w:t>
      </w:r>
      <w:r w:rsidR="00066489" w:rsidRPr="00066489">
        <w:t xml:space="preserve">0.271 </w:t>
      </w:r>
      <w:r w:rsidR="00066489">
        <w:t>[</w:t>
      </w:r>
      <w:r w:rsidR="00066489" w:rsidRPr="00066489">
        <w:t>0.018, 0.524</w:t>
      </w:r>
      <w:r w:rsidR="00066489">
        <w:t>]</w:t>
      </w:r>
      <w:r w:rsidR="00D44948">
        <w:t>,</w:t>
      </w:r>
      <w:r w:rsidR="00066489">
        <w:t xml:space="preserve"> p = 0.036),</w:t>
      </w:r>
      <w:r w:rsidR="00D44948">
        <w:t xml:space="preserve"> </w:t>
      </w:r>
      <w:r w:rsidR="00785210">
        <w:t>with</w:t>
      </w:r>
      <w:r w:rsidR="00066489">
        <w:t xml:space="preserve"> although this</w:t>
      </w:r>
      <w:r w:rsidR="005F3835">
        <w:t xml:space="preserve"> effect</w:t>
      </w:r>
      <w:r w:rsidR="00066489">
        <w:t xml:space="preserve"> was only significant in mammals. </w:t>
      </w:r>
    </w:p>
    <w:p w14:paraId="674E3756" w14:textId="4D5FC0D8" w:rsidR="001B0BCB" w:rsidRPr="00B37F25" w:rsidRDefault="001B0BCB" w:rsidP="00B37F25">
      <w:r w:rsidRPr="001B0BCB">
        <w:rPr>
          <w:noProof/>
        </w:rPr>
        <w:lastRenderedPageBreak/>
        <w:drawing>
          <wp:inline distT="0" distB="0" distL="0" distR="0" wp14:anchorId="6D75FB9A" wp14:editId="4BB57386">
            <wp:extent cx="5502910" cy="3658039"/>
            <wp:effectExtent l="0" t="0" r="2540" b="0"/>
            <wp:docPr id="524467144"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descr="A graph of different colored circles&#10;&#10;AI-generated content may be incorrect."/>
                    <pic:cNvPicPr/>
                  </pic:nvPicPr>
                  <pic:blipFill>
                    <a:blip r:embed="rId17"/>
                    <a:stretch>
                      <a:fillRect/>
                    </a:stretch>
                  </pic:blipFill>
                  <pic:spPr>
                    <a:xfrm>
                      <a:off x="0" y="0"/>
                      <a:ext cx="5508526" cy="3661772"/>
                    </a:xfrm>
                    <a:prstGeom prst="rect">
                      <a:avLst/>
                    </a:prstGeom>
                  </pic:spPr>
                </pic:pic>
              </a:graphicData>
            </a:graphic>
          </wp:inline>
        </w:drawing>
      </w:r>
    </w:p>
    <w:p w14:paraId="166357EB" w14:textId="50090D6A" w:rsidR="0089245E" w:rsidRDefault="0089245E" w:rsidP="005E1113">
      <w:pPr>
        <w:pStyle w:val="Heading4"/>
      </w:pPr>
      <w:r>
        <w:t>Biome</w:t>
      </w:r>
    </w:p>
    <w:p w14:paraId="1FEBB186" w14:textId="3D102E9E" w:rsidR="00D95E31" w:rsidRDefault="009D5E86" w:rsidP="00D95E31">
      <w:commentRangeStart w:id="115"/>
      <w:r>
        <w:t xml:space="preserve">Biome had a significant </w:t>
      </w:r>
      <w:r w:rsidR="0015655B">
        <w:t>predictive</w:t>
      </w:r>
      <w:r w:rsidR="00E70F0C">
        <w:t xml:space="preserve"> </w:t>
      </w:r>
      <w:r>
        <w:t xml:space="preserve">effect on </w:t>
      </w:r>
      <w:r w:rsidR="00706264">
        <w:t>animal movement</w:t>
      </w:r>
      <w:r w:rsidR="001B36D3">
        <w:t xml:space="preserve"> following fire</w:t>
      </w:r>
      <w:r w:rsidR="00706264">
        <w:t xml:space="preserve"> </w:t>
      </w:r>
      <w:r>
        <w:t xml:space="preserve">(p = </w:t>
      </w:r>
      <w:r w:rsidR="00B502A9">
        <w:t>0.0331</w:t>
      </w:r>
      <w:commentRangeEnd w:id="115"/>
      <w:r w:rsidR="007F6122">
        <w:rPr>
          <w:rStyle w:val="CommentReference"/>
        </w:rPr>
        <w:commentReference w:id="115"/>
      </w:r>
      <w:r w:rsidR="00706264">
        <w:t>);</w:t>
      </w:r>
      <w:r w:rsidR="00B502A9">
        <w:t xml:space="preserve"> </w:t>
      </w:r>
      <w:r w:rsidR="00536C1F">
        <w:t>however,</w:t>
      </w:r>
      <w:r w:rsidR="00B502A9">
        <w:t xml:space="preserve"> the magnitude and direction of this effect varied between biomes.</w:t>
      </w:r>
      <w:r w:rsidR="008C5356">
        <w:t xml:space="preserve"> </w:t>
      </w:r>
      <w:r w:rsidR="00536C1F">
        <w:t>A large</w:t>
      </w:r>
      <w:r w:rsidR="002E4E20">
        <w:t xml:space="preserve"> significant </w:t>
      </w:r>
      <w:r w:rsidR="00536C1F">
        <w:t>effect was observed in ‘</w:t>
      </w:r>
      <w:r w:rsidR="00536C1F" w:rsidRPr="00536C1F">
        <w:t>Tropical and subtropical grasslands, savannas, and shrublands</w:t>
      </w:r>
      <w:r w:rsidR="00536C1F">
        <w:t>’ (</w:t>
      </w:r>
      <w:r w:rsidR="000D1741" w:rsidRPr="000D1741">
        <w:t>0.8256</w:t>
      </w:r>
      <w:r w:rsidR="000D1741">
        <w:t xml:space="preserve"> [</w:t>
      </w:r>
      <w:r w:rsidR="000D1741" w:rsidRPr="000D1741">
        <w:t xml:space="preserve">0.2189 </w:t>
      </w:r>
      <w:r w:rsidR="000D1741">
        <w:t>-</w:t>
      </w:r>
      <w:r w:rsidR="000D1741" w:rsidRPr="000D1741">
        <w:t xml:space="preserve"> 1.4323</w:t>
      </w:r>
      <w:r w:rsidR="000D1741">
        <w:t xml:space="preserve">], p = </w:t>
      </w:r>
      <w:r w:rsidR="002E4E20" w:rsidRPr="002E4E20">
        <w:t>0.0082</w:t>
      </w:r>
      <w:r w:rsidR="002E4E20">
        <w:t>).</w:t>
      </w:r>
      <w:r w:rsidR="00392022">
        <w:t xml:space="preserve"> </w:t>
      </w:r>
      <w:r w:rsidR="00395B29">
        <w:t xml:space="preserve">Moderate, yet non-significant, positive effects were observed in </w:t>
      </w:r>
      <w:r w:rsidR="006E290B" w:rsidRPr="006E290B">
        <w:t>Flooded grasslands and savannas</w:t>
      </w:r>
      <w:r w:rsidR="006E290B">
        <w:t xml:space="preserve"> </w:t>
      </w:r>
      <w:r w:rsidR="00E70F0C">
        <w:t>(</w:t>
      </w:r>
      <w:r w:rsidR="008F49CB" w:rsidRPr="008F49CB">
        <w:t xml:space="preserve">0.7803 </w:t>
      </w:r>
      <w:r w:rsidR="008F49CB">
        <w:t>[</w:t>
      </w:r>
      <w:r w:rsidR="008F49CB" w:rsidRPr="008F49CB">
        <w:t xml:space="preserve">-0.0785 </w:t>
      </w:r>
      <w:r w:rsidR="008F49CB">
        <w:t>-</w:t>
      </w:r>
      <w:r w:rsidR="008F49CB" w:rsidRPr="008F49CB">
        <w:t xml:space="preserve"> 1.6392</w:t>
      </w:r>
      <w:r w:rsidR="008F49CB">
        <w:t xml:space="preserve">], p = </w:t>
      </w:r>
      <w:r w:rsidR="008F49CB" w:rsidRPr="008F49CB">
        <w:t>0.0744</w:t>
      </w:r>
      <w:r w:rsidR="008F49CB">
        <w:t xml:space="preserve">) </w:t>
      </w:r>
      <w:r w:rsidR="006E290B">
        <w:t xml:space="preserve">and </w:t>
      </w:r>
      <w:r w:rsidR="006E290B" w:rsidRPr="006E290B">
        <w:t>Temperate grasslands, savannas, and shrublands</w:t>
      </w:r>
      <w:r w:rsidR="008F49CB">
        <w:t xml:space="preserve"> </w:t>
      </w:r>
      <w:r w:rsidR="005F3135">
        <w:t>(</w:t>
      </w:r>
      <w:r w:rsidR="005F3135" w:rsidRPr="005F3135">
        <w:t>0.5893</w:t>
      </w:r>
      <w:r w:rsidR="005F3135">
        <w:t xml:space="preserve"> [</w:t>
      </w:r>
      <w:r w:rsidR="005F3135" w:rsidRPr="005F3135">
        <w:t xml:space="preserve">-0.0076 </w:t>
      </w:r>
      <w:r w:rsidR="005F3135">
        <w:t>-</w:t>
      </w:r>
      <w:r w:rsidR="005F3135" w:rsidRPr="005F3135">
        <w:t xml:space="preserve"> 1.186</w:t>
      </w:r>
      <w:r w:rsidR="005F3135">
        <w:t>],</w:t>
      </w:r>
      <w:r w:rsidR="005F3135" w:rsidRPr="005F3135">
        <w:t xml:space="preserve"> </w:t>
      </w:r>
      <w:r w:rsidR="005F3135">
        <w:t xml:space="preserve">p = </w:t>
      </w:r>
      <w:r w:rsidR="005F3135" w:rsidRPr="005F3135">
        <w:t>0.0529</w:t>
      </w:r>
      <w:r w:rsidR="005F3135">
        <w:t>).</w:t>
      </w:r>
      <w:r w:rsidR="006F08AB">
        <w:t xml:space="preserve"> </w:t>
      </w:r>
      <w:r w:rsidR="000E4DC5">
        <w:t xml:space="preserve">Effect sizes in the remaining biomes were small or negative. </w:t>
      </w:r>
      <w:r w:rsidR="000E4DC5" w:rsidRPr="000E4DC5">
        <w:rPr>
          <w:highlight w:val="yellow"/>
        </w:rPr>
        <w:t>FIGURE</w:t>
      </w:r>
    </w:p>
    <w:p w14:paraId="39EB0BFC" w14:textId="4AD58CEF" w:rsidR="00DB07C1" w:rsidRPr="00D95E31" w:rsidRDefault="00DB07C1" w:rsidP="00D95E31">
      <w:r w:rsidRPr="00DB07C1">
        <w:rPr>
          <w:noProof/>
        </w:rPr>
        <w:lastRenderedPageBreak/>
        <w:drawing>
          <wp:inline distT="0" distB="0" distL="0" distR="0" wp14:anchorId="7D8C96FF" wp14:editId="59F3F084">
            <wp:extent cx="5731510" cy="4237990"/>
            <wp:effectExtent l="0" t="0" r="2540" b="0"/>
            <wp:docPr id="1966302555" name="Picture 1"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descr="A graph with colorful dots and lines&#10;&#10;AI-generated content may be incorrect."/>
                    <pic:cNvPicPr/>
                  </pic:nvPicPr>
                  <pic:blipFill>
                    <a:blip r:embed="rId18"/>
                    <a:stretch>
                      <a:fillRect/>
                    </a:stretch>
                  </pic:blipFill>
                  <pic:spPr>
                    <a:xfrm>
                      <a:off x="0" y="0"/>
                      <a:ext cx="5731510" cy="4237990"/>
                    </a:xfrm>
                    <a:prstGeom prst="rect">
                      <a:avLst/>
                    </a:prstGeom>
                  </pic:spPr>
                </pic:pic>
              </a:graphicData>
            </a:graphic>
          </wp:inline>
        </w:drawing>
      </w:r>
    </w:p>
    <w:p w14:paraId="0D4D29F5" w14:textId="52E28BB3" w:rsidR="0089245E" w:rsidRDefault="0089245E" w:rsidP="005E1113">
      <w:pPr>
        <w:pStyle w:val="Heading4"/>
      </w:pPr>
      <w:r>
        <w:t>Fire Type</w:t>
      </w:r>
      <w:r w:rsidR="00DB1640">
        <w:t>, Fire Size</w:t>
      </w:r>
      <w:r>
        <w:t xml:space="preserve"> </w:t>
      </w:r>
      <w:r w:rsidR="00220579">
        <w:t>&amp; Maximum Burn Age</w:t>
      </w:r>
    </w:p>
    <w:p w14:paraId="44C6F14B" w14:textId="49C2E185" w:rsidR="0007102B" w:rsidRDefault="00DC2B3C" w:rsidP="0007102B">
      <w:r>
        <w:t xml:space="preserve">Fire type, planned or wildfire, </w:t>
      </w:r>
      <w:r w:rsidR="009106A7">
        <w:t>d</w:t>
      </w:r>
      <w:r w:rsidR="00331253">
        <w:t xml:space="preserve">id not </w:t>
      </w:r>
      <w:r w:rsidR="00336858">
        <w:t xml:space="preserve">predict </w:t>
      </w:r>
      <w:r w:rsidR="00331253">
        <w:t xml:space="preserve">variation in effect sizes </w:t>
      </w:r>
      <w:r w:rsidR="0073210A">
        <w:t>(</w:t>
      </w:r>
      <w:r w:rsidR="0073210A" w:rsidRPr="0073210A">
        <w:t>p = 0.4266</w:t>
      </w:r>
      <w:r w:rsidR="0073210A">
        <w:t>)</w:t>
      </w:r>
      <w:r w:rsidR="00D92D11">
        <w:t xml:space="preserve">, and </w:t>
      </w:r>
      <w:r w:rsidR="004636EF">
        <w:t xml:space="preserve">differences in </w:t>
      </w:r>
      <w:r w:rsidR="001F169E">
        <w:t>effect sizes between</w:t>
      </w:r>
      <w:r w:rsidR="004636EF">
        <w:t xml:space="preserve"> the two groups were non-significant</w:t>
      </w:r>
      <w:r w:rsidR="0073210A">
        <w:t>. However,</w:t>
      </w:r>
      <w:r w:rsidR="00F9236E">
        <w:t xml:space="preserve"> planned</w:t>
      </w:r>
      <w:r w:rsidR="00F43D5D">
        <w:t xml:space="preserve"> burns</w:t>
      </w:r>
      <w:r w:rsidR="0030563D">
        <w:t xml:space="preserve"> had a significant </w:t>
      </w:r>
      <w:r w:rsidR="003B624C">
        <w:t>small</w:t>
      </w:r>
      <w:r w:rsidR="00570391">
        <w:t xml:space="preserve">, </w:t>
      </w:r>
      <w:r w:rsidR="0030563D">
        <w:t>positive effect on movement</w:t>
      </w:r>
      <w:r w:rsidR="00D1510E">
        <w:t xml:space="preserve"> (</w:t>
      </w:r>
      <w:r w:rsidR="00D1510E" w:rsidRPr="00D1510E">
        <w:t>0.3131</w:t>
      </w:r>
      <w:r w:rsidR="00D1510E">
        <w:t xml:space="preserve"> [</w:t>
      </w:r>
      <w:r w:rsidR="00D1510E" w:rsidRPr="00D1510E">
        <w:t xml:space="preserve">0.0048 </w:t>
      </w:r>
      <w:r w:rsidR="00861964">
        <w:t>-</w:t>
      </w:r>
      <w:r w:rsidR="00D1510E" w:rsidRPr="00D1510E">
        <w:t xml:space="preserve"> 0.6215</w:t>
      </w:r>
      <w:r w:rsidR="00D1510E">
        <w:t xml:space="preserve">], p = </w:t>
      </w:r>
      <w:r w:rsidR="00D1510E" w:rsidRPr="00D1510E">
        <w:t>0.0466</w:t>
      </w:r>
      <w:r w:rsidR="00D1510E">
        <w:t>)</w:t>
      </w:r>
      <w:r w:rsidR="00386234">
        <w:t xml:space="preserve"> </w:t>
      </w:r>
      <w:r w:rsidR="00386234" w:rsidRPr="00386234">
        <w:rPr>
          <w:highlight w:val="yellow"/>
        </w:rPr>
        <w:t>FIGURE</w:t>
      </w:r>
      <w:r w:rsidR="00D1510E">
        <w:t>.</w:t>
      </w:r>
      <w:r w:rsidR="00C85DC0">
        <w:t xml:space="preserve"> Residual heterogeneity </w:t>
      </w:r>
      <w:r w:rsidR="006114F2">
        <w:t xml:space="preserve">was </w:t>
      </w:r>
      <w:r w:rsidR="00CB2BCD">
        <w:t>significant (</w:t>
      </w:r>
      <w:r w:rsidR="00CB2BCD" w:rsidRPr="00CB2BCD">
        <w:t>p&lt; .0001</w:t>
      </w:r>
      <w:r w:rsidR="00CB2BCD">
        <w:t xml:space="preserve">). </w:t>
      </w:r>
      <w:r w:rsidR="00D13518">
        <w:t>Neither m</w:t>
      </w:r>
      <w:r w:rsidR="0084052A">
        <w:t>aximum burn age</w:t>
      </w:r>
      <w:r w:rsidR="00D13518">
        <w:t xml:space="preserve"> </w:t>
      </w:r>
      <w:r w:rsidR="00312A57" w:rsidRPr="00570391">
        <w:t>(β = –0.047</w:t>
      </w:r>
      <w:r w:rsidR="00312A57">
        <w:t xml:space="preserve"> [</w:t>
      </w:r>
      <w:r w:rsidR="00312A57" w:rsidRPr="00570391">
        <w:t>–0.163 to 0.070</w:t>
      </w:r>
      <w:r w:rsidR="00312A57">
        <w:t xml:space="preserve">], </w:t>
      </w:r>
      <w:r w:rsidR="00312A57" w:rsidRPr="00570391">
        <w:t>p = 0.43</w:t>
      </w:r>
      <w:r w:rsidR="00312A57">
        <w:t xml:space="preserve">), </w:t>
      </w:r>
      <w:r w:rsidR="00D13518">
        <w:t xml:space="preserve">or fire </w:t>
      </w:r>
      <w:r w:rsidR="00312A57">
        <w:t>size</w:t>
      </w:r>
      <w:r w:rsidR="00EC087D">
        <w:t xml:space="preserve"> (</w:t>
      </w:r>
      <w:r w:rsidR="00EC087D" w:rsidRPr="00570391">
        <w:t xml:space="preserve">β = </w:t>
      </w:r>
      <w:r w:rsidR="007B5F63">
        <w:t>0.0021</w:t>
      </w:r>
      <w:r w:rsidR="00EC087D">
        <w:t xml:space="preserve"> [</w:t>
      </w:r>
      <w:r w:rsidR="007B5F63">
        <w:t>-0.1125 to 0.1167</w:t>
      </w:r>
      <w:r w:rsidR="00EC087D">
        <w:t xml:space="preserve">], </w:t>
      </w:r>
      <w:r w:rsidR="00EC087D" w:rsidRPr="00570391">
        <w:t>p = 0.</w:t>
      </w:r>
      <w:r w:rsidR="007B5F63">
        <w:t>97</w:t>
      </w:r>
      <w:r w:rsidR="00C05B5C">
        <w:t>)</w:t>
      </w:r>
      <w:r w:rsidR="00312A57">
        <w:t xml:space="preserve"> was</w:t>
      </w:r>
      <w:r w:rsidR="0084052A">
        <w:t xml:space="preserve"> </w:t>
      </w:r>
      <w:r w:rsidR="00312A57">
        <w:t xml:space="preserve">a </w:t>
      </w:r>
      <w:r w:rsidR="0084052A">
        <w:t>significant</w:t>
      </w:r>
      <w:r w:rsidR="00861964">
        <w:t xml:space="preserve"> moderator of effect size</w:t>
      </w:r>
      <w:r w:rsidR="00312A57">
        <w:t>.</w:t>
      </w:r>
      <w:r w:rsidR="00570391">
        <w:t xml:space="preserve"> </w:t>
      </w:r>
      <w:r w:rsidR="000048FD">
        <w:t>I</w:t>
      </w:r>
      <w:r w:rsidR="0084052A">
        <w:t>ndicating</w:t>
      </w:r>
      <w:r w:rsidR="002928E1">
        <w:t xml:space="preserve"> there was</w:t>
      </w:r>
      <w:r w:rsidR="0084052A">
        <w:t xml:space="preserve"> no rela</w:t>
      </w:r>
      <w:r w:rsidR="006900AE">
        <w:t>tionship between</w:t>
      </w:r>
      <w:r w:rsidR="002928E1">
        <w:t xml:space="preserve"> either</w:t>
      </w:r>
      <w:r w:rsidR="006900AE">
        <w:t xml:space="preserve"> burn age</w:t>
      </w:r>
      <w:r w:rsidR="000048FD">
        <w:t xml:space="preserve"> or fire size</w:t>
      </w:r>
      <w:r w:rsidR="006900AE">
        <w:t xml:space="preserve"> and </w:t>
      </w:r>
      <w:r w:rsidR="00861964">
        <w:t>animal movement responses.</w:t>
      </w:r>
      <w:r w:rsidR="000D7C74">
        <w:t xml:space="preserve"> </w:t>
      </w:r>
    </w:p>
    <w:p w14:paraId="3CD61F5F" w14:textId="365B62C6" w:rsidR="00490D69" w:rsidRDefault="00490D69" w:rsidP="0007102B">
      <w:r w:rsidRPr="00490D69">
        <w:rPr>
          <w:noProof/>
        </w:rPr>
        <w:lastRenderedPageBreak/>
        <w:drawing>
          <wp:inline distT="0" distB="0" distL="0" distR="0" wp14:anchorId="6AE90ED5" wp14:editId="5B6E8F93">
            <wp:extent cx="5731510" cy="3806190"/>
            <wp:effectExtent l="0" t="0" r="2540" b="3810"/>
            <wp:docPr id="1328350211" name="Picture 1" descr="A graph of 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0211" name="Picture 1" descr="A graph of a graph with dots and lines&#10;&#10;AI-generated content may be incorrect."/>
                    <pic:cNvPicPr/>
                  </pic:nvPicPr>
                  <pic:blipFill>
                    <a:blip r:embed="rId19"/>
                    <a:stretch>
                      <a:fillRect/>
                    </a:stretch>
                  </pic:blipFill>
                  <pic:spPr>
                    <a:xfrm>
                      <a:off x="0" y="0"/>
                      <a:ext cx="5731510" cy="3806190"/>
                    </a:xfrm>
                    <a:prstGeom prst="rect">
                      <a:avLst/>
                    </a:prstGeom>
                  </pic:spPr>
                </pic:pic>
              </a:graphicData>
            </a:graphic>
          </wp:inline>
        </w:drawing>
      </w:r>
    </w:p>
    <w:p w14:paraId="74B12776" w14:textId="18318111" w:rsidR="003F4AC0" w:rsidRPr="0007102B" w:rsidRDefault="003F4AC0" w:rsidP="0007102B"/>
    <w:p w14:paraId="0E066523" w14:textId="418627B3" w:rsidR="0089245E" w:rsidRDefault="0089245E" w:rsidP="005E1113">
      <w:pPr>
        <w:pStyle w:val="Heading4"/>
      </w:pPr>
      <w:r>
        <w:t>Body Mass</w:t>
      </w:r>
    </w:p>
    <w:p w14:paraId="66340E02" w14:textId="2CD10DC2" w:rsidR="00A83905" w:rsidRPr="00A83905" w:rsidRDefault="00A13941" w:rsidP="00A83905">
      <w:r>
        <w:t>We modelled the effect of</w:t>
      </w:r>
      <w:r w:rsidR="00556DF3">
        <w:t xml:space="preserve"> body mass on the overall data set, as well a</w:t>
      </w:r>
      <w:r w:rsidR="005452CB">
        <w:t xml:space="preserve">s each taxonomic class. </w:t>
      </w:r>
      <w:r w:rsidR="009D5D4E">
        <w:t xml:space="preserve">Body mass did </w:t>
      </w:r>
      <w:r w:rsidR="007D0684">
        <w:t>not affect animal movement responses to fire.</w:t>
      </w:r>
      <w:r w:rsidR="00850346">
        <w:t xml:space="preserve"> </w:t>
      </w:r>
      <w:r w:rsidR="00590E7D">
        <w:t xml:space="preserve">Residual heterogeneity was low in the </w:t>
      </w:r>
      <w:r w:rsidR="00EA6637">
        <w:t>reptile model (</w:t>
      </w:r>
      <w:r w:rsidR="00EA6637" w:rsidRPr="00EA6637">
        <w:t>p = 0.3963</w:t>
      </w:r>
      <w:r w:rsidR="00EA6637">
        <w:t>)</w:t>
      </w:r>
      <w:r w:rsidR="00C32960">
        <w:t xml:space="preserve">, and remained high in all other models </w:t>
      </w:r>
      <w:r w:rsidR="00C32960" w:rsidRPr="00C32960">
        <w:rPr>
          <w:highlight w:val="yellow"/>
        </w:rPr>
        <w:t>SUPP</w:t>
      </w:r>
      <w:r w:rsidR="00EA6637">
        <w:t xml:space="preserve">. </w:t>
      </w:r>
    </w:p>
    <w:p w14:paraId="77B81B80" w14:textId="77777777" w:rsidR="00F26A6D" w:rsidRDefault="00F26A6D" w:rsidP="00D928F3">
      <w:pPr>
        <w:pStyle w:val="Heading2"/>
      </w:pPr>
      <w:r w:rsidRPr="00F26A6D">
        <w:t>Study heterogeneity, publication bias and sensitivity analysis</w:t>
      </w:r>
    </w:p>
    <w:p w14:paraId="4BB992E2" w14:textId="1BF81CAE" w:rsidR="005146A7" w:rsidRDefault="008F7EB3" w:rsidP="005146A7">
      <w:commentRangeStart w:id="116"/>
      <w:commentRangeStart w:id="117"/>
      <w:r>
        <w:t xml:space="preserve">The </w:t>
      </w:r>
      <w:r w:rsidR="006E1433" w:rsidRPr="006E1433">
        <w:rPr>
          <w:i/>
          <w:iCs/>
        </w:rPr>
        <w:t>I</w:t>
      </w:r>
      <w:r w:rsidR="006E1433" w:rsidRPr="006E1433">
        <w:rPr>
          <w:i/>
          <w:iCs/>
          <w:vertAlign w:val="superscript"/>
        </w:rPr>
        <w:t>2</w:t>
      </w:r>
      <w:r w:rsidR="006E1433">
        <w:t xml:space="preserve"> value for the </w:t>
      </w:r>
      <w:r>
        <w:t xml:space="preserve">random effects only model </w:t>
      </w:r>
      <w:r w:rsidR="006E1433">
        <w:t xml:space="preserve">was </w:t>
      </w:r>
      <w:r w:rsidR="00C472AF">
        <w:t>61.59%</w:t>
      </w:r>
      <w:r w:rsidR="00D466C9">
        <w:t>, indicating a moderate</w:t>
      </w:r>
      <w:r w:rsidR="009713A9">
        <w:t xml:space="preserve"> to high</w:t>
      </w:r>
      <w:r w:rsidR="00D466C9">
        <w:t xml:space="preserve"> level of </w:t>
      </w:r>
      <w:r w:rsidR="00EA766E">
        <w:t xml:space="preserve">true </w:t>
      </w:r>
      <w:r w:rsidR="00744F22">
        <w:t>heterogeneity in the full dataset</w:t>
      </w:r>
      <w:r w:rsidR="00EF4758">
        <w:t xml:space="preserve">. </w:t>
      </w:r>
      <w:r w:rsidR="00481744">
        <w:t>Across study variation</w:t>
      </w:r>
      <w:r w:rsidR="00AC2624">
        <w:t xml:space="preserve"> </w:t>
      </w:r>
      <w:r w:rsidR="00026A05">
        <w:t>(</w:t>
      </w:r>
      <w:r w:rsidR="004D3D62">
        <w:t>s</w:t>
      </w:r>
      <w:r w:rsidR="00026A05">
        <w:t xml:space="preserve">tudy ID) </w:t>
      </w:r>
      <w:r w:rsidR="00AC2624">
        <w:t xml:space="preserve">accounted for </w:t>
      </w:r>
      <w:r w:rsidR="00C472AF">
        <w:t>28.32%</w:t>
      </w:r>
      <w:r w:rsidR="009713A9">
        <w:t xml:space="preserve"> of the estimated heterogeneity.</w:t>
      </w:r>
      <w:r w:rsidR="00C472AF">
        <w:t xml:space="preserve"> </w:t>
      </w:r>
      <w:r w:rsidR="009713A9">
        <w:t xml:space="preserve">The </w:t>
      </w:r>
      <w:r w:rsidR="00246241">
        <w:t xml:space="preserve">remaining heterogeneity in effect sizes was explained by </w:t>
      </w:r>
      <w:r w:rsidR="00C472AF">
        <w:t>observation</w:t>
      </w:r>
      <w:r w:rsidR="00026A05">
        <w:t>-level</w:t>
      </w:r>
      <w:r w:rsidR="00FB33FC">
        <w:t xml:space="preserve"> variation </w:t>
      </w:r>
      <w:r w:rsidR="00C472AF">
        <w:t>(</w:t>
      </w:r>
      <w:r w:rsidR="004D3D62">
        <w:t xml:space="preserve">observation ID </w:t>
      </w:r>
      <w:r w:rsidR="00C472AF">
        <w:rPr>
          <w:i/>
          <w:iCs/>
        </w:rPr>
        <w:t>I</w:t>
      </w:r>
      <w:r w:rsidR="00C472AF" w:rsidRPr="007226B7">
        <w:rPr>
          <w:i/>
          <w:iCs/>
          <w:vertAlign w:val="superscript"/>
        </w:rPr>
        <w:t>2</w:t>
      </w:r>
      <w:r w:rsidR="00C472AF">
        <w:rPr>
          <w:i/>
          <w:iCs/>
        </w:rPr>
        <w:t xml:space="preserve"> </w:t>
      </w:r>
      <w:r w:rsidR="00C472AF">
        <w:t>33.26%)</w:t>
      </w:r>
      <w:r w:rsidR="00DB0254">
        <w:t xml:space="preserve">, indicating </w:t>
      </w:r>
      <w:r w:rsidR="004971F9">
        <w:t>residual variation unexplained by the random effects</w:t>
      </w:r>
      <w:r w:rsidR="00D16E31">
        <w:t xml:space="preserve">. </w:t>
      </w:r>
      <w:commentRangeEnd w:id="116"/>
      <w:r w:rsidR="00D16E31">
        <w:rPr>
          <w:rStyle w:val="CommentReference"/>
        </w:rPr>
        <w:commentReference w:id="116"/>
      </w:r>
      <w:r w:rsidR="00481744">
        <w:t xml:space="preserve">Neither </w:t>
      </w:r>
      <w:r w:rsidR="00FB33FC">
        <w:t xml:space="preserve">phylogenetic relatedness or </w:t>
      </w:r>
      <w:r w:rsidR="00EB710C">
        <w:t>species identi</w:t>
      </w:r>
      <w:r w:rsidR="00AD10D3">
        <w:t>ty</w:t>
      </w:r>
      <w:r w:rsidR="00475D05">
        <w:t xml:space="preserve"> accounted for any additional heterogeneity</w:t>
      </w:r>
      <w:r w:rsidR="00543AA5">
        <w:t xml:space="preserve"> in the random effects only model</w:t>
      </w:r>
      <w:r w:rsidR="00475D05">
        <w:t>, suggest</w:t>
      </w:r>
      <w:r w:rsidR="00956775">
        <w:t xml:space="preserve">ing limited </w:t>
      </w:r>
      <w:r w:rsidR="00543AA5">
        <w:t xml:space="preserve">evolutionary or intraspecific structuring in effect sizes. </w:t>
      </w:r>
      <w:commentRangeEnd w:id="117"/>
      <w:r w:rsidR="00F108DF">
        <w:rPr>
          <w:rStyle w:val="CommentReference"/>
        </w:rPr>
        <w:commentReference w:id="117"/>
      </w:r>
    </w:p>
    <w:p w14:paraId="3A0D8FE0" w14:textId="30ECBF40" w:rsidR="0020731B" w:rsidRDefault="00AD10D3" w:rsidP="005146A7">
      <w:commentRangeStart w:id="118"/>
      <w:r>
        <w:t xml:space="preserve">The results of the </w:t>
      </w:r>
      <w:r w:rsidR="00A54109">
        <w:t>multilevel version of Egger’s</w:t>
      </w:r>
      <w:r w:rsidR="00D95C59">
        <w:t xml:space="preserve"> regression </w:t>
      </w:r>
      <w:r w:rsidR="009450DF">
        <w:t>indicated there was</w:t>
      </w:r>
      <w:r w:rsidR="00875527">
        <w:t xml:space="preserve"> </w:t>
      </w:r>
      <w:r w:rsidR="005945A8">
        <w:t xml:space="preserve">no evidence of publication bias or </w:t>
      </w:r>
      <w:r w:rsidR="007C7332">
        <w:t xml:space="preserve">small-study effects on the dataset. </w:t>
      </w:r>
      <w:r w:rsidR="00E95313">
        <w:t>We found n</w:t>
      </w:r>
      <w:r w:rsidR="000B32F7">
        <w:t xml:space="preserve">o statistical asymmetry in the distribution of effect sizes </w:t>
      </w:r>
      <w:r w:rsidR="009450DF">
        <w:t>(</w:t>
      </w:r>
      <w:r w:rsidR="00E913DE" w:rsidRPr="00570391">
        <w:t xml:space="preserve">β = </w:t>
      </w:r>
      <w:r w:rsidR="00E913DE" w:rsidRPr="00E913DE">
        <w:t>-0.0778</w:t>
      </w:r>
      <w:r w:rsidR="00DE503B">
        <w:t>,</w:t>
      </w:r>
      <w:r w:rsidR="00E913DE" w:rsidRPr="00E913DE">
        <w:t xml:space="preserve"> </w:t>
      </w:r>
      <w:r w:rsidR="00E913DE">
        <w:t>[</w:t>
      </w:r>
      <w:r w:rsidR="00E913DE" w:rsidRPr="00E913DE">
        <w:t>-0.2204, 0.0648</w:t>
      </w:r>
      <w:r w:rsidR="00E913DE">
        <w:t xml:space="preserve">], </w:t>
      </w:r>
      <w:r w:rsidR="000222CC">
        <w:t>p =</w:t>
      </w:r>
      <w:r w:rsidR="000222CC" w:rsidRPr="000222CC">
        <w:t xml:space="preserve"> 0.282</w:t>
      </w:r>
      <w:r w:rsidR="001318EF">
        <w:t>)</w:t>
      </w:r>
      <w:r w:rsidR="00831A6B">
        <w:t>.</w:t>
      </w:r>
      <w:r w:rsidR="003727A1">
        <w:t xml:space="preserve"> </w:t>
      </w:r>
      <w:r w:rsidR="004D3449">
        <w:t xml:space="preserve">We found a significant </w:t>
      </w:r>
      <w:r w:rsidR="003A66C6">
        <w:t xml:space="preserve">decline effect </w:t>
      </w:r>
      <w:r w:rsidR="004D3449">
        <w:t>in the dataset (</w:t>
      </w:r>
      <w:r w:rsidR="00F3517C" w:rsidRPr="00570391">
        <w:t xml:space="preserve">β </w:t>
      </w:r>
      <w:r w:rsidR="00514A6E">
        <w:t>= -0.0227, [</w:t>
      </w:r>
      <w:r w:rsidR="00412CA7">
        <w:t xml:space="preserve">-0.0433, -0.002], </w:t>
      </w:r>
      <w:r w:rsidR="00514A6E">
        <w:t>p</w:t>
      </w:r>
      <w:r w:rsidR="004D3449">
        <w:t xml:space="preserve"> = </w:t>
      </w:r>
      <w:r w:rsidR="00D51D30" w:rsidRPr="00D51D30">
        <w:t>0.0317</w:t>
      </w:r>
      <w:r w:rsidR="00D51D30">
        <w:t>),</w:t>
      </w:r>
      <w:r w:rsidR="00996C69">
        <w:t xml:space="preserve"> with the magnitude of effect sizes declining over time </w:t>
      </w:r>
      <w:r w:rsidR="00996C69" w:rsidRPr="00996C69">
        <w:rPr>
          <w:highlight w:val="yellow"/>
        </w:rPr>
        <w:t>(FIGURE).</w:t>
      </w:r>
      <w:r w:rsidR="000C36C7">
        <w:t xml:space="preserve"> Results of the leave-one-out </w:t>
      </w:r>
      <w:r w:rsidR="00F32C55">
        <w:t xml:space="preserve">sensitivity </w:t>
      </w:r>
      <w:r w:rsidR="000C36C7">
        <w:t xml:space="preserve">analysis </w:t>
      </w:r>
      <w:r w:rsidR="006B0650">
        <w:t xml:space="preserve">indicated </w:t>
      </w:r>
      <w:r w:rsidR="00CF70CE">
        <w:t xml:space="preserve">minimal </w:t>
      </w:r>
      <w:r w:rsidR="00CF70CE">
        <w:lastRenderedPageBreak/>
        <w:t xml:space="preserve">evidence of outlier influence, with </w:t>
      </w:r>
      <w:r w:rsidR="001F3288">
        <w:t>confidence intervals of all leave-one-</w:t>
      </w:r>
      <w:r w:rsidR="000B1931">
        <w:t xml:space="preserve">out </w:t>
      </w:r>
      <w:r w:rsidR="001F3288">
        <w:t>model</w:t>
      </w:r>
      <w:r w:rsidR="000B1931">
        <w:t xml:space="preserve">s within the confidence intervals of the full model </w:t>
      </w:r>
      <w:r w:rsidR="000B1931" w:rsidRPr="000B1931">
        <w:rPr>
          <w:highlight w:val="yellow"/>
        </w:rPr>
        <w:t>(SUPP).</w:t>
      </w:r>
      <w:r w:rsidR="000B1931">
        <w:t xml:space="preserve"> </w:t>
      </w:r>
      <w:r w:rsidR="006B0650">
        <w:t xml:space="preserve"> </w:t>
      </w:r>
      <w:commentRangeEnd w:id="118"/>
      <w:r w:rsidR="00F108DF">
        <w:rPr>
          <w:rStyle w:val="CommentReference"/>
        </w:rPr>
        <w:commentReference w:id="118"/>
      </w:r>
    </w:p>
    <w:p w14:paraId="6EB96984" w14:textId="346680BC" w:rsidR="003A66C6" w:rsidRPr="005146A7" w:rsidRDefault="003A66C6" w:rsidP="005146A7">
      <w:r w:rsidRPr="003A66C6">
        <w:rPr>
          <w:noProof/>
        </w:rPr>
        <w:drawing>
          <wp:inline distT="0" distB="0" distL="0" distR="0" wp14:anchorId="5B658C6E" wp14:editId="0CB79EA4">
            <wp:extent cx="5731510" cy="2819400"/>
            <wp:effectExtent l="0" t="0" r="2540" b="0"/>
            <wp:docPr id="739011268" name="Picture 1"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1268" name="Picture 1" descr="A graph with black and white lines&#10;&#10;AI-generated content may be incorrect."/>
                    <pic:cNvPicPr/>
                  </pic:nvPicPr>
                  <pic:blipFill>
                    <a:blip r:embed="rId20"/>
                    <a:stretch>
                      <a:fillRect/>
                    </a:stretch>
                  </pic:blipFill>
                  <pic:spPr>
                    <a:xfrm>
                      <a:off x="0" y="0"/>
                      <a:ext cx="5731510" cy="2819400"/>
                    </a:xfrm>
                    <a:prstGeom prst="rect">
                      <a:avLst/>
                    </a:prstGeom>
                  </pic:spPr>
                </pic:pic>
              </a:graphicData>
            </a:graphic>
          </wp:inline>
        </w:drawing>
      </w:r>
    </w:p>
    <w:p w14:paraId="6D0405A4" w14:textId="77777777" w:rsidR="00F26A6D" w:rsidRDefault="00F26A6D" w:rsidP="00D928F3">
      <w:pPr>
        <w:pStyle w:val="Heading1"/>
      </w:pPr>
      <w:commentRangeStart w:id="119"/>
      <w:r w:rsidRPr="00F26A6D">
        <w:t>Discussion</w:t>
      </w:r>
      <w:commentRangeEnd w:id="119"/>
      <w:r w:rsidR="00F108DF">
        <w:rPr>
          <w:rStyle w:val="CommentReference"/>
          <w:rFonts w:ascii="Times New Roman" w:eastAsiaTheme="minorHAnsi" w:hAnsi="Times New Roman" w:cstheme="minorBidi"/>
          <w:color w:val="auto"/>
        </w:rPr>
        <w:commentReference w:id="119"/>
      </w:r>
    </w:p>
    <w:p w14:paraId="3BEC5082" w14:textId="4ECC3503" w:rsidR="000A5EC5" w:rsidRDefault="00AE31CF" w:rsidP="000A5EC5">
      <w:r>
        <w:t>Animal m</w:t>
      </w:r>
      <w:r w:rsidR="004B24E4">
        <w:t xml:space="preserve">ovement responses to fire </w:t>
      </w:r>
      <w:r>
        <w:t>are highly heterogeneous</w:t>
      </w:r>
      <w:r w:rsidR="00135FB2">
        <w:t xml:space="preserve"> and </w:t>
      </w:r>
      <w:r w:rsidR="00BD7ACD">
        <w:t xml:space="preserve">often </w:t>
      </w:r>
      <w:r w:rsidR="00135FB2">
        <w:t>context dependent</w:t>
      </w:r>
      <w:r w:rsidR="004276DD">
        <w:t xml:space="preserve"> </w:t>
      </w:r>
      <w:r w:rsidR="004276DD">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YWwgb2YgQW5pbWFsIEVjb2xvZ3k8L3NlY29uZGFyeS10aXRsZT48L3RpdGxlcz48cGVyaW9kaWNh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</w:fldData>
        </w:fldChar>
      </w:r>
      <w:r w:rsidR="004276DD">
        <w:instrText xml:space="preserve"> ADDIN EN.CITE </w:instrText>
      </w:r>
      <w:r w:rsidR="004276DD">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YWwgb2YgQW5pbWFsIEVjb2xvZ3k8L3NlY29uZGFyeS10aXRsZT48L3RpdGxlcz48cGVyaW9kaWNh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</w:fldData>
        </w:fldChar>
      </w:r>
      <w:r w:rsidR="004276DD">
        <w:instrText xml:space="preserve"> ADDIN EN.CITE.DATA </w:instrText>
      </w:r>
      <w:r w:rsidR="004276DD">
        <w:fldChar w:fldCharType="end"/>
      </w:r>
      <w:r w:rsidR="004276DD">
        <w:fldChar w:fldCharType="separate"/>
      </w:r>
      <w:r w:rsidR="004276DD">
        <w:rPr>
          <w:noProof/>
        </w:rPr>
        <w:t>(Doherty et al., 2022; Doherty et al., 2023; Ganz et al., 2022; Geary et al., 2020)</w:t>
      </w:r>
      <w:r w:rsidR="004276DD">
        <w:fldChar w:fldCharType="end"/>
      </w:r>
      <w:r w:rsidR="002F788A">
        <w:t xml:space="preserve">, and this is reflected </w:t>
      </w:r>
      <w:r w:rsidR="00AB0E3D">
        <w:t xml:space="preserve">in </w:t>
      </w:r>
      <w:r w:rsidR="00900CCE">
        <w:t>the results of our meta-analysis</w:t>
      </w:r>
      <w:r>
        <w:t xml:space="preserve">. </w:t>
      </w:r>
      <w:r w:rsidR="00F70883" w:rsidRPr="00F70883">
        <w:t xml:space="preserve">The results of our overall model reveal a small, yet positive effect of fire on animal movement, indicating that animal movements </w:t>
      </w:r>
      <w:r w:rsidR="008F39FD">
        <w:t xml:space="preserve">generally </w:t>
      </w:r>
      <w:r w:rsidR="00F70883" w:rsidRPr="00F70883">
        <w:t>increase following fire.</w:t>
      </w:r>
      <w:r w:rsidR="009E4DA6">
        <w:t xml:space="preserve"> When compar</w:t>
      </w:r>
      <w:r w:rsidR="006B4EDA">
        <w:t xml:space="preserve">ing </w:t>
      </w:r>
      <w:r w:rsidR="009E4DA6">
        <w:t xml:space="preserve">the strength of this effect between the movement categories, </w:t>
      </w:r>
      <w:r w:rsidR="006B4EDA">
        <w:t>the</w:t>
      </w:r>
      <w:r w:rsidR="006B4EDA" w:rsidRPr="009B3E3A">
        <w:t xml:space="preserve"> linear distance category demonstrated small, yet significant positive effect</w:t>
      </w:r>
      <w:r w:rsidR="008F39FD">
        <w:t xml:space="preserve">, although movement category was not a strong predictor </w:t>
      </w:r>
      <w:commentRangeStart w:id="120"/>
      <w:r w:rsidR="008F39FD">
        <w:t>of effect size</w:t>
      </w:r>
      <w:commentRangeEnd w:id="120"/>
      <w:r w:rsidR="00B14099">
        <w:rPr>
          <w:rStyle w:val="CommentReference"/>
        </w:rPr>
        <w:commentReference w:id="120"/>
      </w:r>
      <w:r w:rsidR="008F39FD">
        <w:t>.</w:t>
      </w:r>
      <w:r w:rsidR="006B4EDA" w:rsidRPr="009B3E3A">
        <w:t xml:space="preserve"> </w:t>
      </w:r>
      <w:r w:rsidR="00592449" w:rsidRPr="00592449">
        <w:rPr>
          <w:highlight w:val="yellow"/>
        </w:rPr>
        <w:t>HOW AND WHY FIRE MAY AFFE</w:t>
      </w:r>
      <w:r w:rsidR="00E906F6">
        <w:rPr>
          <w:highlight w:val="yellow"/>
        </w:rPr>
        <w:t>C</w:t>
      </w:r>
      <w:r w:rsidR="00592449" w:rsidRPr="00592449">
        <w:rPr>
          <w:highlight w:val="yellow"/>
        </w:rPr>
        <w:t>T LINEAR MOVEMENTS</w:t>
      </w:r>
      <w:r w:rsidR="00DA6C0E">
        <w:rPr>
          <w:highlight w:val="yellow"/>
        </w:rPr>
        <w:t xml:space="preserve"> AND OTHER MOVEMENTS</w:t>
      </w:r>
      <w:r w:rsidR="00CF5416" w:rsidRPr="00CF5416">
        <w:rPr>
          <w:highlight w:val="yellow"/>
        </w:rPr>
        <w:t>?</w:t>
      </w:r>
      <w:r w:rsidR="00BA42C7">
        <w:t xml:space="preserve"> </w:t>
      </w:r>
      <w:r w:rsidR="00AB5992">
        <w:rPr>
          <w:highlight w:val="yellow"/>
        </w:rPr>
        <w:t xml:space="preserve">what </w:t>
      </w:r>
      <w:r w:rsidR="00BA42C7" w:rsidRPr="00BA42C7">
        <w:rPr>
          <w:highlight w:val="yellow"/>
        </w:rPr>
        <w:t>species are showing increases? Are these prey species? Could this be attributed to predation risk or perceived risk</w:t>
      </w:r>
      <w:r w:rsidR="00AB5992">
        <w:rPr>
          <w:highlight w:val="yellow"/>
        </w:rPr>
        <w:t xml:space="preserve"> in open habitats</w:t>
      </w:r>
      <w:r w:rsidR="00BA42C7" w:rsidRPr="00BA42C7">
        <w:rPr>
          <w:highlight w:val="yellow"/>
        </w:rPr>
        <w:t xml:space="preserve">? </w:t>
      </w:r>
      <w:r w:rsidR="005B7300">
        <w:rPr>
          <w:highlight w:val="yellow"/>
        </w:rPr>
        <w:t xml:space="preserve">Could this be attributed to changes in predator behaviour? </w:t>
      </w:r>
      <w:r w:rsidR="00BA42C7" w:rsidRPr="00BA42C7">
        <w:rPr>
          <w:highlight w:val="yellow"/>
        </w:rPr>
        <w:t>Altered perception?</w:t>
      </w:r>
      <w:r w:rsidR="00546C3A">
        <w:t xml:space="preserve"> </w:t>
      </w:r>
      <w:r w:rsidR="00546C3A" w:rsidRPr="00DA6C0E">
        <w:rPr>
          <w:highlight w:val="yellow"/>
        </w:rPr>
        <w:fldChar w:fldCharType="begin"/>
      </w:r>
      <w:r w:rsidR="00546C3A" w:rsidRPr="00DA6C0E">
        <w:rPr>
          <w:highlight w:val="yellow"/>
        </w:rPr>
        <w:instrText xml:space="preserve"> ADDIN EN.CITE &lt;EndNote&gt;&lt;Cite AuthorYear="1"&gt;&lt;Author&gt;Stobo‐Wilson&lt;/Author&gt;&lt;Year&gt;2021&lt;/Year&gt;&lt;RecNum&gt;72&lt;/RecNum&gt;&lt;DisplayText&gt;Stobo‐Wilson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00546C3A" w:rsidRPr="00DA6C0E">
        <w:rPr>
          <w:highlight w:val="yellow"/>
        </w:rPr>
        <w:fldChar w:fldCharType="separate"/>
      </w:r>
      <w:r w:rsidR="00546C3A" w:rsidRPr="00DA6C0E">
        <w:rPr>
          <w:noProof/>
          <w:highlight w:val="yellow"/>
        </w:rPr>
        <w:t>Stobo‐Wilson et al. (2021)</w:t>
      </w:r>
      <w:r w:rsidR="00546C3A" w:rsidRPr="00DA6C0E">
        <w:rPr>
          <w:highlight w:val="yellow"/>
        </w:rPr>
        <w:fldChar w:fldCharType="end"/>
      </w:r>
      <w:r w:rsidR="00546C3A" w:rsidRPr="00DA6C0E">
        <w:rPr>
          <w:highlight w:val="yellow"/>
        </w:rPr>
        <w:t xml:space="preserve"> for discussion of expectation that home </w:t>
      </w:r>
      <w:r w:rsidR="00DA6C0E" w:rsidRPr="00DA6C0E">
        <w:rPr>
          <w:highlight w:val="yellow"/>
        </w:rPr>
        <w:t>range increases as resource availability decreases</w:t>
      </w:r>
      <w:r w:rsidR="007D6077">
        <w:rPr>
          <w:highlight w:val="yellow"/>
        </w:rPr>
        <w:t xml:space="preserve"> (also relevant for biome discussion)</w:t>
      </w:r>
      <w:r w:rsidR="00DA6C0E" w:rsidRPr="00DA6C0E">
        <w:rPr>
          <w:highlight w:val="yellow"/>
        </w:rPr>
        <w:t>.</w:t>
      </w:r>
    </w:p>
    <w:p w14:paraId="10B5D4F3" w14:textId="7F306CF2" w:rsidR="009424F7" w:rsidRDefault="00E84921" w:rsidP="00D91DF4">
      <w:r w:rsidRPr="00D54204">
        <w:rPr>
          <w:highlight w:val="yellow"/>
        </w:rPr>
        <w:t xml:space="preserve">TOPIC </w:t>
      </w:r>
      <w:r w:rsidR="00592449" w:rsidRPr="00D54204">
        <w:rPr>
          <w:highlight w:val="yellow"/>
        </w:rPr>
        <w:t xml:space="preserve">SENTENCE RE </w:t>
      </w:r>
      <w:r w:rsidRPr="00D54204">
        <w:rPr>
          <w:highlight w:val="yellow"/>
        </w:rPr>
        <w:t>VARIANCE MODERATORS</w:t>
      </w:r>
      <w:r>
        <w:t xml:space="preserve">. </w:t>
      </w:r>
      <w:r w:rsidR="000A5EC5">
        <w:t xml:space="preserve">The detection of moderate levels of within-individual variation suggests </w:t>
      </w:r>
      <w:r w:rsidR="00B3352C">
        <w:t>individual</w:t>
      </w:r>
      <w:r w:rsidR="00C6370D">
        <w:t xml:space="preserve"> movement responses </w:t>
      </w:r>
      <w:r w:rsidR="00807361">
        <w:t>are not necessarily consistent across the movement categories</w:t>
      </w:r>
      <w:r w:rsidR="000A5EC5">
        <w:t xml:space="preserve">. For example, an increase in home range size may not correlate with an increase in daily distance travelled and vice versa. </w:t>
      </w:r>
      <w:r w:rsidR="00CF5416" w:rsidRPr="00CF5416">
        <w:rPr>
          <w:highlight w:val="yellow"/>
        </w:rPr>
        <w:t>EXPAND,</w:t>
      </w:r>
      <w:r w:rsidR="00CF5416">
        <w:rPr>
          <w:highlight w:val="yellow"/>
        </w:rPr>
        <w:t xml:space="preserve"> EXPLAINATION FOR THIS</w:t>
      </w:r>
      <w:r w:rsidR="00CF5416" w:rsidRPr="00CF5416">
        <w:rPr>
          <w:highlight w:val="yellow"/>
        </w:rPr>
        <w:t>?</w:t>
      </w:r>
      <w:r w:rsidR="00CF5416">
        <w:t xml:space="preserve"> </w:t>
      </w:r>
      <w:r w:rsidR="000A5EC5">
        <w:t>Notably, phylogenetic relatedness and non-phylogenetic species identity accounted for negligible variance in any of the model.</w:t>
      </w:r>
      <w:r w:rsidR="00CF5416">
        <w:t xml:space="preserve"> </w:t>
      </w:r>
      <w:r w:rsidR="00CF5416" w:rsidRPr="00CF5416">
        <w:rPr>
          <w:highlight w:val="yellow"/>
        </w:rPr>
        <w:t>EXPAND,</w:t>
      </w:r>
      <w:r w:rsidR="00CF5416">
        <w:rPr>
          <w:highlight w:val="yellow"/>
        </w:rPr>
        <w:t xml:space="preserve"> EXPLAINATION FOR THIS</w:t>
      </w:r>
      <w:r w:rsidR="00CF5416" w:rsidRPr="00CF5416">
        <w:rPr>
          <w:highlight w:val="yellow"/>
        </w:rPr>
        <w:t>?</w:t>
      </w:r>
    </w:p>
    <w:p w14:paraId="39183E0B" w14:textId="24CEB922" w:rsidR="00B521C4" w:rsidRDefault="00802809" w:rsidP="00D91DF4">
      <w:r w:rsidRPr="00F70883">
        <w:lastRenderedPageBreak/>
        <w:t>Significant</w:t>
      </w:r>
      <w:r>
        <w:t xml:space="preserve"> residual heterogeneity remained </w:t>
      </w:r>
      <w:r w:rsidR="00E51223">
        <w:t>among effect sizes for most model</w:t>
      </w:r>
      <w:r w:rsidR="00BF486C">
        <w:t>s</w:t>
      </w:r>
      <w:r w:rsidR="00E51223">
        <w:t xml:space="preserve">, </w:t>
      </w:r>
      <w:r w:rsidR="00DE45FC">
        <w:t>with between-study and within-individual heterogeneity</w:t>
      </w:r>
      <w:r w:rsidR="00934467">
        <w:t xml:space="preserve"> generally</w:t>
      </w:r>
      <w:r w:rsidR="00DE45FC">
        <w:t xml:space="preserve"> accounting </w:t>
      </w:r>
      <w:r w:rsidR="00396859">
        <w:t>for</w:t>
      </w:r>
      <w:r w:rsidR="00934467">
        <w:t xml:space="preserve"> </w:t>
      </w:r>
      <w:r w:rsidR="007E4F17">
        <w:t>some variance</w:t>
      </w:r>
      <w:r w:rsidR="00BD7ACD">
        <w:t xml:space="preserve"> in </w:t>
      </w:r>
      <w:r w:rsidR="00860C4B">
        <w:t>most models</w:t>
      </w:r>
      <w:r w:rsidR="007E4F17">
        <w:t>.</w:t>
      </w:r>
      <w:r w:rsidR="008176D9">
        <w:t xml:space="preserve"> </w:t>
      </w:r>
      <w:r w:rsidR="005128CD">
        <w:t>B</w:t>
      </w:r>
      <w:r w:rsidR="001206AA">
        <w:t>etween-study</w:t>
      </w:r>
      <w:r w:rsidR="001206AA" w:rsidRPr="001206AA">
        <w:t xml:space="preserve"> </w:t>
      </w:r>
      <w:r w:rsidR="001206AA">
        <w:t>heterogeneity suggests</w:t>
      </w:r>
      <w:r w:rsidR="005128CD">
        <w:t xml:space="preserve"> </w:t>
      </w:r>
      <w:r w:rsidR="009B779A">
        <w:t>either (</w:t>
      </w:r>
      <w:proofErr w:type="spellStart"/>
      <w:r w:rsidR="009B779A">
        <w:t>i</w:t>
      </w:r>
      <w:proofErr w:type="spellEnd"/>
      <w:r w:rsidR="009B779A">
        <w:t xml:space="preserve">) </w:t>
      </w:r>
      <w:r w:rsidR="005128CD">
        <w:t>the presence of meaningful differences in animal movement responses between studies</w:t>
      </w:r>
      <w:r w:rsidR="008217AC">
        <w:t>,</w:t>
      </w:r>
      <w:r w:rsidR="009B779A">
        <w:t xml:space="preserve"> or (ii)</w:t>
      </w:r>
      <w:r w:rsidR="008D5A4A">
        <w:t xml:space="preserve"> diff</w:t>
      </w:r>
      <w:commentRangeStart w:id="121"/>
      <w:r w:rsidR="008D5A4A">
        <w:t xml:space="preserve">erences in the capability of the studies to </w:t>
      </w:r>
      <w:r w:rsidR="00493A58">
        <w:t>capture and quantify movement responses</w:t>
      </w:r>
      <w:commentRangeEnd w:id="121"/>
      <w:r w:rsidR="006D3C4B">
        <w:rPr>
          <w:rStyle w:val="CommentReference"/>
        </w:rPr>
        <w:commentReference w:id="121"/>
      </w:r>
      <w:r w:rsidR="00493A58">
        <w:t>. In the first instance,</w:t>
      </w:r>
      <w:r w:rsidR="00F66CFB">
        <w:t xml:space="preserve"> s</w:t>
      </w:r>
      <w:r w:rsidR="0057341B">
        <w:t>ite</w:t>
      </w:r>
      <w:r w:rsidR="00F66CFB">
        <w:t xml:space="preserve"> specific</w:t>
      </w:r>
      <w:r w:rsidR="00DF0C06">
        <w:t xml:space="preserve"> </w:t>
      </w:r>
      <w:r w:rsidR="00C34478">
        <w:t xml:space="preserve">factors such as </w:t>
      </w:r>
      <w:r w:rsidR="00337637">
        <w:t xml:space="preserve">fire </w:t>
      </w:r>
      <w:r w:rsidR="00357C17">
        <w:t xml:space="preserve">patchiness </w:t>
      </w:r>
      <w:r w:rsidR="00357C17">
        <w:fldChar w:fldCharType="begin"/>
      </w:r>
      <w:r w:rsidR="00357C17">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357C17">
        <w:fldChar w:fldCharType="separate"/>
      </w:r>
      <w:r w:rsidR="00357C17">
        <w:rPr>
          <w:noProof/>
        </w:rPr>
        <w:t>(Shaw et al., 2021)</w:t>
      </w:r>
      <w:r w:rsidR="00357C17">
        <w:fldChar w:fldCharType="end"/>
      </w:r>
      <w:r w:rsidR="00FA10AD">
        <w:t xml:space="preserve"> and</w:t>
      </w:r>
      <w:r w:rsidR="00357C17">
        <w:t xml:space="preserve"> fire severity </w:t>
      </w:r>
      <w:r w:rsidR="00C6176E">
        <w:fldChar w:fldCharType="begin"/>
      </w:r>
      <w:r w:rsidR="00C6176E">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C6176E">
        <w:fldChar w:fldCharType="separate"/>
      </w:r>
      <w:r w:rsidR="00C6176E">
        <w:rPr>
          <w:noProof/>
        </w:rPr>
        <w:t>(Crabb et al., 2022)</w:t>
      </w:r>
      <w:r w:rsidR="00C6176E">
        <w:fldChar w:fldCharType="end"/>
      </w:r>
      <w:r w:rsidR="00337637">
        <w:t xml:space="preserve"> </w:t>
      </w:r>
      <w:r w:rsidR="00A5227C">
        <w:t xml:space="preserve">may </w:t>
      </w:r>
      <w:r w:rsidR="005C77EC">
        <w:t xml:space="preserve">be driving </w:t>
      </w:r>
      <w:r w:rsidR="00736166">
        <w:t>animal movement responses</w:t>
      </w:r>
      <w:r w:rsidR="00F66CFB">
        <w:t>.</w:t>
      </w:r>
      <w:r w:rsidR="00485EA6">
        <w:t xml:space="preserve"> </w:t>
      </w:r>
      <w:r w:rsidR="00F40898">
        <w:t xml:space="preserve">Fire is a </w:t>
      </w:r>
      <w:r w:rsidR="00587E1B">
        <w:t>spatiotemporally dynamic process</w:t>
      </w:r>
      <w:r w:rsidR="0089310E">
        <w:t xml:space="preserve">; </w:t>
      </w:r>
      <w:r w:rsidR="00103CD3">
        <w:t xml:space="preserve">within a single </w:t>
      </w:r>
      <w:r w:rsidR="008B16AE">
        <w:t xml:space="preserve">fire </w:t>
      </w:r>
      <w:r w:rsidR="00103CD3">
        <w:t xml:space="preserve">extent, </w:t>
      </w:r>
      <w:r w:rsidR="00F00829">
        <w:t xml:space="preserve">burn </w:t>
      </w:r>
      <w:r w:rsidR="008B16AE">
        <w:t xml:space="preserve">severity </w:t>
      </w:r>
      <w:r w:rsidR="00804A48">
        <w:t>may range from complete canopy combustion</w:t>
      </w:r>
      <w:r w:rsidR="00497DF8">
        <w:t xml:space="preserve"> through to</w:t>
      </w:r>
      <w:r w:rsidR="00347771">
        <w:t xml:space="preserve"> </w:t>
      </w:r>
      <w:r w:rsidR="00BA42C7">
        <w:t>incomplete</w:t>
      </w:r>
      <w:r w:rsidR="00497DF8">
        <w:t xml:space="preserve"> combustion of </w:t>
      </w:r>
      <w:r w:rsidR="00347771">
        <w:t>the ground layer</w:t>
      </w:r>
      <w:r w:rsidR="00CE5F96">
        <w:t xml:space="preserve">, leaving mid layers </w:t>
      </w:r>
      <w:r w:rsidR="00BA42C7">
        <w:t>intact</w:t>
      </w:r>
      <w:r w:rsidR="000740E6">
        <w:t xml:space="preserve"> </w:t>
      </w:r>
      <w:r w:rsidR="00F67139">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ZW1lbnQ8L3NlY29uZGFyeS10aXRsZT48L3RpdGxlcz48cGVyaW9kaWNhbD48ZnVsbC10aXRsZT5G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==
</w:fldData>
        </w:fldChar>
      </w:r>
      <w:r w:rsidR="00A412C1">
        <w:instrText xml:space="preserve"> ADDIN EN.CITE </w:instrText>
      </w:r>
      <w:r w:rsidR="00A412C1">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ZW1lbnQ8L3NlY29uZGFyeS10aXRsZT48L3RpdGxlcz48cGVyaW9kaWNhbD48ZnVsbC10aXRsZT5G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==
</w:fldData>
        </w:fldChar>
      </w:r>
      <w:r w:rsidR="00A412C1">
        <w:instrText xml:space="preserve"> ADDIN EN.CITE.DATA </w:instrText>
      </w:r>
      <w:r w:rsidR="00A412C1">
        <w:fldChar w:fldCharType="end"/>
      </w:r>
      <w:r w:rsidR="00F67139">
        <w:fldChar w:fldCharType="separate"/>
      </w:r>
      <w:r w:rsidR="00A412C1">
        <w:rPr>
          <w:noProof/>
        </w:rPr>
        <w:t>(Cherry et al., 2018; Yarnell et al., 2008)</w:t>
      </w:r>
      <w:r w:rsidR="00F67139">
        <w:fldChar w:fldCharType="end"/>
      </w:r>
      <w:r w:rsidR="00CE5F96">
        <w:t xml:space="preserve">. Similarly, </w:t>
      </w:r>
      <w:r w:rsidR="0018697E">
        <w:t>a single</w:t>
      </w:r>
      <w:r w:rsidR="007217FD">
        <w:t xml:space="preserve"> fire extent may </w:t>
      </w:r>
      <w:r w:rsidR="007C0C32">
        <w:t>encompass</w:t>
      </w:r>
      <w:r w:rsidR="007217FD">
        <w:t xml:space="preserve"> a mosaic of</w:t>
      </w:r>
      <w:r w:rsidR="000740E6">
        <w:t xml:space="preserve"> burnt and</w:t>
      </w:r>
      <w:r w:rsidR="007217FD">
        <w:t xml:space="preserve"> unburnt </w:t>
      </w:r>
      <w:r w:rsidR="000740E6">
        <w:t>vegetation, with or without heterogeneity in severity</w:t>
      </w:r>
      <w:r w:rsidR="007C0AAF">
        <w:t xml:space="preserve"> </w:t>
      </w:r>
      <w:r w:rsidR="00452346">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b25hbCBKb3VybmFsIG9mIFdpbGRsYW5kIEZpcmU8L2Z1bGwtdGl0bGU+PC9wZXJpb2RpY2FsPjxw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L2FjY2Vzcy1kYXRlPjwvcmVjb3JkPjwvQ2l0ZT48L0VuZE5vdGU+AG==
</w:fldData>
        </w:fldChar>
      </w:r>
      <w:r w:rsidR="004B538F">
        <w:instrText xml:space="preserve"> ADDIN EN.CITE </w:instrText>
      </w:r>
      <w:r w:rsidR="004B538F">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b25hbCBKb3VybmFsIG9mIFdpbGRsYW5kIEZpcmU8L2Z1bGwtdGl0bGU+PC9wZXJpb2RpY2FsPjxw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L2FjY2Vzcy1kYXRlPjwvcmVjb3JkPjwvQ2l0ZT48L0VuZE5vdGU+AG==
</w:fldData>
        </w:fldChar>
      </w:r>
      <w:r w:rsidR="004B538F">
        <w:instrText xml:space="preserve"> ADDIN EN.CITE.DATA </w:instrText>
      </w:r>
      <w:r w:rsidR="004B538F">
        <w:fldChar w:fldCharType="end"/>
      </w:r>
      <w:r w:rsidR="00452346">
        <w:fldChar w:fldCharType="separate"/>
      </w:r>
      <w:r w:rsidR="004B538F">
        <w:rPr>
          <w:noProof/>
        </w:rPr>
        <w:t>(Berry et al., 2016; Crabb et al., 2022; Lacki et al., 2009)</w:t>
      </w:r>
      <w:r w:rsidR="00452346">
        <w:fldChar w:fldCharType="end"/>
      </w:r>
      <w:r w:rsidR="000740E6">
        <w:t>.</w:t>
      </w:r>
      <w:r w:rsidR="00260068" w:rsidRPr="00260068">
        <w:t xml:space="preserve"> </w:t>
      </w:r>
      <w:commentRangeStart w:id="122"/>
      <w:commentRangeStart w:id="123"/>
      <w:commentRangeStart w:id="124"/>
      <w:r w:rsidR="00260068">
        <w:t xml:space="preserve">The scale at which these fire characteristics and environmental conditions vary in relation to individual movement capacity is also an important consideration </w: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cGhpY2FsIFNvY2lldHk8L3NlY29uZGFyeS10aXRsZT48L3RpdGxlcz48cGFnZXM+OTgxLTk5ODwv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</w:fldData>
        </w:fldChar>
      </w:r>
      <w:r w:rsidR="00260068">
        <w:instrText xml:space="preserve"> ADDIN EN.CITE </w:instrTex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cGhpY2FsIFNvY2lldHk8L3NlY29uZGFyeS10aXRsZT48L3RpdGxlcz48cGFnZXM+OTgxLTk5ODwv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</w:fldData>
        </w:fldChar>
      </w:r>
      <w:r w:rsidR="00260068">
        <w:instrText xml:space="preserve"> ADDIN EN.CITE.DATA </w:instrText>
      </w:r>
      <w:r w:rsidR="00260068">
        <w:fldChar w:fldCharType="end"/>
      </w:r>
      <w:r w:rsidR="00260068">
        <w:fldChar w:fldCharType="separate"/>
      </w:r>
      <w:r w:rsidR="00260068">
        <w:rPr>
          <w:noProof/>
        </w:rPr>
        <w:t>(Berry et al., 2016; Nathan et al., 2008; Nimmo et al., 2019)</w:t>
      </w:r>
      <w:r w:rsidR="00260068">
        <w:fldChar w:fldCharType="end"/>
      </w:r>
      <w:commentRangeEnd w:id="122"/>
      <w:r w:rsidR="00966B5B">
        <w:rPr>
          <w:rStyle w:val="CommentReference"/>
        </w:rPr>
        <w:commentReference w:id="122"/>
      </w:r>
      <w:commentRangeEnd w:id="123"/>
      <w:r w:rsidR="00ED1FF4">
        <w:rPr>
          <w:rStyle w:val="CommentReference"/>
        </w:rPr>
        <w:commentReference w:id="123"/>
      </w:r>
      <w:commentRangeEnd w:id="124"/>
      <w:r w:rsidR="00CE7AB1">
        <w:rPr>
          <w:rStyle w:val="CommentReference"/>
        </w:rPr>
        <w:commentReference w:id="124"/>
      </w:r>
      <w:r w:rsidR="009D3DAC">
        <w:t xml:space="preserve"> If</w:t>
      </w:r>
      <w:r w:rsidR="00A15161">
        <w:t xml:space="preserve"> </w:t>
      </w:r>
      <w:r w:rsidR="009D3DAC">
        <w:t>post-fire conditions are unfavoured,</w:t>
      </w:r>
      <w:r w:rsidR="00CD383F">
        <w:t xml:space="preserve"> </w:t>
      </w:r>
      <w:r w:rsidR="009D3DAC">
        <w:t>h</w:t>
      </w:r>
      <w:r w:rsidR="00CD383F">
        <w:t xml:space="preserve">ighly mobile animals </w:t>
      </w:r>
      <w:r w:rsidR="009D3DAC">
        <w:t>may shift</w:t>
      </w:r>
      <w:r w:rsidR="00403387">
        <w:t xml:space="preserve"> </w:t>
      </w:r>
      <w:r w:rsidR="00A34CE1">
        <w:t xml:space="preserve">the home range to </w:t>
      </w:r>
      <w:r w:rsidR="00F10FE0">
        <w:t>adjacent,</w:t>
      </w:r>
      <w:r w:rsidR="00A34CE1">
        <w:t xml:space="preserve"> preferred habitat</w:t>
      </w:r>
      <w:r w:rsidR="00621E7A">
        <w:t xml:space="preserve">s, </w:t>
      </w:r>
      <w:r w:rsidR="00A34CE1">
        <w:t>as demonstrated by quokkas</w:t>
      </w:r>
      <w:r w:rsidR="005D48C0">
        <w:t xml:space="preserve"> </w:t>
      </w:r>
      <w:proofErr w:type="spellStart"/>
      <w:r w:rsidR="005D48C0">
        <w:rPr>
          <w:i/>
          <w:iCs/>
        </w:rPr>
        <w:t>Se</w:t>
      </w:r>
      <w:r w:rsidR="00A724D9">
        <w:rPr>
          <w:i/>
          <w:iCs/>
        </w:rPr>
        <w:t>tonix</w:t>
      </w:r>
      <w:proofErr w:type="spellEnd"/>
      <w:r w:rsidR="00A724D9">
        <w:rPr>
          <w:i/>
          <w:iCs/>
        </w:rPr>
        <w:t xml:space="preserve"> brachyurus</w:t>
      </w:r>
      <w:r w:rsidR="00F37996">
        <w:t xml:space="preserve"> following prescribed burns </w:t>
      </w:r>
      <w:r w:rsidR="00A34CE1">
        <w:fldChar w:fldCharType="begin"/>
      </w:r>
      <w:r w:rsidR="00A34CE1">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rsidR="00A34CE1">
        <w:fldChar w:fldCharType="separate"/>
      </w:r>
      <w:r w:rsidR="00A34CE1">
        <w:rPr>
          <w:noProof/>
        </w:rPr>
        <w:t>(Povh et al., 2023)</w:t>
      </w:r>
      <w:r w:rsidR="00A34CE1">
        <w:fldChar w:fldCharType="end"/>
      </w:r>
      <w:r w:rsidR="00A34CE1">
        <w:t xml:space="preserve">. </w:t>
      </w:r>
      <w:r w:rsidR="005E3C0C">
        <w:t>In other cases, variation in</w:t>
      </w:r>
      <w:r w:rsidR="00971F38">
        <w:t xml:space="preserve"> burn severities across the fire extent may </w:t>
      </w:r>
      <w:r w:rsidR="00BA42C7">
        <w:t>mediate</w:t>
      </w:r>
      <w:r w:rsidR="00971F38">
        <w:t xml:space="preserve"> habitat selection, </w:t>
      </w:r>
      <w:r w:rsidR="008A346C">
        <w:t>yet have minimal effect on home range size</w:t>
      </w:r>
      <w:r w:rsidR="00807A11">
        <w:t xml:space="preserve">, as seen in American black bears </w:t>
      </w:r>
      <w:r w:rsidR="00F47370">
        <w:rPr>
          <w:i/>
          <w:iCs/>
        </w:rPr>
        <w:t xml:space="preserve">Ursus americanus </w:t>
      </w:r>
      <w:r w:rsidR="00F47370">
        <w:t>following the extens</w:t>
      </w:r>
      <w:r w:rsidR="00DD0C54">
        <w:t xml:space="preserve">ive 2011 Wallow Wildfire in Arizona </w:t>
      </w:r>
      <w:r w:rsidR="00DD0C54">
        <w:fldChar w:fldCharType="begin"/>
      </w:r>
      <w:r w:rsidR="00DD0C54">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DD0C54">
        <w:fldChar w:fldCharType="separate"/>
      </w:r>
      <w:r w:rsidR="00DD0C54">
        <w:rPr>
          <w:noProof/>
        </w:rPr>
        <w:t>(Crabb et al., 2022)</w:t>
      </w:r>
      <w:r w:rsidR="00DD0C54">
        <w:fldChar w:fldCharType="end"/>
      </w:r>
      <w:r w:rsidR="00DD0C54">
        <w:t>.</w:t>
      </w:r>
      <w:r w:rsidR="00807A11">
        <w:t xml:space="preserve"> </w:t>
      </w:r>
      <w:r w:rsidR="00663D48">
        <w:t>T</w:t>
      </w:r>
      <w:r w:rsidR="0017044C">
        <w:t>he authors propose</w:t>
      </w:r>
      <w:r w:rsidR="0099636E">
        <w:t xml:space="preserve"> </w:t>
      </w:r>
      <w:r w:rsidR="007D1396">
        <w:t>heterogeneity in burn severit</w:t>
      </w:r>
      <w:r w:rsidR="00303A83">
        <w:t xml:space="preserve">y retained </w:t>
      </w:r>
      <w:r w:rsidR="00700271">
        <w:t xml:space="preserve">adequate foraging cover from established vegetation, and </w:t>
      </w:r>
      <w:r w:rsidR="000610B7">
        <w:t xml:space="preserve">may have increased </w:t>
      </w:r>
      <w:r w:rsidR="00494DF1">
        <w:t>the productivity and foraging quality of grasses and herbs</w:t>
      </w:r>
      <w:r w:rsidR="00AB2EB9">
        <w:t xml:space="preserve"> </w:t>
      </w:r>
      <w:r w:rsidR="005A4247">
        <w:t>growing in areas affected by</w:t>
      </w:r>
      <w:r w:rsidR="00AB2EB9">
        <w:t xml:space="preserve"> low severity fire</w:t>
      </w:r>
      <w:r w:rsidR="00663D48">
        <w:t xml:space="preserve"> </w:t>
      </w:r>
      <w:r w:rsidR="00BB170C">
        <w:fldChar w:fldCharType="begin"/>
      </w:r>
      <w:r w:rsidR="00BB170C">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BB170C">
        <w:fldChar w:fldCharType="separate"/>
      </w:r>
      <w:r w:rsidR="00BB170C">
        <w:rPr>
          <w:noProof/>
        </w:rPr>
        <w:t>(Crabb et al., 2022)</w:t>
      </w:r>
      <w:r w:rsidR="00BB170C">
        <w:fldChar w:fldCharType="end"/>
      </w:r>
      <w:r w:rsidR="00BB170C">
        <w:t>.</w:t>
      </w:r>
      <w:r w:rsidR="000029FB">
        <w:t xml:space="preserve"> </w:t>
      </w:r>
      <w:r w:rsidR="003A2D2C">
        <w:t>With adequate resources available within the</w:t>
      </w:r>
      <w:r w:rsidR="00C81410">
        <w:t xml:space="preserve"> home range, there was no need to increase movement</w:t>
      </w:r>
      <w:r w:rsidR="005A4247">
        <w:t xml:space="preserve"> post fire </w:t>
      </w:r>
      <w:r w:rsidR="005A4247">
        <w:fldChar w:fldCharType="begin"/>
      </w:r>
      <w:r w:rsidR="005A4247">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5A4247">
        <w:fldChar w:fldCharType="separate"/>
      </w:r>
      <w:r w:rsidR="005A4247">
        <w:rPr>
          <w:noProof/>
        </w:rPr>
        <w:t>(Crabb et al., 2022)</w:t>
      </w:r>
      <w:r w:rsidR="005A4247">
        <w:fldChar w:fldCharType="end"/>
      </w:r>
      <w:r w:rsidR="005A4247">
        <w:t>.</w:t>
      </w:r>
      <w:r w:rsidR="007C0C32">
        <w:t xml:space="preserve"> </w:t>
      </w:r>
      <w:r w:rsidR="009963E1" w:rsidRPr="00E86F80">
        <w:rPr>
          <w:highlight w:val="yellow"/>
        </w:rPr>
        <w:t xml:space="preserve">SEE ALSO </w:t>
      </w:r>
      <w:r w:rsidR="009963E1" w:rsidRPr="00E86F80">
        <w:rPr>
          <w:highlight w:val="yellow"/>
        </w:rPr>
        <w:fldChar w:fldCharType="begin"/>
      </w:r>
      <w:r w:rsidR="009963E1" w:rsidRPr="00E86F80">
        <w:rPr>
          <w:highlight w:val="yellow"/>
        </w:rPr>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Ecology&lt;/secondary-title&gt;&lt;/titles&gt;&lt;periodical&gt;&lt;full-title&gt;Fire Ecology&lt;/full-title&gt;&lt;/periodical&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9963E1" w:rsidRPr="00E86F80">
        <w:rPr>
          <w:highlight w:val="yellow"/>
        </w:rPr>
        <w:fldChar w:fldCharType="separate"/>
      </w:r>
      <w:r w:rsidR="009963E1" w:rsidRPr="00E86F80">
        <w:rPr>
          <w:noProof/>
          <w:highlight w:val="yellow"/>
        </w:rPr>
        <w:t>(Cohen et al., 2019)</w:t>
      </w:r>
      <w:r w:rsidR="009963E1" w:rsidRPr="00E86F80">
        <w:rPr>
          <w:highlight w:val="yellow"/>
        </w:rPr>
        <w:fldChar w:fldCharType="end"/>
      </w:r>
    </w:p>
    <w:p w14:paraId="5F41DB9F" w14:textId="0694B25E" w:rsidR="00710FFC" w:rsidRDefault="0057341B" w:rsidP="00D91DF4">
      <w:r>
        <w:t>In addition to site specific factors, v</w:t>
      </w:r>
      <w:r w:rsidR="00706A9E">
        <w:t xml:space="preserve">ariation </w:t>
      </w:r>
      <w:r w:rsidR="00041F5D">
        <w:t xml:space="preserve">in </w:t>
      </w:r>
      <w:r w:rsidR="00706A9E">
        <w:t>s</w:t>
      </w:r>
      <w:r w:rsidR="00B521C4">
        <w:t>pecies traits</w:t>
      </w:r>
      <w:r w:rsidR="00B91DF2">
        <w:t xml:space="preserve">, </w:t>
      </w:r>
      <w:r w:rsidR="00041F5D">
        <w:t xml:space="preserve">hunting </w:t>
      </w:r>
      <w:r w:rsidR="00B91DF2">
        <w:t xml:space="preserve">behaviour, and </w:t>
      </w:r>
      <w:r w:rsidR="00B521C4">
        <w:t xml:space="preserve">foraging </w:t>
      </w:r>
      <w:r w:rsidR="0075452E">
        <w:t>st</w:t>
      </w:r>
      <w:r w:rsidR="00AC2BAB">
        <w:t>rategies</w:t>
      </w:r>
      <w:r w:rsidR="00B91DF2">
        <w:t xml:space="preserve"> </w:t>
      </w:r>
      <w:r w:rsidR="00976C0A">
        <w:t>may also be contributing to heterogeneity in movement responses between studies</w:t>
      </w:r>
      <w:r w:rsidR="004148A3">
        <w:t xml:space="preserve"> </w: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c2Vjb25kYXJ5LXRpdGxlPjwvdGl0bGVzPjxwZXJpb2RpY2FsPjxmdWxsLXRpdGxlPkpvdXJuYWwg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</w:fldData>
        </w:fldChar>
      </w:r>
      <w:r w:rsidR="004148A3">
        <w:instrText xml:space="preserve"> ADDIN EN.CITE </w:instrTex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c2Vjb25kYXJ5LXRpdGxlPjwvdGl0bGVzPjxwZXJpb2RpY2FsPjxmdWxsLXRpdGxlPkpvdXJuYWwg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</w:fldData>
        </w:fldChar>
      </w:r>
      <w:r w:rsidR="004148A3">
        <w:instrText xml:space="preserve"> ADDIN EN.CITE.DATA </w:instrText>
      </w:r>
      <w:r w:rsidR="004148A3">
        <w:fldChar w:fldCharType="end"/>
      </w:r>
      <w:r w:rsidR="004148A3">
        <w:fldChar w:fldCharType="separate"/>
      </w:r>
      <w:r w:rsidR="004148A3">
        <w:rPr>
          <w:noProof/>
        </w:rPr>
        <w:t>(Ganz et al., 2022; Geary et al., 2020; Pocknee et al., 2023)</w:t>
      </w:r>
      <w:r w:rsidR="004148A3">
        <w:fldChar w:fldCharType="end"/>
      </w:r>
      <w:r w:rsidR="00976C0A">
        <w:t>.</w:t>
      </w:r>
      <w:r w:rsidR="00ED13BF">
        <w:t xml:space="preserve"> </w:t>
      </w:r>
      <w:r w:rsidR="0008491C">
        <w:t xml:space="preserve">Our meta-analysis </w:t>
      </w:r>
      <w:r w:rsidR="005E29DC">
        <w:t xml:space="preserve">dataset included effect sizes </w:t>
      </w:r>
      <w:r w:rsidR="002A193B">
        <w:t xml:space="preserve">from </w:t>
      </w:r>
      <w:r w:rsidR="008C0B66">
        <w:t>13 orders</w:t>
      </w:r>
      <w:r w:rsidR="007959DD">
        <w:t xml:space="preserve"> across three</w:t>
      </w:r>
      <w:r w:rsidR="008C0B66">
        <w:t xml:space="preserve"> classes</w:t>
      </w:r>
      <w:r w:rsidR="00DE70D0">
        <w:t xml:space="preserve">, representing a </w:t>
      </w:r>
      <w:r w:rsidR="008E7C72">
        <w:t>broad range</w:t>
      </w:r>
      <w:r w:rsidR="00DE70D0">
        <w:t xml:space="preserve"> of life history strategies, </w:t>
      </w:r>
      <w:r w:rsidR="00032A18">
        <w:t>hunting behaviours and foraging strategies.</w:t>
      </w:r>
      <w:r w:rsidR="00487C02">
        <w:t xml:space="preserve"> </w:t>
      </w:r>
      <w:r w:rsidR="00C047BB">
        <w:t xml:space="preserve">Our results found phylogenetic relatedness </w:t>
      </w:r>
      <w:r w:rsidR="003A32E5">
        <w:t xml:space="preserve">did not explain </w:t>
      </w:r>
      <w:r w:rsidR="00E90DD1">
        <w:t xml:space="preserve">heterogeneity in effect sizes. </w:t>
      </w:r>
      <w:r w:rsidR="00162523">
        <w:t>Therefore,</w:t>
      </w:r>
      <w:r w:rsidR="00E90DD1">
        <w:t xml:space="preserve"> </w:t>
      </w:r>
      <w:r w:rsidR="00890052">
        <w:t xml:space="preserve">any </w:t>
      </w:r>
      <w:r w:rsidR="00E90DD1">
        <w:t xml:space="preserve">variability in </w:t>
      </w:r>
      <w:r w:rsidR="00890052">
        <w:t xml:space="preserve">traits, life histories and behaviours that do contribute to </w:t>
      </w:r>
      <w:r w:rsidR="00F0148B">
        <w:t xml:space="preserve">movement responses occur </w:t>
      </w:r>
      <w:r w:rsidR="0018061D">
        <w:t xml:space="preserve">likely </w:t>
      </w:r>
      <w:r w:rsidR="00F0148B">
        <w:t xml:space="preserve">at </w:t>
      </w:r>
      <w:r w:rsidR="00BC7889">
        <w:t xml:space="preserve">lower </w:t>
      </w:r>
      <w:r w:rsidR="00F0148B">
        <w:t xml:space="preserve">taxonomic </w:t>
      </w:r>
      <w:r w:rsidR="00BC7889">
        <w:t>ranks</w:t>
      </w:r>
      <w:r w:rsidR="00162523">
        <w:t xml:space="preserve"> and</w:t>
      </w:r>
      <w:r w:rsidR="00F0148B">
        <w:t xml:space="preserve"> are not consistent across </w:t>
      </w:r>
      <w:r w:rsidR="00BC7889">
        <w:t>higher levels</w:t>
      </w:r>
      <w:r w:rsidR="00F0148B">
        <w:t xml:space="preserve"> </w:t>
      </w:r>
      <w:commentRangeStart w:id="125"/>
      <w:r w:rsidR="00F0148B">
        <w:t>such a</w:t>
      </w:r>
      <w:r w:rsidR="00162523">
        <w:t>s</w:t>
      </w:r>
      <w:r w:rsidR="00F0148B">
        <w:t xml:space="preserve"> order</w:t>
      </w:r>
      <w:commentRangeEnd w:id="125"/>
      <w:r w:rsidR="00E51D24">
        <w:rPr>
          <w:rStyle w:val="CommentReference"/>
        </w:rPr>
        <w:commentReference w:id="125"/>
      </w:r>
      <w:r w:rsidR="00162523">
        <w:t>.</w:t>
      </w:r>
      <w:r w:rsidR="007959DD">
        <w:t xml:space="preserve"> </w:t>
      </w:r>
      <w:r w:rsidR="0018061D" w:rsidRPr="00032A18">
        <w:rPr>
          <w:highlight w:val="yellow"/>
        </w:rPr>
        <w:t>EXPAND.</w:t>
      </w:r>
      <w:r w:rsidR="0018061D">
        <w:t xml:space="preserve"> </w:t>
      </w:r>
      <w:r w:rsidR="00C72B0A">
        <w:t xml:space="preserve">Hunting </w:t>
      </w:r>
      <w:r w:rsidR="00FB64A6">
        <w:t>behaviours</w:t>
      </w:r>
      <w:r w:rsidR="00C72B0A">
        <w:t xml:space="preserve"> </w:t>
      </w:r>
      <w:r w:rsidR="00041F5D">
        <w:t xml:space="preserve">vary across predators, as </w:t>
      </w:r>
      <w:proofErr w:type="spellStart"/>
      <w:r w:rsidR="00041F5D">
        <w:t>to</w:t>
      </w:r>
      <w:proofErr w:type="spellEnd"/>
      <w:r w:rsidR="00041F5D">
        <w:t xml:space="preserve"> does preferred habitat to hunt in </w:t>
      </w:r>
      <w:r w:rsidR="00041F5D">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PC9zZWNvbmRhcnktdGl0bGU+PC90aXRsZXM+PHBlcmlvZGljYWw+PGZ1bGwtdGl0bGU+RWNvbG9n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=
</w:fldData>
        </w:fldChar>
      </w:r>
      <w:r w:rsidR="00FB64A6">
        <w:instrText xml:space="preserve"> ADDIN EN.CITE </w:instrText>
      </w:r>
      <w:r w:rsidR="00FB64A6">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PC9zZWNvbmRhcnktdGl0bGU+PC90aXRsZXM+PHBlcmlvZGljYWw+PGZ1bGwtdGl0bGU+RWNvbG9n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=
</w:fldData>
        </w:fldChar>
      </w:r>
      <w:r w:rsidR="00FB64A6">
        <w:instrText xml:space="preserve"> ADDIN EN.CITE.DATA </w:instrText>
      </w:r>
      <w:r w:rsidR="00FB64A6">
        <w:fldChar w:fldCharType="end"/>
      </w:r>
      <w:r w:rsidR="00041F5D">
        <w:fldChar w:fldCharType="separate"/>
      </w:r>
      <w:r w:rsidR="00FB64A6">
        <w:rPr>
          <w:noProof/>
        </w:rPr>
        <w:t>(Doherty et al., 2022; Kauffman et al., 2007)</w:t>
      </w:r>
      <w:r w:rsidR="00041F5D">
        <w:fldChar w:fldCharType="end"/>
      </w:r>
      <w:r w:rsidR="00041F5D">
        <w:t>.</w:t>
      </w:r>
      <w:r w:rsidR="002E3C7E">
        <w:t xml:space="preserve"> </w:t>
      </w:r>
      <w:r w:rsidR="002E3C7E" w:rsidRPr="00E30F6A">
        <w:rPr>
          <w:highlight w:val="yellow"/>
        </w:rPr>
        <w:t xml:space="preserve">SEE ALSO </w:t>
      </w:r>
      <w:r w:rsidR="002E3C7E" w:rsidRPr="00E30F6A">
        <w:rPr>
          <w:highlight w:val="yellow"/>
        </w:rPr>
        <w:fldChar w:fldCharType="begin"/>
      </w:r>
      <w:r w:rsidR="002E3C7E" w:rsidRPr="00E30F6A">
        <w:rPr>
          <w:highlight w:val="yellow"/>
        </w:rPr>
        <w:instrText xml:space="preserve"> ADDIN EN.CITE &lt;EndNote&gt;&lt;Cite&gt;&lt;Author&gt;Moran&lt;/Author&gt;&lt;Year&gt;2021&lt;/Year&gt;&lt;RecNum&gt;91&lt;/RecNum&gt;&lt;DisplayText&gt;(Moran et al., 2021)&lt;/DisplayText&gt;&lt;record&gt;&lt;rec-number&gt;91&lt;/rec-number&gt;&lt;foreign-keys&gt;&lt;key app="EN" db-id="axpffp0eards98ew20rvpa0tdf0f0svatvst" timestamp="1723512959"&gt;91&lt;/key&gt;&lt;/foreign-keys&gt;&lt;ref-type name="Journal Article"&gt;17&lt;/ref-type&gt;&lt;contributors&gt;&lt;authors&gt;&lt;author&gt;Moran, Nicholas P.&lt;/author&gt;&lt;author&gt;Sánchez-Tójar, Alfredo&lt;/author&gt;&lt;author&gt;Schielzeth, Holger&lt;/author&gt;&lt;author&gt;Reinhold, Klaus&lt;/author&gt;&lt;/authors&gt;&lt;/contributors&gt;&lt;titles&gt;&lt;title&gt;Poor nutritional condition promotes high-risk behaviours: A systematic review and meta-analysis&lt;/title&gt;&lt;secondary-title&gt;Biological Reviews&lt;/secondary-title&gt;&lt;/titles&gt;&lt;periodical&gt;&lt;full-title&gt;Biological Reviews&lt;/full-title&gt;&lt;/periodical&gt;&lt;pages&gt;269-288&lt;/pages&gt;&lt;volume&gt;96&lt;/volume&gt;&lt;number&gt;1&lt;/number&gt;&lt;keywords&gt;&lt;keyword&gt;boldness&lt;/keyword&gt;&lt;keyword&gt;exploration&lt;/keyword&gt;&lt;keyword&gt;novelty&lt;/keyword&gt;&lt;keyword&gt;novel environment&lt;/keyword&gt;&lt;keyword&gt;novel object&lt;/keyword&gt;&lt;keyword&gt;predation&lt;/keyword&gt;&lt;keyword&gt;predator response&lt;/keyword&gt;&lt;keyword&gt;animal personality&lt;/keyword&gt;&lt;keyword&gt;shoaling&lt;/keyword&gt;&lt;keyword&gt;dietary restriction&lt;/keyword&gt;&lt;/keywords&gt;&lt;dates&gt;&lt;year&gt;2021&lt;/year&gt;&lt;pub-dates&gt;&lt;date&gt;2021/02/01&lt;/date&gt;&lt;/pub-dates&gt;&lt;/dates&gt;&lt;publisher&gt;John Wiley &amp;amp; Sons, Ltd&lt;/publisher&gt;&lt;isbn&gt;1464-7931&lt;/isbn&gt;&lt;urls&gt;&lt;related-urls&gt;&lt;url&gt;https://doi.org/10.1111/brv.12655&lt;/url&gt;&lt;/related-urls&gt;&lt;/urls&gt;&lt;electronic-resource-num&gt;10.1111/brv.12655&lt;/electronic-resource-num&gt;&lt;access-date&gt;2024/08/12&lt;/access-date&gt;&lt;/record&gt;&lt;/Cite&gt;&lt;/EndNote&gt;</w:instrText>
      </w:r>
      <w:r w:rsidR="002E3C7E" w:rsidRPr="00E30F6A">
        <w:rPr>
          <w:highlight w:val="yellow"/>
        </w:rPr>
        <w:fldChar w:fldCharType="separate"/>
      </w:r>
      <w:r w:rsidR="002E3C7E" w:rsidRPr="00E30F6A">
        <w:rPr>
          <w:noProof/>
          <w:highlight w:val="yellow"/>
        </w:rPr>
        <w:t>(Moran et al., 2021)</w:t>
      </w:r>
      <w:r w:rsidR="002E3C7E" w:rsidRPr="00E30F6A">
        <w:rPr>
          <w:highlight w:val="yellow"/>
        </w:rPr>
        <w:fldChar w:fldCharType="end"/>
      </w:r>
      <w:r w:rsidR="002E3C7E" w:rsidRPr="00E30F6A">
        <w:rPr>
          <w:highlight w:val="yellow"/>
        </w:rPr>
        <w:t xml:space="preserve"> </w:t>
      </w:r>
      <w:r w:rsidR="00E30F6A" w:rsidRPr="00E30F6A">
        <w:rPr>
          <w:highlight w:val="yellow"/>
        </w:rPr>
        <w:t>for discussion RE condition and risky behaviour.</w:t>
      </w:r>
    </w:p>
    <w:p w14:paraId="3B611168" w14:textId="74EFA0D6" w:rsidR="000B4C3B" w:rsidRDefault="00E86F80" w:rsidP="00D91DF4">
      <w:r w:rsidRPr="00E86F80">
        <w:rPr>
          <w:highlight w:val="yellow"/>
        </w:rPr>
        <w:t xml:space="preserve">SEE ALSO </w:t>
      </w:r>
      <w:r w:rsidRPr="00E86F80">
        <w:rPr>
          <w:highlight w:val="yellow"/>
        </w:rPr>
        <w:fldChar w:fldCharType="begin"/>
      </w:r>
      <w:r w:rsidRPr="00E86F80">
        <w:rPr>
          <w:highlight w:val="yellow"/>
        </w:rPr>
        <w:instrText xml:space="preserve"> ADDIN EN.CITE &lt;EndNote&gt;&lt;Cite&gt;&lt;Author&gt;Driscoll&lt;/Author&gt;&lt;Year&gt;2021&lt;/Year&gt;&lt;RecNum&gt;80&lt;/RecNum&gt;&lt;DisplayText&gt;(Driscoll et al., 2021)&lt;/DisplayText&gt;&lt;record&gt;&lt;rec-number&gt;80&lt;/rec-number&gt;&lt;foreign-keys&gt;&lt;key app="EN" db-id="axpffp0eards98ew20rvpa0tdf0f0svatvst" timestamp="1723015934"&gt;80&lt;/key&gt;&lt;/foreign-keys&gt;&lt;ref-type name="Journal Article"&gt;17&lt;/ref-type&gt;&lt;contributors&gt;&lt;authors&gt;&lt;author&gt;Driscoll, Don A.&lt;/author&gt;&lt;author&gt;Armenteras, Dolors&lt;/author&gt;&lt;author&gt;Bennett, Andrew F.&lt;/author&gt;&lt;author&gt;Brotons, Lluís&lt;/author&gt;&lt;author&gt;Clarke, Michael F.&lt;/author&gt;&lt;author&gt;Doherty, Tim S.&lt;/author&gt;&lt;author&gt;Haslem, Angie&lt;/author&gt;&lt;author&gt;Kelly, Luke T.&lt;/author&gt;&lt;author&gt;Sato, Chloe F.&lt;/author&gt;&lt;author&gt;Sitters, Holly&lt;/author&gt;&lt;author&gt;Aquilué, Núria&lt;/author&gt;&lt;author&gt;Bell, Kristian&lt;/author&gt;&lt;author&gt;Chadid, Maria&lt;/author&gt;&lt;author&gt;Duane, Andrea&lt;/author&gt;&lt;author&gt;Meza-Elizalde, María C.&lt;/author&gt;&lt;author&gt;Giljohann, Katherine M.&lt;/author&gt;&lt;author&gt;González, Tania Marisol&lt;/author&gt;&lt;author&gt;Jambhekar, Ravi&lt;/author&gt;&lt;author&gt;Lazzari, Juliana&lt;/author&gt;&lt;author&gt;Morán-Ordóñez, Alejandra&lt;/author&gt;&lt;author&gt;Wevill, Tricia&lt;/author&gt;&lt;/authors&gt;&lt;/contributors&gt;&lt;titles&gt;&lt;title&gt;How fire interacts with habitat loss and fragmentation&lt;/title&gt;&lt;secondary-title&gt;Biological Reviews&lt;/secondary-title&gt;&lt;/titles&gt;&lt;periodical&gt;&lt;full-title&gt;Biological Reviews&lt;/full-title&gt;&lt;/periodical&gt;&lt;pages&gt;976-998&lt;/pages&gt;&lt;volume&gt;96&lt;/volume&gt;&lt;number&gt;3&lt;/number&gt;&lt;keywords&gt;&lt;keyword&gt;habitat fragmentation&lt;/keyword&gt;&lt;keyword&gt;habitat loss&lt;/keyword&gt;&lt;keyword&gt;fire&lt;/keyword&gt;&lt;keyword&gt;planned burn&lt;/keyword&gt;&lt;keyword&gt;wildfire&lt;/keyword&gt;&lt;keyword&gt;prescribed burning&lt;/keyword&gt;&lt;keyword&gt;interactions&lt;/keyword&gt;&lt;keyword&gt;succession&lt;/keyword&gt;&lt;keyword&gt;landscape&lt;/keyword&gt;&lt;keyword&gt;edge effect&lt;/keyword&gt;&lt;/keywords&gt;&lt;dates&gt;&lt;year&gt;2021&lt;/year&gt;&lt;pub-dates&gt;&lt;date&gt;2021/06/01&lt;/date&gt;&lt;/pub-dates&gt;&lt;/dates&gt;&lt;publisher&gt;John Wiley &amp;amp; Sons, Ltd&lt;/publisher&gt;&lt;isbn&gt;1464-7931&lt;/isbn&gt;&lt;urls&gt;&lt;related-urls&gt;&lt;url&gt;https://doi.org/10.1111/brv.12687&lt;/url&gt;&lt;/related-urls&gt;&lt;/urls&gt;&lt;electronic-resource-num&gt;10.1111/brv.12687&lt;/electronic-resource-num&gt;&lt;access-date&gt;2024/08/07&lt;/access-date&gt;&lt;/record&gt;&lt;/Cite&gt;&lt;/EndNote&gt;</w:instrText>
      </w:r>
      <w:r w:rsidRPr="00E86F80">
        <w:rPr>
          <w:highlight w:val="yellow"/>
        </w:rPr>
        <w:fldChar w:fldCharType="separate"/>
      </w:r>
      <w:r w:rsidRPr="00E86F80">
        <w:rPr>
          <w:noProof/>
          <w:highlight w:val="yellow"/>
        </w:rPr>
        <w:t>(Driscoll et al., 2021)</w:t>
      </w:r>
      <w:r w:rsidRPr="00E86F80">
        <w:rPr>
          <w:highlight w:val="yellow"/>
        </w:rPr>
        <w:fldChar w:fldCharType="end"/>
      </w:r>
      <w:r w:rsidR="00AB732B">
        <w:t>.</w:t>
      </w:r>
      <w:r w:rsidR="00710FFC">
        <w:t xml:space="preserve"> </w:t>
      </w:r>
      <w:r w:rsidR="00710FFC" w:rsidRPr="002E3C7E">
        <w:rPr>
          <w:highlight w:val="yellow"/>
        </w:rPr>
        <w:t xml:space="preserve">EXAPND </w:t>
      </w:r>
      <w:r w:rsidR="002E3C7E" w:rsidRPr="002E3C7E">
        <w:rPr>
          <w:highlight w:val="yellow"/>
        </w:rPr>
        <w:t>– Other processes that may interact with fire to influence movement.</w:t>
      </w:r>
      <w:r w:rsidR="00AB732B">
        <w:t xml:space="preserve"> Unfortunately, our sample size precluded a</w:t>
      </w:r>
      <w:r w:rsidR="001E7E60">
        <w:t xml:space="preserve"> robust</w:t>
      </w:r>
      <w:r w:rsidR="00AB732B">
        <w:t xml:space="preserve"> </w:t>
      </w:r>
      <w:r w:rsidR="001E7E60">
        <w:t>evaluation</w:t>
      </w:r>
      <w:r w:rsidR="00AB732B">
        <w:t xml:space="preserve"> of interactive effects. </w:t>
      </w:r>
    </w:p>
    <w:p w14:paraId="13F3EC79" w14:textId="4B007448" w:rsidR="000A5EC5" w:rsidRDefault="00AB732B" w:rsidP="00D91DF4">
      <w:r w:rsidRPr="00CF6FA1">
        <w:rPr>
          <w:highlight w:val="yellow"/>
        </w:rPr>
        <w:lastRenderedPageBreak/>
        <w:t>SECOND CASE</w:t>
      </w:r>
      <w:r w:rsidR="00BA42C7" w:rsidRPr="00CF6FA1">
        <w:rPr>
          <w:highlight w:val="yellow"/>
        </w:rPr>
        <w:t xml:space="preserve"> - differences in the capability of the studies to capture and quantify movement responses</w:t>
      </w:r>
      <w:r w:rsidR="00A04992" w:rsidRPr="00CF6FA1">
        <w:rPr>
          <w:highlight w:val="yellow"/>
        </w:rPr>
        <w:t xml:space="preserve"> </w:t>
      </w:r>
      <w:r w:rsidR="00CF6FA1" w:rsidRPr="00B14099">
        <w:rPr>
          <w:i/>
          <w:iCs/>
          <w:highlight w:val="yellow"/>
          <w:rPrChange w:id="126" w:author="McAuley, Chloe" w:date="2025-08-13T09:14:00Z" w16du:dateUtc="2025-08-13T01:14:00Z">
            <w:rPr>
              <w:highlight w:val="yellow"/>
            </w:rPr>
          </w:rPrChange>
        </w:rPr>
        <w:t>“(</w:t>
      </w:r>
      <w:proofErr w:type="spellStart"/>
      <w:r w:rsidR="00CF6FA1" w:rsidRPr="00B14099">
        <w:rPr>
          <w:i/>
          <w:iCs/>
          <w:highlight w:val="yellow"/>
          <w:rPrChange w:id="127" w:author="McAuley, Chloe" w:date="2025-08-13T09:14:00Z" w16du:dateUtc="2025-08-13T01:14:00Z">
            <w:rPr>
              <w:highlight w:val="yellow"/>
            </w:rPr>
          </w:rPrChange>
        </w:rPr>
        <w:t>i</w:t>
      </w:r>
      <w:proofErr w:type="spellEnd"/>
      <w:r w:rsidR="00CF6FA1" w:rsidRPr="00B14099">
        <w:rPr>
          <w:i/>
          <w:iCs/>
          <w:highlight w:val="yellow"/>
          <w:rPrChange w:id="128" w:author="McAuley, Chloe" w:date="2025-08-13T09:14:00Z" w16du:dateUtc="2025-08-13T01:14:00Z">
            <w:rPr>
              <w:highlight w:val="yellow"/>
            </w:rPr>
          </w:rPrChange>
        </w:rPr>
        <w:t xml:space="preserve">) confounding factors that are inconsistently measured or accounted for across studies, (ii) problems with statistical inference (e.g., differing statistical power or accuracy), or (iii) methodological differences across studies (e.g., differing times since fire) (Catford et al. 2022)” from </w:t>
      </w:r>
      <w:r w:rsidR="00CF6FA1" w:rsidRPr="00B14099">
        <w:rPr>
          <w:i/>
          <w:iCs/>
          <w:highlight w:val="yellow"/>
          <w:rPrChange w:id="129" w:author="McAuley, Chloe" w:date="2025-08-13T09:14:00Z" w16du:dateUtc="2025-08-13T01:14:00Z">
            <w:rPr>
              <w:highlight w:val="yellow"/>
            </w:rPr>
          </w:rPrChange>
        </w:rPr>
        <w:fldChar w:fldCharType="begin"/>
      </w:r>
      <w:r w:rsidR="00CF6FA1" w:rsidRPr="00B14099">
        <w:rPr>
          <w:i/>
          <w:iCs/>
          <w:highlight w:val="yellow"/>
          <w:rPrChange w:id="130" w:author="McAuley, Chloe" w:date="2025-08-13T09:14:00Z" w16du:dateUtc="2025-08-13T01:14:00Z">
            <w:rPr>
              <w:highlight w:val="yellow"/>
            </w:rPr>
          </w:rPrChange>
        </w:rPr>
        <w:instrText xml:space="preserve"> ADDIN EN.CITE &lt;EndNote&gt;&lt;Cite AuthorYear="1"&gt;&lt;Author&gt;Doherty&lt;/Author&gt;&lt;Year&gt;2023&lt;/Year&gt;&lt;RecNum&gt;187&lt;/RecNum&gt;&lt;DisplayText&gt;Doherty et al. (2023)&lt;/DisplayText&gt;&lt;record&gt;&lt;rec-number&gt;187&lt;/rec-number&gt;&lt;foreign-keys&gt;&lt;key app="EN" db-id="axpffp0eards98ew20rvpa0tdf0f0svatvst" timestamp="1754009779"&gt;187&lt;/key&gt;&lt;/foreign-keys&gt;&lt;ref-type name="Journal Article"&gt;17&lt;/ref-type&gt;&lt;contributors&gt;&lt;authors&gt;&lt;author&gt;Doherty, Tim S.&lt;/author&gt;&lt;author&gt;Watchorn, Darcy J.&lt;/author&gt;&lt;author&gt;Miritis, Vivianna&lt;/author&gt;&lt;author&gt;Pestell, Angela J. L.&lt;/author&gt;&lt;author&gt;Geary, William L.&lt;/author&gt;&lt;/authors&gt;&lt;/contributors&gt;&lt;titles&gt;&lt;title&gt;Cats, foxes and fire: Quantitative review reveals that invasive predator activity is most likely to increase shortly after fire&lt;/title&gt;&lt;secondary-title&gt;Fire Ecology&lt;/secondary-title&gt;&lt;/titles&gt;&lt;periodical&gt;&lt;full-title&gt;Fire Ecology&lt;/full-title&gt;&lt;/periodical&gt;&lt;pages&gt;22&lt;/pages&gt;&lt;volume&gt;19&lt;/volume&gt;&lt;number&gt;1&lt;/number&gt;&lt;dates&gt;&lt;year&gt;2023&lt;/year&gt;&lt;pub-dates&gt;&lt;date&gt;2023/04/13&lt;/date&gt;&lt;/pub-dates&gt;&lt;/dates&gt;&lt;isbn&gt;1933-9747&lt;/isbn&gt;&lt;urls&gt;&lt;related-urls&gt;&lt;url&gt;https://doi.org/10.1186/s42408-023-00183-6&lt;/url&gt;&lt;/related-urls&gt;&lt;/urls&gt;&lt;electronic-resource-num&gt;10.1186/s42408-023-00183-6&lt;/electronic-resource-num&gt;&lt;/record&gt;&lt;/Cite&gt;&lt;/EndNote&gt;</w:instrText>
      </w:r>
      <w:r w:rsidR="00CF6FA1" w:rsidRPr="00B14099">
        <w:rPr>
          <w:i/>
          <w:iCs/>
          <w:highlight w:val="yellow"/>
          <w:rPrChange w:id="131" w:author="McAuley, Chloe" w:date="2025-08-13T09:14:00Z" w16du:dateUtc="2025-08-13T01:14:00Z">
            <w:rPr>
              <w:highlight w:val="yellow"/>
            </w:rPr>
          </w:rPrChange>
        </w:rPr>
        <w:fldChar w:fldCharType="separate"/>
      </w:r>
      <w:r w:rsidR="00CF6FA1" w:rsidRPr="00B14099">
        <w:rPr>
          <w:i/>
          <w:iCs/>
          <w:noProof/>
          <w:highlight w:val="yellow"/>
          <w:rPrChange w:id="132" w:author="McAuley, Chloe" w:date="2025-08-13T09:14:00Z" w16du:dateUtc="2025-08-13T01:14:00Z">
            <w:rPr>
              <w:noProof/>
              <w:highlight w:val="yellow"/>
            </w:rPr>
          </w:rPrChange>
        </w:rPr>
        <w:t>Doherty et al. (2023)</w:t>
      </w:r>
      <w:r w:rsidR="00CF6FA1" w:rsidRPr="00B14099">
        <w:rPr>
          <w:i/>
          <w:iCs/>
          <w:highlight w:val="yellow"/>
          <w:rPrChange w:id="133" w:author="McAuley, Chloe" w:date="2025-08-13T09:14:00Z" w16du:dateUtc="2025-08-13T01:14:00Z">
            <w:rPr>
              <w:highlight w:val="yellow"/>
            </w:rPr>
          </w:rPrChange>
        </w:rPr>
        <w:fldChar w:fldCharType="end"/>
      </w:r>
      <w:ins w:id="134" w:author="McAuley, Chloe" w:date="2025-08-13T09:14:00Z" w16du:dateUtc="2025-08-13T01:14:00Z">
        <w:r w:rsidR="00B14099">
          <w:rPr>
            <w:highlight w:val="yellow"/>
          </w:rPr>
          <w:t xml:space="preserve">. </w:t>
        </w:r>
      </w:ins>
      <w:del w:id="135" w:author="McAuley, Chloe" w:date="2025-08-13T09:14:00Z" w16du:dateUtc="2025-08-13T01:14:00Z">
        <w:r w:rsidR="00A04992" w:rsidRPr="00CF6FA1" w:rsidDel="00B14099">
          <w:rPr>
            <w:highlight w:val="yellow"/>
          </w:rPr>
          <w:delText xml:space="preserve"> </w:delText>
        </w:r>
      </w:del>
      <w:r w:rsidR="00CF6FA1" w:rsidRPr="00CF6FA1">
        <w:rPr>
          <w:highlight w:val="yellow"/>
        </w:rPr>
        <w:t xml:space="preserve">Furthermore, previous research indicates that interactive and synergistic effects are also likely to exert strong influence on animal responses to fire, and this may also be contributing to the high level of between study heterogeneity we found </w: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PC9zZWNvbmRhcnktdGl0bGU+PC90aXRsZXM+PHBlcmlvZGljYWw+PGZ1bGwtdGl0bGU+Sm91cm5h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</w:fldData>
        </w:fldChar>
      </w:r>
      <w:r w:rsidR="00CF6FA1" w:rsidRPr="00CF6FA1">
        <w:rPr>
          <w:highlight w:val="yellow"/>
        </w:rPr>
        <w:instrText xml:space="preserve"> ADDIN EN.CITE </w:instrTex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PC9zZWNvbmRhcnktdGl0bGU+PC90aXRsZXM+PHBlcmlvZGljYWw+PGZ1bGwtdGl0bGU+Sm91cm5h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</w:fldData>
        </w:fldChar>
      </w:r>
      <w:r w:rsidR="00CF6FA1" w:rsidRPr="00CF6FA1">
        <w:rPr>
          <w:highlight w:val="yellow"/>
        </w:rPr>
        <w:instrText xml:space="preserve"> ADDIN EN.CITE.DATA </w:instrText>
      </w:r>
      <w:r w:rsidR="00CF6FA1" w:rsidRPr="00CF6FA1">
        <w:rPr>
          <w:highlight w:val="yellow"/>
        </w:rPr>
      </w:r>
      <w:r w:rsidR="00CF6FA1" w:rsidRPr="00CF6FA1">
        <w:rPr>
          <w:highlight w:val="yellow"/>
        </w:rPr>
        <w:fldChar w:fldCharType="end"/>
      </w:r>
      <w:r w:rsidR="00CF6FA1" w:rsidRPr="00CF6FA1">
        <w:rPr>
          <w:highlight w:val="yellow"/>
        </w:rPr>
      </w:r>
      <w:r w:rsidR="00CF6FA1" w:rsidRPr="00CF6FA1">
        <w:rPr>
          <w:highlight w:val="yellow"/>
        </w:rPr>
        <w:fldChar w:fldCharType="separate"/>
      </w:r>
      <w:r w:rsidR="00CF6FA1" w:rsidRPr="00CF6FA1">
        <w:rPr>
          <w:noProof/>
          <w:highlight w:val="yellow"/>
        </w:rPr>
        <w:t>(Culhane et al., 2022; Doherty et al., 2022; Ganz et al., 2022)</w:t>
      </w:r>
      <w:r w:rsidR="00CF6FA1" w:rsidRPr="00CF6FA1">
        <w:rPr>
          <w:highlight w:val="yellow"/>
        </w:rPr>
        <w:fldChar w:fldCharType="end"/>
      </w:r>
    </w:p>
    <w:p w14:paraId="77C3E579" w14:textId="4F39FDFA" w:rsidR="00D70680" w:rsidRDefault="00227D5B" w:rsidP="00D91DF4">
      <w:r>
        <w:t>Apart from</w:t>
      </w:r>
      <w:r w:rsidR="00C22782">
        <w:t xml:space="preserve"> biome, we found no clear relationship between</w:t>
      </w:r>
      <w:r>
        <w:t xml:space="preserve"> our predictor variables and movement responses to fire.</w:t>
      </w:r>
      <w:r w:rsidR="00C22782">
        <w:t xml:space="preserve"> </w:t>
      </w:r>
      <w:r w:rsidR="00EF7DEE">
        <w:t xml:space="preserve">In contrast to site specific, localised </w:t>
      </w:r>
      <w:r w:rsidR="00D71615">
        <w:t>factors</w:t>
      </w:r>
      <w:r w:rsidR="000757D4">
        <w:t>, t</w:t>
      </w:r>
      <w:r w:rsidR="00D406D6">
        <w:t xml:space="preserve">he </w:t>
      </w:r>
      <w:r w:rsidR="00D71615">
        <w:t xml:space="preserve">resolution of the </w:t>
      </w:r>
      <w:r w:rsidR="005315F3">
        <w:t xml:space="preserve">extrinsic </w:t>
      </w:r>
      <w:r w:rsidR="00D406D6">
        <w:t xml:space="preserve">predictor </w:t>
      </w:r>
      <w:r w:rsidR="0063468D">
        <w:t xml:space="preserve">variables we </w:t>
      </w:r>
      <w:r w:rsidR="000757D4">
        <w:t xml:space="preserve">investigated </w:t>
      </w:r>
      <w:r w:rsidR="00D71615">
        <w:t xml:space="preserve">are much coarser, and do not incorporate </w:t>
      </w:r>
      <w:r w:rsidR="005315F3">
        <w:t>spatial or temporal</w:t>
      </w:r>
      <w:r>
        <w:t xml:space="preserve"> </w:t>
      </w:r>
      <w:r w:rsidR="005315F3">
        <w:t>environmental heterogeneity.</w:t>
      </w:r>
      <w:r w:rsidR="000B4C3B">
        <w:t xml:space="preserve"> This may </w:t>
      </w:r>
      <w:r w:rsidR="00D54204">
        <w:t xml:space="preserve">aid in </w:t>
      </w:r>
      <w:r w:rsidR="000B4C3B">
        <w:t>explain</w:t>
      </w:r>
      <w:r w:rsidR="00D54204">
        <w:t>ing</w:t>
      </w:r>
      <w:r w:rsidR="00787B7E">
        <w:t xml:space="preserve"> why variables </w:t>
      </w:r>
      <w:r w:rsidR="00D54204">
        <w:t>we expected</w:t>
      </w:r>
      <w:r w:rsidR="00787B7E">
        <w:t xml:space="preserve"> to be influential, such fire size</w:t>
      </w:r>
      <w:r w:rsidR="00F77964">
        <w:t xml:space="preserve"> and fire type,</w:t>
      </w:r>
      <w:r w:rsidR="00787B7E">
        <w:t xml:space="preserve"> were not.</w:t>
      </w:r>
      <w:r w:rsidR="000A5EC5">
        <w:t xml:space="preserve"> </w:t>
      </w:r>
      <w:r w:rsidR="00D54204">
        <w:t xml:space="preserve">Within the </w:t>
      </w:r>
      <w:r w:rsidR="000614F1">
        <w:t xml:space="preserve">studies we </w:t>
      </w:r>
      <w:r w:rsidR="00777039">
        <w:t>reviewed</w:t>
      </w:r>
      <w:r w:rsidR="000614F1">
        <w:t>, we extracted</w:t>
      </w:r>
      <w:r w:rsidR="00D54204">
        <w:t xml:space="preserve"> </w:t>
      </w:r>
      <w:r w:rsidR="000614F1">
        <w:t>qualitative descriptors of burn severity and pat</w:t>
      </w:r>
      <w:r w:rsidR="00D70680">
        <w:t>chiness when provided</w:t>
      </w:r>
      <w:r w:rsidR="004F69B2">
        <w:t xml:space="preserve">, or </w:t>
      </w:r>
      <w:r w:rsidR="00C85D5E">
        <w:t>inferred severity from post-fire description</w:t>
      </w:r>
      <w:r w:rsidR="00777039">
        <w:t>s</w:t>
      </w:r>
      <w:r w:rsidR="00C85D5E">
        <w:t xml:space="preserve"> of vegetation condition. </w:t>
      </w:r>
      <w:r w:rsidR="00777039">
        <w:t xml:space="preserve">Generally, </w:t>
      </w:r>
      <w:r w:rsidR="006377B1">
        <w:t xml:space="preserve">burn severity </w:t>
      </w:r>
      <w:r w:rsidR="00142BCE">
        <w:t>was variable</w:t>
      </w:r>
      <w:r w:rsidR="006377B1">
        <w:t xml:space="preserve">, </w:t>
      </w:r>
      <w:r w:rsidR="009B6222">
        <w:t xml:space="preserve">resulting in a </w:t>
      </w:r>
      <w:r w:rsidR="00D9214A">
        <w:t xml:space="preserve">mosaic </w:t>
      </w:r>
      <w:r w:rsidR="00607E0B">
        <w:t xml:space="preserve">of differing burn severities and unburnt </w:t>
      </w:r>
      <w:r w:rsidR="00142BCE">
        <w:t xml:space="preserve">patches within a single fire extent </w: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cnktdGl0bGU+PC90aXRsZXM+PHBlcmlvZGljYWw+PGZ1bGwtdGl0bGU+Rm9yZXN0IEVjb2xvZ3kg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</w:fldData>
        </w:fldChar>
      </w:r>
      <w:r w:rsidR="00142BCE">
        <w:instrText xml:space="preserve"> ADDIN EN.CITE </w:instrTex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cnktdGl0bGU+PC90aXRsZXM+PHBlcmlvZGljYWw+PGZ1bGwtdGl0bGU+Rm9yZXN0IEVjb2xvZ3kg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</w:fldData>
        </w:fldChar>
      </w:r>
      <w:r w:rsidR="00142BCE">
        <w:instrText xml:space="preserve"> ADDIN EN.CITE.DATA </w:instrText>
      </w:r>
      <w:r w:rsidR="00142BCE">
        <w:fldChar w:fldCharType="end"/>
      </w:r>
      <w:r w:rsidR="00142BCE">
        <w:fldChar w:fldCharType="separate"/>
      </w:r>
      <w:r w:rsidR="00142BCE">
        <w:rPr>
          <w:noProof/>
        </w:rPr>
        <w:t>(eg. Cherry et al., 2018; Crabb et al., 2022; Lacki et al., 2009)</w:t>
      </w:r>
      <w:r w:rsidR="00142BCE">
        <w:fldChar w:fldCharType="end"/>
      </w:r>
      <w:r w:rsidR="00142BCE">
        <w:t xml:space="preserve">. </w:t>
      </w:r>
      <w:r w:rsidR="00414F4C">
        <w:t xml:space="preserve">Burn heterogeneity, rather than total fire extent, </w:t>
      </w:r>
      <w:r w:rsidR="0031507A">
        <w:t xml:space="preserve">is likely a stronger mediator of resource </w:t>
      </w:r>
      <w:r w:rsidR="00CB52B7">
        <w:t xml:space="preserve">distribution and availability within the landscape, and therefore a </w:t>
      </w:r>
      <w:r w:rsidR="00CC35AB">
        <w:t>stronger</w:t>
      </w:r>
      <w:r w:rsidR="00CB52B7">
        <w:t xml:space="preserve"> predictor of animal movement responses. </w:t>
      </w:r>
      <w:r w:rsidR="008F5E02">
        <w:t xml:space="preserve">We </w:t>
      </w:r>
      <w:r w:rsidR="00CC35AB">
        <w:t xml:space="preserve">expected </w:t>
      </w:r>
      <w:r w:rsidR="00A859F4">
        <w:t>the strength of effect sizes to decrease with maximum treatment age</w:t>
      </w:r>
      <w:r w:rsidR="00CC35AB">
        <w:t>, however found no relationship.</w:t>
      </w:r>
      <w:r w:rsidR="004168D6">
        <w:t xml:space="preserve"> </w:t>
      </w:r>
      <w:r w:rsidR="004168D6" w:rsidRPr="00CF5416">
        <w:rPr>
          <w:highlight w:val="yellow"/>
        </w:rPr>
        <w:t xml:space="preserve">Discuss temporal scaling of </w:t>
      </w:r>
      <w:r w:rsidR="00DA676C" w:rsidRPr="00CF5416">
        <w:rPr>
          <w:highlight w:val="yellow"/>
        </w:rPr>
        <w:t>resources post fire</w:t>
      </w:r>
      <w:r w:rsidR="00A6060B" w:rsidRPr="00CF5416">
        <w:rPr>
          <w:highlight w:val="yellow"/>
        </w:rPr>
        <w:t xml:space="preserve">/veg succession and seral stages. Discuss </w:t>
      </w:r>
      <w:r w:rsidR="00FA3415" w:rsidRPr="00CF5416">
        <w:rPr>
          <w:highlight w:val="yellow"/>
        </w:rPr>
        <w:t>differences between biomes/veg types in the weather/climate drivers of productivity (</w:t>
      </w:r>
      <w:proofErr w:type="spellStart"/>
      <w:r w:rsidR="00FA3415" w:rsidRPr="00CF5416">
        <w:rPr>
          <w:highlight w:val="yellow"/>
        </w:rPr>
        <w:t>eg.</w:t>
      </w:r>
      <w:proofErr w:type="spellEnd"/>
      <w:r w:rsidR="00FA3415" w:rsidRPr="00CF5416">
        <w:rPr>
          <w:highlight w:val="yellow"/>
        </w:rPr>
        <w:t xml:space="preserve"> Unpredictability/boom and bust in arid or xeric habitats</w:t>
      </w:r>
      <w:r w:rsidR="00687DCD" w:rsidRPr="00CF5416">
        <w:rPr>
          <w:highlight w:val="yellow"/>
        </w:rPr>
        <w:t>), as well as veg composition</w:t>
      </w:r>
      <w:r w:rsidR="00CF5416">
        <w:t>.</w:t>
      </w:r>
    </w:p>
    <w:p w14:paraId="24D7C790" w14:textId="646FF998" w:rsidR="00A5227C" w:rsidRDefault="000477A5" w:rsidP="00D91DF4">
      <w:r>
        <w:t xml:space="preserve">Biome type was a significant predictor of effect size. </w:t>
      </w:r>
      <w:r w:rsidR="002B47DD">
        <w:t>(</w:t>
      </w:r>
      <w:r w:rsidR="002B47DD" w:rsidRPr="00CE7AB1">
        <w:rPr>
          <w:highlight w:val="yellow"/>
        </w:rPr>
        <w:t>EXPAND -</w:t>
      </w:r>
      <w:r w:rsidR="00BA42C7" w:rsidRPr="00CE7AB1">
        <w:rPr>
          <w:highlight w:val="yellow"/>
        </w:rPr>
        <w:t xml:space="preserve"> types of movement, is space use contributing to results (</w:t>
      </w:r>
      <w:proofErr w:type="spellStart"/>
      <w:r w:rsidR="00BA42C7" w:rsidRPr="00CE7AB1">
        <w:rPr>
          <w:highlight w:val="yellow"/>
        </w:rPr>
        <w:t>ie</w:t>
      </w:r>
      <w:proofErr w:type="spellEnd"/>
      <w:r w:rsidR="00BA42C7" w:rsidRPr="00CE7AB1">
        <w:rPr>
          <w:highlight w:val="yellow"/>
        </w:rPr>
        <w:t xml:space="preserve"> are animals spending less time in post fire habitats?). Savanna results make sense – less productive ecosystems, individuals need to move greater distances to find resources. See references in intro of (Ganz et al., 2022) for discussion of peak foraging abundance in xeric landscapes</w:t>
      </w:r>
      <w:r w:rsidR="00BA42C7">
        <w:t>)</w:t>
      </w:r>
    </w:p>
    <w:p w14:paraId="63E88771" w14:textId="381551CC" w:rsidR="000A5EC5" w:rsidRDefault="003B624C" w:rsidP="00D91DF4">
      <w:r w:rsidRPr="009B7BF7">
        <w:rPr>
          <w:highlight w:val="yellow"/>
        </w:rPr>
        <w:t xml:space="preserve">WILDFIRE TYPE NOT SIGNIFICANT PREDICTOR – But </w:t>
      </w:r>
      <w:r w:rsidR="009B7BF7" w:rsidRPr="009B7BF7">
        <w:rPr>
          <w:highlight w:val="yellow"/>
        </w:rPr>
        <w:t>planned burns demonstrated</w:t>
      </w:r>
      <w:commentRangeStart w:id="136"/>
      <w:r w:rsidR="009B7BF7" w:rsidRPr="009B7BF7">
        <w:rPr>
          <w:highlight w:val="yellow"/>
        </w:rPr>
        <w:t xml:space="preserve"> significant positive effect</w:t>
      </w:r>
      <w:commentRangeEnd w:id="136"/>
      <w:r w:rsidR="007D7996">
        <w:rPr>
          <w:rStyle w:val="CommentReference"/>
        </w:rPr>
        <w:commentReference w:id="136"/>
      </w:r>
      <w:r w:rsidR="009B7BF7" w:rsidRPr="009B7BF7">
        <w:rPr>
          <w:highlight w:val="yellow"/>
        </w:rPr>
        <w:t>. Why? What could explain this? Attributes of planned burns? Management approaches (</w:t>
      </w:r>
      <w:proofErr w:type="spellStart"/>
      <w:r w:rsidR="009B7BF7" w:rsidRPr="009B7BF7">
        <w:rPr>
          <w:highlight w:val="yellow"/>
        </w:rPr>
        <w:t>ie</w:t>
      </w:r>
      <w:proofErr w:type="spellEnd"/>
      <w:r w:rsidR="00C565B6">
        <w:rPr>
          <w:highlight w:val="yellow"/>
        </w:rPr>
        <w:t xml:space="preserve"> are planned burns similar/different to burns of historic regimes</w:t>
      </w:r>
      <w:r w:rsidR="009B7BF7" w:rsidRPr="009B7BF7">
        <w:rPr>
          <w:highlight w:val="yellow"/>
        </w:rPr>
        <w:t>)? Again, look at species here – are grazers that are attracted to burned areas post fire contributing to this (</w:t>
      </w:r>
      <w:proofErr w:type="spellStart"/>
      <w:r w:rsidR="009B7BF7" w:rsidRPr="009B7BF7">
        <w:rPr>
          <w:highlight w:val="yellow"/>
        </w:rPr>
        <w:t>eg</w:t>
      </w:r>
      <w:proofErr w:type="spellEnd"/>
      <w:r w:rsidR="009B7BF7" w:rsidRPr="009B7BF7">
        <w:rPr>
          <w:highlight w:val="yellow"/>
        </w:rPr>
        <w:t xml:space="preserve"> space use</w:t>
      </w:r>
      <w:r w:rsidR="00C565B6">
        <w:rPr>
          <w:highlight w:val="yellow"/>
        </w:rPr>
        <w:t xml:space="preserve"> metric</w:t>
      </w:r>
      <w:r w:rsidR="009B7BF7" w:rsidRPr="009B7BF7">
        <w:rPr>
          <w:highlight w:val="yellow"/>
        </w:rPr>
        <w:t>)? Less precision in Wildfire results?</w:t>
      </w:r>
    </w:p>
    <w:p w14:paraId="1D678247" w14:textId="18A87283" w:rsidR="005F0F6D" w:rsidRDefault="00F100A5" w:rsidP="009B7BF7">
      <w:r>
        <w:t xml:space="preserve">BODY MASS NOT SIGNIFICANT PREDICTOR. </w:t>
      </w:r>
      <w:r w:rsidR="00CE2C29">
        <w:t>Despite c</w:t>
      </w:r>
      <w:r>
        <w:t xml:space="preserve">orrelation </w:t>
      </w:r>
      <w:r w:rsidR="007750AB">
        <w:t>between</w:t>
      </w:r>
      <w:r>
        <w:t xml:space="preserve"> body mass and </w:t>
      </w:r>
      <w:r w:rsidR="007750AB">
        <w:t>movement</w:t>
      </w:r>
      <w:r w:rsidR="003F7B5E">
        <w:t>/allometric scaling SEE</w:t>
      </w:r>
      <w:r w:rsidR="007750AB">
        <w:t xml:space="preserve"> </w:t>
      </w:r>
      <w:r w:rsidR="00EA3EB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bGU+TGFuZHNjYXBlIEVjb2xvZ3k8L3NlY29uZGFyeS10aXRsZT48L3RpdGxlcz48cGVyaW9kaWNh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</w:fldData>
        </w:fldChar>
      </w:r>
      <w:r w:rsidR="003F7B5E">
        <w:instrText xml:space="preserve"> ADDIN EN.CITE </w:instrText>
      </w:r>
      <w:r w:rsidR="003F7B5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bGU+TGFuZHNjYXBlIEVjb2xvZ3k8L3NlY29uZGFyeS10aXRsZT48L3RpdGxlcz48cGVyaW9kaWNh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</w:fldData>
        </w:fldChar>
      </w:r>
      <w:r w:rsidR="003F7B5E">
        <w:instrText xml:space="preserve"> ADDIN EN.CITE.DATA </w:instrText>
      </w:r>
      <w:r w:rsidR="003F7B5E">
        <w:fldChar w:fldCharType="end"/>
      </w:r>
      <w:r w:rsidR="00EA3EBE">
        <w:fldChar w:fldCharType="separate"/>
      </w:r>
      <w:r w:rsidR="003F7B5E">
        <w:rPr>
          <w:noProof/>
        </w:rPr>
        <w:t>(Doherty et al., 2019; Jetz et al., 2004; Tamburello et al., 2015)</w:t>
      </w:r>
      <w:r w:rsidR="00EA3EBE">
        <w:fldChar w:fldCharType="end"/>
      </w:r>
      <w:r w:rsidR="00CC6FAD">
        <w:t>.</w:t>
      </w:r>
    </w:p>
    <w:p w14:paraId="0836C818" w14:textId="565CF238" w:rsidR="00CC6FAD" w:rsidRDefault="00CC6FAD" w:rsidP="009B7BF7">
      <w:r>
        <w:lastRenderedPageBreak/>
        <w:t>LIMITATIONS – Cases not included</w:t>
      </w:r>
      <w:r w:rsidR="001D5401">
        <w:t xml:space="preserve"> due to small sizes/inadequate data to calculate effect sizes</w:t>
      </w:r>
      <w:r>
        <w:t>,</w:t>
      </w:r>
      <w:r w:rsidR="00DF47C5">
        <w:t xml:space="preserve"> </w:t>
      </w:r>
      <w:r>
        <w:t xml:space="preserve">quantitative </w:t>
      </w:r>
      <w:r w:rsidR="0005794D">
        <w:t>fire attributes, no interactive effects</w:t>
      </w:r>
      <w:r w:rsidR="004378CA">
        <w:t xml:space="preserve"> modelled</w:t>
      </w:r>
    </w:p>
    <w:p w14:paraId="4C8DE99F" w14:textId="19740AD8" w:rsidR="001D5401" w:rsidRPr="00EF0A8A" w:rsidRDefault="001D5401" w:rsidP="009B7BF7">
      <w:r>
        <w:t xml:space="preserve">IMPLICATIONS – Importance </w:t>
      </w:r>
      <w:r w:rsidR="00DF47C5">
        <w:t>of results</w:t>
      </w:r>
      <w:r w:rsidR="001F6FAE">
        <w:t>, future directions, please report more about fire</w:t>
      </w:r>
      <w:r w:rsidR="003F4FDE">
        <w:t xml:space="preserve"> treatments</w:t>
      </w:r>
      <w:r w:rsidR="003F4277">
        <w:t xml:space="preserve"> = disentangle </w:t>
      </w:r>
      <w:r w:rsidR="001B5100">
        <w:t xml:space="preserve">effect of fire attributes from other </w:t>
      </w:r>
      <w:r w:rsidR="00097244">
        <w:t xml:space="preserve">site variables. </w:t>
      </w:r>
      <w:r w:rsidR="000D140D">
        <w:t>Context dependency – importance of considering interactive effect</w:t>
      </w:r>
      <w:r w:rsidR="00852FB5">
        <w:t>s, fine scale environmental variables and species traits</w:t>
      </w:r>
    </w:p>
    <w:p w14:paraId="4E59666E" w14:textId="77777777" w:rsidR="00F26A6D" w:rsidRPr="00F26A6D" w:rsidRDefault="00F26A6D" w:rsidP="00D928F3">
      <w:pPr>
        <w:pStyle w:val="Heading1"/>
      </w:pPr>
      <w:r w:rsidRPr="00F26A6D">
        <w:t xml:space="preserve">Conclusions </w:t>
      </w:r>
    </w:p>
    <w:p w14:paraId="56BB5B8F" w14:textId="77777777" w:rsidR="00F26A6D" w:rsidRPr="00F26A6D" w:rsidRDefault="00F26A6D" w:rsidP="0019304F"/>
    <w:p w14:paraId="6CB44F5E" w14:textId="77777777" w:rsidR="00F26A6D" w:rsidRPr="00F26A6D" w:rsidRDefault="00F26A6D" w:rsidP="00D928F3">
      <w:pPr>
        <w:pStyle w:val="Heading1"/>
      </w:pPr>
      <w:r w:rsidRPr="00F26A6D">
        <w:t>References</w:t>
      </w:r>
    </w:p>
    <w:p w14:paraId="4ACE6430" w14:textId="77777777" w:rsidR="00777CA1" w:rsidRDefault="00777CA1" w:rsidP="00F26A6D"/>
    <w:p w14:paraId="2ADB67B3" w14:textId="77777777" w:rsidR="00901B30" w:rsidRPr="00901B30" w:rsidRDefault="00777CA1" w:rsidP="00901B30">
      <w:pPr>
        <w:pStyle w:val="EndNoteBibliography"/>
        <w:spacing w:after="0"/>
        <w:ind w:left="720" w:hanging="720"/>
        <w:rPr>
          <w:ins w:id="137" w:author="McAuley, Chloe" w:date="2025-08-13T09:30:00Z" w16du:dateUtc="2025-08-13T01:30:00Z"/>
        </w:rPr>
      </w:pPr>
      <w:r>
        <w:fldChar w:fldCharType="begin"/>
      </w:r>
      <w:r>
        <w:instrText xml:space="preserve"> ADDIN EN.REFLIST </w:instrText>
      </w:r>
      <w:r>
        <w:fldChar w:fldCharType="separate"/>
      </w:r>
      <w:ins w:id="138" w:author="McAuley, Chloe" w:date="2025-08-13T09:30:00Z" w16du:dateUtc="2025-08-13T01:30:00Z">
        <w:r w:rsidR="00901B30" w:rsidRPr="00901B30">
          <w:t xml:space="preserve">Abatzoglou, J. T., Kolden, C. A., Cullen, A. C., Sadegh, M., Williams, E. L., Turco, M., &amp; Jones, M. W. (2025). Climate change has increased the odds of extreme regional forest fire years globally. </w:t>
        </w:r>
        <w:r w:rsidR="00901B30" w:rsidRPr="00901B30">
          <w:rPr>
            <w:i/>
            <w:rPrChange w:id="139" w:author="McAuley, Chloe" w:date="2025-08-13T09:30:00Z" w16du:dateUtc="2025-08-13T01:30:00Z">
              <w:rPr/>
            </w:rPrChange>
          </w:rPr>
          <w:t>Nature Communications, 16</w:t>
        </w:r>
        <w:r w:rsidR="00901B30" w:rsidRPr="00901B30">
          <w:t xml:space="preserve">(1), 6390.  https://doi.org/10.1038/s41467-025-61608-1 </w:t>
        </w:r>
      </w:ins>
    </w:p>
    <w:p w14:paraId="5696AF82" w14:textId="77777777" w:rsidR="00901B30" w:rsidRPr="00901B30" w:rsidRDefault="00901B30" w:rsidP="00901B30">
      <w:pPr>
        <w:pStyle w:val="EndNoteBibliography"/>
        <w:spacing w:after="0"/>
        <w:ind w:left="720" w:hanging="720"/>
        <w:rPr>
          <w:ins w:id="140" w:author="McAuley, Chloe" w:date="2025-08-13T09:30:00Z" w16du:dateUtc="2025-08-13T01:30:00Z"/>
        </w:rPr>
      </w:pPr>
      <w:ins w:id="141" w:author="McAuley, Chloe" w:date="2025-08-13T09:30:00Z" w16du:dateUtc="2025-08-13T01:30:00Z">
        <w:r w:rsidRPr="00901B30">
          <w:t xml:space="preserve">Ankit, R. </w:t>
        </w:r>
        <w:r w:rsidRPr="00901B30">
          <w:rPr>
            <w:i/>
            <w:rPrChange w:id="142" w:author="McAuley, Chloe" w:date="2025-08-13T09:30:00Z" w16du:dateUtc="2025-08-13T01:30:00Z">
              <w:rPr/>
            </w:rPrChange>
          </w:rPr>
          <w:t xml:space="preserve">WebPlotDigitizer. </w:t>
        </w:r>
        <w:r w:rsidRPr="00901B30">
          <w:t>In (Version 5.2) https://automeris.io</w:t>
        </w:r>
      </w:ins>
    </w:p>
    <w:p w14:paraId="4893E441" w14:textId="77777777" w:rsidR="00901B30" w:rsidRPr="00901B30" w:rsidRDefault="00901B30" w:rsidP="00901B30">
      <w:pPr>
        <w:pStyle w:val="EndNoteBibliography"/>
        <w:spacing w:after="0"/>
        <w:ind w:left="720" w:hanging="720"/>
        <w:rPr>
          <w:ins w:id="143" w:author="McAuley, Chloe" w:date="2025-08-13T09:30:00Z" w16du:dateUtc="2025-08-13T01:30:00Z"/>
        </w:rPr>
      </w:pPr>
      <w:ins w:id="144" w:author="McAuley, Chloe" w:date="2025-08-13T09:30:00Z" w16du:dateUtc="2025-08-13T01:30:00Z">
        <w:r w:rsidRPr="00901B30">
          <w:t>Berry, L. E., Lindenmayer, D. B., Dennis, T. E., Driscoll, D. A., &amp; Banks, S. C. (2016). Fire severity alters spatio–temporal movements and habitat utilisation by an arboreal marsupial, the mountain brushtail possum (</w:t>
        </w:r>
        <w:r w:rsidRPr="00901B30">
          <w:rPr>
            <w:i/>
            <w:rPrChange w:id="145" w:author="McAuley, Chloe" w:date="2025-08-13T09:30:00Z" w16du:dateUtc="2025-08-13T01:30:00Z">
              <w:rPr/>
            </w:rPrChange>
          </w:rPr>
          <w:t>Trichosurus cunninghami</w:t>
        </w:r>
        <w:r w:rsidRPr="00901B30">
          <w:t xml:space="preserve">). </w:t>
        </w:r>
        <w:r w:rsidRPr="00901B30">
          <w:rPr>
            <w:i/>
            <w:rPrChange w:id="146" w:author="McAuley, Chloe" w:date="2025-08-13T09:30:00Z" w16du:dateUtc="2025-08-13T01:30:00Z">
              <w:rPr/>
            </w:rPrChange>
          </w:rPr>
          <w:t>International Journal of Wildland Fire, 25</w:t>
        </w:r>
        <w:r w:rsidRPr="00901B30">
          <w:t xml:space="preserve">(12), 1291-1302.  </w:t>
        </w:r>
      </w:ins>
    </w:p>
    <w:p w14:paraId="52E1BA05" w14:textId="77777777" w:rsidR="00901B30" w:rsidRPr="00901B30" w:rsidRDefault="00901B30" w:rsidP="00901B30">
      <w:pPr>
        <w:pStyle w:val="EndNoteBibliography"/>
        <w:spacing w:after="0"/>
        <w:ind w:left="720" w:hanging="720"/>
        <w:rPr>
          <w:ins w:id="147" w:author="McAuley, Chloe" w:date="2025-08-13T09:30:00Z" w16du:dateUtc="2025-08-13T01:30:00Z"/>
        </w:rPr>
      </w:pPr>
      <w:ins w:id="148" w:author="McAuley, Chloe" w:date="2025-08-13T09:30:00Z" w16du:dateUtc="2025-08-13T01:30:00Z">
        <w:r w:rsidRPr="00901B30">
          <w:t xml:space="preserve">Blakey, R. V., Sikich, J. A., Blumstein, D. T., &amp; Riley, S. P. D. (2022). Mountain lions avoid burned areas and increase risky behavior after wildfire in a fragmented urban landscape. </w:t>
        </w:r>
        <w:r w:rsidRPr="00901B30">
          <w:rPr>
            <w:i/>
            <w:rPrChange w:id="149" w:author="McAuley, Chloe" w:date="2025-08-13T09:30:00Z" w16du:dateUtc="2025-08-13T01:30:00Z">
              <w:rPr/>
            </w:rPrChange>
          </w:rPr>
          <w:t>Current Biology, 32</w:t>
        </w:r>
        <w:r w:rsidRPr="00901B30">
          <w:t xml:space="preserve">(21), 4762-4768.e4765.  https://doi.org/10.1016/j.cub.2022.08.082 </w:t>
        </w:r>
      </w:ins>
    </w:p>
    <w:p w14:paraId="7EFF7D7C" w14:textId="77777777" w:rsidR="00901B30" w:rsidRPr="00901B30" w:rsidRDefault="00901B30" w:rsidP="00901B30">
      <w:pPr>
        <w:pStyle w:val="EndNoteBibliography"/>
        <w:spacing w:after="0"/>
        <w:ind w:left="720" w:hanging="720"/>
        <w:rPr>
          <w:ins w:id="150" w:author="McAuley, Chloe" w:date="2025-08-13T09:30:00Z" w16du:dateUtc="2025-08-13T01:30:00Z"/>
        </w:rPr>
      </w:pPr>
      <w:ins w:id="151" w:author="McAuley, Chloe" w:date="2025-08-13T09:30:00Z" w16du:dateUtc="2025-08-13T01:30:00Z">
        <w:r w:rsidRPr="00901B30">
          <w:t xml:space="preserve">Boer, M. M., Resco de Dios, V., &amp; Bradstock, R. A. (2020). Unprecedented burn area of Australian mega forest fires. </w:t>
        </w:r>
        <w:r w:rsidRPr="00901B30">
          <w:rPr>
            <w:i/>
            <w:rPrChange w:id="152" w:author="McAuley, Chloe" w:date="2025-08-13T09:30:00Z" w16du:dateUtc="2025-08-13T01:30:00Z">
              <w:rPr/>
            </w:rPrChange>
          </w:rPr>
          <w:t>Nature Climate Change, 10</w:t>
        </w:r>
        <w:r w:rsidRPr="00901B30">
          <w:t xml:space="preserve">(3), 171-172.  https://doi.org/10.1038/s41558-020-0716-1 </w:t>
        </w:r>
      </w:ins>
    </w:p>
    <w:p w14:paraId="1E24ACF7" w14:textId="77777777" w:rsidR="00901B30" w:rsidRPr="00901B30" w:rsidRDefault="00901B30" w:rsidP="00901B30">
      <w:pPr>
        <w:pStyle w:val="EndNoteBibliography"/>
        <w:spacing w:after="0"/>
        <w:ind w:left="720" w:hanging="720"/>
        <w:rPr>
          <w:ins w:id="153" w:author="McAuley, Chloe" w:date="2025-08-13T09:30:00Z" w16du:dateUtc="2025-08-13T01:30:00Z"/>
        </w:rPr>
      </w:pPr>
      <w:ins w:id="154" w:author="McAuley, Chloe" w:date="2025-08-13T09:30:00Z" w16du:dateUtc="2025-08-13T01:30:00Z">
        <w:r w:rsidRPr="00901B30">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901B30">
          <w:rPr>
            <w:i/>
            <w:rPrChange w:id="155" w:author="McAuley, Chloe" w:date="2025-08-13T09:30:00Z" w16du:dateUtc="2025-08-13T01:30:00Z">
              <w:rPr/>
            </w:rPrChange>
          </w:rPr>
          <w:t>Science, 324</w:t>
        </w:r>
        <w:r w:rsidRPr="00901B30">
          <w:t xml:space="preserve">(5926), 481-484.  https://doi.org/10.1126/science.1163886 </w:t>
        </w:r>
      </w:ins>
    </w:p>
    <w:p w14:paraId="70CD1623" w14:textId="77777777" w:rsidR="00901B30" w:rsidRPr="00901B30" w:rsidRDefault="00901B30" w:rsidP="00901B30">
      <w:pPr>
        <w:pStyle w:val="EndNoteBibliography"/>
        <w:spacing w:after="0"/>
        <w:ind w:left="720" w:hanging="720"/>
        <w:rPr>
          <w:ins w:id="156" w:author="McAuley, Chloe" w:date="2025-08-13T09:30:00Z" w16du:dateUtc="2025-08-13T01:30:00Z"/>
        </w:rPr>
      </w:pPr>
      <w:ins w:id="157" w:author="McAuley, Chloe" w:date="2025-08-13T09:30:00Z" w16du:dateUtc="2025-08-13T01:30:00Z">
        <w:r w:rsidRPr="00901B30">
          <w:t xml:space="preserve">Brown, J. S., &amp; Kotler, B. P. (2004). Hazardous duty pay and the foraging cost of predation. </w:t>
        </w:r>
        <w:r w:rsidRPr="00901B30">
          <w:rPr>
            <w:i/>
            <w:rPrChange w:id="158" w:author="McAuley, Chloe" w:date="2025-08-13T09:30:00Z" w16du:dateUtc="2025-08-13T01:30:00Z">
              <w:rPr/>
            </w:rPrChange>
          </w:rPr>
          <w:t>Ecology Letters, 7</w:t>
        </w:r>
        <w:r w:rsidRPr="00901B30">
          <w:t xml:space="preserve">(10), 999-1014.  https://doi.org/10.1111/j.1461-0248.2004.00661.x </w:t>
        </w:r>
      </w:ins>
    </w:p>
    <w:p w14:paraId="290261A4" w14:textId="77777777" w:rsidR="00901B30" w:rsidRPr="00901B30" w:rsidRDefault="00901B30" w:rsidP="00901B30">
      <w:pPr>
        <w:pStyle w:val="EndNoteBibliography"/>
        <w:spacing w:after="0"/>
        <w:ind w:left="720" w:hanging="720"/>
        <w:rPr>
          <w:ins w:id="159" w:author="McAuley, Chloe" w:date="2025-08-13T09:30:00Z" w16du:dateUtc="2025-08-13T01:30:00Z"/>
        </w:rPr>
      </w:pPr>
      <w:ins w:id="160" w:author="McAuley, Chloe" w:date="2025-08-13T09:30:00Z" w16du:dateUtc="2025-08-13T01:30:00Z">
        <w:r w:rsidRPr="00901B30">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901B30">
          <w:rPr>
            <w:i/>
            <w:rPrChange w:id="161" w:author="McAuley, Chloe" w:date="2025-08-13T09:30:00Z" w16du:dateUtc="2025-08-13T01:30:00Z">
              <w:rPr/>
            </w:rPrChange>
          </w:rPr>
          <w:t>Nature Climate Change, 14</w:t>
        </w:r>
        <w:r w:rsidRPr="00901B30">
          <w:t xml:space="preserve">(11), 1186-1192.  https://doi.org/10.1038/s41558-024-02140-w </w:t>
        </w:r>
      </w:ins>
    </w:p>
    <w:p w14:paraId="125E1E9D" w14:textId="77777777" w:rsidR="00901B30" w:rsidRPr="00901B30" w:rsidRDefault="00901B30" w:rsidP="00901B30">
      <w:pPr>
        <w:pStyle w:val="EndNoteBibliography"/>
        <w:spacing w:after="0"/>
        <w:ind w:left="720" w:hanging="720"/>
        <w:rPr>
          <w:ins w:id="162" w:author="McAuley, Chloe" w:date="2025-08-13T09:30:00Z" w16du:dateUtc="2025-08-13T01:30:00Z"/>
        </w:rPr>
      </w:pPr>
      <w:ins w:id="163" w:author="McAuley, Chloe" w:date="2025-08-13T09:30:00Z" w16du:dateUtc="2025-08-13T01:30:00Z">
        <w:r w:rsidRPr="00901B30">
          <w:t xml:space="preserve">Cherry, M. J., Chandler, R. B., Garrison, E. P., Crawford, D. A., Kelly, B. D., Shindle, D. B., Godsea, K. G., Miller, K. V., &amp; Conner, L. M. (2018). Wildfire affects space use and movement of white-tailed deer in a tropical pyric landscape. </w:t>
        </w:r>
        <w:r w:rsidRPr="00901B30">
          <w:rPr>
            <w:i/>
            <w:rPrChange w:id="164" w:author="McAuley, Chloe" w:date="2025-08-13T09:30:00Z" w16du:dateUtc="2025-08-13T01:30:00Z">
              <w:rPr/>
            </w:rPrChange>
          </w:rPr>
          <w:t>Forest Ecology and Management, 409</w:t>
        </w:r>
        <w:r w:rsidRPr="00901B30">
          <w:t xml:space="preserve">, 161-169.  https://doi.org/10.1016/j.foreco.2017.11.007 </w:t>
        </w:r>
      </w:ins>
    </w:p>
    <w:p w14:paraId="61E2DD5A" w14:textId="77777777" w:rsidR="00901B30" w:rsidRPr="00901B30" w:rsidRDefault="00901B30" w:rsidP="00901B30">
      <w:pPr>
        <w:pStyle w:val="EndNoteBibliography"/>
        <w:spacing w:after="0"/>
        <w:ind w:left="720" w:hanging="720"/>
        <w:rPr>
          <w:ins w:id="165" w:author="McAuley, Chloe" w:date="2025-08-13T09:30:00Z" w16du:dateUtc="2025-08-13T01:30:00Z"/>
        </w:rPr>
      </w:pPr>
      <w:ins w:id="166" w:author="McAuley, Chloe" w:date="2025-08-13T09:30:00Z" w16du:dateUtc="2025-08-13T01:30:00Z">
        <w:r w:rsidRPr="00901B30">
          <w:t xml:space="preserve">Clapp, J. G., &amp; Beck, J. L. (2016). Short-term impacts of fire-mediated habitat alterations on an isolated bighorn sheep population. </w:t>
        </w:r>
        <w:r w:rsidRPr="00901B30">
          <w:rPr>
            <w:i/>
            <w:rPrChange w:id="167" w:author="McAuley, Chloe" w:date="2025-08-13T09:30:00Z" w16du:dateUtc="2025-08-13T01:30:00Z">
              <w:rPr/>
            </w:rPrChange>
          </w:rPr>
          <w:t>Fire Ecology, 12</w:t>
        </w:r>
        <w:r w:rsidRPr="00901B30">
          <w:t xml:space="preserve">(3), 80-98.  https://doi.org/10.4996/fireecology.1203080 </w:t>
        </w:r>
      </w:ins>
    </w:p>
    <w:p w14:paraId="30E2FC87" w14:textId="77777777" w:rsidR="00901B30" w:rsidRPr="00901B30" w:rsidRDefault="00901B30" w:rsidP="00901B30">
      <w:pPr>
        <w:pStyle w:val="EndNoteBibliography"/>
        <w:spacing w:after="0"/>
        <w:ind w:left="720" w:hanging="720"/>
        <w:rPr>
          <w:ins w:id="168" w:author="McAuley, Chloe" w:date="2025-08-13T09:30:00Z" w16du:dateUtc="2025-08-13T01:30:00Z"/>
        </w:rPr>
      </w:pPr>
      <w:ins w:id="169" w:author="McAuley, Chloe" w:date="2025-08-13T09:30:00Z" w16du:dateUtc="2025-08-13T01:30:00Z">
        <w:r w:rsidRPr="00901B30">
          <w:lastRenderedPageBreak/>
          <w:t xml:space="preserve">Cohen, B. S., Prebyl, T. J., Collier, B. A., &amp; Chamberlain, M. J. (2019). Spatiotemporal variability of fire characteristics affect animal responses in pyric landscapes. </w:t>
        </w:r>
        <w:r w:rsidRPr="00901B30">
          <w:rPr>
            <w:i/>
            <w:rPrChange w:id="170" w:author="McAuley, Chloe" w:date="2025-08-13T09:30:00Z" w16du:dateUtc="2025-08-13T01:30:00Z">
              <w:rPr/>
            </w:rPrChange>
          </w:rPr>
          <w:t>Fire Ecology, 15</w:t>
        </w:r>
        <w:r w:rsidRPr="00901B30">
          <w:t xml:space="preserve">(1), 41.  https://doi.org/10.1186/s42408-019-0058-4 </w:t>
        </w:r>
      </w:ins>
    </w:p>
    <w:p w14:paraId="20CC33AA" w14:textId="77777777" w:rsidR="00901B30" w:rsidRPr="00901B30" w:rsidRDefault="00901B30" w:rsidP="00901B30">
      <w:pPr>
        <w:pStyle w:val="EndNoteBibliography"/>
        <w:spacing w:after="0"/>
        <w:ind w:left="720" w:hanging="720"/>
        <w:rPr>
          <w:ins w:id="171" w:author="McAuley, Chloe" w:date="2025-08-13T09:30:00Z" w16du:dateUtc="2025-08-13T01:30:00Z"/>
        </w:rPr>
      </w:pPr>
      <w:ins w:id="172" w:author="McAuley, Chloe" w:date="2025-08-13T09:30:00Z" w16du:dateUtc="2025-08-13T01:30:00Z">
        <w:r w:rsidRPr="00901B30">
          <w:t xml:space="preserve">Cosgrove, A. J., McWhorter, T. J., &amp; Maron, M. (2018). Consequences of impediments to animal movements at different scales: A conceptual framework and review. </w:t>
        </w:r>
        <w:r w:rsidRPr="00901B30">
          <w:rPr>
            <w:i/>
            <w:rPrChange w:id="173" w:author="McAuley, Chloe" w:date="2025-08-13T09:30:00Z" w16du:dateUtc="2025-08-13T01:30:00Z">
              <w:rPr/>
            </w:rPrChange>
          </w:rPr>
          <w:t>Diversity and Distributions, 24</w:t>
        </w:r>
        <w:r w:rsidRPr="00901B30">
          <w:t xml:space="preserve">(4), 448-459.  https://doi.org/10.1111/ddi.12699 </w:t>
        </w:r>
      </w:ins>
    </w:p>
    <w:p w14:paraId="2B3E6FAC" w14:textId="77777777" w:rsidR="00901B30" w:rsidRPr="00901B30" w:rsidRDefault="00901B30" w:rsidP="00901B30">
      <w:pPr>
        <w:pStyle w:val="EndNoteBibliography"/>
        <w:spacing w:after="0"/>
        <w:ind w:left="720" w:hanging="720"/>
        <w:rPr>
          <w:ins w:id="174" w:author="McAuley, Chloe" w:date="2025-08-13T09:30:00Z" w16du:dateUtc="2025-08-13T01:30:00Z"/>
        </w:rPr>
      </w:pPr>
      <w:ins w:id="175" w:author="McAuley, Chloe" w:date="2025-08-13T09:30:00Z" w16du:dateUtc="2025-08-13T01:30:00Z">
        <w:r w:rsidRPr="00901B30">
          <w:t xml:space="preserve">Crabb, M. L., Clement, M. J., Jones, A. S., Bristow, K. D., &amp; Harding, L. E. (2022). Black bear spatial responses to the Wallow Wildfire in Arizona. </w:t>
        </w:r>
        <w:r w:rsidRPr="00901B30">
          <w:rPr>
            <w:i/>
            <w:rPrChange w:id="176" w:author="McAuley, Chloe" w:date="2025-08-13T09:30:00Z" w16du:dateUtc="2025-08-13T01:30:00Z">
              <w:rPr/>
            </w:rPrChange>
          </w:rPr>
          <w:t>The Journal of Wildlife Management, 86</w:t>
        </w:r>
        <w:r w:rsidRPr="00901B30">
          <w:t xml:space="preserve">(3), 1-20.  https://doi.org/10.1002/jwmg.22182 </w:t>
        </w:r>
      </w:ins>
    </w:p>
    <w:p w14:paraId="12AC0559" w14:textId="77777777" w:rsidR="00901B30" w:rsidRPr="00901B30" w:rsidRDefault="00901B30" w:rsidP="00901B30">
      <w:pPr>
        <w:pStyle w:val="EndNoteBibliography"/>
        <w:spacing w:after="0"/>
        <w:ind w:left="720" w:hanging="720"/>
        <w:rPr>
          <w:ins w:id="177" w:author="McAuley, Chloe" w:date="2025-08-13T09:30:00Z" w16du:dateUtc="2025-08-13T01:30:00Z"/>
        </w:rPr>
      </w:pPr>
      <w:ins w:id="178" w:author="McAuley, Chloe" w:date="2025-08-13T09:30:00Z" w16du:dateUtc="2025-08-13T01:30:00Z">
        <w:r w:rsidRPr="00901B30">
          <w:t xml:space="preserve">Culhane, K., Sollmann, R., White, A. M., Tarbill, G. L., Cooper, S. D., &amp; Young, H. S. (2022). Small mammal responses to fire severity mediated by vegetation characteristics and species traits. </w:t>
        </w:r>
        <w:r w:rsidRPr="00901B30">
          <w:rPr>
            <w:i/>
            <w:rPrChange w:id="179" w:author="McAuley, Chloe" w:date="2025-08-13T09:30:00Z" w16du:dateUtc="2025-08-13T01:30:00Z">
              <w:rPr/>
            </w:rPrChange>
          </w:rPr>
          <w:t>Ecology and Evolution, 12</w:t>
        </w:r>
        <w:r w:rsidRPr="00901B30">
          <w:t xml:space="preserve">(5), e8918.  https://doi.org/10.1002/ece3.8918 </w:t>
        </w:r>
      </w:ins>
    </w:p>
    <w:p w14:paraId="3C8021FE" w14:textId="77777777" w:rsidR="00901B30" w:rsidRPr="00901B30" w:rsidRDefault="00901B30" w:rsidP="00901B30">
      <w:pPr>
        <w:pStyle w:val="EndNoteBibliography"/>
        <w:spacing w:after="0"/>
        <w:ind w:left="720" w:hanging="720"/>
        <w:rPr>
          <w:ins w:id="180" w:author="McAuley, Chloe" w:date="2025-08-13T09:30:00Z" w16du:dateUtc="2025-08-13T01:30:00Z"/>
        </w:rPr>
      </w:pPr>
      <w:ins w:id="181" w:author="McAuley, Chloe" w:date="2025-08-13T09:30:00Z" w16du:dateUtc="2025-08-13T01:30:00Z">
        <w:r w:rsidRPr="00901B30">
          <w:t xml:space="preserve">Doherty, T. S., Fist, C. N., &amp; Driscoll, D. A. (2019). Animal movement varies with resource availability, landscape configuration and body size: a conceptual model and empirical example. </w:t>
        </w:r>
        <w:r w:rsidRPr="00901B30">
          <w:rPr>
            <w:i/>
            <w:rPrChange w:id="182" w:author="McAuley, Chloe" w:date="2025-08-13T09:30:00Z" w16du:dateUtc="2025-08-13T01:30:00Z">
              <w:rPr/>
            </w:rPrChange>
          </w:rPr>
          <w:t>Landscape Ecology, 34</w:t>
        </w:r>
        <w:r w:rsidRPr="00901B30">
          <w:t xml:space="preserve">(3), 603-614.  https://doi.org/10.1007/s10980-019-00795-x </w:t>
        </w:r>
      </w:ins>
    </w:p>
    <w:p w14:paraId="18E69203" w14:textId="77777777" w:rsidR="00901B30" w:rsidRPr="00901B30" w:rsidRDefault="00901B30" w:rsidP="00901B30">
      <w:pPr>
        <w:pStyle w:val="EndNoteBibliography"/>
        <w:spacing w:after="0"/>
        <w:ind w:left="720" w:hanging="720"/>
        <w:rPr>
          <w:ins w:id="183" w:author="McAuley, Chloe" w:date="2025-08-13T09:30:00Z" w16du:dateUtc="2025-08-13T01:30:00Z"/>
        </w:rPr>
      </w:pPr>
      <w:ins w:id="184" w:author="McAuley, Chloe" w:date="2025-08-13T09:30:00Z" w16du:dateUtc="2025-08-13T01:30:00Z">
        <w:r w:rsidRPr="00901B30">
          <w:t xml:space="preserve">Doherty, T. S., Hays, G. C., &amp; Driscoll, D. A. (2021). Human disturbance causes widespread disruption of animal movement. </w:t>
        </w:r>
        <w:r w:rsidRPr="00901B30">
          <w:rPr>
            <w:i/>
            <w:rPrChange w:id="185" w:author="McAuley, Chloe" w:date="2025-08-13T09:30:00Z" w16du:dateUtc="2025-08-13T01:30:00Z">
              <w:rPr/>
            </w:rPrChange>
          </w:rPr>
          <w:t>Nature Ecology &amp; Evolution, 5</w:t>
        </w:r>
        <w:r w:rsidRPr="00901B30">
          <w:t xml:space="preserve">(4), 513-519.  https://doi.org/10.1038/s41559-020-01380-1 </w:t>
        </w:r>
      </w:ins>
    </w:p>
    <w:p w14:paraId="0594967A" w14:textId="77777777" w:rsidR="00901B30" w:rsidRPr="00901B30" w:rsidRDefault="00901B30" w:rsidP="00901B30">
      <w:pPr>
        <w:pStyle w:val="EndNoteBibliography"/>
        <w:spacing w:after="0"/>
        <w:ind w:left="720" w:hanging="720"/>
        <w:rPr>
          <w:ins w:id="186" w:author="McAuley, Chloe" w:date="2025-08-13T09:30:00Z" w16du:dateUtc="2025-08-13T01:30:00Z"/>
        </w:rPr>
      </w:pPr>
      <w:ins w:id="187" w:author="McAuley, Chloe" w:date="2025-08-13T09:30:00Z" w16du:dateUtc="2025-08-13T01:30:00Z">
        <w:r w:rsidRPr="00901B30">
          <w:t xml:space="preserve">Doherty, T. S., Geary, W. L., Jolly, C. J., Macdonald, K. J., Miritis, V., Watchorn, D. J., Cherry, M. J., Conner, L. M., González, T. M., Legge, S. M., Ritchie, E. G., Stawski, C., &amp; Dickman, C. R. (2022). Fire as a driver and mediator of predator–prey interactions. </w:t>
        </w:r>
        <w:r w:rsidRPr="00901B30">
          <w:rPr>
            <w:i/>
            <w:rPrChange w:id="188" w:author="McAuley, Chloe" w:date="2025-08-13T09:30:00Z" w16du:dateUtc="2025-08-13T01:30:00Z">
              <w:rPr/>
            </w:rPrChange>
          </w:rPr>
          <w:t>Biological Reviews, 97</w:t>
        </w:r>
        <w:r w:rsidRPr="00901B30">
          <w:t xml:space="preserve">(4), 1539-1558.  https://doi.org/10.1111/brv.12853 </w:t>
        </w:r>
      </w:ins>
    </w:p>
    <w:p w14:paraId="4AB9F2C0" w14:textId="77777777" w:rsidR="00901B30" w:rsidRPr="00901B30" w:rsidRDefault="00901B30" w:rsidP="00901B30">
      <w:pPr>
        <w:pStyle w:val="EndNoteBibliography"/>
        <w:spacing w:after="0"/>
        <w:ind w:left="720" w:hanging="720"/>
        <w:rPr>
          <w:ins w:id="189" w:author="McAuley, Chloe" w:date="2025-08-13T09:30:00Z" w16du:dateUtc="2025-08-13T01:30:00Z"/>
        </w:rPr>
      </w:pPr>
      <w:ins w:id="190" w:author="McAuley, Chloe" w:date="2025-08-13T09:30:00Z" w16du:dateUtc="2025-08-13T01:30:00Z">
        <w:r w:rsidRPr="00901B30">
          <w:t xml:space="preserve">Doherty, T. S., Watchorn, D. J., Miritis, V., Pestell, A. J. L., &amp; Geary, W. L. (2023). Cats, foxes and fire: Quantitative review reveals that invasive predator activity is most likely to increase shortly after fire. </w:t>
        </w:r>
        <w:r w:rsidRPr="00901B30">
          <w:rPr>
            <w:i/>
            <w:rPrChange w:id="191" w:author="McAuley, Chloe" w:date="2025-08-13T09:30:00Z" w16du:dateUtc="2025-08-13T01:30:00Z">
              <w:rPr/>
            </w:rPrChange>
          </w:rPr>
          <w:t>Fire Ecology, 19</w:t>
        </w:r>
        <w:r w:rsidRPr="00901B30">
          <w:t xml:space="preserve">(1), 22.  https://doi.org/10.1186/s42408-023-00183-6 </w:t>
        </w:r>
      </w:ins>
    </w:p>
    <w:p w14:paraId="67F3BDE9" w14:textId="77777777" w:rsidR="00901B30" w:rsidRPr="00901B30" w:rsidRDefault="00901B30" w:rsidP="00901B30">
      <w:pPr>
        <w:pStyle w:val="EndNoteBibliography"/>
        <w:spacing w:after="0"/>
        <w:ind w:left="720" w:hanging="720"/>
        <w:rPr>
          <w:ins w:id="192" w:author="McAuley, Chloe" w:date="2025-08-13T09:30:00Z" w16du:dateUtc="2025-08-13T01:30:00Z"/>
        </w:rPr>
      </w:pPr>
      <w:ins w:id="193" w:author="McAuley, Chloe" w:date="2025-08-13T09:30:00Z" w16du:dateUtc="2025-08-13T01:30:00Z">
        <w:r w:rsidRPr="00901B30">
          <w:t xml:space="preserve">Doherty, T. S., Macdonald, K. J., Nimmo, D. G., Santos, J. L., &amp; Geary, W. L. (2024). Shifting fire regimes cause continent-wide transformation of threatened species habitat. </w:t>
        </w:r>
        <w:r w:rsidRPr="00901B30">
          <w:rPr>
            <w:i/>
            <w:rPrChange w:id="194" w:author="McAuley, Chloe" w:date="2025-08-13T09:30:00Z" w16du:dateUtc="2025-08-13T01:30:00Z">
              <w:rPr/>
            </w:rPrChange>
          </w:rPr>
          <w:t>Proceedings of the National Academy of Sciences, 121</w:t>
        </w:r>
        <w:r w:rsidRPr="00901B30">
          <w:t xml:space="preserve">(18), e2316417121.  https://doi.org/10.1073/pnas.2316417121 </w:t>
        </w:r>
      </w:ins>
    </w:p>
    <w:p w14:paraId="34D2D1B2" w14:textId="77777777" w:rsidR="00901B30" w:rsidRPr="00901B30" w:rsidRDefault="00901B30" w:rsidP="00901B30">
      <w:pPr>
        <w:pStyle w:val="EndNoteBibliography"/>
        <w:spacing w:after="0"/>
        <w:ind w:left="720" w:hanging="720"/>
        <w:rPr>
          <w:ins w:id="195" w:author="McAuley, Chloe" w:date="2025-08-13T09:30:00Z" w16du:dateUtc="2025-08-13T01:30:00Z"/>
        </w:rPr>
      </w:pPr>
      <w:ins w:id="196" w:author="McAuley, Chloe" w:date="2025-08-13T09:30:00Z" w16du:dateUtc="2025-08-13T01:30:00Z">
        <w:r w:rsidRPr="00901B30">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901B30">
          <w:rPr>
            <w:i/>
            <w:rPrChange w:id="197" w:author="McAuley, Chloe" w:date="2025-08-13T09:30:00Z" w16du:dateUtc="2025-08-13T01:30:00Z">
              <w:rPr/>
            </w:rPrChange>
          </w:rPr>
          <w:t>Biological Reviews, 96</w:t>
        </w:r>
        <w:r w:rsidRPr="00901B30">
          <w:t xml:space="preserve">(3), 976-998.  https://doi.org/10.1111/brv.12687 </w:t>
        </w:r>
      </w:ins>
    </w:p>
    <w:p w14:paraId="7CBBD3C4" w14:textId="77777777" w:rsidR="00901B30" w:rsidRPr="00901B30" w:rsidRDefault="00901B30" w:rsidP="00901B30">
      <w:pPr>
        <w:pStyle w:val="EndNoteBibliography"/>
        <w:spacing w:after="0"/>
        <w:ind w:left="720" w:hanging="720"/>
        <w:rPr>
          <w:ins w:id="198" w:author="McAuley, Chloe" w:date="2025-08-13T09:30:00Z" w16du:dateUtc="2025-08-13T01:30:00Z"/>
        </w:rPr>
      </w:pPr>
      <w:ins w:id="199" w:author="McAuley, Chloe" w:date="2025-08-13T09:30:00Z" w16du:dateUtc="2025-08-13T01:30:00Z">
        <w:r w:rsidRPr="00901B30">
          <w:t xml:space="preserve">Ellis, T. M., Bowman, D. M. J. S., Jain, P., Flannigan, M. D., &amp; Williamson, G. J. (2022). Global increase in wildfire risk due to climate-driven declines in fuel moisture. </w:t>
        </w:r>
        <w:r w:rsidRPr="00901B30">
          <w:rPr>
            <w:i/>
            <w:rPrChange w:id="200" w:author="McAuley, Chloe" w:date="2025-08-13T09:30:00Z" w16du:dateUtc="2025-08-13T01:30:00Z">
              <w:rPr/>
            </w:rPrChange>
          </w:rPr>
          <w:t>Global Change Biology, 28</w:t>
        </w:r>
        <w:r w:rsidRPr="00901B30">
          <w:t xml:space="preserve">(4), 1544-1559.  https://doi.org/10.1111/gcb.16006 </w:t>
        </w:r>
      </w:ins>
    </w:p>
    <w:p w14:paraId="66A2DF63" w14:textId="77777777" w:rsidR="00901B30" w:rsidRPr="00901B30" w:rsidRDefault="00901B30" w:rsidP="00901B30">
      <w:pPr>
        <w:pStyle w:val="EndNoteBibliography"/>
        <w:spacing w:after="0"/>
        <w:ind w:left="720" w:hanging="720"/>
        <w:rPr>
          <w:ins w:id="201" w:author="McAuley, Chloe" w:date="2025-08-13T09:30:00Z" w16du:dateUtc="2025-08-13T01:30:00Z"/>
        </w:rPr>
      </w:pPr>
      <w:ins w:id="202" w:author="McAuley, Chloe" w:date="2025-08-13T09:30:00Z" w16du:dateUtc="2025-08-13T01:30:00Z">
        <w:r w:rsidRPr="00901B30">
          <w:t xml:space="preserve">Faurby, S., Davis, M., Pedersen, R. Ø., Schowanek, S. D., Antonelli, A., &amp; Svenning, J.-C. (2018). PHYLACINE 1.2: The Phylogenetic Atlas of Mammal Macroecology. </w:t>
        </w:r>
        <w:r w:rsidRPr="00901B30">
          <w:rPr>
            <w:i/>
            <w:rPrChange w:id="203" w:author="McAuley, Chloe" w:date="2025-08-13T09:30:00Z" w16du:dateUtc="2025-08-13T01:30:00Z">
              <w:rPr/>
            </w:rPrChange>
          </w:rPr>
          <w:t>Ecology, 99</w:t>
        </w:r>
        <w:r w:rsidRPr="00901B30">
          <w:t xml:space="preserve">(11), 2626-2626.  https://doi.org/10.1002/ecy.2443 </w:t>
        </w:r>
      </w:ins>
    </w:p>
    <w:p w14:paraId="51EB7898" w14:textId="77777777" w:rsidR="00901B30" w:rsidRPr="00901B30" w:rsidRDefault="00901B30" w:rsidP="00901B30">
      <w:pPr>
        <w:pStyle w:val="EndNoteBibliography"/>
        <w:spacing w:after="0"/>
        <w:ind w:left="720" w:hanging="720"/>
        <w:rPr>
          <w:ins w:id="204" w:author="McAuley, Chloe" w:date="2025-08-13T09:30:00Z" w16du:dateUtc="2025-08-13T01:30:00Z"/>
        </w:rPr>
      </w:pPr>
      <w:ins w:id="205" w:author="McAuley, Chloe" w:date="2025-08-13T09:30:00Z" w16du:dateUtc="2025-08-13T01:30:00Z">
        <w:r w:rsidRPr="00901B30">
          <w:t xml:space="preserve">Fletcher, M.-S., Romano, A., Connor, S., Mariani, M., &amp; Maezumi, S. Y. (2021). Catastrophic bushfires, Indigenous fire knowledge and reframing science in southeast Australia. </w:t>
        </w:r>
        <w:r w:rsidRPr="00901B30">
          <w:rPr>
            <w:i/>
            <w:rPrChange w:id="206" w:author="McAuley, Chloe" w:date="2025-08-13T09:30:00Z" w16du:dateUtc="2025-08-13T01:30:00Z">
              <w:rPr/>
            </w:rPrChange>
          </w:rPr>
          <w:t>Fire, 4</w:t>
        </w:r>
        <w:r w:rsidRPr="00901B30">
          <w:t xml:space="preserve">(3). </w:t>
        </w:r>
      </w:ins>
    </w:p>
    <w:p w14:paraId="1C46F973" w14:textId="77777777" w:rsidR="00901B30" w:rsidRPr="00901B30" w:rsidRDefault="00901B30" w:rsidP="00901B30">
      <w:pPr>
        <w:pStyle w:val="EndNoteBibliography"/>
        <w:spacing w:after="0"/>
        <w:ind w:left="720" w:hanging="720"/>
        <w:rPr>
          <w:ins w:id="207" w:author="McAuley, Chloe" w:date="2025-08-13T09:30:00Z" w16du:dateUtc="2025-08-13T01:30:00Z"/>
        </w:rPr>
      </w:pPr>
      <w:ins w:id="208" w:author="McAuley, Chloe" w:date="2025-08-13T09:30:00Z" w16du:dateUtc="2025-08-13T01:30:00Z">
        <w:r w:rsidRPr="00901B30">
          <w:t>Fordyce, A., Hradsky, B. A., Ritchie, E. G., &amp; Di Stefano, J. (2016). Fire affects microhabitat selection, movement patterns, and body condition of an Australian rodent (</w:t>
        </w:r>
        <w:r w:rsidRPr="00901B30">
          <w:rPr>
            <w:i/>
            <w:rPrChange w:id="209" w:author="McAuley, Chloe" w:date="2025-08-13T09:30:00Z" w16du:dateUtc="2025-08-13T01:30:00Z">
              <w:rPr/>
            </w:rPrChange>
          </w:rPr>
          <w:t>Rattus fuscipes</w:t>
        </w:r>
        <w:r w:rsidRPr="00901B30">
          <w:t xml:space="preserve">). </w:t>
        </w:r>
        <w:r w:rsidRPr="00901B30">
          <w:rPr>
            <w:i/>
            <w:rPrChange w:id="210" w:author="McAuley, Chloe" w:date="2025-08-13T09:30:00Z" w16du:dateUtc="2025-08-13T01:30:00Z">
              <w:rPr/>
            </w:rPrChange>
          </w:rPr>
          <w:t>Journal of Mammalogy, 97</w:t>
        </w:r>
        <w:r w:rsidRPr="00901B30">
          <w:t xml:space="preserve">(1), 102-111.  https://doi.org/10.1093/jmammal/gyv159 </w:t>
        </w:r>
      </w:ins>
    </w:p>
    <w:p w14:paraId="34B4ABDD" w14:textId="77777777" w:rsidR="00901B30" w:rsidRPr="00901B30" w:rsidRDefault="00901B30" w:rsidP="00901B30">
      <w:pPr>
        <w:pStyle w:val="EndNoteBibliography"/>
        <w:spacing w:after="0"/>
        <w:ind w:left="720" w:hanging="720"/>
        <w:rPr>
          <w:ins w:id="211" w:author="McAuley, Chloe" w:date="2025-08-13T09:30:00Z" w16du:dateUtc="2025-08-13T01:30:00Z"/>
        </w:rPr>
      </w:pPr>
      <w:ins w:id="212" w:author="McAuley, Chloe" w:date="2025-08-13T09:30:00Z" w16du:dateUtc="2025-08-13T01:30:00Z">
        <w:r w:rsidRPr="00901B30">
          <w:t xml:space="preserve">Ganz, T. R., DeVivo, M. T., Kertson, B. N., Roussin, T., Satterfield, L., Wirsing, A. J., &amp; Prugh, L. R. (2022). Interactive effects of wildfires, season and predator activity shape mule deer movements. </w:t>
        </w:r>
        <w:r w:rsidRPr="00901B30">
          <w:rPr>
            <w:i/>
            <w:rPrChange w:id="213" w:author="McAuley, Chloe" w:date="2025-08-13T09:30:00Z" w16du:dateUtc="2025-08-13T01:30:00Z">
              <w:rPr/>
            </w:rPrChange>
          </w:rPr>
          <w:t>Journal of Animal Ecology, 91</w:t>
        </w:r>
        <w:r w:rsidRPr="00901B30">
          <w:t xml:space="preserve">(11), 2273-2288.  https://doi.org/10.1111/1365-2656.13810 </w:t>
        </w:r>
      </w:ins>
    </w:p>
    <w:p w14:paraId="61C62EA2" w14:textId="77777777" w:rsidR="00901B30" w:rsidRPr="00901B30" w:rsidRDefault="00901B30" w:rsidP="00901B30">
      <w:pPr>
        <w:pStyle w:val="EndNoteBibliography"/>
        <w:spacing w:after="0"/>
        <w:ind w:left="720" w:hanging="720"/>
        <w:rPr>
          <w:ins w:id="214" w:author="McAuley, Chloe" w:date="2025-08-13T09:30:00Z" w16du:dateUtc="2025-08-13T01:30:00Z"/>
        </w:rPr>
      </w:pPr>
      <w:ins w:id="215" w:author="McAuley, Chloe" w:date="2025-08-13T09:30:00Z" w16du:dateUtc="2025-08-13T01:30:00Z">
        <w:r w:rsidRPr="00901B30">
          <w:t xml:space="preserve">Gasaway, W. C., Dubois, S. D., Boertje, R. D., Reed, D. J., &amp; Simpson, D. T. (1989). Response of radio-collared moose to a large burn in central Alaska. </w:t>
        </w:r>
        <w:r w:rsidRPr="00901B30">
          <w:rPr>
            <w:i/>
            <w:rPrChange w:id="216" w:author="McAuley, Chloe" w:date="2025-08-13T09:30:00Z" w16du:dateUtc="2025-08-13T01:30:00Z">
              <w:rPr/>
            </w:rPrChange>
          </w:rPr>
          <w:t>Canadian Journal of Zoology, 67</w:t>
        </w:r>
        <w:r w:rsidRPr="00901B30">
          <w:t xml:space="preserve">(2), 325-329.  https://doi.org/10.1139/z89-047 </w:t>
        </w:r>
      </w:ins>
    </w:p>
    <w:p w14:paraId="65577E02" w14:textId="77777777" w:rsidR="00901B30" w:rsidRPr="00901B30" w:rsidRDefault="00901B30" w:rsidP="00901B30">
      <w:pPr>
        <w:pStyle w:val="EndNoteBibliography"/>
        <w:spacing w:after="0"/>
        <w:ind w:left="720" w:hanging="720"/>
        <w:rPr>
          <w:ins w:id="217" w:author="McAuley, Chloe" w:date="2025-08-13T09:30:00Z" w16du:dateUtc="2025-08-13T01:30:00Z"/>
        </w:rPr>
      </w:pPr>
      <w:ins w:id="218" w:author="McAuley, Chloe" w:date="2025-08-13T09:30:00Z" w16du:dateUtc="2025-08-13T01:30:00Z">
        <w:r w:rsidRPr="00901B30">
          <w:t xml:space="preserve">Geary, W. L., Doherty, T. S., Nimmo, D. G., Tulloch, A. I. T., &amp; Ritchie, E. G. (2020). Predator responses to fire: A global systematic review and meta-analysis. </w:t>
        </w:r>
        <w:r w:rsidRPr="00901B30">
          <w:rPr>
            <w:i/>
            <w:rPrChange w:id="219" w:author="McAuley, Chloe" w:date="2025-08-13T09:30:00Z" w16du:dateUtc="2025-08-13T01:30:00Z">
              <w:rPr/>
            </w:rPrChange>
          </w:rPr>
          <w:t>Journal of Animal Ecology, 89</w:t>
        </w:r>
        <w:r w:rsidRPr="00901B30">
          <w:t xml:space="preserve">(4), 955-971.  https://doi.org/10.1111/1365-2656.13153 </w:t>
        </w:r>
      </w:ins>
    </w:p>
    <w:p w14:paraId="3CE76751" w14:textId="77777777" w:rsidR="00901B30" w:rsidRPr="00901B30" w:rsidRDefault="00901B30" w:rsidP="00901B30">
      <w:pPr>
        <w:pStyle w:val="EndNoteBibliography"/>
        <w:spacing w:after="0"/>
        <w:ind w:left="720" w:hanging="720"/>
        <w:rPr>
          <w:ins w:id="220" w:author="McAuley, Chloe" w:date="2025-08-13T09:30:00Z" w16du:dateUtc="2025-08-13T01:30:00Z"/>
        </w:rPr>
      </w:pPr>
      <w:ins w:id="221" w:author="McAuley, Chloe" w:date="2025-08-13T09:30:00Z" w16du:dateUtc="2025-08-13T01:30:00Z">
        <w:r w:rsidRPr="00901B30">
          <w:lastRenderedPageBreak/>
          <w:t xml:space="preserve">Hagmann, R. K., Hessburg, P. F., Prichard, S. J., Povak, N. A., Brown, P. M., Fulé, P. Z., Keane, R. E., Knapp, E. E., Lydersen, J. M., Metlen, K. L., Reilly, M. J., Sánchez Meador, A. J., Stephens, S. L., Stevens, J. T., Taylor, A. H., Yocom, L. L., Battaglia, M. A., Churchill, D. J., Daniels, L. D., . . . Waltz, A. E. M. (2021). Evidence for widespread changes in the structure, composition, and fire regimes of western North American forests. </w:t>
        </w:r>
        <w:r w:rsidRPr="00901B30">
          <w:rPr>
            <w:i/>
            <w:rPrChange w:id="222" w:author="McAuley, Chloe" w:date="2025-08-13T09:30:00Z" w16du:dateUtc="2025-08-13T01:30:00Z">
              <w:rPr/>
            </w:rPrChange>
          </w:rPr>
          <w:t>Ecological Applications, 31</w:t>
        </w:r>
        <w:r w:rsidRPr="00901B30">
          <w:t xml:space="preserve">(8), e02431.  https://doi.org/10.1002/eap.2431 </w:t>
        </w:r>
      </w:ins>
    </w:p>
    <w:p w14:paraId="2B7C3E7B" w14:textId="77777777" w:rsidR="00901B30" w:rsidRPr="00901B30" w:rsidRDefault="00901B30" w:rsidP="00901B30">
      <w:pPr>
        <w:pStyle w:val="EndNoteBibliography"/>
        <w:spacing w:after="0"/>
        <w:ind w:left="720" w:hanging="720"/>
        <w:rPr>
          <w:ins w:id="223" w:author="McAuley, Chloe" w:date="2025-08-13T09:30:00Z" w16du:dateUtc="2025-08-13T01:30:00Z"/>
        </w:rPr>
      </w:pPr>
      <w:ins w:id="224" w:author="McAuley, Chloe" w:date="2025-08-13T09:30:00Z" w16du:dateUtc="2025-08-13T01:30:00Z">
        <w:r w:rsidRPr="00901B30">
          <w:t xml:space="preserve">He, T., Lamont, B. B., &amp; Pausas, J. G. (2019). Fire as a key driver of Earth's biodiversity. </w:t>
        </w:r>
        <w:r w:rsidRPr="00901B30">
          <w:rPr>
            <w:i/>
            <w:rPrChange w:id="225" w:author="McAuley, Chloe" w:date="2025-08-13T09:30:00Z" w16du:dateUtc="2025-08-13T01:30:00Z">
              <w:rPr/>
            </w:rPrChange>
          </w:rPr>
          <w:t>Biological Reviews, 94</w:t>
        </w:r>
        <w:r w:rsidRPr="00901B30">
          <w:t xml:space="preserve">(6), 1983-2010.  https://doi.org/10.1111/brv.12544 </w:t>
        </w:r>
      </w:ins>
    </w:p>
    <w:p w14:paraId="2DCD302A" w14:textId="77777777" w:rsidR="00901B30" w:rsidRPr="00901B30" w:rsidRDefault="00901B30" w:rsidP="00901B30">
      <w:pPr>
        <w:pStyle w:val="EndNoteBibliography"/>
        <w:spacing w:after="0"/>
        <w:ind w:left="720" w:hanging="720"/>
        <w:rPr>
          <w:ins w:id="226" w:author="McAuley, Chloe" w:date="2025-08-13T09:30:00Z" w16du:dateUtc="2025-08-13T01:30:00Z"/>
        </w:rPr>
      </w:pPr>
      <w:ins w:id="227" w:author="McAuley, Chloe" w:date="2025-08-13T09:30:00Z" w16du:dateUtc="2025-08-13T01:30:00Z">
        <w:r w:rsidRPr="00901B30">
          <w:t xml:space="preserve">Hefty, K. L., &amp; Stewart, K. M. (2019). Flexible resource use strategies of a central-place forager experiencing dynamic risk and opportunity. </w:t>
        </w:r>
        <w:r w:rsidRPr="00901B30">
          <w:rPr>
            <w:i/>
            <w:rPrChange w:id="228" w:author="McAuley, Chloe" w:date="2025-08-13T09:30:00Z" w16du:dateUtc="2025-08-13T01:30:00Z">
              <w:rPr/>
            </w:rPrChange>
          </w:rPr>
          <w:t>Movement Ecology, 7</w:t>
        </w:r>
        <w:r w:rsidRPr="00901B30">
          <w:t xml:space="preserve">(1), 23.  https://doi.org/10.1186/s40462-019-0168-2 </w:t>
        </w:r>
      </w:ins>
    </w:p>
    <w:p w14:paraId="2436DBE9" w14:textId="77777777" w:rsidR="00901B30" w:rsidRPr="00901B30" w:rsidRDefault="00901B30" w:rsidP="00901B30">
      <w:pPr>
        <w:pStyle w:val="EndNoteBibliography"/>
        <w:spacing w:after="0"/>
        <w:ind w:left="720" w:hanging="720"/>
        <w:rPr>
          <w:ins w:id="229" w:author="McAuley, Chloe" w:date="2025-08-13T09:30:00Z" w16du:dateUtc="2025-08-13T01:30:00Z"/>
        </w:rPr>
      </w:pPr>
      <w:ins w:id="230" w:author="McAuley, Chloe" w:date="2025-08-13T09:30:00Z" w16du:dateUtc="2025-08-13T01:30:00Z">
        <w:r w:rsidRPr="00901B30">
          <w:t xml:space="preserve">Hijmans, R. J., Barbosa, M., Ghos, A., &amp; Mandel, A. (2025). </w:t>
        </w:r>
        <w:r w:rsidRPr="00901B30">
          <w:rPr>
            <w:i/>
            <w:rPrChange w:id="231" w:author="McAuley, Chloe" w:date="2025-08-13T09:30:00Z" w16du:dateUtc="2025-08-13T01:30:00Z">
              <w:rPr/>
            </w:rPrChange>
          </w:rPr>
          <w:t xml:space="preserve">geodata. </w:t>
        </w:r>
        <w:r w:rsidRPr="00901B30">
          <w:t>In (Version 0.6-2) https://github.com/rspatial/geodata</w:t>
        </w:r>
      </w:ins>
    </w:p>
    <w:p w14:paraId="66C5974A" w14:textId="77777777" w:rsidR="00901B30" w:rsidRPr="00901B30" w:rsidRDefault="00901B30" w:rsidP="00901B30">
      <w:pPr>
        <w:pStyle w:val="EndNoteBibliography"/>
        <w:spacing w:after="0"/>
        <w:ind w:left="720" w:hanging="720"/>
        <w:rPr>
          <w:ins w:id="232" w:author="McAuley, Chloe" w:date="2025-08-13T09:30:00Z" w16du:dateUtc="2025-08-13T01:30:00Z"/>
        </w:rPr>
      </w:pPr>
      <w:ins w:id="233" w:author="McAuley, Chloe" w:date="2025-08-13T09:30:00Z" w16du:dateUtc="2025-08-13T01:30:00Z">
        <w:r w:rsidRPr="00901B30">
          <w:t xml:space="preserve">Hinam, H., &amp; St. Clair, C. (2008). High levels of habitat loss and fragmentation limit reproductive success by reducing home range size and provisioning rates of northern saw-whet owls. </w:t>
        </w:r>
        <w:r w:rsidRPr="00901B30">
          <w:rPr>
            <w:i/>
            <w:rPrChange w:id="234" w:author="McAuley, Chloe" w:date="2025-08-13T09:30:00Z" w16du:dateUtc="2025-08-13T01:30:00Z">
              <w:rPr/>
            </w:rPrChange>
          </w:rPr>
          <w:t>Biological Conservation, 141</w:t>
        </w:r>
        <w:r w:rsidRPr="00901B30">
          <w:t xml:space="preserve">, 524-535.  https://doi.org/10.1016/j.biocon.2007.11.011 </w:t>
        </w:r>
      </w:ins>
    </w:p>
    <w:p w14:paraId="3FB0F4FC" w14:textId="77777777" w:rsidR="00901B30" w:rsidRPr="00901B30" w:rsidRDefault="00901B30" w:rsidP="00901B30">
      <w:pPr>
        <w:pStyle w:val="EndNoteBibliography"/>
        <w:spacing w:after="0"/>
        <w:ind w:left="720" w:hanging="720"/>
        <w:rPr>
          <w:ins w:id="235" w:author="McAuley, Chloe" w:date="2025-08-13T09:30:00Z" w16du:dateUtc="2025-08-13T01:30:00Z"/>
        </w:rPr>
      </w:pPr>
      <w:ins w:id="236" w:author="McAuley, Chloe" w:date="2025-08-13T09:30:00Z" w16du:dateUtc="2025-08-13T01:30:00Z">
        <w:r w:rsidRPr="00901B30">
          <w:t xml:space="preserve">Jetz, W., Carbone, C., Fulford, J., &amp; Brown, J. H. (2004). The scaling of animal space use. </w:t>
        </w:r>
        <w:r w:rsidRPr="00901B30">
          <w:rPr>
            <w:i/>
            <w:rPrChange w:id="237" w:author="McAuley, Chloe" w:date="2025-08-13T09:30:00Z" w16du:dateUtc="2025-08-13T01:30:00Z">
              <w:rPr/>
            </w:rPrChange>
          </w:rPr>
          <w:t>Science, 306</w:t>
        </w:r>
        <w:r w:rsidRPr="00901B30">
          <w:t xml:space="preserve">(5694), 266-268.  https://doi.org/10.1126/science.1102138 </w:t>
        </w:r>
      </w:ins>
    </w:p>
    <w:p w14:paraId="252325A8" w14:textId="77777777" w:rsidR="00901B30" w:rsidRPr="00901B30" w:rsidRDefault="00901B30" w:rsidP="00901B30">
      <w:pPr>
        <w:pStyle w:val="EndNoteBibliography"/>
        <w:spacing w:after="0"/>
        <w:ind w:left="720" w:hanging="720"/>
        <w:rPr>
          <w:ins w:id="238" w:author="McAuley, Chloe" w:date="2025-08-13T09:30:00Z" w16du:dateUtc="2025-08-13T01:30:00Z"/>
        </w:rPr>
      </w:pPr>
      <w:ins w:id="239" w:author="McAuley, Chloe" w:date="2025-08-13T09:30:00Z" w16du:dateUtc="2025-08-13T01:30:00Z">
        <w:r w:rsidRPr="00901B30">
          <w:t xml:space="preserve">Jolly, C. J., Dickman, C. R., Doherty, T. S., van Eeden, L. M., Geary, W. L., Legge, S. M., Woinarski, J. C. Z., &amp; Nimmo, D. G. (2022). Animal mortality during fire. </w:t>
        </w:r>
        <w:r w:rsidRPr="00901B30">
          <w:rPr>
            <w:i/>
            <w:rPrChange w:id="240" w:author="McAuley, Chloe" w:date="2025-08-13T09:30:00Z" w16du:dateUtc="2025-08-13T01:30:00Z">
              <w:rPr/>
            </w:rPrChange>
          </w:rPr>
          <w:t>Global Change Biology, 28</w:t>
        </w:r>
        <w:r w:rsidRPr="00901B30">
          <w:t xml:space="preserve">(6), 2053-2065.  https://doi.org/10.1111/gcb.16044 </w:t>
        </w:r>
      </w:ins>
    </w:p>
    <w:p w14:paraId="76D83C90" w14:textId="77777777" w:rsidR="00901B30" w:rsidRPr="00901B30" w:rsidRDefault="00901B30" w:rsidP="00901B30">
      <w:pPr>
        <w:pStyle w:val="EndNoteBibliography"/>
        <w:spacing w:after="0"/>
        <w:ind w:left="720" w:hanging="720"/>
        <w:rPr>
          <w:ins w:id="241" w:author="McAuley, Chloe" w:date="2025-08-13T09:30:00Z" w16du:dateUtc="2025-08-13T01:30:00Z"/>
        </w:rPr>
      </w:pPr>
      <w:ins w:id="242" w:author="McAuley, Chloe" w:date="2025-08-13T09:30:00Z" w16du:dateUtc="2025-08-13T01:30:00Z">
        <w:r w:rsidRPr="00901B30">
          <w:t xml:space="preserve">Jolly, W. M., Cochrane, M. A., Freeborn, P. H., Holden, Z. A., Brown, T. J., Williamson, G. J., &amp; Bowman, D. M. J. S. (2015). Climate-induced variations in global wildfire danger from 1979 to 2013. </w:t>
        </w:r>
        <w:r w:rsidRPr="00901B30">
          <w:rPr>
            <w:i/>
            <w:rPrChange w:id="243" w:author="McAuley, Chloe" w:date="2025-08-13T09:30:00Z" w16du:dateUtc="2025-08-13T01:30:00Z">
              <w:rPr/>
            </w:rPrChange>
          </w:rPr>
          <w:t>Nature Communications, 6</w:t>
        </w:r>
        <w:r w:rsidRPr="00901B30">
          <w:t xml:space="preserve">(1), 7537.  https://doi.org/10.1038/ncomms8537 </w:t>
        </w:r>
      </w:ins>
    </w:p>
    <w:p w14:paraId="7CCEC45F" w14:textId="77777777" w:rsidR="00901B30" w:rsidRPr="00901B30" w:rsidRDefault="00901B30" w:rsidP="00901B30">
      <w:pPr>
        <w:pStyle w:val="EndNoteBibliography"/>
        <w:spacing w:after="0"/>
        <w:ind w:left="720" w:hanging="720"/>
        <w:rPr>
          <w:ins w:id="244" w:author="McAuley, Chloe" w:date="2025-08-13T09:30:00Z" w16du:dateUtc="2025-08-13T01:30:00Z"/>
        </w:rPr>
      </w:pPr>
      <w:ins w:id="245" w:author="McAuley, Chloe" w:date="2025-08-13T09:30:00Z" w16du:dateUtc="2025-08-13T01:30:00Z">
        <w:r w:rsidRPr="00901B30">
          <w:t xml:space="preserve">Kauffman, M. J., Varley, N., Smith, D. W., Stahler, D. R., MacNulty, D. R., &amp; Boyce, M. S. (2007). Landscape heterogeneity shapes predation in a newly restored predator–prey system. </w:t>
        </w:r>
        <w:r w:rsidRPr="00901B30">
          <w:rPr>
            <w:i/>
            <w:rPrChange w:id="246" w:author="McAuley, Chloe" w:date="2025-08-13T09:30:00Z" w16du:dateUtc="2025-08-13T01:30:00Z">
              <w:rPr/>
            </w:rPrChange>
          </w:rPr>
          <w:t>Ecology Letters, 10</w:t>
        </w:r>
        <w:r w:rsidRPr="00901B30">
          <w:t xml:space="preserve">(8), 690-700.  https://doi.org/10.1111/j.1461-0248.2007.01059.x </w:t>
        </w:r>
      </w:ins>
    </w:p>
    <w:p w14:paraId="5FA03A64" w14:textId="77777777" w:rsidR="00901B30" w:rsidRPr="00901B30" w:rsidRDefault="00901B30" w:rsidP="00901B30">
      <w:pPr>
        <w:pStyle w:val="EndNoteBibliography"/>
        <w:spacing w:after="0"/>
        <w:ind w:left="720" w:hanging="720"/>
        <w:rPr>
          <w:ins w:id="247" w:author="McAuley, Chloe" w:date="2025-08-13T09:30:00Z" w16du:dateUtc="2025-08-13T01:30:00Z"/>
        </w:rPr>
      </w:pPr>
      <w:ins w:id="248" w:author="McAuley, Chloe" w:date="2025-08-13T09:30:00Z" w16du:dateUtc="2025-08-13T01:30:00Z">
        <w:r w:rsidRPr="00901B30">
          <w:t xml:space="preserve">Kreider, M. R., Higuera, P. E., Parks, S. A., Rice, W. L., White, N., &amp; Larson, A. J. (2024). Fire suppression makes wildfires more severe and accentuates impacts of climate change and fuel accumulation. </w:t>
        </w:r>
        <w:r w:rsidRPr="00901B30">
          <w:rPr>
            <w:i/>
            <w:rPrChange w:id="249" w:author="McAuley, Chloe" w:date="2025-08-13T09:30:00Z" w16du:dateUtc="2025-08-13T01:30:00Z">
              <w:rPr/>
            </w:rPrChange>
          </w:rPr>
          <w:t>Nature Communications, 15</w:t>
        </w:r>
        <w:r w:rsidRPr="00901B30">
          <w:t xml:space="preserve">(1), 2412.  https://doi.org/10.1038/s41467-024-46702-0 </w:t>
        </w:r>
      </w:ins>
    </w:p>
    <w:p w14:paraId="31BCEE05" w14:textId="77777777" w:rsidR="00901B30" w:rsidRPr="00901B30" w:rsidRDefault="00901B30" w:rsidP="00901B30">
      <w:pPr>
        <w:pStyle w:val="EndNoteBibliography"/>
        <w:spacing w:after="0"/>
        <w:ind w:left="720" w:hanging="720"/>
        <w:rPr>
          <w:ins w:id="250" w:author="McAuley, Chloe" w:date="2025-08-13T09:30:00Z" w16du:dateUtc="2025-08-13T01:30:00Z"/>
        </w:rPr>
      </w:pPr>
      <w:ins w:id="251" w:author="McAuley, Chloe" w:date="2025-08-13T09:30:00Z" w16du:dateUtc="2025-08-13T01:30:00Z">
        <w:r w:rsidRPr="00901B30">
          <w:t>Lacki, M. J., Cox, D. R., Dodd, L. E., &amp; Dickinson, M. B. (2009). Response of northern bats (</w:t>
        </w:r>
        <w:r w:rsidRPr="00901B30">
          <w:rPr>
            <w:i/>
            <w:rPrChange w:id="252" w:author="McAuley, Chloe" w:date="2025-08-13T09:30:00Z" w16du:dateUtc="2025-08-13T01:30:00Z">
              <w:rPr/>
            </w:rPrChange>
          </w:rPr>
          <w:t>Myotis septentrionalis</w:t>
        </w:r>
        <w:r w:rsidRPr="00901B30">
          <w:t xml:space="preserve">) to prescribed fires in eastern Kentucky forests. </w:t>
        </w:r>
        <w:r w:rsidRPr="00901B30">
          <w:rPr>
            <w:i/>
            <w:rPrChange w:id="253" w:author="McAuley, Chloe" w:date="2025-08-13T09:30:00Z" w16du:dateUtc="2025-08-13T01:30:00Z">
              <w:rPr/>
            </w:rPrChange>
          </w:rPr>
          <w:t>Journal of Mammalogy, 90</w:t>
        </w:r>
        <w:r w:rsidRPr="00901B30">
          <w:t xml:space="preserve">(5), 1165-1175.  https://doi.org/10.1644/08-MAMM-A-349.1 </w:t>
        </w:r>
      </w:ins>
    </w:p>
    <w:p w14:paraId="0DBCDE82" w14:textId="77777777" w:rsidR="00901B30" w:rsidRPr="00901B30" w:rsidRDefault="00901B30" w:rsidP="00901B30">
      <w:pPr>
        <w:pStyle w:val="EndNoteBibliography"/>
        <w:spacing w:after="0"/>
        <w:ind w:left="720" w:hanging="720"/>
        <w:rPr>
          <w:ins w:id="254" w:author="McAuley, Chloe" w:date="2025-08-13T09:30:00Z" w16du:dateUtc="2025-08-13T01:30:00Z"/>
        </w:rPr>
      </w:pPr>
      <w:ins w:id="255" w:author="McAuley, Chloe" w:date="2025-08-13T09:30:00Z" w16du:dateUtc="2025-08-13T01:30:00Z">
        <w:r w:rsidRPr="00901B30">
          <w:t xml:space="preserve">Leahy, L., Legge, S. M., Tuft, K., McGregor, H. W., Barmuta, L. A., Jones, M. E., &amp; Johnson, C. N. (2016). Amplified predation after fire suppresses rodent populations in Australia’s tropical savannas. </w:t>
        </w:r>
        <w:r w:rsidRPr="00901B30">
          <w:rPr>
            <w:i/>
            <w:rPrChange w:id="256" w:author="McAuley, Chloe" w:date="2025-08-13T09:30:00Z" w16du:dateUtc="2025-08-13T01:30:00Z">
              <w:rPr/>
            </w:rPrChange>
          </w:rPr>
          <w:t>Wildlife Research, 42</w:t>
        </w:r>
        <w:r w:rsidRPr="00901B30">
          <w:t xml:space="preserve">(8), 705-716.  </w:t>
        </w:r>
      </w:ins>
    </w:p>
    <w:p w14:paraId="0141F3CD" w14:textId="77777777" w:rsidR="00901B30" w:rsidRPr="00901B30" w:rsidRDefault="00901B30" w:rsidP="00901B30">
      <w:pPr>
        <w:pStyle w:val="EndNoteBibliography"/>
        <w:spacing w:after="0"/>
        <w:ind w:left="720" w:hanging="720"/>
        <w:rPr>
          <w:ins w:id="257" w:author="McAuley, Chloe" w:date="2025-08-13T09:30:00Z" w16du:dateUtc="2025-08-13T01:30:00Z"/>
        </w:rPr>
      </w:pPr>
      <w:ins w:id="258" w:author="McAuley, Chloe" w:date="2025-08-13T09:30:00Z" w16du:dateUtc="2025-08-13T01:30:00Z">
        <w:r w:rsidRPr="00901B30">
          <w:t xml:space="preserve">Mariani, M., Connor, S. E., Theuerkauf, M., Herbert, A., Kuneš, P., Bowman, D., Fletcher, M.-S., Head, L., Kershaw, A. P., Haberle, S. G., Stevenson, J., Adeleye, M., Cadd, H., Hopf, F., &amp; Briles, C. (2022). Disruption of cultural burning promotes shrub encroachment and unprecedented wildfires. </w:t>
        </w:r>
        <w:r w:rsidRPr="00901B30">
          <w:rPr>
            <w:i/>
            <w:rPrChange w:id="259" w:author="McAuley, Chloe" w:date="2025-08-13T09:30:00Z" w16du:dateUtc="2025-08-13T01:30:00Z">
              <w:rPr/>
            </w:rPrChange>
          </w:rPr>
          <w:t>Frontiers in Ecology and the Environment, 20</w:t>
        </w:r>
        <w:r w:rsidRPr="00901B30">
          <w:t xml:space="preserve">(5), 292-300.  https://doi.org/10.1002/fee.2395 </w:t>
        </w:r>
      </w:ins>
    </w:p>
    <w:p w14:paraId="618FF473" w14:textId="77777777" w:rsidR="00901B30" w:rsidRPr="00901B30" w:rsidRDefault="00901B30" w:rsidP="00901B30">
      <w:pPr>
        <w:pStyle w:val="EndNoteBibliography"/>
        <w:spacing w:after="0"/>
        <w:ind w:left="720" w:hanging="720"/>
        <w:rPr>
          <w:ins w:id="260" w:author="McAuley, Chloe" w:date="2025-08-13T09:30:00Z" w16du:dateUtc="2025-08-13T01:30:00Z"/>
        </w:rPr>
      </w:pPr>
      <w:ins w:id="261" w:author="McAuley, Chloe" w:date="2025-08-13T09:30:00Z" w16du:dateUtc="2025-08-13T01:30:00Z">
        <w:r w:rsidRPr="00901B30">
          <w:t xml:space="preserve">McGregor, H., Legge, S., Jones, M. E., &amp; Johnson, C. N. (2015). Feral cats are better killers in open habitats, revealed by animal-borne video. </w:t>
        </w:r>
        <w:r w:rsidRPr="00901B30">
          <w:rPr>
            <w:i/>
            <w:rPrChange w:id="262" w:author="McAuley, Chloe" w:date="2025-08-13T09:30:00Z" w16du:dateUtc="2025-08-13T01:30:00Z">
              <w:rPr/>
            </w:rPrChange>
          </w:rPr>
          <w:t>PLoS One, 10</w:t>
        </w:r>
        <w:r w:rsidRPr="00901B30">
          <w:t xml:space="preserve">(8), e0133915.  https://doi.org/10.1371/journal.pone.0133915 </w:t>
        </w:r>
      </w:ins>
    </w:p>
    <w:p w14:paraId="4E630E27" w14:textId="77777777" w:rsidR="00901B30" w:rsidRPr="00901B30" w:rsidRDefault="00901B30" w:rsidP="00901B30">
      <w:pPr>
        <w:pStyle w:val="EndNoteBibliography"/>
        <w:spacing w:after="0"/>
        <w:ind w:left="720" w:hanging="720"/>
        <w:rPr>
          <w:ins w:id="263" w:author="McAuley, Chloe" w:date="2025-08-13T09:30:00Z" w16du:dateUtc="2025-08-13T01:30:00Z"/>
        </w:rPr>
      </w:pPr>
      <w:ins w:id="264" w:author="McAuley, Chloe" w:date="2025-08-13T09:30:00Z" w16du:dateUtc="2025-08-13T01:30:00Z">
        <w:r w:rsidRPr="00901B30">
          <w:t xml:space="preserve">McGregor, H., Cliff, H., B. , &amp; Kanowski, J. (2016a). Habitat preference for fire scars by feral cats in Cape York Peninsula, Australia. </w:t>
        </w:r>
        <w:r w:rsidRPr="00901B30">
          <w:rPr>
            <w:i/>
            <w:rPrChange w:id="265" w:author="McAuley, Chloe" w:date="2025-08-13T09:30:00Z" w16du:dateUtc="2025-08-13T01:30:00Z">
              <w:rPr/>
            </w:rPrChange>
          </w:rPr>
          <w:t>Wildlife Research, 43</w:t>
        </w:r>
        <w:r w:rsidRPr="00901B30">
          <w:t xml:space="preserve">(8), 623-633.  https://doi.org/10.1071/WR16058 </w:t>
        </w:r>
      </w:ins>
    </w:p>
    <w:p w14:paraId="55F56B2F" w14:textId="77777777" w:rsidR="00901B30" w:rsidRPr="00901B30" w:rsidRDefault="00901B30" w:rsidP="00901B30">
      <w:pPr>
        <w:pStyle w:val="EndNoteBibliography"/>
        <w:spacing w:after="0"/>
        <w:ind w:left="720" w:hanging="720"/>
        <w:rPr>
          <w:ins w:id="266" w:author="McAuley, Chloe" w:date="2025-08-13T09:30:00Z" w16du:dateUtc="2025-08-13T01:30:00Z"/>
        </w:rPr>
      </w:pPr>
      <w:ins w:id="267" w:author="McAuley, Chloe" w:date="2025-08-13T09:30:00Z" w16du:dateUtc="2025-08-13T01:30:00Z">
        <w:r w:rsidRPr="00901B30">
          <w:t xml:space="preserve">McGregor, H. W., Legge, S., Jones, M. E., &amp; Johnson, C. N. (2016b). Extraterritorial hunting expeditions to intense fire scars by feral cats. </w:t>
        </w:r>
        <w:r w:rsidRPr="00901B30">
          <w:rPr>
            <w:i/>
            <w:rPrChange w:id="268" w:author="McAuley, Chloe" w:date="2025-08-13T09:30:00Z" w16du:dateUtc="2025-08-13T01:30:00Z">
              <w:rPr/>
            </w:rPrChange>
          </w:rPr>
          <w:t>Scientific Reports, 6</w:t>
        </w:r>
        <w:r w:rsidRPr="00901B30">
          <w:t xml:space="preserve">(1), 22559.  https://doi.org/10.1038/srep22559 </w:t>
        </w:r>
      </w:ins>
    </w:p>
    <w:p w14:paraId="103345AE" w14:textId="77777777" w:rsidR="00901B30" w:rsidRPr="00901B30" w:rsidRDefault="00901B30" w:rsidP="00901B30">
      <w:pPr>
        <w:pStyle w:val="EndNoteBibliography"/>
        <w:spacing w:after="0"/>
        <w:ind w:left="720" w:hanging="720"/>
        <w:rPr>
          <w:ins w:id="269" w:author="McAuley, Chloe" w:date="2025-08-13T09:30:00Z" w16du:dateUtc="2025-08-13T01:30:00Z"/>
        </w:rPr>
      </w:pPr>
      <w:ins w:id="270" w:author="McAuley, Chloe" w:date="2025-08-13T09:30:00Z" w16du:dateUtc="2025-08-13T01:30:00Z">
        <w:r w:rsidRPr="00901B30">
          <w:t xml:space="preserve">Michonneau, F., Brown, J. W., &amp; Winter, D. J. (2016). rotl: An R package to interact with the Open Tree of Life data. </w:t>
        </w:r>
        <w:r w:rsidRPr="00901B30">
          <w:rPr>
            <w:i/>
            <w:rPrChange w:id="271" w:author="McAuley, Chloe" w:date="2025-08-13T09:30:00Z" w16du:dateUtc="2025-08-13T01:30:00Z">
              <w:rPr/>
            </w:rPrChange>
          </w:rPr>
          <w:t>Methods in Ecology and Evolution, 7</w:t>
        </w:r>
        <w:r w:rsidRPr="00901B30">
          <w:t xml:space="preserve">(12), 1476-1481.  https://doi.org/10.1111/2041-210X.12593 </w:t>
        </w:r>
      </w:ins>
    </w:p>
    <w:p w14:paraId="0F3F356B" w14:textId="77777777" w:rsidR="00901B30" w:rsidRPr="00901B30" w:rsidRDefault="00901B30" w:rsidP="00901B30">
      <w:pPr>
        <w:pStyle w:val="EndNoteBibliography"/>
        <w:spacing w:after="0"/>
        <w:ind w:left="720" w:hanging="720"/>
        <w:rPr>
          <w:ins w:id="272" w:author="McAuley, Chloe" w:date="2025-08-13T09:30:00Z" w16du:dateUtc="2025-08-13T01:30:00Z"/>
        </w:rPr>
      </w:pPr>
      <w:ins w:id="273" w:author="McAuley, Chloe" w:date="2025-08-13T09:30:00Z" w16du:dateUtc="2025-08-13T01:30:00Z">
        <w:r w:rsidRPr="00901B30">
          <w:lastRenderedPageBreak/>
          <w:t xml:space="preserve">Moran, N. P., Sánchez-Tójar, A., Schielzeth, H., &amp; Reinhold, K. (2021). Poor nutritional condition promotes high-risk behaviours: A systematic review and meta-analysis. </w:t>
        </w:r>
        <w:r w:rsidRPr="00901B30">
          <w:rPr>
            <w:i/>
            <w:rPrChange w:id="274" w:author="McAuley, Chloe" w:date="2025-08-13T09:30:00Z" w16du:dateUtc="2025-08-13T01:30:00Z">
              <w:rPr/>
            </w:rPrChange>
          </w:rPr>
          <w:t>Biological Reviews, 96</w:t>
        </w:r>
        <w:r w:rsidRPr="00901B30">
          <w:t xml:space="preserve">(1), 269-288.  https://doi.org/10.1111/brv.12655 </w:t>
        </w:r>
      </w:ins>
    </w:p>
    <w:p w14:paraId="64855C6D" w14:textId="77777777" w:rsidR="00901B30" w:rsidRPr="00901B30" w:rsidRDefault="00901B30" w:rsidP="00901B30">
      <w:pPr>
        <w:pStyle w:val="EndNoteBibliography"/>
        <w:spacing w:after="0"/>
        <w:ind w:left="720" w:hanging="720"/>
        <w:rPr>
          <w:ins w:id="275" w:author="McAuley, Chloe" w:date="2025-08-13T09:30:00Z" w16du:dateUtc="2025-08-13T01:30:00Z"/>
        </w:rPr>
      </w:pPr>
      <w:ins w:id="276" w:author="McAuley, Chloe" w:date="2025-08-13T09:30:00Z" w16du:dateUtc="2025-08-13T01:30:00Z">
        <w:r w:rsidRPr="00901B30">
          <w:t xml:space="preserve">Morollón, S., Pausas, J., Urios, V., &amp; López-López, P. (2022). Wildfire response of GPS-tracked Bonelli’s eagles in eastern Spain. </w:t>
        </w:r>
        <w:r w:rsidRPr="00901B30">
          <w:rPr>
            <w:i/>
            <w:rPrChange w:id="277" w:author="McAuley, Chloe" w:date="2025-08-13T09:30:00Z" w16du:dateUtc="2025-08-13T01:30:00Z">
              <w:rPr/>
            </w:rPrChange>
          </w:rPr>
          <w:t>International Journal of Wildland Fire, 31</w:t>
        </w:r>
        <w:r w:rsidRPr="00901B30">
          <w:t xml:space="preserve">, 901-908.  https://doi.org/10.1071/WF22018 </w:t>
        </w:r>
      </w:ins>
    </w:p>
    <w:p w14:paraId="1C56194C" w14:textId="77777777" w:rsidR="00901B30" w:rsidRPr="00901B30" w:rsidRDefault="00901B30" w:rsidP="00901B30">
      <w:pPr>
        <w:pStyle w:val="EndNoteBibliography"/>
        <w:spacing w:after="0"/>
        <w:ind w:left="720" w:hanging="720"/>
        <w:rPr>
          <w:ins w:id="278" w:author="McAuley, Chloe" w:date="2025-08-13T09:30:00Z" w16du:dateUtc="2025-08-13T01:30:00Z"/>
        </w:rPr>
      </w:pPr>
      <w:ins w:id="279" w:author="McAuley, Chloe" w:date="2025-08-13T09:30:00Z" w16du:dateUtc="2025-08-13T01:30:00Z">
        <w:r w:rsidRPr="00901B30">
          <w:t xml:space="preserve">Morris, S. B. (2008). Estimating Effect Sizes From Pretest-Posttest-Control Group Designs. </w:t>
        </w:r>
        <w:r w:rsidRPr="00901B30">
          <w:rPr>
            <w:i/>
            <w:rPrChange w:id="280" w:author="McAuley, Chloe" w:date="2025-08-13T09:30:00Z" w16du:dateUtc="2025-08-13T01:30:00Z">
              <w:rPr/>
            </w:rPrChange>
          </w:rPr>
          <w:t>Organizational Research Methods, 11</w:t>
        </w:r>
        <w:r w:rsidRPr="00901B30">
          <w:t xml:space="preserve">(2), 364-386.  https://doi.org/10.1177/1094428106291059 </w:t>
        </w:r>
      </w:ins>
    </w:p>
    <w:p w14:paraId="7A706951" w14:textId="77777777" w:rsidR="00901B30" w:rsidRPr="00901B30" w:rsidRDefault="00901B30" w:rsidP="00901B30">
      <w:pPr>
        <w:pStyle w:val="EndNoteBibliography"/>
        <w:spacing w:after="0"/>
        <w:ind w:left="720" w:hanging="720"/>
        <w:rPr>
          <w:ins w:id="281" w:author="McAuley, Chloe" w:date="2025-08-13T09:30:00Z" w16du:dateUtc="2025-08-13T01:30:00Z"/>
        </w:rPr>
      </w:pPr>
      <w:ins w:id="282" w:author="McAuley, Chloe" w:date="2025-08-13T09:30:00Z" w16du:dateUtc="2025-08-13T01:30:00Z">
        <w:r w:rsidRPr="00901B30">
          <w:t xml:space="preserve">Nakagawa, S., &amp; Cuthill, I. C. (2007). Effect size, confidence interval and statistical significance: A practical guide for biologists. </w:t>
        </w:r>
        <w:r w:rsidRPr="00901B30">
          <w:rPr>
            <w:i/>
            <w:rPrChange w:id="283" w:author="McAuley, Chloe" w:date="2025-08-13T09:30:00Z" w16du:dateUtc="2025-08-13T01:30:00Z">
              <w:rPr/>
            </w:rPrChange>
          </w:rPr>
          <w:t>Biological Reviews, 82</w:t>
        </w:r>
        <w:r w:rsidRPr="00901B30">
          <w:t xml:space="preserve">(4), 591-605.  https://doi.org/10.1111/j.1469-185X.2007.00027.x </w:t>
        </w:r>
      </w:ins>
    </w:p>
    <w:p w14:paraId="21E1C109" w14:textId="77777777" w:rsidR="00901B30" w:rsidRPr="00901B30" w:rsidRDefault="00901B30" w:rsidP="00901B30">
      <w:pPr>
        <w:pStyle w:val="EndNoteBibliography"/>
        <w:spacing w:after="0"/>
        <w:ind w:left="720" w:hanging="720"/>
        <w:rPr>
          <w:ins w:id="284" w:author="McAuley, Chloe" w:date="2025-08-13T09:30:00Z" w16du:dateUtc="2025-08-13T01:30:00Z"/>
        </w:rPr>
      </w:pPr>
      <w:ins w:id="285" w:author="McAuley, Chloe" w:date="2025-08-13T09:30:00Z" w16du:dateUtc="2025-08-13T01:30:00Z">
        <w:r w:rsidRPr="00901B30">
          <w:t xml:space="preserve">Nakagawa, S., &amp; Santos, E. S. A. (2012). Methodological issues and advances in biological meta-analysis. </w:t>
        </w:r>
        <w:r w:rsidRPr="00901B30">
          <w:rPr>
            <w:i/>
            <w:rPrChange w:id="286" w:author="McAuley, Chloe" w:date="2025-08-13T09:30:00Z" w16du:dateUtc="2025-08-13T01:30:00Z">
              <w:rPr/>
            </w:rPrChange>
          </w:rPr>
          <w:t>Evolutionary Ecology, 26</w:t>
        </w:r>
        <w:r w:rsidRPr="00901B30">
          <w:t xml:space="preserve">(5), 1253-1274.  https://doi.org/10.1007/s10682-012-9555-5 </w:t>
        </w:r>
      </w:ins>
    </w:p>
    <w:p w14:paraId="0851BD5E" w14:textId="77777777" w:rsidR="00901B30" w:rsidRPr="00901B30" w:rsidRDefault="00901B30" w:rsidP="00901B30">
      <w:pPr>
        <w:pStyle w:val="EndNoteBibliography"/>
        <w:spacing w:after="0"/>
        <w:ind w:left="720" w:hanging="720"/>
        <w:rPr>
          <w:ins w:id="287" w:author="McAuley, Chloe" w:date="2025-08-13T09:30:00Z" w16du:dateUtc="2025-08-13T01:30:00Z"/>
        </w:rPr>
      </w:pPr>
      <w:ins w:id="288" w:author="McAuley, Chloe" w:date="2025-08-13T09:30:00Z" w16du:dateUtc="2025-08-13T01:30:00Z">
        <w:r w:rsidRPr="00901B30">
          <w:t xml:space="preserve">Nakagawa, S., Lagisz, M., Jennions, M. D., Koricheva, J., Noble, D. W. A., Parker, T. H., Sánchez-Tójar, A., Yang, Y., &amp; O'Dea, R. E. (2022). Methods for testing publication bias in ecological and evolutionary meta-analyses. </w:t>
        </w:r>
        <w:r w:rsidRPr="00901B30">
          <w:rPr>
            <w:i/>
            <w:rPrChange w:id="289" w:author="McAuley, Chloe" w:date="2025-08-13T09:30:00Z" w16du:dateUtc="2025-08-13T01:30:00Z">
              <w:rPr/>
            </w:rPrChange>
          </w:rPr>
          <w:t>Methods in Ecology and Evolution, 13</w:t>
        </w:r>
        <w:r w:rsidRPr="00901B30">
          <w:t xml:space="preserve">(1), 4-21.  https://doi.org/https://doi.org/10.1111/2041-210X.13724 </w:t>
        </w:r>
      </w:ins>
    </w:p>
    <w:p w14:paraId="1FF182A0" w14:textId="77777777" w:rsidR="00901B30" w:rsidRPr="00901B30" w:rsidRDefault="00901B30" w:rsidP="00901B30">
      <w:pPr>
        <w:pStyle w:val="EndNoteBibliography"/>
        <w:spacing w:after="0"/>
        <w:ind w:left="720" w:hanging="720"/>
        <w:rPr>
          <w:ins w:id="290" w:author="McAuley, Chloe" w:date="2025-08-13T09:30:00Z" w16du:dateUtc="2025-08-13T01:30:00Z"/>
        </w:rPr>
      </w:pPr>
      <w:ins w:id="291" w:author="McAuley, Chloe" w:date="2025-08-13T09:30:00Z" w16du:dateUtc="2025-08-13T01:30:00Z">
        <w:r w:rsidRPr="00901B30">
          <w:t xml:space="preserve">Nakagawa, S., Lagisz, M., O'Dea, R. E., Pottier, P., Rutkowska, J., Senior, A. M., Yang, Y., &amp; Noble, D. W. A. (2023). orchaRd 2.0: An R package for visualising meta-analyses with orchard plots. </w:t>
        </w:r>
        <w:r w:rsidRPr="00901B30">
          <w:rPr>
            <w:i/>
            <w:rPrChange w:id="292" w:author="McAuley, Chloe" w:date="2025-08-13T09:30:00Z" w16du:dateUtc="2025-08-13T01:30:00Z">
              <w:rPr/>
            </w:rPrChange>
          </w:rPr>
          <w:t>Methods in Ecology and Evolution, 14</w:t>
        </w:r>
        <w:r w:rsidRPr="00901B30">
          <w:t xml:space="preserve">(8), 2003-2010.  https://doi.org/10.1111/2041-210X.14152 </w:t>
        </w:r>
      </w:ins>
    </w:p>
    <w:p w14:paraId="6026F05E" w14:textId="77777777" w:rsidR="00901B30" w:rsidRPr="00901B30" w:rsidRDefault="00901B30" w:rsidP="00901B30">
      <w:pPr>
        <w:pStyle w:val="EndNoteBibliography"/>
        <w:spacing w:after="0"/>
        <w:ind w:left="720" w:hanging="720"/>
        <w:rPr>
          <w:ins w:id="293" w:author="McAuley, Chloe" w:date="2025-08-13T09:30:00Z" w16du:dateUtc="2025-08-13T01:30:00Z"/>
        </w:rPr>
      </w:pPr>
      <w:ins w:id="294" w:author="McAuley, Chloe" w:date="2025-08-13T09:30:00Z" w16du:dateUtc="2025-08-13T01:30:00Z">
        <w:r w:rsidRPr="00901B30">
          <w:t xml:space="preserve">Nathan, R., Getz, W. M., Revilla, E., Holyoak, M., Kadmon, R., Saltz, D., &amp; Smouse, P. E. (2008). A movement ecology paradigm for unifying organismal movement research. </w:t>
        </w:r>
        <w:r w:rsidRPr="00901B30">
          <w:rPr>
            <w:i/>
            <w:rPrChange w:id="295" w:author="McAuley, Chloe" w:date="2025-08-13T09:30:00Z" w16du:dateUtc="2025-08-13T01:30:00Z">
              <w:rPr/>
            </w:rPrChange>
          </w:rPr>
          <w:t>Proceedings of the National Academy of Sciences, 105</w:t>
        </w:r>
        <w:r w:rsidRPr="00901B30">
          <w:t xml:space="preserve">(49), 19052-19059.  https://doi.org/10.1073/pnas.0800375105 </w:t>
        </w:r>
      </w:ins>
    </w:p>
    <w:p w14:paraId="33A2922E" w14:textId="77777777" w:rsidR="00901B30" w:rsidRPr="00901B30" w:rsidRDefault="00901B30" w:rsidP="00901B30">
      <w:pPr>
        <w:pStyle w:val="EndNoteBibliography"/>
        <w:spacing w:after="0"/>
        <w:ind w:left="720" w:hanging="720"/>
        <w:rPr>
          <w:ins w:id="296" w:author="McAuley, Chloe" w:date="2025-08-13T09:30:00Z" w16du:dateUtc="2025-08-13T01:30:00Z"/>
        </w:rPr>
      </w:pPr>
      <w:ins w:id="297" w:author="McAuley, Chloe" w:date="2025-08-13T09:30:00Z" w16du:dateUtc="2025-08-13T01:30:00Z">
        <w:r w:rsidRPr="00901B30">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901B30">
          <w:rPr>
            <w:i/>
            <w:rPrChange w:id="298" w:author="McAuley, Chloe" w:date="2025-08-13T09:30:00Z" w16du:dateUtc="2025-08-13T01:30:00Z">
              <w:rPr/>
            </w:rPrChange>
          </w:rPr>
          <w:t>Biological Reviews of the Cambridge Philosophical Society, 94</w:t>
        </w:r>
        <w:r w:rsidRPr="00901B30">
          <w:t xml:space="preserve">(3), 981-998.  https://doi.org/10.1111/brv.12486 </w:t>
        </w:r>
      </w:ins>
    </w:p>
    <w:p w14:paraId="7AC95B79" w14:textId="77777777" w:rsidR="00901B30" w:rsidRPr="00901B30" w:rsidRDefault="00901B30" w:rsidP="00901B30">
      <w:pPr>
        <w:pStyle w:val="EndNoteBibliography"/>
        <w:spacing w:after="0"/>
        <w:ind w:left="720" w:hanging="720"/>
        <w:rPr>
          <w:ins w:id="299" w:author="McAuley, Chloe" w:date="2025-08-13T09:30:00Z" w16du:dateUtc="2025-08-13T01:30:00Z"/>
        </w:rPr>
      </w:pPr>
      <w:ins w:id="300" w:author="McAuley, Chloe" w:date="2025-08-13T09:30:00Z" w16du:dateUtc="2025-08-13T01:30:00Z">
        <w:r w:rsidRPr="00901B30">
          <w:t xml:space="preserve">Nimmo, D. G., Carthey, A. J. R., Jolly, C. J., &amp; Blumstein, D. T. (2021). Welcome to the Pyrocene: Animal survival in the age of megafire. </w:t>
        </w:r>
        <w:r w:rsidRPr="00901B30">
          <w:rPr>
            <w:i/>
            <w:rPrChange w:id="301" w:author="McAuley, Chloe" w:date="2025-08-13T09:30:00Z" w16du:dateUtc="2025-08-13T01:30:00Z">
              <w:rPr/>
            </w:rPrChange>
          </w:rPr>
          <w:t>Global Change Biology, 27</w:t>
        </w:r>
        <w:r w:rsidRPr="00901B30">
          <w:t xml:space="preserve">(22), 5684-5693.  https://doi.org/10.1111/gcb.15834 </w:t>
        </w:r>
      </w:ins>
    </w:p>
    <w:p w14:paraId="34D45BCD" w14:textId="77777777" w:rsidR="00901B30" w:rsidRPr="00901B30" w:rsidRDefault="00901B30" w:rsidP="00901B30">
      <w:pPr>
        <w:pStyle w:val="EndNoteBibliography"/>
        <w:spacing w:after="0"/>
        <w:ind w:left="720" w:hanging="720"/>
        <w:rPr>
          <w:ins w:id="302" w:author="McAuley, Chloe" w:date="2025-08-13T09:30:00Z" w16du:dateUtc="2025-08-13T01:30:00Z"/>
        </w:rPr>
      </w:pPr>
      <w:ins w:id="303" w:author="McAuley, Chloe" w:date="2025-08-13T09:30:00Z" w16du:dateUtc="2025-08-13T01:30:00Z">
        <w:r w:rsidRPr="00901B30">
          <w:t xml:space="preserve">Olson, D. M., Dinerstein, E., Wikramanayake, E. D., Burgess, N. D., Powell, G. V. N., Underwood, E. C., D'Amico, J. A., Itoua, I., Strand, H. E., Morrison, J. C., Loucks, C. J., Allnutt, T. F., Ricketts, T. H., Kura, Y., Lamoreux, J. F., Wettengel, W. W., Hedao, P., &amp; Kassem, K. R. (2001). Terrestrial Ecoregions of the World: A New Map of Life on Earth: A new global map of terrestrial ecoregions provides an innovative tool for conserving biodiversity. </w:t>
        </w:r>
        <w:r w:rsidRPr="00901B30">
          <w:rPr>
            <w:i/>
            <w:rPrChange w:id="304" w:author="McAuley, Chloe" w:date="2025-08-13T09:30:00Z" w16du:dateUtc="2025-08-13T01:30:00Z">
              <w:rPr/>
            </w:rPrChange>
          </w:rPr>
          <w:t>BioScience, 51</w:t>
        </w:r>
        <w:r w:rsidRPr="00901B30">
          <w:t xml:space="preserve">(11), 933-938.  https://doi.org/10.1641/0006-3568(2001)051[0933:TEOTWA]2.0.CO;2 </w:t>
        </w:r>
      </w:ins>
    </w:p>
    <w:p w14:paraId="174FB993" w14:textId="77777777" w:rsidR="00901B30" w:rsidRPr="00901B30" w:rsidRDefault="00901B30" w:rsidP="00901B30">
      <w:pPr>
        <w:pStyle w:val="EndNoteBibliography"/>
        <w:spacing w:after="0"/>
        <w:ind w:left="720" w:hanging="720"/>
        <w:rPr>
          <w:ins w:id="305" w:author="McAuley, Chloe" w:date="2025-08-13T09:30:00Z" w16du:dateUtc="2025-08-13T01:30:00Z"/>
        </w:rPr>
      </w:pPr>
      <w:ins w:id="306" w:author="McAuley, Chloe" w:date="2025-08-13T09:30:00Z" w16du:dateUtc="2025-08-13T01:30:00Z">
        <w:r w:rsidRPr="00901B30">
          <w:t xml:space="preserve">Oskyrko, O. M., Chunrong; Meiri, Shai; Du, Weiguo. (2024). </w:t>
        </w:r>
        <w:r w:rsidRPr="00901B30">
          <w:rPr>
            <w:i/>
            <w:rPrChange w:id="307" w:author="McAuley, Chloe" w:date="2025-08-13T09:30:00Z" w16du:dateUtc="2025-08-13T01:30:00Z">
              <w:rPr/>
            </w:rPrChange>
          </w:rPr>
          <w:t>ReptTraits: A comprehensive dataset of ecological traits in reptiles</w:t>
        </w:r>
        <w:r w:rsidRPr="00901B30">
          <w:t xml:space="preserve">. </w:t>
        </w:r>
      </w:ins>
    </w:p>
    <w:p w14:paraId="38F72C87" w14:textId="77777777" w:rsidR="00901B30" w:rsidRPr="00901B30" w:rsidRDefault="00901B30" w:rsidP="00901B30">
      <w:pPr>
        <w:pStyle w:val="EndNoteBibliography"/>
        <w:spacing w:after="0"/>
        <w:ind w:left="720" w:hanging="720"/>
        <w:rPr>
          <w:ins w:id="308" w:author="McAuley, Chloe" w:date="2025-08-13T09:30:00Z" w16du:dateUtc="2025-08-13T01:30:00Z"/>
        </w:rPr>
      </w:pPr>
      <w:ins w:id="309" w:author="McAuley, Chloe" w:date="2025-08-13T09:30:00Z" w16du:dateUtc="2025-08-13T01:30:00Z">
        <w:r w:rsidRPr="00901B30">
          <w:t xml:space="preserve">Pasch, B., &amp; Koprowski, J. L. (2011). Impacts of fire suppression on space use by Mexican fox squirrels. </w:t>
        </w:r>
        <w:r w:rsidRPr="00901B30">
          <w:rPr>
            <w:i/>
            <w:rPrChange w:id="310" w:author="McAuley, Chloe" w:date="2025-08-13T09:30:00Z" w16du:dateUtc="2025-08-13T01:30:00Z">
              <w:rPr/>
            </w:rPrChange>
          </w:rPr>
          <w:t>Journal of Mammalogy, 92</w:t>
        </w:r>
        <w:r w:rsidRPr="00901B30">
          <w:t xml:space="preserve">(1), 227-234.  https://doi.org/10.1644/10-MAMM-A-133.1 </w:t>
        </w:r>
      </w:ins>
    </w:p>
    <w:p w14:paraId="2871D259" w14:textId="77777777" w:rsidR="00901B30" w:rsidRPr="00901B30" w:rsidRDefault="00901B30" w:rsidP="00901B30">
      <w:pPr>
        <w:pStyle w:val="EndNoteBibliography"/>
        <w:spacing w:after="0"/>
        <w:ind w:left="720" w:hanging="720"/>
        <w:rPr>
          <w:ins w:id="311" w:author="McAuley, Chloe" w:date="2025-08-13T09:30:00Z" w16du:dateUtc="2025-08-13T01:30:00Z"/>
        </w:rPr>
      </w:pPr>
      <w:ins w:id="312" w:author="McAuley, Chloe" w:date="2025-08-13T09:30:00Z" w16du:dateUtc="2025-08-13T01:30:00Z">
        <w:r w:rsidRPr="00901B30">
          <w:t xml:space="preserve">Pausas, J. G., &amp; Parr, C. L. (2018). Towards an understanding of the evolutionary role of fire in animals. </w:t>
        </w:r>
        <w:r w:rsidRPr="00901B30">
          <w:rPr>
            <w:i/>
            <w:rPrChange w:id="313" w:author="McAuley, Chloe" w:date="2025-08-13T09:30:00Z" w16du:dateUtc="2025-08-13T01:30:00Z">
              <w:rPr/>
            </w:rPrChange>
          </w:rPr>
          <w:t>Evolutionary Ecology, 32</w:t>
        </w:r>
        <w:r w:rsidRPr="00901B30">
          <w:t xml:space="preserve">(2), 113-125.  https://doi.org/10.1007/s10682-018-9927-6 </w:t>
        </w:r>
      </w:ins>
    </w:p>
    <w:p w14:paraId="76C8D165" w14:textId="77777777" w:rsidR="00901B30" w:rsidRPr="00901B30" w:rsidRDefault="00901B30" w:rsidP="00901B30">
      <w:pPr>
        <w:pStyle w:val="EndNoteBibliography"/>
        <w:spacing w:after="0"/>
        <w:ind w:left="720" w:hanging="720"/>
        <w:rPr>
          <w:ins w:id="314" w:author="McAuley, Chloe" w:date="2025-08-13T09:30:00Z" w16du:dateUtc="2025-08-13T01:30:00Z"/>
        </w:rPr>
      </w:pPr>
      <w:ins w:id="315" w:author="McAuley, Chloe" w:date="2025-08-13T09:30:00Z" w16du:dateUtc="2025-08-13T01:30:00Z">
        <w:r w:rsidRPr="00901B30">
          <w:t xml:space="preserve">Pettett, C. E., Johnson, P. J., Moorhouse, T. P., Hambly, C., Speakman, J. R., &amp; Macdonald, D. W. (2017). Daily energy expenditure in the face of predation: Hedgehog energetics in rural landscapes. </w:t>
        </w:r>
        <w:r w:rsidRPr="00901B30">
          <w:rPr>
            <w:i/>
            <w:rPrChange w:id="316" w:author="McAuley, Chloe" w:date="2025-08-13T09:30:00Z" w16du:dateUtc="2025-08-13T01:30:00Z">
              <w:rPr/>
            </w:rPrChange>
          </w:rPr>
          <w:t>Journal of Experimental Biology, 220</w:t>
        </w:r>
        <w:r w:rsidRPr="00901B30">
          <w:t xml:space="preserve">(3), 460-468.  https://doi.org/10.1242/jeb.150359 </w:t>
        </w:r>
      </w:ins>
    </w:p>
    <w:p w14:paraId="4958B76A" w14:textId="77777777" w:rsidR="00901B30" w:rsidRPr="00901B30" w:rsidRDefault="00901B30" w:rsidP="00901B30">
      <w:pPr>
        <w:pStyle w:val="EndNoteBibliography"/>
        <w:spacing w:after="0"/>
        <w:ind w:left="720" w:hanging="720"/>
        <w:rPr>
          <w:ins w:id="317" w:author="McAuley, Chloe" w:date="2025-08-13T09:30:00Z" w16du:dateUtc="2025-08-13T01:30:00Z"/>
        </w:rPr>
      </w:pPr>
      <w:ins w:id="318" w:author="McAuley, Chloe" w:date="2025-08-13T09:30:00Z" w16du:dateUtc="2025-08-13T01:30:00Z">
        <w:r w:rsidRPr="00901B30">
          <w:t xml:space="preserve">Pocknee, C. A., Legge, S. M., McDonald, J., &amp; Fisher, D. O. (2023). Modeling mammal response to fire based on species’ traits. </w:t>
        </w:r>
        <w:r w:rsidRPr="00901B30">
          <w:rPr>
            <w:i/>
            <w:rPrChange w:id="319" w:author="McAuley, Chloe" w:date="2025-08-13T09:30:00Z" w16du:dateUtc="2025-08-13T01:30:00Z">
              <w:rPr/>
            </w:rPrChange>
          </w:rPr>
          <w:t>Conservation Biology, 37</w:t>
        </w:r>
        <w:r w:rsidRPr="00901B30">
          <w:t xml:space="preserve">(4), e14062.  https://doi.org/10.1111/cobi.14062 </w:t>
        </w:r>
      </w:ins>
    </w:p>
    <w:p w14:paraId="58B651AC" w14:textId="77777777" w:rsidR="00901B30" w:rsidRPr="00901B30" w:rsidRDefault="00901B30" w:rsidP="00901B30">
      <w:pPr>
        <w:pStyle w:val="EndNoteBibliography"/>
        <w:spacing w:after="0"/>
        <w:ind w:left="720" w:hanging="720"/>
        <w:rPr>
          <w:ins w:id="320" w:author="McAuley, Chloe" w:date="2025-08-13T09:30:00Z" w16du:dateUtc="2025-08-13T01:30:00Z"/>
        </w:rPr>
      </w:pPr>
      <w:ins w:id="321" w:author="McAuley, Chloe" w:date="2025-08-13T09:30:00Z" w16du:dateUtc="2025-08-13T01:30:00Z">
        <w:r w:rsidRPr="00901B30">
          <w:lastRenderedPageBreak/>
          <w:t xml:space="preserve">Posit team. (2025). </w:t>
        </w:r>
        <w:r w:rsidRPr="00901B30">
          <w:rPr>
            <w:i/>
            <w:rPrChange w:id="322" w:author="McAuley, Chloe" w:date="2025-08-13T09:30:00Z" w16du:dateUtc="2025-08-13T01:30:00Z">
              <w:rPr/>
            </w:rPrChange>
          </w:rPr>
          <w:t xml:space="preserve">RStudio: Integrated Development Environment for R. </w:t>
        </w:r>
        <w:r w:rsidRPr="00901B30">
          <w:t>In (Version 2025.5.0.496) Posit Software, PBC. http://www.posit.co/</w:t>
        </w:r>
      </w:ins>
    </w:p>
    <w:p w14:paraId="49E808CE" w14:textId="77777777" w:rsidR="00901B30" w:rsidRPr="00901B30" w:rsidRDefault="00901B30" w:rsidP="00901B30">
      <w:pPr>
        <w:pStyle w:val="EndNoteBibliography"/>
        <w:spacing w:after="0"/>
        <w:ind w:left="720" w:hanging="720"/>
        <w:rPr>
          <w:ins w:id="323" w:author="McAuley, Chloe" w:date="2025-08-13T09:30:00Z" w16du:dateUtc="2025-08-13T01:30:00Z"/>
        </w:rPr>
      </w:pPr>
      <w:ins w:id="324" w:author="McAuley, Chloe" w:date="2025-08-13T09:30:00Z" w16du:dateUtc="2025-08-13T01:30:00Z">
        <w:r w:rsidRPr="00901B30">
          <w:t xml:space="preserve">Povh, L. F., Willers, N., Shephard, J. M., &amp; Fleming, P. A. (2023). A conservation-significant threatened mammal uses fire exclusions and shifts ranges in the presence of prescribed burning. </w:t>
        </w:r>
        <w:r w:rsidRPr="00901B30">
          <w:rPr>
            <w:i/>
            <w:rPrChange w:id="325" w:author="McAuley, Chloe" w:date="2025-08-13T09:30:00Z" w16du:dateUtc="2025-08-13T01:30:00Z">
              <w:rPr/>
            </w:rPrChange>
          </w:rPr>
          <w:t>International Journal of Wildland Fire, 32</w:t>
        </w:r>
        <w:r w:rsidRPr="00901B30">
          <w:t xml:space="preserve">(9), 1291-1303.  https://doi.org/10.1071/WF22196 </w:t>
        </w:r>
      </w:ins>
    </w:p>
    <w:p w14:paraId="4352B267" w14:textId="77777777" w:rsidR="00901B30" w:rsidRPr="00901B30" w:rsidRDefault="00901B30" w:rsidP="00901B30">
      <w:pPr>
        <w:pStyle w:val="EndNoteBibliography"/>
        <w:spacing w:after="0"/>
        <w:ind w:left="720" w:hanging="720"/>
        <w:rPr>
          <w:ins w:id="326" w:author="McAuley, Chloe" w:date="2025-08-13T09:30:00Z" w16du:dateUtc="2025-08-13T01:30:00Z"/>
        </w:rPr>
      </w:pPr>
      <w:ins w:id="327" w:author="McAuley, Chloe" w:date="2025-08-13T09:30:00Z" w16du:dateUtc="2025-08-13T01:30:00Z">
        <w:r w:rsidRPr="00901B30">
          <w:t xml:space="preserve">R Core Team. (2024). </w:t>
        </w:r>
        <w:r w:rsidRPr="00901B30">
          <w:rPr>
            <w:i/>
            <w:rPrChange w:id="328" w:author="McAuley, Chloe" w:date="2025-08-13T09:30:00Z" w16du:dateUtc="2025-08-13T01:30:00Z">
              <w:rPr/>
            </w:rPrChange>
          </w:rPr>
          <w:t xml:space="preserve">R: A Language and Environment for Statistical Computing. </w:t>
        </w:r>
        <w:r w:rsidRPr="00901B30">
          <w:t>In R Foundation for Statistical Computing. https://www.R-project.org/</w:t>
        </w:r>
      </w:ins>
    </w:p>
    <w:p w14:paraId="1CE5102A" w14:textId="77777777" w:rsidR="00901B30" w:rsidRPr="00901B30" w:rsidRDefault="00901B30" w:rsidP="00901B30">
      <w:pPr>
        <w:pStyle w:val="EndNoteBibliography"/>
        <w:spacing w:after="0"/>
        <w:ind w:left="720" w:hanging="720"/>
        <w:rPr>
          <w:ins w:id="329" w:author="McAuley, Chloe" w:date="2025-08-13T09:30:00Z" w16du:dateUtc="2025-08-13T01:30:00Z"/>
        </w:rPr>
      </w:pPr>
      <w:ins w:id="330" w:author="McAuley, Chloe" w:date="2025-08-13T09:30:00Z" w16du:dateUtc="2025-08-13T01:30:00Z">
        <w:r w:rsidRPr="00901B30">
          <w:t xml:space="preserve">Rodríguez-Trejo, D. A., Pausas, J. G., &amp; Miranda-Moreno, A. G. (2019). Plant responses to fire in a Mexican arid shrubland. </w:t>
        </w:r>
        <w:r w:rsidRPr="00901B30">
          <w:rPr>
            <w:i/>
            <w:rPrChange w:id="331" w:author="McAuley, Chloe" w:date="2025-08-13T09:30:00Z" w16du:dateUtc="2025-08-13T01:30:00Z">
              <w:rPr/>
            </w:rPrChange>
          </w:rPr>
          <w:t>Fire Ecology, 15</w:t>
        </w:r>
        <w:r w:rsidRPr="00901B30">
          <w:t xml:space="preserve">(1), 11.  https://doi.org/10.1186/s42408-019-0029-9 </w:t>
        </w:r>
      </w:ins>
    </w:p>
    <w:p w14:paraId="7C7F49CB" w14:textId="77777777" w:rsidR="00901B30" w:rsidRPr="00901B30" w:rsidRDefault="00901B30" w:rsidP="00901B30">
      <w:pPr>
        <w:pStyle w:val="EndNoteBibliography"/>
        <w:spacing w:after="0"/>
        <w:ind w:left="720" w:hanging="720"/>
        <w:rPr>
          <w:ins w:id="332" w:author="McAuley, Chloe" w:date="2025-08-13T09:30:00Z" w16du:dateUtc="2025-08-13T01:30:00Z"/>
        </w:rPr>
      </w:pPr>
      <w:ins w:id="333" w:author="McAuley, Chloe" w:date="2025-08-13T09:30:00Z" w16du:dateUtc="2025-08-13T01:30:00Z">
        <w:r w:rsidRPr="00901B30">
          <w:t xml:space="preserve">Ryan, K. C., Knapp, E. E., &amp; Varner, J. M. (2013). Prescribed fire in North American forests and woodlands: History, current practice, and challenges. </w:t>
        </w:r>
        <w:r w:rsidRPr="00901B30">
          <w:rPr>
            <w:i/>
            <w:rPrChange w:id="334" w:author="McAuley, Chloe" w:date="2025-08-13T09:30:00Z" w16du:dateUtc="2025-08-13T01:30:00Z">
              <w:rPr/>
            </w:rPrChange>
          </w:rPr>
          <w:t>Frontiers in Ecology and the Environment, 11</w:t>
        </w:r>
        <w:r w:rsidRPr="00901B30">
          <w:t xml:space="preserve">(s1), e15-e24.  https://doi.org/10.1890/120329 </w:t>
        </w:r>
      </w:ins>
    </w:p>
    <w:p w14:paraId="42BEE1F9" w14:textId="77777777" w:rsidR="00901B30" w:rsidRPr="00901B30" w:rsidRDefault="00901B30" w:rsidP="00901B30">
      <w:pPr>
        <w:pStyle w:val="EndNoteBibliography"/>
        <w:spacing w:after="0"/>
        <w:ind w:left="720" w:hanging="720"/>
        <w:rPr>
          <w:ins w:id="335" w:author="McAuley, Chloe" w:date="2025-08-13T09:30:00Z" w16du:dateUtc="2025-08-13T01:30:00Z"/>
        </w:rPr>
      </w:pPr>
      <w:ins w:id="336" w:author="McAuley, Chloe" w:date="2025-08-13T09:30:00Z" w16du:dateUtc="2025-08-13T01:30:00Z">
        <w:r w:rsidRPr="00901B30">
          <w:t xml:space="preserve">Shaw, R. E., James, A. I., Tuft, K., Legge, S., Cary, G. J., Peakall, R., &amp; Banks, S. C. (2021). Unburnt habitat patches are critical for survival and in situ population recovery in a small mammal after fire. </w:t>
        </w:r>
        <w:r w:rsidRPr="00901B30">
          <w:rPr>
            <w:i/>
            <w:rPrChange w:id="337" w:author="McAuley, Chloe" w:date="2025-08-13T09:30:00Z" w16du:dateUtc="2025-08-13T01:30:00Z">
              <w:rPr/>
            </w:rPrChange>
          </w:rPr>
          <w:t>Journal of Applied Ecology, 58</w:t>
        </w:r>
        <w:r w:rsidRPr="00901B30">
          <w:t xml:space="preserve">(6), 1325-1335.  https://doi.org/10.1111/1365-2664.13846 </w:t>
        </w:r>
      </w:ins>
    </w:p>
    <w:p w14:paraId="46348BB3" w14:textId="77777777" w:rsidR="00901B30" w:rsidRPr="00901B30" w:rsidRDefault="00901B30" w:rsidP="00901B30">
      <w:pPr>
        <w:pStyle w:val="EndNoteBibliography"/>
        <w:spacing w:after="0"/>
        <w:ind w:left="720" w:hanging="720"/>
        <w:rPr>
          <w:ins w:id="338" w:author="McAuley, Chloe" w:date="2025-08-13T09:30:00Z" w16du:dateUtc="2025-08-13T01:30:00Z"/>
        </w:rPr>
      </w:pPr>
      <w:ins w:id="339" w:author="McAuley, Chloe" w:date="2025-08-13T09:30:00Z" w16du:dateUtc="2025-08-13T01:30:00Z">
        <w:r w:rsidRPr="00901B30">
          <w:t xml:space="preserve">Stobo‐Wilson, A. M., Cremona, T., Murphy, B. P., &amp; Carthew, S. M. (2021). Resource availability drives variation in a marsupial glider’s home‐range size. </w:t>
        </w:r>
        <w:r w:rsidRPr="00901B30">
          <w:rPr>
            <w:i/>
            <w:rPrChange w:id="340" w:author="McAuley, Chloe" w:date="2025-08-13T09:30:00Z" w16du:dateUtc="2025-08-13T01:30:00Z">
              <w:rPr/>
            </w:rPrChange>
          </w:rPr>
          <w:t>Journal of Zoology, 315</w:t>
        </w:r>
        <w:r w:rsidRPr="00901B30">
          <w:t xml:space="preserve">(3), 199-212.  https://doi.org/10.1111/jzo.12906 </w:t>
        </w:r>
      </w:ins>
    </w:p>
    <w:p w14:paraId="7CDFBFB8" w14:textId="77777777" w:rsidR="00901B30" w:rsidRPr="00901B30" w:rsidRDefault="00901B30" w:rsidP="00901B30">
      <w:pPr>
        <w:pStyle w:val="EndNoteBibliography"/>
        <w:spacing w:after="0"/>
        <w:ind w:left="720" w:hanging="720"/>
        <w:rPr>
          <w:ins w:id="341" w:author="McAuley, Chloe" w:date="2025-08-13T09:30:00Z" w16du:dateUtc="2025-08-13T01:30:00Z"/>
        </w:rPr>
      </w:pPr>
      <w:ins w:id="342" w:author="McAuley, Chloe" w:date="2025-08-13T09:30:00Z" w16du:dateUtc="2025-08-13T01:30:00Z">
        <w:r w:rsidRPr="00901B30">
          <w:t xml:space="preserve">Tamburello, N., Isabelle M. Côté, &amp; Dulvy, N. K. (2015). Energy and the scaling of animal space use. </w:t>
        </w:r>
        <w:r w:rsidRPr="00901B30">
          <w:rPr>
            <w:i/>
            <w:rPrChange w:id="343" w:author="McAuley, Chloe" w:date="2025-08-13T09:30:00Z" w16du:dateUtc="2025-08-13T01:30:00Z">
              <w:rPr/>
            </w:rPrChange>
          </w:rPr>
          <w:t>The American Naturalist, 186</w:t>
        </w:r>
        <w:r w:rsidRPr="00901B30">
          <w:t xml:space="preserve">(2), 196-211.  https://doi.org/10.1086/682070 </w:t>
        </w:r>
      </w:ins>
    </w:p>
    <w:p w14:paraId="7EAAEF8F" w14:textId="77777777" w:rsidR="00901B30" w:rsidRPr="00901B30" w:rsidRDefault="00901B30" w:rsidP="00901B30">
      <w:pPr>
        <w:pStyle w:val="EndNoteBibliography"/>
        <w:spacing w:after="0"/>
        <w:ind w:left="720" w:hanging="720"/>
        <w:rPr>
          <w:ins w:id="344" w:author="McAuley, Chloe" w:date="2025-08-13T09:30:00Z" w16du:dateUtc="2025-08-13T01:30:00Z"/>
        </w:rPr>
      </w:pPr>
      <w:ins w:id="345" w:author="McAuley, Chloe" w:date="2025-08-13T09:30:00Z" w16du:dateUtc="2025-08-13T01:30:00Z">
        <w:r w:rsidRPr="00901B30">
          <w:t xml:space="preserve">Templeton, A. R., Brazeal, H., &amp; Neuwald, J. L. (2011). The transition from isolated patches to a metapopulation in the eastern collared lizard in response to prescribed fires. </w:t>
        </w:r>
        <w:r w:rsidRPr="00901B30">
          <w:rPr>
            <w:i/>
            <w:rPrChange w:id="346" w:author="McAuley, Chloe" w:date="2025-08-13T09:30:00Z" w16du:dateUtc="2025-08-13T01:30:00Z">
              <w:rPr/>
            </w:rPrChange>
          </w:rPr>
          <w:t>Ecology, 92</w:t>
        </w:r>
        <w:r w:rsidRPr="00901B30">
          <w:t xml:space="preserve">(9), 1736-1747.  https://doi.org/10.1890/10-1994.1 </w:t>
        </w:r>
      </w:ins>
    </w:p>
    <w:p w14:paraId="7D1ADD09" w14:textId="77777777" w:rsidR="00901B30" w:rsidRPr="00901B30" w:rsidRDefault="00901B30" w:rsidP="00901B30">
      <w:pPr>
        <w:pStyle w:val="EndNoteBibliography"/>
        <w:spacing w:after="0"/>
        <w:ind w:left="720" w:hanging="720"/>
        <w:rPr>
          <w:ins w:id="347" w:author="McAuley, Chloe" w:date="2025-08-13T09:30:00Z" w16du:dateUtc="2025-08-13T01:30:00Z"/>
        </w:rPr>
      </w:pPr>
      <w:ins w:id="348" w:author="McAuley, Chloe" w:date="2025-08-13T09:30:00Z" w16du:dateUtc="2025-08-13T01:30:00Z">
        <w:r w:rsidRPr="00901B30">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901B30">
          <w:rPr>
            <w:i/>
            <w:rPrChange w:id="349" w:author="McAuley, Chloe" w:date="2025-08-13T09:30:00Z" w16du:dateUtc="2025-08-13T01:30:00Z">
              <w:rPr/>
            </w:rPrChange>
          </w:rPr>
          <w:t>Ecology Letters, 25</w:t>
        </w:r>
        <w:r w:rsidRPr="00901B30">
          <w:t xml:space="preserve">(3), 581-597.  https://doi.org/https://doi.org/10.1111/ele.13898 </w:t>
        </w:r>
      </w:ins>
    </w:p>
    <w:p w14:paraId="5B1E754C" w14:textId="77777777" w:rsidR="00901B30" w:rsidRPr="00901B30" w:rsidRDefault="00901B30" w:rsidP="00901B30">
      <w:pPr>
        <w:pStyle w:val="EndNoteBibliography"/>
        <w:spacing w:after="0"/>
        <w:ind w:left="720" w:hanging="720"/>
        <w:rPr>
          <w:ins w:id="350" w:author="McAuley, Chloe" w:date="2025-08-13T09:30:00Z" w16du:dateUtc="2025-08-13T01:30:00Z"/>
        </w:rPr>
      </w:pPr>
      <w:ins w:id="351" w:author="McAuley, Chloe" w:date="2025-08-13T09:30:00Z" w16du:dateUtc="2025-08-13T01:30:00Z">
        <w:r w:rsidRPr="00901B30">
          <w:t xml:space="preserve">Tomas, W. M., Berlinck, C. N., Chiaravalloti, R. M., Faggioni, G. P., Strüssmann, C., Libonati, R., Abrahão, C. R., do Valle Alvarenga, G., de Faria Bacellar, A. E., de Queiroz Batista, F. R., Bornato, T. S., Camilo, A. R., Castedo, J., Fernando, A. M. E., de Freitas, G. O., Garcia, C. M., Gonçalves, H. S., de Freitas Guilherme, M. B., Layme, V. M. G., . . . Morato, R. (2021). Distance sampling surveys reveal 17 million vertebrates directly killed by the 2020’s wildfires in the Pantanal, Brazil. </w:t>
        </w:r>
        <w:r w:rsidRPr="00901B30">
          <w:rPr>
            <w:i/>
            <w:rPrChange w:id="352" w:author="McAuley, Chloe" w:date="2025-08-13T09:30:00Z" w16du:dateUtc="2025-08-13T01:30:00Z">
              <w:rPr/>
            </w:rPrChange>
          </w:rPr>
          <w:t>Scientific Reports, 11</w:t>
        </w:r>
        <w:r w:rsidRPr="00901B30">
          <w:t xml:space="preserve">(1), 23547.  https://doi.org/10.1038/s41598-021-02844-5 </w:t>
        </w:r>
      </w:ins>
    </w:p>
    <w:p w14:paraId="5E958FD4" w14:textId="77777777" w:rsidR="00901B30" w:rsidRPr="00901B30" w:rsidRDefault="00901B30" w:rsidP="00901B30">
      <w:pPr>
        <w:pStyle w:val="EndNoteBibliography"/>
        <w:spacing w:after="0"/>
        <w:ind w:left="720" w:hanging="720"/>
        <w:rPr>
          <w:ins w:id="353" w:author="McAuley, Chloe" w:date="2025-08-13T09:30:00Z" w16du:dateUtc="2025-08-13T01:30:00Z"/>
        </w:rPr>
      </w:pPr>
      <w:ins w:id="354" w:author="McAuley, Chloe" w:date="2025-08-13T09:30:00Z" w16du:dateUtc="2025-08-13T01:30:00Z">
        <w:r w:rsidRPr="00901B30">
          <w:t xml:space="preserve">Venter, J. A., Nabe-Nielsen, J., Prins, H. H. T., &amp; Slotow, R. (2014). Forage patch use by grazing herbivores in a South African grazing ecosystem. </w:t>
        </w:r>
        <w:r w:rsidRPr="00901B30">
          <w:rPr>
            <w:i/>
            <w:rPrChange w:id="355" w:author="McAuley, Chloe" w:date="2025-08-13T09:30:00Z" w16du:dateUtc="2025-08-13T01:30:00Z">
              <w:rPr/>
            </w:rPrChange>
          </w:rPr>
          <w:t>Acta Theriologica, 59</w:t>
        </w:r>
        <w:r w:rsidRPr="00901B30">
          <w:t xml:space="preserve">(3), 457-466.  https://doi.org/10.1007/s13364-014-0184-y </w:t>
        </w:r>
      </w:ins>
    </w:p>
    <w:p w14:paraId="286D9DEB" w14:textId="77777777" w:rsidR="00901B30" w:rsidRPr="00901B30" w:rsidRDefault="00901B30" w:rsidP="00901B30">
      <w:pPr>
        <w:pStyle w:val="EndNoteBibliography"/>
        <w:spacing w:after="0"/>
        <w:ind w:left="720" w:hanging="720"/>
        <w:rPr>
          <w:ins w:id="356" w:author="McAuley, Chloe" w:date="2025-08-13T09:30:00Z" w16du:dateUtc="2025-08-13T01:30:00Z"/>
        </w:rPr>
      </w:pPr>
      <w:ins w:id="357" w:author="McAuley, Chloe" w:date="2025-08-13T09:30:00Z" w16du:dateUtc="2025-08-13T01:30:00Z">
        <w:r w:rsidRPr="00901B30">
          <w:t xml:space="preserve">Viechtbauer, W., &amp; Cheung, M. W. L. (2010). Outlier and influence diagnostics for meta-analysis. </w:t>
        </w:r>
        <w:r w:rsidRPr="00901B30">
          <w:rPr>
            <w:i/>
            <w:rPrChange w:id="358" w:author="McAuley, Chloe" w:date="2025-08-13T09:30:00Z" w16du:dateUtc="2025-08-13T01:30:00Z">
              <w:rPr/>
            </w:rPrChange>
          </w:rPr>
          <w:t>Research Synthesis Methods, 1</w:t>
        </w:r>
        <w:r w:rsidRPr="00901B30">
          <w:t xml:space="preserve">(2), 112-125.  https://doi.org/10.1002/jrsm.11 </w:t>
        </w:r>
      </w:ins>
    </w:p>
    <w:p w14:paraId="04409D95" w14:textId="77777777" w:rsidR="00901B30" w:rsidRPr="00901B30" w:rsidRDefault="00901B30" w:rsidP="00901B30">
      <w:pPr>
        <w:pStyle w:val="EndNoteBibliography"/>
        <w:spacing w:after="0"/>
        <w:ind w:left="720" w:hanging="720"/>
        <w:rPr>
          <w:ins w:id="359" w:author="McAuley, Chloe" w:date="2025-08-13T09:30:00Z" w16du:dateUtc="2025-08-13T01:30:00Z"/>
        </w:rPr>
      </w:pPr>
      <w:ins w:id="360" w:author="McAuley, Chloe" w:date="2025-08-13T09:30:00Z" w16du:dateUtc="2025-08-13T01:30:00Z">
        <w:r w:rsidRPr="00901B30">
          <w:t xml:space="preserve">Viechtbauer, W. (2010). Conducting Meta-Analyses in R with the metafor Package. </w:t>
        </w:r>
        <w:r w:rsidRPr="00901B30">
          <w:rPr>
            <w:i/>
            <w:rPrChange w:id="361" w:author="McAuley, Chloe" w:date="2025-08-13T09:30:00Z" w16du:dateUtc="2025-08-13T01:30:00Z">
              <w:rPr/>
            </w:rPrChange>
          </w:rPr>
          <w:t>Journal of Statistical Software, 36</w:t>
        </w:r>
        <w:r w:rsidRPr="00901B30">
          <w:t xml:space="preserve">(3), 1 - 48.  https://doi.org/10.18637/jss.v036.i03 </w:t>
        </w:r>
      </w:ins>
    </w:p>
    <w:p w14:paraId="1FFA9016" w14:textId="77777777" w:rsidR="00901B30" w:rsidRPr="00901B30" w:rsidRDefault="00901B30">
      <w:pPr>
        <w:pStyle w:val="EndNoteBibliography"/>
        <w:ind w:left="720" w:hanging="720"/>
        <w:rPr>
          <w:ins w:id="362" w:author="McAuley, Chloe" w:date="2025-08-13T09:30:00Z" w16du:dateUtc="2025-08-13T01:30:00Z"/>
        </w:rPr>
        <w:pPrChange w:id="363" w:author="McAuley, Chloe" w:date="2025-08-13T09:30:00Z" w16du:dateUtc="2025-08-13T01:30:00Z">
          <w:pPr>
            <w:pStyle w:val="EndNoteBibliography"/>
            <w:spacing w:after="0"/>
            <w:ind w:left="720" w:hanging="720"/>
          </w:pPr>
        </w:pPrChange>
      </w:pPr>
      <w:ins w:id="364" w:author="McAuley, Chloe" w:date="2025-08-13T09:30:00Z" w16du:dateUtc="2025-08-13T01:30:00Z">
        <w:r w:rsidRPr="00901B30">
          <w:t>Yarnell, R. W., Metcalfe, D. J., Dunstone, N., Burnside, N., &amp; Scott, D. M. (2008). The impact of fire on habitat use by the short-snouted elephant shrew (</w:t>
        </w:r>
        <w:r w:rsidRPr="00901B30">
          <w:rPr>
            <w:i/>
            <w:rPrChange w:id="365" w:author="McAuley, Chloe" w:date="2025-08-13T09:30:00Z" w16du:dateUtc="2025-08-13T01:30:00Z">
              <w:rPr/>
            </w:rPrChange>
          </w:rPr>
          <w:t>Elephantulus brachyrhynchu</w:t>
        </w:r>
        <w:r w:rsidRPr="00901B30">
          <w:t xml:space="preserve">s) in North West Province, South Africa. </w:t>
        </w:r>
        <w:r w:rsidRPr="00901B30">
          <w:rPr>
            <w:i/>
            <w:rPrChange w:id="366" w:author="McAuley, Chloe" w:date="2025-08-13T09:30:00Z" w16du:dateUtc="2025-08-13T01:30:00Z">
              <w:rPr/>
            </w:rPrChange>
          </w:rPr>
          <w:t>African Zoology, 43</w:t>
        </w:r>
        <w:r w:rsidRPr="00901B30">
          <w:t xml:space="preserve">(1), 45-52.  https://doi.org/10.1080/15627020.2008.11407405 </w:t>
        </w:r>
      </w:ins>
    </w:p>
    <w:p w14:paraId="22C01F1C" w14:textId="55D9CF82" w:rsidR="00CF6FA1" w:rsidRPr="00CF6FA1" w:rsidDel="00784087" w:rsidRDefault="00CF6FA1" w:rsidP="00CF6FA1">
      <w:pPr>
        <w:pStyle w:val="EndNoteBibliography"/>
        <w:spacing w:after="0"/>
        <w:ind w:left="720" w:hanging="720"/>
        <w:rPr>
          <w:del w:id="367" w:author="McAuley, Chloe" w:date="2025-08-13T09:29:00Z" w16du:dateUtc="2025-08-13T01:29:00Z"/>
        </w:rPr>
      </w:pPr>
      <w:del w:id="368" w:author="McAuley, Chloe" w:date="2025-08-13T09:29:00Z" w16du:dateUtc="2025-08-13T01:29:00Z">
        <w:r w:rsidRPr="00CF6FA1" w:rsidDel="00784087">
          <w:delText xml:space="preserve">Abatzoglou, J. T., Kolden, C. A., Cullen, A. C., Sadegh, M., Williams, E. L., Turco, M., &amp; Jones, M. W. (2025). Climate change has increased the odds of extreme regional forest fire years globally. </w:delText>
        </w:r>
        <w:r w:rsidRPr="00CF6FA1" w:rsidDel="00784087">
          <w:rPr>
            <w:i/>
          </w:rPr>
          <w:delText>Nature Communications, 16</w:delText>
        </w:r>
        <w:r w:rsidRPr="00CF6FA1" w:rsidDel="00784087">
          <w:delText xml:space="preserve">(1), 6390.   </w:delText>
        </w:r>
      </w:del>
    </w:p>
    <w:p w14:paraId="36F04CB7" w14:textId="6EA429E3" w:rsidR="00CF6FA1" w:rsidRPr="00CF6FA1" w:rsidDel="00784087" w:rsidRDefault="00CF6FA1" w:rsidP="00CF6FA1">
      <w:pPr>
        <w:pStyle w:val="EndNoteBibliography"/>
        <w:spacing w:after="0"/>
        <w:ind w:left="720" w:hanging="720"/>
        <w:rPr>
          <w:del w:id="369" w:author="McAuley, Chloe" w:date="2025-08-13T09:29:00Z" w16du:dateUtc="2025-08-13T01:29:00Z"/>
        </w:rPr>
      </w:pPr>
      <w:del w:id="370" w:author="McAuley, Chloe" w:date="2025-08-13T09:29:00Z" w16du:dateUtc="2025-08-13T01:29:00Z">
        <w:r w:rsidRPr="00CF6FA1" w:rsidDel="00784087">
          <w:delText xml:space="preserve">Ankit, R. </w:delText>
        </w:r>
        <w:r w:rsidRPr="00CF6FA1" w:rsidDel="00784087">
          <w:rPr>
            <w:i/>
          </w:rPr>
          <w:delText xml:space="preserve">WebPlotDigitizer. </w:delText>
        </w:r>
        <w:r w:rsidRPr="00CF6FA1" w:rsidDel="00784087">
          <w:delText xml:space="preserve">In (Version 5.2) </w:delText>
        </w:r>
        <w:r w:rsidDel="00784087">
          <w:fldChar w:fldCharType="begin"/>
        </w:r>
        <w:r w:rsidDel="00784087">
          <w:delInstrText>HYPERLINK "https://automeris.io"</w:delInstrText>
        </w:r>
        <w:r w:rsidDel="00784087">
          <w:fldChar w:fldCharType="separate"/>
        </w:r>
        <w:r w:rsidRPr="00CF6FA1" w:rsidDel="00784087">
          <w:rPr>
            <w:rStyle w:val="Hyperlink"/>
          </w:rPr>
          <w:delText>https://automeris.io</w:delText>
        </w:r>
        <w:r w:rsidDel="00784087">
          <w:fldChar w:fldCharType="end"/>
        </w:r>
      </w:del>
    </w:p>
    <w:p w14:paraId="01CCBB60" w14:textId="03621410" w:rsidR="00CF6FA1" w:rsidRPr="00CF6FA1" w:rsidDel="00784087" w:rsidRDefault="00CF6FA1" w:rsidP="00CF6FA1">
      <w:pPr>
        <w:pStyle w:val="EndNoteBibliography"/>
        <w:spacing w:after="0"/>
        <w:ind w:left="720" w:hanging="720"/>
        <w:rPr>
          <w:del w:id="371" w:author="McAuley, Chloe" w:date="2025-08-13T09:29:00Z" w16du:dateUtc="2025-08-13T01:29:00Z"/>
        </w:rPr>
      </w:pPr>
      <w:del w:id="372" w:author="McAuley, Chloe" w:date="2025-08-13T09:29:00Z" w16du:dateUtc="2025-08-13T01:29:00Z">
        <w:r w:rsidRPr="00CF6FA1" w:rsidDel="00784087">
          <w:delText>Berry, L. E., Lindenmayer, D. B., Dennis, T. E., Driscoll, D. A., &amp; Banks, S. C. (2016). Fire severity alters spatio–temporal movements and habitat utilisation by an arboreal marsupial, the mountain brushtail possum (</w:delText>
        </w:r>
        <w:r w:rsidRPr="00CF6FA1" w:rsidDel="00784087">
          <w:rPr>
            <w:i/>
          </w:rPr>
          <w:delText>Trichosurus cunninghami</w:delText>
        </w:r>
        <w:r w:rsidRPr="00CF6FA1" w:rsidDel="00784087">
          <w:delText xml:space="preserve">). </w:delText>
        </w:r>
        <w:r w:rsidRPr="00CF6FA1" w:rsidDel="00784087">
          <w:rPr>
            <w:i/>
          </w:rPr>
          <w:delText>International Journal of Wildland Fire, 25</w:delText>
        </w:r>
        <w:r w:rsidRPr="00CF6FA1" w:rsidDel="00784087">
          <w:delText xml:space="preserve">(12), 1291-1302.  </w:delText>
        </w:r>
      </w:del>
    </w:p>
    <w:p w14:paraId="0D9B3F1E" w14:textId="6DE65D78" w:rsidR="00CF6FA1" w:rsidRPr="00CF6FA1" w:rsidDel="00784087" w:rsidRDefault="00CF6FA1" w:rsidP="00CF6FA1">
      <w:pPr>
        <w:pStyle w:val="EndNoteBibliography"/>
        <w:spacing w:after="0"/>
        <w:ind w:left="720" w:hanging="720"/>
        <w:rPr>
          <w:del w:id="373" w:author="McAuley, Chloe" w:date="2025-08-13T09:29:00Z" w16du:dateUtc="2025-08-13T01:29:00Z"/>
        </w:rPr>
      </w:pPr>
      <w:del w:id="374" w:author="McAuley, Chloe" w:date="2025-08-13T09:29:00Z" w16du:dateUtc="2025-08-13T01:29:00Z">
        <w:r w:rsidRPr="00CF6FA1" w:rsidDel="00784087">
          <w:delText xml:space="preserve">Blakey, R. V., Sikich, J. A., Blumstein, D. T., &amp; Riley, S. P. D. (2022). Mountain lions avoid burned areas and increase risky behaviandscape. </w:delText>
        </w:r>
        <w:r w:rsidRPr="00CF6FA1" w:rsidDel="00784087">
          <w:rPr>
            <w:i/>
          </w:rPr>
          <w:delText>Current Biology, 32</w:delText>
        </w:r>
        <w:r w:rsidRPr="00CF6FA1" w:rsidDel="00784087">
          <w:delText xml:space="preserve">(21), 4762-4768.e4765.   </w:delText>
        </w:r>
      </w:del>
    </w:p>
    <w:p w14:paraId="65F76752" w14:textId="399CC4F2" w:rsidR="00CF6FA1" w:rsidRPr="00CF6FA1" w:rsidDel="00784087" w:rsidRDefault="00CF6FA1" w:rsidP="00CF6FA1">
      <w:pPr>
        <w:pStyle w:val="EndNoteBibliography"/>
        <w:spacing w:after="0"/>
        <w:ind w:left="720" w:hanging="720"/>
        <w:rPr>
          <w:del w:id="375" w:author="McAuley, Chloe" w:date="2025-08-13T09:29:00Z" w16du:dateUtc="2025-08-13T01:29:00Z"/>
        </w:rPr>
      </w:pPr>
      <w:del w:id="376" w:author="McAuley, Chloe" w:date="2025-08-13T09:29:00Z" w16du:dateUtc="2025-08-13T01:29:00Z">
        <w:r w:rsidRPr="00CF6FA1" w:rsidDel="00784087">
          <w:delText xml:space="preserve">Boer,. A. (2020). Unprrest fires. </w:delText>
        </w:r>
        <w:r w:rsidRPr="00CF6FA1" w:rsidDel="00784087">
          <w:rPr>
            <w:i/>
          </w:rPr>
          <w:delText>Nature Climate Change, 10</w:delText>
        </w:r>
        <w:r w:rsidRPr="00CF6FA1" w:rsidDel="00784087">
          <w:delText xml:space="preserve">(3), 171-172.  </w:delText>
        </w:r>
        <w:r w:rsidDel="00784087">
          <w:fldChar w:fldCharType="begin"/>
        </w:r>
        <w:r w:rsidDel="00784087">
          <w:delInstrText>HYPERLINK "https://doi.org/10.1038/s41558-020-0716-1"</w:delInstrText>
        </w:r>
        <w:r w:rsidDel="00784087">
          <w:fldChar w:fldCharType="separate"/>
        </w:r>
        <w:r w:rsidRPr="00CF6FA1" w:rsidDel="00784087">
          <w:rPr>
            <w:rStyle w:val="Hyperlink"/>
          </w:rPr>
          <w:delText>https://doi.org/10.1038/s41558-020-0716-1</w:delText>
        </w:r>
        <w:r w:rsidDel="00784087">
          <w:fldChar w:fldCharType="end"/>
        </w:r>
        <w:r w:rsidRPr="00CF6FA1" w:rsidDel="00784087">
          <w:delText xml:space="preserve"> </w:delText>
        </w:r>
      </w:del>
    </w:p>
    <w:p w14:paraId="639A4184" w14:textId="28FF7DE2" w:rsidR="00CF6FA1" w:rsidRPr="00CF6FA1" w:rsidDel="00784087" w:rsidRDefault="00CF6FA1" w:rsidP="00CF6FA1">
      <w:pPr>
        <w:pStyle w:val="EndNoteBibliography"/>
        <w:spacing w:after="0"/>
        <w:ind w:left="720" w:hanging="720"/>
        <w:rPr>
          <w:del w:id="377" w:author="McAuley, Chloe" w:date="2025-08-13T09:29:00Z" w16du:dateUtc="2025-08-13T01:29:00Z"/>
        </w:rPr>
      </w:pPr>
      <w:del w:id="378" w:author="McAuley, Chloe" w:date="2025-08-13T09:29:00Z" w16du:dateUtc="2025-08-13T01:29:00Z">
        <w:r w:rsidRPr="00CF6FA1" w:rsidDel="00784087">
          <w:delText xml:space="preserve">Bowman, D. M. J. S., Balch, J. K., Artaxo, P., Bond, W. J., Carlson, J. M., Cochrane, M. A., D’Antonio, C. M., DeFries, R. S., Doyle, J. C., Harrison, S. P., Johnston, Full, C. A., Marston, J. B., Moritz, M. A., Prentice, I. C., Roos, C. I., Scott, A. C., . . . Pyne, S. J. (2009). Fire in the Earth System. </w:delText>
        </w:r>
        <w:r w:rsidRPr="00CF6FA1" w:rsidDel="00784087">
          <w:rPr>
            <w:i/>
          </w:rPr>
          <w:delText>Science, 3</w:delText>
        </w:r>
        <w:r w:rsidRPr="00CF6FA1" w:rsidDel="00784087">
          <w:delText xml:space="preserve"> P. (2004). Hazardous duty pay and the foraging cost of predation. </w:delText>
        </w:r>
        <w:r w:rsidRPr="00CF6FA1" w:rsidDel="00784087">
          <w:rPr>
            <w:i/>
          </w:rPr>
          <w:delText>Ecology Letters, 7</w:delText>
        </w:r>
        <w:r w:rsidRPr="00CF6FA1" w:rsidDel="00784087">
          <w:delText xml:space="preserve">(10), 999-1014.  </w:delText>
        </w:r>
        <w:r w:rsidDel="00784087">
          <w:fldChar w:fldCharType="begin"/>
        </w:r>
        <w:r w:rsidDel="00784087">
          <w:delInstrText>HYPERLINK "https://doi.org/10.1111/j.1461-0248.2004.00661.x"</w:delInstrText>
        </w:r>
        <w:r w:rsidDel="00784087">
          <w:fldChar w:fldCharType="separate"/>
        </w:r>
        <w:r w:rsidRPr="00CF6FA1" w:rsidDel="00784087">
          <w:rPr>
            <w:rStyle w:val="Hyperlink"/>
          </w:rPr>
          <w:delText>https://doi.org/10.1111/j.1461-0248.2004.00661.x</w:delText>
        </w:r>
        <w:r w:rsidDel="00784087">
          <w:fldChar w:fldCharType="end"/>
        </w:r>
        <w:r w:rsidRPr="00CF6FA1" w:rsidDel="00784087">
          <w:delText xml:space="preserve"> </w:delText>
        </w:r>
      </w:del>
    </w:p>
    <w:p w14:paraId="068298FF" w14:textId="0E22BB14" w:rsidR="00CF6FA1" w:rsidRPr="00CF6FA1" w:rsidDel="00784087" w:rsidRDefault="00CF6FA1" w:rsidP="00CF6FA1">
      <w:pPr>
        <w:pStyle w:val="EndNoteBibliography"/>
        <w:spacing w:after="0"/>
        <w:ind w:left="720" w:hanging="720"/>
        <w:rPr>
          <w:del w:id="379" w:author="McAuley, Chloe" w:date="2025-08-13T09:29:00Z" w16du:dateUtc="2025-08-13T01:29:00Z"/>
        </w:rPr>
      </w:pPr>
      <w:del w:id="380" w:author="McAuley, Chloe" w:date="2025-08-13T09:29:00Z" w16du:dateUtc="2025-08-13T01:29:00Z">
        <w:r w:rsidRPr="00CF6FA1" w:rsidDel="00784087">
          <w:delText xml:space="preserve">Burton, C., Lampe, S., Kelley, D. I., Thiendsson, L., Forrest, M., Burke, E., Chang, J., Huang, H., Ito, A., Kou-Giesbrecht, S., Lasslop, G., Li, W., Nieradzik, L., Li, F., Chen, Y., Randerson, J., . . . Mengel, M. (2024). Global burned area increasingly explained by climate change. </w:delText>
        </w:r>
        <w:r w:rsidRPr="00CF6FA1" w:rsidDel="00784087">
          <w:rPr>
            <w:i/>
          </w:rPr>
          <w:delText>Nature Climate Change, 14</w:delText>
        </w:r>
        <w:r w:rsidRPr="00CF6FA1" w:rsidDel="00784087">
          <w:delText xml:space="preserve">(11), 1186-1192.   </w:delText>
        </w:r>
      </w:del>
    </w:p>
    <w:p w14:paraId="47CC5387" w14:textId="085A53A7" w:rsidR="00CF6FA1" w:rsidRPr="00CF6FA1" w:rsidDel="00784087" w:rsidRDefault="00CF6FA1" w:rsidP="00CF6FA1">
      <w:pPr>
        <w:pStyle w:val="EndNoteBibliography"/>
        <w:spacing w:after="0"/>
        <w:ind w:left="720" w:hanging="720"/>
        <w:rPr>
          <w:del w:id="381" w:author="McAuley, Chloe" w:date="2025-08-13T09:29:00Z" w16du:dateUtc="2025-08-13T01:29:00Z"/>
        </w:rPr>
      </w:pPr>
      <w:del w:id="382" w:author="McAuley, Chloe" w:date="2025-08-13T09:29:00Z" w16du:dateUtc="2025-08-13T01:29:00Z">
        <w:r w:rsidRPr="00CF6FA1" w:rsidDel="00784087">
          <w:delText xml:space="preserve">Cherry, M. J., Chandler, R. B., Garrison, E. P., Crawford, D. A., Kelly, B. D., Shindle, D. B., Godsea, K. G., fire affects space use and movement of white-tailed deer in a tropical pyric landscape. </w:delText>
        </w:r>
        <w:r w:rsidRPr="00CF6FA1" w:rsidDel="00784087">
          <w:rPr>
            <w:i/>
          </w:rPr>
          <w:delText>Forest Ecology and Management, 409</w:delText>
        </w:r>
        <w:r w:rsidRPr="00CF6FA1" w:rsidDel="00784087">
          <w:delText xml:space="preserve">, 161-169.   </w:delText>
        </w:r>
      </w:del>
    </w:p>
    <w:p w14:paraId="33BA108B" w14:textId="0C47EE1C" w:rsidR="00CF6FA1" w:rsidRPr="00CF6FA1" w:rsidDel="00784087" w:rsidRDefault="00CF6FA1" w:rsidP="00CF6FA1">
      <w:pPr>
        <w:pStyle w:val="EndNoteBibliography"/>
        <w:spacing w:after="0"/>
        <w:ind w:left="720" w:hanging="720"/>
        <w:rPr>
          <w:del w:id="383" w:author="McAuley, Chloe" w:date="2025-08-13T09:29:00Z" w16du:dateUtc="2025-08-13T01:29:00Z"/>
        </w:rPr>
      </w:pPr>
      <w:del w:id="384" w:author="McAuley, Chloe" w:date="2025-08-13T09:29:00Z" w16du:dateUtc="2025-08-13T01:29:00Z">
        <w:r w:rsidRPr="00CF6FA1" w:rsidDel="00784087">
          <w:delText xml:space="preserve">Clapp, J. G., &amp; Beck, J. L. (2016). Short-term impacts of fire-mediated habitat alterations on an isolated bighorn sheep population. </w:delText>
        </w:r>
        <w:r w:rsidRPr="00CF6FA1" w:rsidDel="00784087">
          <w:rPr>
            <w:i/>
          </w:rPr>
          <w:delText>Fire Ecology, 12</w:delText>
        </w:r>
        <w:r w:rsidRPr="00CF6FA1" w:rsidDel="00784087">
          <w:delText xml:space="preserve">(3), 80-98.   </w:delText>
        </w:r>
      </w:del>
    </w:p>
    <w:p w14:paraId="0816916F" w14:textId="6C8D0C42" w:rsidR="00CF6FA1" w:rsidRPr="00CF6FA1" w:rsidDel="00784087" w:rsidRDefault="00CF6FA1" w:rsidP="00CF6FA1">
      <w:pPr>
        <w:pStyle w:val="EndNoteBibliography"/>
        <w:spacing w:after="0"/>
        <w:ind w:left="720" w:hanging="720"/>
        <w:rPr>
          <w:del w:id="385" w:author="McAuley, Chloe" w:date="2025-08-13T09:29:00Z" w16du:dateUtc="2025-08-13T01:29:00Z"/>
        </w:rPr>
      </w:pPr>
      <w:del w:id="386" w:author="McAuley, Chloe" w:date="2025-08-13T09:29:00Z" w16du:dateUtc="2025-08-13T01:29:00Z">
        <w:r w:rsidRPr="00CF6FA1" w:rsidDel="00784087">
          <w:delText xml:space="preserve">Cohen, B. S., Prebyl, T. J., Collier, B. A., &amp; Chamberlain, M. J. (2019). Spatiotemporal variability of fire characteristics affect animal responses in pyri, 41.   </w:delText>
        </w:r>
      </w:del>
    </w:p>
    <w:p w14:paraId="1F95C506" w14:textId="7A1C32EA" w:rsidR="00CF6FA1" w:rsidRPr="00CF6FA1" w:rsidDel="00784087" w:rsidRDefault="00CF6FA1" w:rsidP="00CF6FA1">
      <w:pPr>
        <w:pStyle w:val="EndNoteBibliography"/>
        <w:spacing w:after="0"/>
        <w:ind w:left="720" w:hanging="720"/>
        <w:rPr>
          <w:del w:id="387" w:author="McAuley, Chloe" w:date="2025-08-13T09:29:00Z" w16du:dateUtc="2025-08-13T01:29:00Z"/>
        </w:rPr>
      </w:pPr>
      <w:del w:id="388" w:author="McAuley, Chloe" w:date="2025-08-13T09:29:00Z" w16du:dateUtc="2025-08-13T01:29:00Z">
        <w:r w:rsidRPr="00CF6FA1" w:rsidDel="00784087">
          <w:delText>Cosgrove, A. J., McWhorter, T. J., &amp; Maron, M. (2018). Consequences of impediments to animal movements at different scales: A conceptual framework</w:delText>
        </w:r>
        <w:r w:rsidRPr="00CF6FA1" w:rsidDel="00784087">
          <w:rPr>
            <w:i/>
          </w:rPr>
          <w:delText>butions, 24</w:delText>
        </w:r>
        <w:r w:rsidRPr="00CF6FA1" w:rsidDel="00784087">
          <w:delText xml:space="preserve">(4), 448-459.   </w:delText>
        </w:r>
      </w:del>
    </w:p>
    <w:p w14:paraId="6477CAFB" w14:textId="26DA2D6D" w:rsidR="00CF6FA1" w:rsidRPr="00CF6FA1" w:rsidDel="00784087" w:rsidRDefault="00CF6FA1" w:rsidP="00CF6FA1">
      <w:pPr>
        <w:pStyle w:val="EndNoteBibliography"/>
        <w:spacing w:after="0"/>
        <w:ind w:left="720" w:hanging="720"/>
        <w:rPr>
          <w:del w:id="389" w:author="McAuley, Chloe" w:date="2025-08-13T09:29:00Z" w16du:dateUtc="2025-08-13T01:29:00Z"/>
        </w:rPr>
      </w:pPr>
      <w:del w:id="390" w:author="McAuley, Chloe" w:date="2025-08-13T09:29:00Z" w16du:dateUtc="2025-08-13T01:29:00Z">
        <w:r w:rsidRPr="00CF6FA1" w:rsidDel="00784087">
          <w:delText>Crabb, M. L., Clement, M. J., Jones, A. S., Bristow, K. D., &amp; Harding, L. E. (2022). Black bear spatial responses t</w:delText>
        </w:r>
        <w:r w:rsidRPr="00CF6FA1" w:rsidDel="00784087">
          <w:rPr>
            <w:i/>
          </w:rPr>
          <w:delText>nal o</w:delText>
        </w:r>
        <w:r w:rsidRPr="00CF6FA1" w:rsidDel="00784087">
          <w:delText xml:space="preserve">0.  </w:delText>
        </w:r>
        <w:r w:rsidDel="00784087">
          <w:fldChar w:fldCharType="begin"/>
        </w:r>
        <w:r w:rsidDel="00784087">
          <w:delInstrText>HYPERLINK "https://doi.org/10.1002/jwmg.22182"</w:delInstrText>
        </w:r>
        <w:r w:rsidDel="00784087">
          <w:fldChar w:fldCharType="separate"/>
        </w:r>
        <w:r w:rsidRPr="00CF6FA1" w:rsidDel="00784087">
          <w:rPr>
            <w:rStyle w:val="Hyperlink"/>
          </w:rPr>
          <w:delText>https://doi.org/10.1002/jwmg.22182</w:delText>
        </w:r>
        <w:r w:rsidDel="00784087">
          <w:fldChar w:fldCharType="end"/>
        </w:r>
        <w:r w:rsidRPr="00CF6FA1" w:rsidDel="00784087">
          <w:delText xml:space="preserve"> </w:delText>
        </w:r>
      </w:del>
    </w:p>
    <w:p w14:paraId="7157B7CB" w14:textId="6D94AC42" w:rsidR="00CF6FA1" w:rsidRPr="00CF6FA1" w:rsidDel="00784087" w:rsidRDefault="00CF6FA1" w:rsidP="00CF6FA1">
      <w:pPr>
        <w:pStyle w:val="EndNoteBibliography"/>
        <w:spacing w:after="0"/>
        <w:ind w:left="720" w:hanging="720"/>
        <w:rPr>
          <w:del w:id="391" w:author="McAuley, Chloe" w:date="2025-08-13T09:29:00Z" w16du:dateUtc="2025-08-13T01:29:00Z"/>
        </w:rPr>
      </w:pPr>
      <w:del w:id="392" w:author="McAuley, Chloe" w:date="2025-08-13T09:29:00Z" w16du:dateUtc="2025-08-13T01:29:00Z">
        <w:r w:rsidRPr="00CF6FA1" w:rsidDel="00784087">
          <w:delText xml:space="preserve">Culhane, K., Sollmann, R., White, A. M.,. S. (2022). Small mammal responses to fire severity mediated  traits. </w:delText>
        </w:r>
        <w:r w:rsidRPr="00CF6FA1" w:rsidDel="00784087">
          <w:rPr>
            <w:i/>
          </w:rPr>
          <w:delText>Ecology and Evolution, 12</w:delText>
        </w:r>
        <w:r w:rsidRPr="00CF6FA1" w:rsidDel="00784087">
          <w:delText xml:space="preserve">(5), e8918.   </w:delText>
        </w:r>
      </w:del>
    </w:p>
    <w:p w14:paraId="66442F82" w14:textId="5E7FC712" w:rsidR="00CF6FA1" w:rsidRPr="00CF6FA1" w:rsidDel="00784087" w:rsidRDefault="00CF6FA1" w:rsidP="00CF6FA1">
      <w:pPr>
        <w:pStyle w:val="EndNoteBibliography"/>
        <w:spacing w:after="0"/>
        <w:ind w:left="720" w:hanging="720"/>
        <w:rPr>
          <w:del w:id="393" w:author="McAuley, Chloe" w:date="2025-08-13T09:29:00Z" w16du:dateUtc="2025-08-13T01:29:00Z"/>
        </w:rPr>
      </w:pPr>
      <w:del w:id="394" w:author="McAuley, Chloe" w:date="2025-08-13T09:29:00Z" w16du:dateUtc="2025-08-13T01:29:00Z">
        <w:r w:rsidRPr="00CF6FA1" w:rsidDel="00784087">
          <w:delText xml:space="preserve">Doherty, T. S., Fist, C. N., &amp; Driscoll, D. A. (2019). Animal movement varindscape configuration and body size: a conceptual model and empirical example. </w:delText>
        </w:r>
        <w:r w:rsidRPr="00CF6FA1" w:rsidDel="00784087">
          <w:rPr>
            <w:i/>
          </w:rPr>
          <w:delText>Landscape Ecology, 34</w:delText>
        </w:r>
        <w:r w:rsidRPr="00CF6FA1" w:rsidDel="00784087">
          <w:delText xml:space="preserve">(3), 603-614.  </w:delText>
        </w:r>
        <w:r w:rsidDel="00784087">
          <w:fldChar w:fldCharType="begin"/>
        </w:r>
        <w:r w:rsidDel="00784087">
          <w:delInstrText>HYPERLINK "https://doi.org/10.1007/s10980-019-00795-x"</w:delInstrText>
        </w:r>
        <w:r w:rsidDel="00784087">
          <w:fldChar w:fldCharType="separate"/>
        </w:r>
        <w:r w:rsidRPr="00CF6FA1" w:rsidDel="00784087">
          <w:rPr>
            <w:rStyle w:val="Hyperlink"/>
          </w:rPr>
          <w:delText>https://doi.org/10.1007/s10980-019-00795-x</w:delText>
        </w:r>
        <w:r w:rsidDel="00784087">
          <w:fldChar w:fldCharType="end"/>
        </w:r>
        <w:r w:rsidRPr="00CF6FA1" w:rsidDel="00784087">
          <w:delText xml:space="preserve"> </w:delText>
        </w:r>
      </w:del>
    </w:p>
    <w:p w14:paraId="6C411508" w14:textId="7BA1583C" w:rsidR="00CF6FA1" w:rsidRPr="00CF6FA1" w:rsidDel="00784087" w:rsidRDefault="00CF6FA1" w:rsidP="00CF6FA1">
      <w:pPr>
        <w:pStyle w:val="EndNoteBibliography"/>
        <w:spacing w:after="0"/>
        <w:ind w:left="720" w:hanging="720"/>
        <w:rPr>
          <w:del w:id="395" w:author="McAuley, Chloe" w:date="2025-08-13T09:29:00Z" w16du:dateUtc="2025-08-13T01:29:00Z"/>
        </w:rPr>
      </w:pPr>
      <w:del w:id="396" w:author="McAuley, Chloe" w:date="2025-08-13T09:29:00Z" w16du:dateUtc="2025-08-13T01:29:00Z">
        <w:r w:rsidRPr="00CF6FA1" w:rsidDel="00784087">
          <w:delText xml:space="preserve">Doherty, T. S.,  disruption of animal movement. </w:delText>
        </w:r>
        <w:r w:rsidRPr="00CF6FA1" w:rsidDel="00784087">
          <w:rPr>
            <w:i/>
          </w:rPr>
          <w:delText>Nature Ecology &amp; Evolution, 5</w:delText>
        </w:r>
        <w:r w:rsidRPr="00CF6FA1" w:rsidDel="00784087">
          <w:delText xml:space="preserve">(4), 513-519.  </w:delText>
        </w:r>
        <w:r w:rsidDel="00784087">
          <w:fldChar w:fldCharType="begin"/>
        </w:r>
        <w:r w:rsidDel="00784087">
          <w:delInstrText>HYPERLINK "https://doi.org/10.1038/s41559-020-01380-1"</w:delInstrText>
        </w:r>
        <w:r w:rsidDel="00784087">
          <w:fldChar w:fldCharType="separate"/>
        </w:r>
        <w:r w:rsidRPr="00CF6FA1" w:rsidDel="00784087">
          <w:rPr>
            <w:rStyle w:val="Hyperlink"/>
          </w:rPr>
          <w:delText>https://doi.org/10.1038/s41559-020-01380-1</w:delText>
        </w:r>
        <w:r w:rsidDel="00784087">
          <w:fldChar w:fldCharType="end"/>
        </w:r>
        <w:r w:rsidRPr="00CF6FA1" w:rsidDel="00784087">
          <w:delText xml:space="preserve"> </w:delText>
        </w:r>
      </w:del>
    </w:p>
    <w:p w14:paraId="3F704CA2" w14:textId="77C2E42A" w:rsidR="00CF6FA1" w:rsidRPr="00CF6FA1" w:rsidDel="00784087" w:rsidRDefault="00CF6FA1" w:rsidP="00CF6FA1">
      <w:pPr>
        <w:pStyle w:val="EndNoteBibliography"/>
        <w:spacing w:after="0"/>
        <w:ind w:left="720" w:hanging="720"/>
        <w:rPr>
          <w:del w:id="397" w:author="McAuley, Chloe" w:date="2025-08-13T09:29:00Z" w16du:dateUtc="2025-08-13T01:29:00Z"/>
        </w:rPr>
      </w:pPr>
      <w:del w:id="398" w:author="McAuley, Chloe" w:date="2025-08-13T09:29:00Z" w16du:dateUtc="2025-08-13T01:29:00Z">
        <w:r w:rsidRPr="00CF6FA1" w:rsidDel="00784087">
          <w:delText xml:space="preserve">Doherty, T. S., Geary, W. L., Jolly. M., González, T. M., Legge, S. M., Ritchie, E. G., Stawski, C., &amp; Dickman, C. R. (2022). Fire as a driver and mediator of predator–prey interactions. </w:delText>
        </w:r>
        <w:r w:rsidRPr="00CF6FA1" w:rsidDel="00784087">
          <w:rPr>
            <w:i/>
          </w:rPr>
          <w:delText>Biological Reviews, 97</w:delText>
        </w:r>
        <w:r w:rsidRPr="00CF6FA1" w:rsidDel="00784087">
          <w:delText xml:space="preserve">(4), 1539-1558.  </w:delText>
        </w:r>
        <w:r w:rsidDel="00784087">
          <w:fldChar w:fldCharType="begin"/>
        </w:r>
        <w:r w:rsidDel="00784087">
          <w:delInstrText>HYPERLINK "https://doi.org/10.1111/brv.12853"</w:delInstrText>
        </w:r>
        <w:r w:rsidDel="00784087">
          <w:fldChar w:fldCharType="separate"/>
        </w:r>
        <w:r w:rsidRPr="00CF6FA1" w:rsidDel="00784087">
          <w:rPr>
            <w:rStyle w:val="Hyperlink"/>
          </w:rPr>
          <w:delText>https://doi.org/10.1111/brv.12853</w:delText>
        </w:r>
        <w:r w:rsidDel="00784087">
          <w:fldChar w:fldCharType="end"/>
        </w:r>
        <w:r w:rsidRPr="00CF6FA1" w:rsidDel="00784087">
          <w:delText xml:space="preserve"> </w:delText>
        </w:r>
      </w:del>
    </w:p>
    <w:p w14:paraId="4D8B9D59" w14:textId="0AB80E88" w:rsidR="00CF6FA1" w:rsidRPr="00CF6FA1" w:rsidDel="00784087" w:rsidRDefault="00CF6FA1" w:rsidP="00CF6FA1">
      <w:pPr>
        <w:pStyle w:val="EndNoteBibliography"/>
        <w:spacing w:after="0"/>
        <w:ind w:left="720" w:hanging="720"/>
        <w:rPr>
          <w:del w:id="399" w:author="McAuley, Chloe" w:date="2025-08-13T09:29:00Z" w16du:dateUtc="2025-08-13T01:29:00Z"/>
        </w:rPr>
      </w:pPr>
      <w:del w:id="400" w:author="McAuley, Chloe" w:date="2025-08-13T09:29:00Z" w16du:dateUtc="2025-08-13T01:29:00Z">
        <w:r w:rsidRPr="00CF6FA1" w:rsidDel="00784087">
          <w:delText xml:space="preserve">Doherty, T. S., Watchorn, D. J., Miritis, V., Pestell, A. J. L., &amp; Geary, W. L. (2023). Cats, fw reveals that invasive predator activity is most likely to increase shortly after fire. </w:delText>
        </w:r>
        <w:r w:rsidRPr="00CF6FA1" w:rsidDel="00784087">
          <w:rPr>
            <w:i/>
          </w:rPr>
          <w:delText>Fire Ecology, 19</w:delText>
        </w:r>
        <w:r w:rsidRPr="00CF6FA1" w:rsidDel="00784087">
          <w:delText xml:space="preserve">(1), 22.   </w:delText>
        </w:r>
      </w:del>
    </w:p>
    <w:p w14:paraId="01EC4540" w14:textId="585CA6D8" w:rsidR="00CF6FA1" w:rsidRPr="00CF6FA1" w:rsidDel="00784087" w:rsidRDefault="00CF6FA1" w:rsidP="00CF6FA1">
      <w:pPr>
        <w:pStyle w:val="EndNoteBibliography"/>
        <w:spacing w:after="0"/>
        <w:ind w:left="720" w:hanging="720"/>
        <w:rPr>
          <w:del w:id="401" w:author="McAuley, Chloe" w:date="2025-08-13T09:29:00Z" w16du:dateUtc="2025-08-13T01:29:00Z"/>
        </w:rPr>
      </w:pPr>
      <w:del w:id="402" w:author="McAuley, Chloe" w:date="2025-08-13T09:29:00Z" w16du:dateUtc="2025-08-13T01:29:00Z">
        <w:r w:rsidRPr="00CF6FA1" w:rsidDel="00784087">
          <w:delText xml:space="preserve"> Nimmo, D. G., Santos, J. L., &amp; Geary, W. L. (2024). Shifting fire regimes cause continent-wide transformation of threatened species habitat. </w:delText>
        </w:r>
        <w:r w:rsidRPr="00CF6FA1" w:rsidDel="00784087">
          <w:rPr>
            <w:i/>
          </w:rPr>
          <w:delText>Proceedings of the National Academy of Sciences, 121</w:delText>
        </w:r>
        <w:r w:rsidRPr="00CF6FA1" w:rsidDel="00784087">
          <w:delText>(18), Armenteras, D., Bennett, A. F., Brotons, L., Clarke, M. F., Doherty, T. S., Haslem, A., Kelly, L. T., Sato, C. F., Sitters, H., Aquilué, N., Bell, K., Chadid,  C., Giljohann, K. M., González, T. M., Jambhekar, R., Lazzari, J., . . . Wevill, T. (2021). How fire interacts with habita</w:delText>
        </w:r>
        <w:r w:rsidRPr="00CF6FA1" w:rsidDel="00784087">
          <w:rPr>
            <w:i/>
          </w:rPr>
          <w:delText>eviews, 96</w:delText>
        </w:r>
        <w:r w:rsidRPr="00CF6FA1" w:rsidDel="00784087">
          <w:delText xml:space="preserve">(3), 976-998.  </w:delText>
        </w:r>
        <w:r w:rsidDel="00784087">
          <w:fldChar w:fldCharType="begin"/>
        </w:r>
        <w:r w:rsidDel="00784087">
          <w:delInstrText>HYPERLINK "https://doi.org/10.1111/brv.12687"</w:delInstrText>
        </w:r>
        <w:r w:rsidDel="00784087">
          <w:fldChar w:fldCharType="separate"/>
        </w:r>
        <w:r w:rsidRPr="00CF6FA1" w:rsidDel="00784087">
          <w:rPr>
            <w:rStyle w:val="Hyperlink"/>
          </w:rPr>
          <w:delText>https://doi.org/10.1111/brv.12687</w:delText>
        </w:r>
        <w:r w:rsidDel="00784087">
          <w:fldChar w:fldCharType="end"/>
        </w:r>
        <w:r w:rsidRPr="00CF6FA1" w:rsidDel="00784087">
          <w:delText xml:space="preserve"> </w:delText>
        </w:r>
      </w:del>
    </w:p>
    <w:p w14:paraId="048B9233" w14:textId="757983C2" w:rsidR="00CF6FA1" w:rsidRPr="00CF6FA1" w:rsidDel="00784087" w:rsidRDefault="00CF6FA1" w:rsidP="00CF6FA1">
      <w:pPr>
        <w:pStyle w:val="EndNoteBibliography"/>
        <w:spacing w:after="0"/>
        <w:ind w:left="720" w:hanging="720"/>
        <w:rPr>
          <w:del w:id="403" w:author="McAuley, Chloe" w:date="2025-08-13T09:29:00Z" w16du:dateUtc="2025-08-13T01:29:00Z"/>
        </w:rPr>
      </w:pPr>
      <w:del w:id="404" w:author="McAuley, Chloe" w:date="2025-08-13T09:29:00Z" w16du:dateUtc="2025-08-13T01:29:00Z">
        <w:r w:rsidRPr="00CF6FA1" w:rsidDel="00784087">
          <w:delText>Ellis, T. M., Bowman, D. M. J. S., Jain, P., Flannigan, M. D., &amp; Williamson, G. J. (2022). Global increase in wildfire risk due to climate-driv</w:delText>
        </w:r>
        <w:r w:rsidRPr="00CF6FA1" w:rsidDel="00784087">
          <w:rPr>
            <w:i/>
          </w:rPr>
          <w:delText>ange Biology, 28</w:delText>
        </w:r>
        <w:r w:rsidRPr="00CF6FA1" w:rsidDel="00784087">
          <w:delText xml:space="preserve">(4), 1544-1559.   </w:delText>
        </w:r>
      </w:del>
    </w:p>
    <w:p w14:paraId="4DF6CF41" w14:textId="3A13F587" w:rsidR="00CF6FA1" w:rsidRPr="00CF6FA1" w:rsidDel="00784087" w:rsidRDefault="00CF6FA1" w:rsidP="00CF6FA1">
      <w:pPr>
        <w:pStyle w:val="EndNoteBibliography"/>
        <w:spacing w:after="0"/>
        <w:ind w:left="720" w:hanging="720"/>
        <w:rPr>
          <w:del w:id="405" w:author="McAuley, Chloe" w:date="2025-08-13T09:29:00Z" w16du:dateUtc="2025-08-13T01:29:00Z"/>
        </w:rPr>
      </w:pPr>
      <w:del w:id="406" w:author="McAuley, Chloe" w:date="2025-08-13T09:29:00Z" w16du:dateUtc="2025-08-13T01:29:00Z">
        <w:r w:rsidRPr="00CF6FA1" w:rsidDel="00784087">
          <w:delText xml:space="preserve">Faurby, S., Davis, M., Pedersen, R. Ø., Schowanek, S. D., Antonelli, A., &amp; Svenning,he Phylogenetic Atlas of Mammal Macroecology. </w:delText>
        </w:r>
        <w:r w:rsidRPr="00CF6FA1" w:rsidDel="00784087">
          <w:rPr>
            <w:i/>
          </w:rPr>
          <w:delText>Ecology, 99</w:delText>
        </w:r>
        <w:r w:rsidRPr="00CF6FA1" w:rsidDel="00784087">
          <w:delText xml:space="preserve">(11), 2626-2626.  </w:delText>
        </w:r>
        <w:r w:rsidDel="00784087">
          <w:fldChar w:fldCharType="begin"/>
        </w:r>
        <w:r w:rsidDel="00784087">
          <w:delInstrText>HYPERLINK "https://doi.org/10.1002/ecy.2443"</w:delInstrText>
        </w:r>
        <w:r w:rsidDel="00784087">
          <w:fldChar w:fldCharType="separate"/>
        </w:r>
        <w:r w:rsidRPr="00CF6FA1" w:rsidDel="00784087">
          <w:rPr>
            <w:rStyle w:val="Hyperlink"/>
          </w:rPr>
          <w:delText>https://doi.org/10.1002/ecy.2443</w:delText>
        </w:r>
        <w:r w:rsidDel="00784087">
          <w:fldChar w:fldCharType="end"/>
        </w:r>
        <w:r w:rsidRPr="00CF6FA1" w:rsidDel="00784087">
          <w:delText xml:space="preserve"> </w:delText>
        </w:r>
      </w:del>
    </w:p>
    <w:p w14:paraId="798E5E2E" w14:textId="2ABF0121" w:rsidR="00CF6FA1" w:rsidRPr="00CF6FA1" w:rsidDel="00784087" w:rsidRDefault="00CF6FA1" w:rsidP="00CF6FA1">
      <w:pPr>
        <w:pStyle w:val="EndNoteBibliography"/>
        <w:spacing w:after="0"/>
        <w:ind w:left="720" w:hanging="720"/>
        <w:rPr>
          <w:del w:id="407" w:author="McAuley, Chloe" w:date="2025-08-13T09:29:00Z" w16du:dateUtc="2025-08-13T01:29:00Z"/>
        </w:rPr>
      </w:pPr>
      <w:del w:id="408" w:author="McAuley, Chloe" w:date="2025-08-13T09:29:00Z" w16du:dateUtc="2025-08-13T01:29:00Z">
        <w:r w:rsidRPr="00CF6FA1" w:rsidDel="00784087">
          <w:delText xml:space="preserve">Fletcher, M.-S., Romano, A., Connor, S., Mariani, Mc bushfires, Indigenous fire knowledge and reframing science in southeast Australia. </w:delText>
        </w:r>
        <w:r w:rsidRPr="00CF6FA1" w:rsidDel="00784087">
          <w:rPr>
            <w:i/>
          </w:rPr>
          <w:delText>Fire, 4</w:delText>
        </w:r>
        <w:r w:rsidRPr="00CF6FA1" w:rsidDel="00784087">
          <w:delText xml:space="preserve">(3). </w:delText>
        </w:r>
      </w:del>
    </w:p>
    <w:p w14:paraId="566377B0" w14:textId="2313C7D4" w:rsidR="00CF6FA1" w:rsidRPr="00CF6FA1" w:rsidDel="00784087" w:rsidRDefault="00CF6FA1" w:rsidP="00CF6FA1">
      <w:pPr>
        <w:pStyle w:val="EndNoteBibliography"/>
        <w:spacing w:after="0"/>
        <w:ind w:left="720" w:hanging="720"/>
        <w:rPr>
          <w:del w:id="409" w:author="McAuley, Chloe" w:date="2025-08-13T09:29:00Z" w16du:dateUtc="2025-08-13T01:29:00Z"/>
        </w:rPr>
      </w:pPr>
      <w:del w:id="410" w:author="McAuley, Chloe" w:date="2025-08-13T09:29:00Z" w16du:dateUtc="2025-08-13T01:29:00Z">
        <w:r w:rsidRPr="00CF6FA1" w:rsidDel="00784087">
          <w:delText>Fordyce, A., Hradsky, B. A., Ritchie, E. G., &amp; Di Stefano, J. (2016). Fire affects microhabitat selection, movement patterns, and body condition of an Australian rodent (</w:delText>
        </w:r>
        <w:r w:rsidRPr="00CF6FA1" w:rsidDel="00784087">
          <w:rPr>
            <w:i/>
          </w:rPr>
          <w:delText>Rattus fuscipes</w:delText>
        </w:r>
        <w:r w:rsidRPr="00CF6FA1" w:rsidDel="00784087">
          <w:delText xml:space="preserve">). </w:delText>
        </w:r>
        <w:r w:rsidRPr="00CF6FA1" w:rsidDel="00784087">
          <w:rPr>
            <w:i/>
          </w:rPr>
          <w:delText>Journal of Mammalogy, 97</w:delText>
        </w:r>
        <w:r w:rsidRPr="00CF6FA1" w:rsidDel="00784087">
          <w:delText xml:space="preserve">(1), 102-111.  </w:delText>
        </w:r>
        <w:r w:rsidDel="00784087">
          <w:fldChar w:fldCharType="begin"/>
        </w:r>
        <w:r w:rsidDel="00784087">
          <w:delInstrText>HYPERLINK "https://doi.org/10.1093/jmammal/gyv159"</w:delInstrText>
        </w:r>
        <w:r w:rsidDel="00784087">
          <w:fldChar w:fldCharType="separate"/>
        </w:r>
        <w:r w:rsidRPr="00CF6FA1" w:rsidDel="00784087">
          <w:rPr>
            <w:rStyle w:val="Hyperlink"/>
          </w:rPr>
          <w:delText>https://doi.org/10.1093/jmammal/gyv159</w:delText>
        </w:r>
        <w:r w:rsidDel="00784087">
          <w:fldChar w:fldCharType="end"/>
        </w:r>
        <w:r w:rsidRPr="00CF6FA1" w:rsidDel="00784087">
          <w:delText xml:space="preserve"> </w:delText>
        </w:r>
      </w:del>
    </w:p>
    <w:p w14:paraId="38A1DFE9" w14:textId="6472019B" w:rsidR="00CF6FA1" w:rsidRPr="00CF6FA1" w:rsidDel="00784087" w:rsidRDefault="00CF6FA1" w:rsidP="00CF6FA1">
      <w:pPr>
        <w:pStyle w:val="EndNoteBibliography"/>
        <w:spacing w:after="0"/>
        <w:ind w:left="720" w:hanging="720"/>
        <w:rPr>
          <w:del w:id="411" w:author="McAuley, Chloe" w:date="2025-08-13T09:29:00Z" w16du:dateUtc="2025-08-13T01:29:00Z"/>
        </w:rPr>
      </w:pPr>
      <w:del w:id="412" w:author="McAuley, Chloe" w:date="2025-08-13T09:29:00Z" w16du:dateUtc="2025-08-13T01:29:00Z">
        <w:r w:rsidRPr="00CF6FA1" w:rsidDel="00784087">
          <w:delText xml:space="preserve">Ganz, T. R., DeVivo, M. T., Kertson, B. N., Roussin, T., Satterfield, L. (2022). Interactive effects of wildfires, season and predator activity shape mule deer movements. </w:delText>
        </w:r>
        <w:r w:rsidRPr="00CF6FA1" w:rsidDel="00784087">
          <w:rPr>
            <w:i/>
          </w:rPr>
          <w:delText>Journal of Animal Ecology, 91</w:delText>
        </w:r>
        <w:r w:rsidRPr="00CF6FA1" w:rsidDel="00784087">
          <w:delText xml:space="preserve">(11), 2273-2288.   </w:delText>
        </w:r>
      </w:del>
    </w:p>
    <w:p w14:paraId="717DB56A" w14:textId="189C6D53" w:rsidR="00CF6FA1" w:rsidRPr="00CF6FA1" w:rsidDel="00784087" w:rsidRDefault="00CF6FA1" w:rsidP="00CF6FA1">
      <w:pPr>
        <w:pStyle w:val="EndNoteBibliography"/>
        <w:spacing w:after="0"/>
        <w:ind w:left="720" w:hanging="720"/>
        <w:rPr>
          <w:del w:id="413" w:author="McAuley, Chloe" w:date="2025-08-13T09:29:00Z" w16du:dateUtc="2025-08-13T01:29:00Z"/>
        </w:rPr>
      </w:pPr>
      <w:del w:id="414" w:author="McAuley, Chloe" w:date="2025-08-13T09:29:00Z" w16du:dateUtc="2025-08-13T01:29:00Z">
        <w:r w:rsidRPr="00CF6FA1" w:rsidDel="00784087">
          <w:delText xml:space="preserve">oertje, R. D., Reed, D. J., &amp; Simpson, D. T. (1989). Response of rntral Alaska. </w:delText>
        </w:r>
        <w:r w:rsidRPr="00CF6FA1" w:rsidDel="00784087">
          <w:rPr>
            <w:i/>
          </w:rPr>
          <w:delText xml:space="preserve">Canadian Journal of </w:delText>
        </w:r>
        <w:r w:rsidRPr="00CF6FA1" w:rsidDel="00784087">
          <w:delText>, W. L., Doherty, T. S., Nimmo, D. G., Tulloch, A. I. T., &amp; Ritchie, E. G. (2020). Predator responses to fire: A global syste</w:delText>
        </w:r>
        <w:r w:rsidRPr="00CF6FA1" w:rsidDel="00784087">
          <w:rPr>
            <w:i/>
          </w:rPr>
          <w:delText>f Animal Ecology, 89</w:delText>
        </w:r>
        <w:r w:rsidRPr="00CF6FA1" w:rsidDel="00784087">
          <w:delText xml:space="preserve">(4), 955-971.   </w:delText>
        </w:r>
      </w:del>
    </w:p>
    <w:p w14:paraId="10D0E4DE" w14:textId="53C59B80" w:rsidR="00CF6FA1" w:rsidRPr="00CF6FA1" w:rsidDel="00784087" w:rsidRDefault="00CF6FA1" w:rsidP="00CF6FA1">
      <w:pPr>
        <w:pStyle w:val="EndNoteBibliography"/>
        <w:spacing w:after="0"/>
        <w:ind w:left="720" w:hanging="720"/>
        <w:rPr>
          <w:del w:id="415" w:author="McAuley, Chloe" w:date="2025-08-13T09:29:00Z" w16du:dateUtc="2025-08-13T01:29:00Z"/>
        </w:rPr>
      </w:pPr>
      <w:del w:id="416" w:author="McAuley, Chloe" w:date="2025-08-13T09:29:00Z" w16du:dateUtc="2025-08-13T01:29:00Z">
        <w:r w:rsidRPr="00CF6FA1" w:rsidDel="00784087">
          <w:delText xml:space="preserve">Hagmann, R. K., Hessburg, P. F., Prichard, S. J., Povak, N. A., Brown, P. M., , Lydersen, J. M., Metlen, K. L., Reilly, M. J., Sánchez Meador, A. J., Stephens, S. L., Stevens, J. T., Taylor, A. H., Yocom, L. L., Battaglia, M. A., Churchill,  (2nges in the structure, composition, and fire regimes of western North American forests. </w:delText>
        </w:r>
        <w:r w:rsidRPr="00CF6FA1" w:rsidDel="00784087">
          <w:rPr>
            <w:i/>
          </w:rPr>
          <w:delText>Ecological Applications, 31</w:delText>
        </w:r>
        <w:r w:rsidRPr="00CF6FA1" w:rsidDel="00784087">
          <w:delText xml:space="preserve">(8), e02431.   </w:delText>
        </w:r>
      </w:del>
    </w:p>
    <w:p w14:paraId="56D76EB1" w14:textId="27BB918F" w:rsidR="00CF6FA1" w:rsidRPr="00CF6FA1" w:rsidDel="00784087" w:rsidRDefault="00CF6FA1" w:rsidP="00CF6FA1">
      <w:pPr>
        <w:pStyle w:val="EndNoteBibliography"/>
        <w:spacing w:after="0"/>
        <w:ind w:left="720" w:hanging="720"/>
        <w:rPr>
          <w:del w:id="417" w:author="McAuley, Chloe" w:date="2025-08-13T09:29:00Z" w16du:dateUtc="2025-08-13T01:29:00Z"/>
        </w:rPr>
      </w:pPr>
      <w:del w:id="418" w:author="McAuley, Chloe" w:date="2025-08-13T09:29:00Z" w16du:dateUtc="2025-08-13T01:29:00Z">
        <w:r w:rsidRPr="00CF6FA1" w:rsidDel="00784087">
          <w:delText xml:space="preserve">He, T., Lamont, B. B., &amp; y driver of Earth's biodiversity. </w:delText>
        </w:r>
        <w:r w:rsidRPr="00CF6FA1" w:rsidDel="00784087">
          <w:rPr>
            <w:i/>
          </w:rPr>
          <w:delText>Biological Reviews, 94</w:delText>
        </w:r>
        <w:r w:rsidRPr="00CF6FA1" w:rsidDel="00784087">
          <w:delText xml:space="preserve">(6), 1983-2010.  </w:delText>
        </w:r>
        <w:r w:rsidDel="00784087">
          <w:fldChar w:fldCharType="begin"/>
        </w:r>
        <w:r w:rsidDel="00784087">
          <w:delInstrText>HYPERLINK "https://doi.org/10.1111/brv.12544"</w:delInstrText>
        </w:r>
        <w:r w:rsidDel="00784087">
          <w:fldChar w:fldCharType="separate"/>
        </w:r>
        <w:r w:rsidRPr="00CF6FA1" w:rsidDel="00784087">
          <w:rPr>
            <w:rStyle w:val="Hyperlink"/>
          </w:rPr>
          <w:delText>https://doi.org/10.1111/brv.12544</w:delText>
        </w:r>
        <w:r w:rsidDel="00784087">
          <w:fldChar w:fldCharType="end"/>
        </w:r>
        <w:r w:rsidRPr="00CF6FA1" w:rsidDel="00784087">
          <w:delText xml:space="preserve"> </w:delText>
        </w:r>
      </w:del>
    </w:p>
    <w:p w14:paraId="7408D114" w14:textId="5EEB5EFB" w:rsidR="00CF6FA1" w:rsidRPr="00CF6FA1" w:rsidDel="00784087" w:rsidRDefault="00CF6FA1" w:rsidP="00CF6FA1">
      <w:pPr>
        <w:pStyle w:val="EndNoteBibliography"/>
        <w:spacing w:after="0"/>
        <w:ind w:left="720" w:hanging="720"/>
        <w:rPr>
          <w:del w:id="419" w:author="McAuley, Chloe" w:date="2025-08-13T09:29:00Z" w16du:dateUtc="2025-08-13T01:29:00Z"/>
        </w:rPr>
      </w:pPr>
      <w:del w:id="420" w:author="McAuley, Chloe" w:date="2025-08-13T09:29:00Z" w16du:dateUtc="2025-08-13T01:29:00Z">
        <w:r w:rsidRPr="00CF6FA1" w:rsidDel="00784087">
          <w:delText xml:space="preserve">Hefty, K. L., &amp; Stewart, K. M. (2019). Flexible resource use ng dynamic risk and opportunity. </w:delText>
        </w:r>
        <w:r w:rsidRPr="00CF6FA1" w:rsidDel="00784087">
          <w:rPr>
            <w:i/>
          </w:rPr>
          <w:delText>Movement Ecology, 7</w:delText>
        </w:r>
        <w:r w:rsidRPr="00CF6FA1" w:rsidDel="00784087">
          <w:delText xml:space="preserve">(1), 23.   </w:delText>
        </w:r>
      </w:del>
    </w:p>
    <w:p w14:paraId="170C2FBA" w14:textId="68697BD4" w:rsidR="00CF6FA1" w:rsidRPr="00CF6FA1" w:rsidDel="00784087" w:rsidRDefault="00CF6FA1" w:rsidP="00CF6FA1">
      <w:pPr>
        <w:pStyle w:val="EndNoteBibliography"/>
        <w:spacing w:after="0"/>
        <w:ind w:left="720" w:hanging="720"/>
        <w:rPr>
          <w:del w:id="421" w:author="McAuley, Chloe" w:date="2025-08-13T09:29:00Z" w16du:dateUtc="2025-08-13T01:29:00Z"/>
        </w:rPr>
      </w:pPr>
      <w:del w:id="422" w:author="McAuley, Chloe" w:date="2025-08-13T09:29:00Z" w16du:dateUtc="2025-08-13T01:29:00Z">
        <w:r w:rsidRPr="00CF6FA1" w:rsidDel="00784087">
          <w:delText xml:space="preserve">Hijmans, R. J., Barbosa, M., Ghos, A., &amp; Mandel, A. (2025). </w:delText>
        </w:r>
        <w:r w:rsidRPr="00CF6FA1" w:rsidDel="00784087">
          <w:rPr>
            <w:i/>
          </w:rPr>
          <w:delText xml:space="preserve">geodata. </w:delText>
        </w:r>
        <w:r w:rsidRPr="00CF6FA1" w:rsidDel="00784087">
          <w:delText xml:space="preserve">In (Version 0.6-2) </w:delText>
        </w:r>
      </w:del>
    </w:p>
    <w:p w14:paraId="4F53E677" w14:textId="06A7A917" w:rsidR="00CF6FA1" w:rsidRPr="00CF6FA1" w:rsidDel="00784087" w:rsidRDefault="00CF6FA1" w:rsidP="00CF6FA1">
      <w:pPr>
        <w:pStyle w:val="EndNoteBibliography"/>
        <w:spacing w:after="0"/>
        <w:ind w:left="720" w:hanging="720"/>
        <w:rPr>
          <w:del w:id="423" w:author="McAuley, Chloe" w:date="2025-08-13T09:29:00Z" w16du:dateUtc="2025-08-13T01:29:00Z"/>
        </w:rPr>
      </w:pPr>
      <w:del w:id="424" w:author="McAuley, Chloe" w:date="2025-08-13T09:29:00Z" w16du:dateUtc="2025-08-13T01:29:00Z">
        <w:r w:rsidRPr="00CF6FA1" w:rsidDel="00784087">
          <w:delText>Hinam, H., &amp; St. Clair, C. (2008). High levels of habitat loss and fragmentation limit reproductive success by reducing home range size and provisioning rate</w:delText>
        </w:r>
        <w:r w:rsidRPr="00CF6FA1" w:rsidDel="00784087">
          <w:rPr>
            <w:i/>
          </w:rPr>
          <w:delText xml:space="preserve"> Conservation, 141</w:delText>
        </w:r>
        <w:r w:rsidRPr="00CF6FA1" w:rsidDel="00784087">
          <w:delText xml:space="preserve">, 524-535.   </w:delText>
        </w:r>
      </w:del>
    </w:p>
    <w:p w14:paraId="574CC82B" w14:textId="7719B1FE" w:rsidR="00CF6FA1" w:rsidRPr="00CF6FA1" w:rsidDel="00784087" w:rsidRDefault="00CF6FA1" w:rsidP="00CF6FA1">
      <w:pPr>
        <w:pStyle w:val="EndNoteBibliography"/>
        <w:spacing w:after="0"/>
        <w:ind w:left="720" w:hanging="720"/>
        <w:rPr>
          <w:del w:id="425" w:author="McAuley, Chloe" w:date="2025-08-13T09:29:00Z" w16du:dateUtc="2025-08-13T01:29:00Z"/>
        </w:rPr>
      </w:pPr>
      <w:del w:id="426" w:author="McAuley, Chloe" w:date="2025-08-13T09:29:00Z" w16du:dateUtc="2025-08-13T01:29:00Z">
        <w:r w:rsidRPr="00CF6FA1" w:rsidDel="00784087">
          <w:delText xml:space="preserve">Jetz, W., Carbone, C., Fulford, J., &amp; Brown, J. H. (2004). The scaling of animal space use. </w:delText>
        </w:r>
        <w:r w:rsidRPr="00CF6FA1" w:rsidDel="00784087">
          <w:rPr>
            <w:i/>
          </w:rPr>
          <w:delText>Science, 306</w:delText>
        </w:r>
        <w:r w:rsidRPr="00CF6FA1" w:rsidDel="00784087">
          <w:delText xml:space="preserve">(5694), 266-268.  </w:delText>
        </w:r>
        <w:r w:rsidDel="00784087">
          <w:fldChar w:fldCharType="begin"/>
        </w:r>
        <w:r w:rsidDel="00784087">
          <w:delInstrText>HYPERLINK "https://doi.org/10.1126/science.1102138"</w:delInstrText>
        </w:r>
        <w:r w:rsidDel="00784087">
          <w:fldChar w:fldCharType="separate"/>
        </w:r>
        <w:r w:rsidRPr="00CF6FA1" w:rsidDel="00784087">
          <w:rPr>
            <w:rStyle w:val="Hyperlink"/>
          </w:rPr>
          <w:delText>https://doi.org/10.1126/science.1102138</w:delText>
        </w:r>
        <w:r w:rsidDel="00784087">
          <w:fldChar w:fldCharType="end"/>
        </w:r>
        <w:r w:rsidRPr="00CF6FA1" w:rsidDel="00784087">
          <w:delText xml:space="preserve"> </w:delText>
        </w:r>
      </w:del>
    </w:p>
    <w:p w14:paraId="1C2637C9" w14:textId="3D1AF254" w:rsidR="00CF6FA1" w:rsidRPr="00CF6FA1" w:rsidDel="00784087" w:rsidRDefault="00CF6FA1" w:rsidP="00CF6FA1">
      <w:pPr>
        <w:pStyle w:val="EndNoteBibliography"/>
        <w:spacing w:after="0"/>
        <w:ind w:left="720" w:hanging="720"/>
        <w:rPr>
          <w:del w:id="427" w:author="McAuley, Chloe" w:date="2025-08-13T09:29:00Z" w16du:dateUtc="2025-08-13T01:29:00Z"/>
        </w:rPr>
      </w:pPr>
      <w:del w:id="428" w:author="McAuley, Chloe" w:date="2025-08-13T09:29:00Z" w16du:dateUtc="2025-08-13T01:29:00Z">
        <w:r w:rsidRPr="00CF6FA1" w:rsidDel="00784087">
          <w:delText xml:space="preserve">Jolly, C. J., Dickman, C. R., Doherty, T. S., van Eeden, L. M., Geary, W. L., Legge, S. M., Woinarski, J. C. Z., &amp; Nimmo, D. G. (2022). Animal mortality during fire. </w:delText>
        </w:r>
        <w:r w:rsidRPr="00CF6FA1" w:rsidDel="00784087">
          <w:rPr>
            <w:i/>
          </w:rPr>
          <w:delText>Global Change Biology, 28</w:delText>
        </w:r>
        <w:r w:rsidRPr="00CF6FA1" w:rsidDel="00784087">
          <w:delText xml:space="preserve">(6), 2053-2065.   </w:delText>
        </w:r>
      </w:del>
    </w:p>
    <w:p w14:paraId="09B215E3" w14:textId="690E8C07" w:rsidR="00CF6FA1" w:rsidRPr="00CF6FA1" w:rsidDel="00784087" w:rsidRDefault="00CF6FA1" w:rsidP="00CF6FA1">
      <w:pPr>
        <w:pStyle w:val="EndNoteBibliography"/>
        <w:spacing w:after="0"/>
        <w:ind w:left="720" w:hanging="720"/>
        <w:rPr>
          <w:del w:id="429" w:author="McAuley, Chloe" w:date="2025-08-13T09:29:00Z" w16du:dateUtc="2025-08-13T01:29:00Z"/>
        </w:rPr>
      </w:pPr>
      <w:del w:id="430" w:author="McAuley, Chloe" w:date="2025-08-13T09:29:00Z" w16du:dateUtc="2025-08-13T01:29:00Z">
        <w:r w:rsidRPr="00CF6FA1" w:rsidDel="00784087">
          <w:delText xml:space="preserve">Jolly, W. M., Cochrane, M. A., Freeborn, P. H., Holden, Z. A., Brown, T. J., Williamson, G. J., &amp; Bowman, D. M. J. S. (2015). Climate-induced variations in </w:delText>
        </w:r>
        <w:r w:rsidRPr="00CF6FA1" w:rsidDel="00784087">
          <w:rPr>
            <w:i/>
          </w:rPr>
          <w:delText>ture Communications, 6</w:delText>
        </w:r>
        <w:r w:rsidRPr="00CF6FA1" w:rsidDel="00784087">
          <w:delText xml:space="preserve">(1), 7537.   </w:delText>
        </w:r>
      </w:del>
    </w:p>
    <w:p w14:paraId="63F47AAC" w14:textId="32178F0C" w:rsidR="00CF6FA1" w:rsidRPr="00CF6FA1" w:rsidDel="00784087" w:rsidRDefault="00CF6FA1" w:rsidP="00CF6FA1">
      <w:pPr>
        <w:pStyle w:val="EndNoteBibliography"/>
        <w:spacing w:after="0"/>
        <w:ind w:left="720" w:hanging="720"/>
        <w:rPr>
          <w:del w:id="431" w:author="McAuley, Chloe" w:date="2025-08-13T09:29:00Z" w16du:dateUtc="2025-08-13T01:29:00Z"/>
        </w:rPr>
      </w:pPr>
      <w:del w:id="432" w:author="McAuley, Chloe" w:date="2025-08-13T09:29:00Z" w16du:dateUtc="2025-08-13T01:29:00Z">
        <w:r w:rsidRPr="00CF6FA1" w:rsidDel="00784087">
          <w:delText xml:space="preserve">Kauffman, M. J., Varley, N., Smith, D. W., Stahler, D. . S. (2007). Landscape heterogeneity shapes predation in a newly restored predator–prey system. </w:delText>
        </w:r>
        <w:r w:rsidRPr="00CF6FA1" w:rsidDel="00784087">
          <w:rPr>
            <w:i/>
          </w:rPr>
          <w:delText>Ecology Letters, 10</w:delText>
        </w:r>
        <w:r w:rsidRPr="00CF6FA1" w:rsidDel="00784087">
          <w:delText xml:space="preserve">(8), 690-700.   </w:delText>
        </w:r>
      </w:del>
    </w:p>
    <w:p w14:paraId="249E40A4" w14:textId="4CD78A70" w:rsidR="00CF6FA1" w:rsidRPr="00CF6FA1" w:rsidDel="00784087" w:rsidRDefault="00CF6FA1" w:rsidP="00CF6FA1">
      <w:pPr>
        <w:pStyle w:val="EndNoteBibliography"/>
        <w:spacing w:after="0"/>
        <w:ind w:left="720" w:hanging="720"/>
        <w:rPr>
          <w:del w:id="433" w:author="McAuley, Chloe" w:date="2025-08-13T09:29:00Z" w16du:dateUtc="2025-08-13T01:29:00Z"/>
        </w:rPr>
      </w:pPr>
      <w:del w:id="434" w:author="McAuley, Chloe" w:date="2025-08-13T09:29:00Z" w16du:dateUtc="2025-08-13T01:29:00Z">
        <w:r w:rsidRPr="00CF6FA1" w:rsidDel="00784087">
          <w:delText xml:space="preserve">Kreider, M. R., Higuera, P. E., Parks, S. A., Rice, W. L., White, N., &amp; Larson, A. J. (2024). Fire suppression makes wildfires more severe ae and fuel accumulation. </w:delText>
        </w:r>
        <w:r w:rsidRPr="00CF6FA1" w:rsidDel="00784087">
          <w:rPr>
            <w:i/>
          </w:rPr>
          <w:delText>Nature Communications, 15</w:delText>
        </w:r>
        <w:r w:rsidRPr="00CF6FA1" w:rsidDel="00784087">
          <w:delText xml:space="preserve">(1), 2412.  </w:delText>
        </w:r>
        <w:r w:rsidDel="00784087">
          <w:fldChar w:fldCharType="begin"/>
        </w:r>
        <w:r w:rsidDel="00784087">
          <w:delInstrText>HYPERLINK "https://doi.org/10.1038/s41467-024-46702-0"</w:delInstrText>
        </w:r>
        <w:r w:rsidDel="00784087">
          <w:fldChar w:fldCharType="separate"/>
        </w:r>
        <w:r w:rsidRPr="00CF6FA1" w:rsidDel="00784087">
          <w:rPr>
            <w:rStyle w:val="Hyperlink"/>
          </w:rPr>
          <w:delText>https://doi.org/10.1038/s41467-024-46702-0</w:delText>
        </w:r>
        <w:r w:rsidDel="00784087">
          <w:fldChar w:fldCharType="end"/>
        </w:r>
        <w:r w:rsidRPr="00CF6FA1" w:rsidDel="00784087">
          <w:delText xml:space="preserve"> </w:delText>
        </w:r>
      </w:del>
    </w:p>
    <w:p w14:paraId="278C3057" w14:textId="47140075" w:rsidR="00CF6FA1" w:rsidRPr="00CF6FA1" w:rsidDel="00784087" w:rsidRDefault="00CF6FA1" w:rsidP="00CF6FA1">
      <w:pPr>
        <w:pStyle w:val="EndNoteBibliography"/>
        <w:spacing w:after="0"/>
        <w:ind w:left="720" w:hanging="720"/>
        <w:rPr>
          <w:del w:id="435" w:author="McAuley, Chloe" w:date="2025-08-13T09:29:00Z" w16du:dateUtc="2025-08-13T01:29:00Z"/>
        </w:rPr>
      </w:pPr>
      <w:del w:id="436" w:author="McAuley, Chloe" w:date="2025-08-13T09:29:00Z" w16du:dateUtc="2025-08-13T01:29:00Z">
        <w:r w:rsidRPr="00CF6FA1" w:rsidDel="00784087">
          <w:delText>Lacki, M. J., Cox, D. R., Dodd, L. E., &amp; Dic northern bats (</w:delText>
        </w:r>
        <w:r w:rsidRPr="00CF6FA1" w:rsidDel="00784087">
          <w:rPr>
            <w:i/>
          </w:rPr>
          <w:delText>Myotis septentrionalis</w:delText>
        </w:r>
        <w:r w:rsidRPr="00CF6FA1" w:rsidDel="00784087">
          <w:delText xml:space="preserve">) to prescribed fires in eastern Kentucky forests. </w:delText>
        </w:r>
        <w:r w:rsidRPr="00CF6FA1" w:rsidDel="00784087">
          <w:rPr>
            <w:i/>
          </w:rPr>
          <w:delText>Journal of Mammalogy, 90</w:delText>
        </w:r>
        <w:r w:rsidRPr="00CF6FA1" w:rsidDel="00784087">
          <w:delText xml:space="preserve">(5), 1165-1175.   </w:delText>
        </w:r>
      </w:del>
    </w:p>
    <w:p w14:paraId="249CD1E9" w14:textId="6E1EDCFB" w:rsidR="00CF6FA1" w:rsidRPr="00CF6FA1" w:rsidDel="00784087" w:rsidRDefault="00CF6FA1" w:rsidP="00CF6FA1">
      <w:pPr>
        <w:pStyle w:val="EndNoteBibliography"/>
        <w:spacing w:after="0"/>
        <w:ind w:left="720" w:hanging="720"/>
        <w:rPr>
          <w:del w:id="437" w:author="McAuley, Chloe" w:date="2025-08-13T09:29:00Z" w16du:dateUtc="2025-08-13T01:29:00Z"/>
        </w:rPr>
      </w:pPr>
      <w:del w:id="438" w:author="McAuley, Chloe" w:date="2025-08-13T09:29:00Z" w16du:dateUtc="2025-08-13T01:29:00Z">
        <w:r w:rsidRPr="00CF6FA1" w:rsidDel="00784087">
          <w:delText xml:space="preserve">Leahy, L., Legge, S. M., Tuft, K.,  M. E., &amp; Johnson, C. N. (2016). Amplified predation after firalia’s tropical savannas. </w:delText>
        </w:r>
        <w:r w:rsidRPr="00CF6FA1" w:rsidDel="00784087">
          <w:rPr>
            <w:i/>
          </w:rPr>
          <w:delText>Wildlife Research, 42</w:delText>
        </w:r>
        <w:r w:rsidRPr="00CF6FA1" w:rsidDel="00784087">
          <w:delText xml:space="preserve">(8), 705-716.  </w:delText>
        </w:r>
      </w:del>
    </w:p>
    <w:p w14:paraId="5DE18875" w14:textId="31106D5D" w:rsidR="00CF6FA1" w:rsidRPr="00CF6FA1" w:rsidDel="00784087" w:rsidRDefault="00CF6FA1" w:rsidP="00CF6FA1">
      <w:pPr>
        <w:pStyle w:val="EndNoteBibliography"/>
        <w:spacing w:after="0"/>
        <w:ind w:left="720" w:hanging="720"/>
        <w:rPr>
          <w:del w:id="439" w:author="McAuley, Chloe" w:date="2025-08-13T09:29:00Z" w16du:dateUtc="2025-08-13T01:29:00Z"/>
        </w:rPr>
      </w:pPr>
      <w:del w:id="440" w:author="McAuley, Chloe" w:date="2025-08-13T09:29:00Z" w16du:dateUtc="2025-08-13T01:29:00Z">
        <w:r w:rsidRPr="00CF6FA1" w:rsidDel="00784087">
          <w:delText xml:space="preserve">Mariani, M., Connor, S. E., Theuerkauf, M., Herbert, A., Kuneš, P., Bowman, D., Fletcher, M.-S., Head, L., Kersye, M., Cadd, H., Hopf, F., &amp; Briles, C. (2022). Disruption of cultural burning promotes shrub encroachment and unprecedented wildfires. </w:delText>
        </w:r>
        <w:r w:rsidRPr="00CF6FA1" w:rsidDel="00784087">
          <w:rPr>
            <w:i/>
          </w:rPr>
          <w:delText>Frontiers i</w:delText>
        </w:r>
        <w:r w:rsidRPr="00CF6FA1" w:rsidDel="00784087">
          <w:delText xml:space="preserve">-300.   </w:delText>
        </w:r>
      </w:del>
    </w:p>
    <w:p w14:paraId="714BC91E" w14:textId="5E405D14" w:rsidR="00CF6FA1" w:rsidRPr="00CF6FA1" w:rsidDel="00784087" w:rsidRDefault="00CF6FA1" w:rsidP="00CF6FA1">
      <w:pPr>
        <w:pStyle w:val="EndNoteBibliography"/>
        <w:spacing w:after="0"/>
        <w:ind w:left="720" w:hanging="720"/>
        <w:rPr>
          <w:del w:id="441" w:author="McAuley, Chloe" w:date="2025-08-13T09:29:00Z" w16du:dateUtc="2025-08-13T01:29:00Z"/>
        </w:rPr>
      </w:pPr>
      <w:del w:id="442" w:author="McAuley, Chloe" w:date="2025-08-13T09:29:00Z" w16du:dateUtc="2025-08-13T01:29:00Z">
        <w:r w:rsidRPr="00CF6FA1" w:rsidDel="00784087">
          <w:delText xml:space="preserve">McGregor, H., Legge, S., Jones, M. E., &amp; Johnson, C. N. (2015).abitats, revealed by animal-borne video. </w:delText>
        </w:r>
        <w:r w:rsidRPr="00CF6FA1" w:rsidDel="00784087">
          <w:rPr>
            <w:i/>
          </w:rPr>
          <w:delText>PLoS One, 10</w:delText>
        </w:r>
        <w:r w:rsidRPr="00CF6FA1" w:rsidDel="00784087">
          <w:delText xml:space="preserve">(8), e0133915.   </w:delText>
        </w:r>
      </w:del>
    </w:p>
    <w:p w14:paraId="58ACDBD0" w14:textId="315669BD" w:rsidR="00CF6FA1" w:rsidRPr="00CF6FA1" w:rsidDel="00784087" w:rsidRDefault="00CF6FA1" w:rsidP="00CF6FA1">
      <w:pPr>
        <w:pStyle w:val="EndNoteBibliography"/>
        <w:spacing w:after="0"/>
        <w:ind w:left="720" w:hanging="720"/>
        <w:rPr>
          <w:del w:id="443" w:author="McAuley, Chloe" w:date="2025-08-13T09:29:00Z" w16du:dateUtc="2025-08-13T01:29:00Z"/>
        </w:rPr>
      </w:pPr>
      <w:del w:id="444" w:author="McAuley, Chloe" w:date="2025-08-13T09:29:00Z" w16du:dateUtc="2025-08-13T01:29:00Z">
        <w:r w:rsidRPr="00CF6FA1" w:rsidDel="00784087">
          <w:delText xml:space="preserve">McGregor, H., Cliff, H., B. , &amp; Kanowski, J. (2016a). Habitat preference for fire scars by feral cats in Cape York Peninsula, Australia. </w:delText>
        </w:r>
        <w:r w:rsidRPr="00CF6FA1" w:rsidDel="00784087">
          <w:rPr>
            <w:i/>
          </w:rPr>
          <w:delText>Wildlife Research, 43</w:delText>
        </w:r>
        <w:r w:rsidRPr="00CF6FA1" w:rsidDel="00784087">
          <w:delText xml:space="preserve">(8), 623-633.   </w:delText>
        </w:r>
      </w:del>
    </w:p>
    <w:p w14:paraId="284CE1EA" w14:textId="5B234F53" w:rsidR="00CF6FA1" w:rsidRPr="00CF6FA1" w:rsidDel="00784087" w:rsidRDefault="00CF6FA1" w:rsidP="00CF6FA1">
      <w:pPr>
        <w:pStyle w:val="EndNoteBibliography"/>
        <w:spacing w:after="0"/>
        <w:ind w:left="720" w:hanging="720"/>
        <w:rPr>
          <w:del w:id="445" w:author="McAuley, Chloe" w:date="2025-08-13T09:29:00Z" w16du:dateUtc="2025-08-13T01:29:00Z"/>
        </w:rPr>
      </w:pPr>
      <w:del w:id="446" w:author="McAuley, Chloe" w:date="2025-08-13T09:29:00Z" w16du:dateUtc="2025-08-13T01:29:00Z">
        <w:r w:rsidRPr="00CF6FA1" w:rsidDel="00784087">
          <w:delText xml:space="preserve">McGregor, H. W., Legge, S., Jones, M. E., &amp; Johnson, C. N. (2016b). Extraterritorial hunting expeditions to intense fire scars by feral cats. </w:delText>
        </w:r>
        <w:r w:rsidRPr="00CF6FA1" w:rsidDel="00784087">
          <w:rPr>
            <w:i/>
          </w:rPr>
          <w:delText>Scientific Reports, 6</w:delText>
        </w:r>
        <w:r w:rsidRPr="00CF6FA1" w:rsidDel="00784087">
          <w:delText xml:space="preserve">(1), 22559.   </w:delText>
        </w:r>
      </w:del>
    </w:p>
    <w:p w14:paraId="581D8FEF" w14:textId="663FAF5D" w:rsidR="00CF6FA1" w:rsidRPr="00CF6FA1" w:rsidDel="00784087" w:rsidRDefault="00CF6FA1" w:rsidP="00CF6FA1">
      <w:pPr>
        <w:pStyle w:val="EndNoteBibliography"/>
        <w:spacing w:after="0"/>
        <w:ind w:left="720" w:hanging="720"/>
        <w:rPr>
          <w:del w:id="447" w:author="McAuley, Chloe" w:date="2025-08-13T09:29:00Z" w16du:dateUtc="2025-08-13T01:29:00Z"/>
        </w:rPr>
      </w:pPr>
      <w:del w:id="448" w:author="McAuley, Chloe" w:date="2025-08-13T09:29:00Z" w16du:dateUtc="2025-08-13T01:29:00Z">
        <w:r w:rsidRPr="00CF6FA1" w:rsidDel="00784087">
          <w:delText xml:space="preserve">Michonneau, F., Brown, J. W., &amp; Winter, D. J. (2016). rotl: An R package to interact with the Open Tree of Life data. </w:delText>
        </w:r>
        <w:r w:rsidRPr="00CF6FA1" w:rsidDel="00784087">
          <w:rPr>
            <w:i/>
          </w:rPr>
          <w:delText>Methods in Ecology and Evolution, 7</w:delText>
        </w:r>
        <w:r w:rsidRPr="00CF6FA1" w:rsidDel="00784087">
          <w:delText xml:space="preserve">(12), 1476-1481.   </w:delText>
        </w:r>
      </w:del>
    </w:p>
    <w:p w14:paraId="6EA963C0" w14:textId="74A710EB" w:rsidR="00CF6FA1" w:rsidRPr="00CF6FA1" w:rsidDel="00784087" w:rsidRDefault="00CF6FA1" w:rsidP="00CF6FA1">
      <w:pPr>
        <w:pStyle w:val="EndNoteBibliography"/>
        <w:spacing w:after="0"/>
        <w:ind w:left="720" w:hanging="720"/>
        <w:rPr>
          <w:del w:id="449" w:author="McAuley, Chloe" w:date="2025-08-13T09:29:00Z" w16du:dateUtc="2025-08-13T01:29:00Z"/>
        </w:rPr>
      </w:pPr>
      <w:del w:id="450" w:author="McAuley, Chloe" w:date="2025-08-13T09:29:00Z" w16du:dateUtc="2025-08-13T01:29:00Z">
        <w:r w:rsidRPr="00CF6FA1" w:rsidDel="00784087">
          <w:delText xml:space="preserve">Moran, N. P., Sánchez-Tójar, A., Schielzeth, H., &amp; Reinhold, K. (2021). Poor nutritional condition promotes high-risk behaviours: A systematic review and meta-analysis. </w:delText>
        </w:r>
        <w:r w:rsidRPr="00CF6FA1" w:rsidDel="00784087">
          <w:rPr>
            <w:i/>
          </w:rPr>
          <w:delText>Biological Reviews, 96</w:delText>
        </w:r>
        <w:r w:rsidRPr="00CF6FA1" w:rsidDel="00784087">
          <w:delText xml:space="preserve">(1), 269-288.   </w:delText>
        </w:r>
      </w:del>
    </w:p>
    <w:p w14:paraId="6C2DDE74" w14:textId="48410B8B" w:rsidR="00CF6FA1" w:rsidRPr="00CF6FA1" w:rsidDel="00784087" w:rsidRDefault="00CF6FA1" w:rsidP="00CF6FA1">
      <w:pPr>
        <w:pStyle w:val="EndNoteBibliography"/>
        <w:spacing w:after="0"/>
        <w:ind w:left="720" w:hanging="720"/>
        <w:rPr>
          <w:del w:id="451" w:author="McAuley, Chloe" w:date="2025-08-13T09:29:00Z" w16du:dateUtc="2025-08-13T01:29:00Z"/>
        </w:rPr>
      </w:pPr>
      <w:del w:id="452" w:author="McAuley, Chloe" w:date="2025-08-13T09:29:00Z" w16du:dateUtc="2025-08-13T01:29:00Z">
        <w:r w:rsidRPr="00CF6FA1" w:rsidDel="00784087">
          <w:delText xml:space="preserve">Morollón, S., Pausas, J., Urios, V., &amp; López-López, P. (2022). Wildfire response of GPS-tracked Bonelli’s eagles </w:delText>
        </w:r>
        <w:r w:rsidRPr="00CF6FA1" w:rsidDel="00784087">
          <w:rPr>
            <w:i/>
          </w:rPr>
          <w:delText>ournal of Wildland Fire, 31</w:delText>
        </w:r>
        <w:r w:rsidRPr="00CF6FA1" w:rsidDel="00784087">
          <w:delText xml:space="preserve">, 901-908.  </w:delText>
        </w:r>
        <w:r w:rsidDel="00784087">
          <w:fldChar w:fldCharType="begin"/>
        </w:r>
        <w:r w:rsidDel="00784087">
          <w:delInstrText>HYPERLINK "https://doi.org/10.1071/WF22018"</w:delInstrText>
        </w:r>
        <w:r w:rsidDel="00784087">
          <w:fldChar w:fldCharType="separate"/>
        </w:r>
        <w:r w:rsidRPr="00CF6FA1" w:rsidDel="00784087">
          <w:rPr>
            <w:rStyle w:val="Hyperlink"/>
          </w:rPr>
          <w:delText>https://doi.org/10.1071/WF22018</w:delText>
        </w:r>
        <w:r w:rsidDel="00784087">
          <w:fldChar w:fldCharType="end"/>
        </w:r>
        <w:r w:rsidRPr="00CF6FA1" w:rsidDel="00784087">
          <w:delText xml:space="preserve"> </w:delText>
        </w:r>
      </w:del>
    </w:p>
    <w:p w14:paraId="01B078D7" w14:textId="0B4F586A" w:rsidR="00CF6FA1" w:rsidRPr="00CF6FA1" w:rsidDel="00784087" w:rsidRDefault="00CF6FA1" w:rsidP="00CF6FA1">
      <w:pPr>
        <w:pStyle w:val="EndNoteBibliography"/>
        <w:spacing w:after="0"/>
        <w:ind w:left="720" w:hanging="720"/>
        <w:rPr>
          <w:del w:id="453" w:author="McAuley, Chloe" w:date="2025-08-13T09:29:00Z" w16du:dateUtc="2025-08-13T01:29:00Z"/>
        </w:rPr>
      </w:pPr>
      <w:del w:id="454" w:author="McAuley, Chloe" w:date="2025-08-13T09:29:00Z" w16du:dateUtc="2025-08-13T01:29:00Z">
        <w:r w:rsidRPr="00CF6FA1" w:rsidDel="00784087">
          <w:delText xml:space="preserve">Morris, S. B. (2008). Estimating Effect Sizes From Pretest-Posttest-Control Group Designs. </w:delText>
        </w:r>
        <w:r w:rsidRPr="00CF6FA1" w:rsidDel="00784087">
          <w:rPr>
            <w:i/>
          </w:rPr>
          <w:delText>Organizational Research Methods, 11</w:delText>
        </w:r>
        <w:r w:rsidRPr="00CF6FA1" w:rsidDel="00784087">
          <w:delText xml:space="preserve">(2), 364-386.  </w:delText>
        </w:r>
        <w:r w:rsidDel="00784087">
          <w:fldChar w:fldCharType="begin"/>
        </w:r>
        <w:r w:rsidDel="00784087">
          <w:delInstrText>HYPERLINK "https://doi.org/10.1177/1094428106291059"</w:delInstrText>
        </w:r>
        <w:r w:rsidDel="00784087">
          <w:fldChar w:fldCharType="separate"/>
        </w:r>
        <w:r w:rsidRPr="00CF6FA1" w:rsidDel="00784087">
          <w:rPr>
            <w:rStyle w:val="Hyperlink"/>
          </w:rPr>
          <w:delText>https://doi.org/10.1177/1094428106291059</w:delText>
        </w:r>
        <w:r w:rsidDel="00784087">
          <w:fldChar w:fldCharType="end"/>
        </w:r>
        <w:r w:rsidRPr="00CF6FA1" w:rsidDel="00784087">
          <w:delText xml:space="preserve"> </w:delText>
        </w:r>
      </w:del>
    </w:p>
    <w:p w14:paraId="107082D6" w14:textId="34378097" w:rsidR="00CF6FA1" w:rsidRPr="00CF6FA1" w:rsidDel="00784087" w:rsidRDefault="00CF6FA1" w:rsidP="00CF6FA1">
      <w:pPr>
        <w:pStyle w:val="EndNoteBibliography"/>
        <w:spacing w:after="0"/>
        <w:ind w:left="720" w:hanging="720"/>
        <w:rPr>
          <w:del w:id="455" w:author="McAuley, Chloe" w:date="2025-08-13T09:29:00Z" w16du:dateUtc="2025-08-13T01:29:00Z"/>
        </w:rPr>
      </w:pPr>
      <w:del w:id="456" w:author="McAuley, Chloe" w:date="2025-08-13T09:29:00Z" w16du:dateUtc="2025-08-13T01:29:00Z">
        <w:r w:rsidRPr="00CF6FA1" w:rsidDel="00784087">
          <w:delText xml:space="preserve">Nakagawa, S., &amp; Cuthill, I. C. (2007). Effect sistical significance: A practical guide for biologists. </w:delText>
        </w:r>
        <w:r w:rsidRPr="00CF6FA1" w:rsidDel="00784087">
          <w:rPr>
            <w:i/>
          </w:rPr>
          <w:delText>Biological Reviews, 82</w:delText>
        </w:r>
        <w:r w:rsidRPr="00CF6FA1" w:rsidDel="00784087">
          <w:delText xml:space="preserve">(4), 591-605.   </w:delText>
        </w:r>
      </w:del>
    </w:p>
    <w:p w14:paraId="178A8623" w14:textId="504CF9B8" w:rsidR="00CF6FA1" w:rsidRPr="00CF6FA1" w:rsidDel="00784087" w:rsidRDefault="00CF6FA1" w:rsidP="00CF6FA1">
      <w:pPr>
        <w:pStyle w:val="EndNoteBibliography"/>
        <w:spacing w:after="0"/>
        <w:ind w:left="720" w:hanging="720"/>
        <w:rPr>
          <w:del w:id="457" w:author="McAuley, Chloe" w:date="2025-08-13T09:29:00Z" w16du:dateUtc="2025-08-13T01:29:00Z"/>
        </w:rPr>
      </w:pPr>
      <w:del w:id="458" w:author="McAuley, Chloe" w:date="2025-08-13T09:29:00Z" w16du:dateUtc="2025-08-13T01:29:00Z">
        <w:r w:rsidRPr="00CF6FA1" w:rsidDel="00784087">
          <w:delText xml:space="preserve">Nakagawa, S., &amp; Santos, E. S. A. (2012). Methodological issue-analysis. </w:delText>
        </w:r>
        <w:r w:rsidRPr="00CF6FA1" w:rsidDel="00784087">
          <w:rPr>
            <w:i/>
          </w:rPr>
          <w:delText>Evolutionary Ecology, 26</w:delText>
        </w:r>
        <w:r w:rsidRPr="00CF6FA1" w:rsidDel="00784087">
          <w:delText xml:space="preserve">(5), 1253-1274.   </w:delText>
        </w:r>
      </w:del>
    </w:p>
    <w:p w14:paraId="03A28431" w14:textId="5E52D438" w:rsidR="00CF6FA1" w:rsidRPr="00CF6FA1" w:rsidDel="00784087" w:rsidRDefault="00CF6FA1" w:rsidP="00CF6FA1">
      <w:pPr>
        <w:pStyle w:val="EndNoteBibliography"/>
        <w:spacing w:after="0"/>
        <w:ind w:left="720" w:hanging="720"/>
        <w:rPr>
          <w:del w:id="459" w:author="McAuley, Chloe" w:date="2025-08-13T09:29:00Z" w16du:dateUtc="2025-08-13T01:29:00Z"/>
        </w:rPr>
      </w:pPr>
      <w:del w:id="460" w:author="McAuley, Chloe" w:date="2025-08-13T09:29:00Z" w16du:dateUtc="2025-08-13T01:29:00Z">
        <w:r w:rsidRPr="00CF6FA1" w:rsidDel="00784087">
          <w:delText xml:space="preserve">Nakagawa, S., Lagisz, M., Jennions, M. D., Koricheva, J., Noble, D. W. A., Parker, T. H., Sánchez-Tójar, A., Yang, Y., &amp; O'blication bias in ecological and evolutionary meta-analyses. </w:delText>
        </w:r>
        <w:r w:rsidRPr="00CF6FA1" w:rsidDel="00784087">
          <w:rPr>
            <w:i/>
          </w:rPr>
          <w:delText>Methods in Ecology and Evolution, 13</w:delText>
        </w:r>
        <w:r w:rsidRPr="00CF6FA1" w:rsidDel="00784087">
          <w:delText xml:space="preserve">(1), 4-21.  </w:delText>
        </w:r>
        <w:r w:rsidDel="00784087">
          <w:fldChar w:fldCharType="begin"/>
        </w:r>
        <w:r w:rsidDel="00784087">
          <w:delInstrText>HYPERLINK "https://doi.org/https://doi.org/10.1111/2041-210X.13724"</w:delInstrText>
        </w:r>
        <w:r w:rsidDel="00784087">
          <w:fldChar w:fldCharType="separate"/>
        </w:r>
        <w:r w:rsidRPr="00CF6FA1" w:rsidDel="00784087">
          <w:rPr>
            <w:rStyle w:val="Hyperlink"/>
          </w:rPr>
          <w:delText>https://doi.org/https://doi.org/10.1111/2041-210X.13724</w:delText>
        </w:r>
        <w:r w:rsidDel="00784087">
          <w:fldChar w:fldCharType="end"/>
        </w:r>
        <w:r w:rsidRPr="00CF6FA1" w:rsidDel="00784087">
          <w:delText xml:space="preserve"> </w:delText>
        </w:r>
      </w:del>
    </w:p>
    <w:p w14:paraId="732C9520" w14:textId="58497B5E" w:rsidR="00CF6FA1" w:rsidRPr="00CF6FA1" w:rsidDel="00784087" w:rsidRDefault="00CF6FA1" w:rsidP="00CF6FA1">
      <w:pPr>
        <w:pStyle w:val="EndNoteBibliography"/>
        <w:spacing w:after="0"/>
        <w:ind w:left="720" w:hanging="720"/>
        <w:rPr>
          <w:del w:id="461" w:author="McAuley, Chloe" w:date="2025-08-13T09:29:00Z" w16du:dateUtc="2025-08-13T01:29:00Z"/>
        </w:rPr>
      </w:pPr>
      <w:del w:id="462" w:author="McAuley, Chloe" w:date="2025-08-13T09:29:00Z" w16du:dateUtc="2025-08-13T01:29:00Z">
        <w:r w:rsidRPr="00CF6FA1" w:rsidDel="00784087">
          <w:delText>Nakagawa, S.,  P., Rutkowska, J., Senior, A. M., Yang, Y., &amp;</w:delText>
        </w:r>
      </w:del>
      <w:ins w:id="463" w:author="McAuley, Chloe" w:date="2025-08-13T09:30:00Z" w16du:dateUtc="2025-08-13T01:30:00Z">
        <w:r w:rsidR="00901B30">
          <w:fldChar w:fldCharType="begin"/>
        </w:r>
        <w:r w:rsidR="00901B30">
          <w:instrText>HYPERLINK " Noble, D. W. A. (2023). orchaRd "</w:instrText>
        </w:r>
        <w:r w:rsidR="00901B30">
          <w:fldChar w:fldCharType="separate"/>
        </w:r>
        <w:del w:id="464" w:author="McAuley, Chloe" w:date="2025-08-13T09:29:00Z" w16du:dateUtc="2025-08-13T01:29:00Z">
          <w:r w:rsidRPr="00901B30" w:rsidDel="00784087">
            <w:rPr>
              <w:rStyle w:val="Hyperlink"/>
            </w:rPr>
            <w:delText xml:space="preserve"> Noble, D. W. A. (2023). orchaRd</w:delText>
          </w:r>
        </w:del>
        <w:r w:rsidR="00901B30">
          <w:fldChar w:fldCharType="end"/>
        </w:r>
      </w:ins>
      <w:del w:id="465" w:author="McAuley, Chloe" w:date="2025-08-13T09:29:00Z" w16du:dateUtc="2025-08-13T01:29:00Z">
        <w:r w:rsidRPr="00CF6FA1" w:rsidDel="00784087">
          <w:delText xml:space="preserve"> 2.0: An R package for visualising meta-analyses with orchard plots. </w:delText>
        </w:r>
        <w:r w:rsidRPr="00CF6FA1" w:rsidDel="00784087">
          <w:rPr>
            <w:i/>
          </w:rPr>
          <w:delText>Methods in Ecology and Evolution, 14</w:delText>
        </w:r>
        <w:r w:rsidRPr="00CF6FA1" w:rsidDel="00784087">
          <w:delText xml:space="preserve">(8), 2003-2010.   </w:delText>
        </w:r>
      </w:del>
    </w:p>
    <w:p w14:paraId="127D3EC5" w14:textId="3414F205" w:rsidR="00CF6FA1" w:rsidRPr="00CF6FA1" w:rsidDel="00784087" w:rsidRDefault="00CF6FA1" w:rsidP="00CF6FA1">
      <w:pPr>
        <w:pStyle w:val="EndNoteBibliography"/>
        <w:spacing w:after="0"/>
        <w:ind w:left="720" w:hanging="720"/>
        <w:rPr>
          <w:del w:id="466" w:author="McAuley, Chloe" w:date="2025-08-13T09:29:00Z" w16du:dateUtc="2025-08-13T01:29:00Z"/>
        </w:rPr>
      </w:pPr>
      <w:del w:id="467" w:author="McAuley, Chloe" w:date="2025-08-13T09:29:00Z" w16du:dateUtc="2025-08-13T01:29:00Z">
        <w:r w:rsidRPr="00CF6FA1" w:rsidDel="00784087">
          <w:delText xml:space="preserve">Nathan, R., Getz, W. M., , M.. (2008). A movement ecology paradigm for unifying organismal movement research. </w:delText>
        </w:r>
        <w:r w:rsidRPr="00CF6FA1" w:rsidDel="00784087">
          <w:rPr>
            <w:i/>
          </w:rPr>
          <w:delText>Proceedings of the National Academy of Sciences, 105</w:delText>
        </w:r>
        <w:r w:rsidRPr="00CF6FA1" w:rsidDel="00784087">
          <w:delText xml:space="preserve">(49), 19052-19059.   </w:delText>
        </w:r>
      </w:del>
    </w:p>
    <w:p w14:paraId="183AEE7D" w14:textId="0A4027B4" w:rsidR="00CF6FA1" w:rsidRPr="00CF6FA1" w:rsidDel="00784087" w:rsidRDefault="00CF6FA1" w:rsidP="00CF6FA1">
      <w:pPr>
        <w:pStyle w:val="EndNoteBibliography"/>
        <w:spacing w:after="0"/>
        <w:ind w:left="720" w:hanging="720"/>
        <w:rPr>
          <w:del w:id="468" w:author="McAuley, Chloe" w:date="2025-08-13T09:29:00Z" w16du:dateUtc="2025-08-13T01:29:00Z"/>
        </w:rPr>
      </w:pPr>
      <w:del w:id="469" w:author="McAuley, Chloe" w:date="2025-08-13T09:29:00Z" w16du:dateUtc="2025-08-13T01:29:00Z">
        <w:r w:rsidRPr="00CF6FA1" w:rsidDel="00784087">
          <w:delText xml:space="preserve">Nimmo, D. G., Avitabile, S., Banks, S. C., Bliege Bird, R., Callister, K., Clarke, M. F., Dickman, C. R., Doherty Greenville, A. C., Haslem, A., Kelly, L. T., Kenny, S. A., Lahoz‐Monfort, J. J., Lee, C., Leonard, S., Moore, H., Newsome, T. M., andscapes. </w:delText>
        </w:r>
        <w:r w:rsidRPr="00CF6FA1" w:rsidDel="00784087">
          <w:rPr>
            <w:i/>
          </w:rPr>
          <w:delText>Biological</w:delText>
        </w:r>
      </w:del>
      <w:ins w:id="470" w:author="McAuley, Chloe" w:date="2025-08-13T09:30:00Z" w16du:dateUtc="2025-08-13T01:30:00Z">
        <w:r w:rsidR="00901B30">
          <w:rPr>
            <w:i/>
          </w:rPr>
          <w:fldChar w:fldCharType="begin"/>
        </w:r>
        <w:r w:rsidR="00901B30">
          <w:rPr>
            <w:i/>
          </w:rPr>
          <w:instrText>HYPERLINK " Reviews of the Cambridge Philosophical"</w:instrText>
        </w:r>
        <w:r w:rsidR="00901B30">
          <w:rPr>
            <w:i/>
          </w:rPr>
        </w:r>
        <w:r w:rsidR="00901B30">
          <w:rPr>
            <w:i/>
          </w:rPr>
          <w:fldChar w:fldCharType="separate"/>
        </w:r>
        <w:del w:id="471" w:author="McAuley, Chloe" w:date="2025-08-13T09:29:00Z" w16du:dateUtc="2025-08-13T01:29:00Z">
          <w:r w:rsidRPr="00901B30" w:rsidDel="00784087">
            <w:rPr>
              <w:rStyle w:val="Hyperlink"/>
              <w:i/>
            </w:rPr>
            <w:delText xml:space="preserve"> Reviews of the Cambridge Philosophical</w:delText>
          </w:r>
        </w:del>
        <w:r w:rsidR="00901B30">
          <w:rPr>
            <w:i/>
          </w:rPr>
          <w:fldChar w:fldCharType="end"/>
        </w:r>
      </w:ins>
      <w:del w:id="472" w:author="McAuley, Chloe" w:date="2025-08-13T09:29:00Z" w16du:dateUtc="2025-08-13T01:29:00Z">
        <w:r w:rsidRPr="00CF6FA1" w:rsidDel="00784087">
          <w:rPr>
            <w:i/>
          </w:rPr>
          <w:delText xml:space="preserve"> Society, 94</w:delText>
        </w:r>
        <w:r w:rsidRPr="00CF6FA1" w:rsidDel="00784087">
          <w:delText xml:space="preserve">(3), 981-998.  </w:delText>
        </w:r>
        <w:r w:rsidDel="00784087">
          <w:fldChar w:fldCharType="begin"/>
        </w:r>
        <w:r w:rsidDel="00784087">
          <w:delInstrText>HYPERLINK "https://doi.org/10.1111/brv.12486"</w:delInstrText>
        </w:r>
        <w:r w:rsidDel="00784087">
          <w:fldChar w:fldCharType="separate"/>
        </w:r>
        <w:r w:rsidRPr="00CF6FA1" w:rsidDel="00784087">
          <w:rPr>
            <w:rStyle w:val="Hyperlink"/>
          </w:rPr>
          <w:delText>https://doi.org/10.1111/brv.12486</w:delText>
        </w:r>
        <w:r w:rsidDel="00784087">
          <w:fldChar w:fldCharType="end"/>
        </w:r>
        <w:r w:rsidRPr="00CF6FA1" w:rsidDel="00784087">
          <w:delText xml:space="preserve"> </w:delText>
        </w:r>
      </w:del>
    </w:p>
    <w:p w14:paraId="3F8D7037" w14:textId="08981C14" w:rsidR="00CF6FA1" w:rsidRPr="00CF6FA1" w:rsidDel="00784087" w:rsidRDefault="00CF6FA1" w:rsidP="00CF6FA1">
      <w:pPr>
        <w:pStyle w:val="EndNoteBibliography"/>
        <w:spacing w:after="0"/>
        <w:ind w:left="720" w:hanging="720"/>
        <w:rPr>
          <w:del w:id="473" w:author="McAuley, Chloe" w:date="2025-08-13T09:29:00Z" w16du:dateUtc="2025-08-13T01:29:00Z"/>
        </w:rPr>
      </w:pPr>
      <w:del w:id="474" w:author="McAuley, Chloe" w:date="2025-08-13T09:29:00Z" w16du:dateUtc="2025-08-13T01:29:00Z">
        <w:r w:rsidRPr="00CF6FA1" w:rsidDel="00784087">
          <w:delText xml:space="preserve">Nimmo, D. G., Carthey, A. J. R D. T. (2021). Welcome to the Pyrocene: Animal survival in the age of megafire. </w:delText>
        </w:r>
        <w:r w:rsidRPr="00CF6FA1" w:rsidDel="00784087">
          <w:rPr>
            <w:i/>
          </w:rPr>
          <w:delText>Global Change Biology, 27</w:delText>
        </w:r>
        <w:r w:rsidRPr="00CF6FA1" w:rsidDel="00784087">
          <w:delText xml:space="preserve">(22), 5684-5693.  </w:delText>
        </w:r>
        <w:r w:rsidDel="00784087">
          <w:fldChar w:fldCharType="begin"/>
        </w:r>
        <w:r w:rsidDel="00784087">
          <w:delInstrText>HYPERLINK "https://doi.org/10.1111/gcb.15834"</w:delInstrText>
        </w:r>
        <w:r w:rsidDel="00784087">
          <w:fldChar w:fldCharType="separate"/>
        </w:r>
        <w:r w:rsidRPr="00CF6FA1" w:rsidDel="00784087">
          <w:rPr>
            <w:rStyle w:val="Hyperlink"/>
          </w:rPr>
          <w:delText>https://doi.org/10.1111/gcb.15834</w:delText>
        </w:r>
        <w:r w:rsidDel="00784087">
          <w:fldChar w:fldCharType="end"/>
        </w:r>
        <w:r w:rsidRPr="00CF6FA1" w:rsidDel="00784087">
          <w:delText xml:space="preserve"> </w:delText>
        </w:r>
      </w:del>
    </w:p>
    <w:p w14:paraId="0D1F1256" w14:textId="311FA839" w:rsidR="00CF6FA1" w:rsidRPr="00CF6FA1" w:rsidDel="00784087" w:rsidRDefault="00CF6FA1" w:rsidP="00CF6FA1">
      <w:pPr>
        <w:pStyle w:val="EndNoteBibliography"/>
        <w:spacing w:after="0"/>
        <w:ind w:left="720" w:hanging="720"/>
        <w:rPr>
          <w:del w:id="475" w:author="McAuley, Chloe" w:date="2025-08-13T09:29:00Z" w16du:dateUtc="2025-08-13T01:29:00Z"/>
        </w:rPr>
      </w:pPr>
      <w:del w:id="476" w:author="McAuley, Chloe" w:date="2025-08-13T09:29:00Z" w16du:dateUtc="2025-08-13T01:29:00Z">
        <w:r w:rsidRPr="00CF6FA1" w:rsidDel="00784087">
          <w:delText xml:space="preserve">Olson, D. M., Dinerstein, E., Wikramanayake, E. D., wood, E. C., D'Amico, J. A., Itoua, I., Strand,, C. J., Allnutt, T. F., Ricketts, T. H., Kura, Y., Lamoreux, J. F., Wettengel, W. W.,  (2he World: A New Map of Life on Earth: A new global map of terrestrial ecoregions provides an innovative tool for conserving biodiversity. </w:delText>
        </w:r>
        <w:r w:rsidRPr="00CF6FA1" w:rsidDel="00784087">
          <w:rPr>
            <w:i/>
          </w:rPr>
          <w:delText>BioScience, 51</w:delText>
        </w:r>
        <w:r w:rsidRPr="00CF6FA1" w:rsidDel="00784087">
          <w:delText xml:space="preserve">(11), 933-938.   </w:delText>
        </w:r>
      </w:del>
    </w:p>
    <w:p w14:paraId="6E49C347" w14:textId="451AB799" w:rsidR="00CF6FA1" w:rsidRPr="00CF6FA1" w:rsidDel="00784087" w:rsidRDefault="00CF6FA1" w:rsidP="00CF6FA1">
      <w:pPr>
        <w:pStyle w:val="EndNoteBibliography"/>
        <w:spacing w:after="0"/>
        <w:ind w:left="720" w:hanging="720"/>
        <w:rPr>
          <w:del w:id="477" w:author="McAuley, Chloe" w:date="2025-08-13T09:29:00Z" w16du:dateUtc="2025-08-13T01:29:00Z"/>
        </w:rPr>
      </w:pPr>
      <w:del w:id="478" w:author="McAuley, Chloe" w:date="2025-08-13T09:29:00Z" w16du:dateUtc="2025-08-13T01:29:00Z">
        <w:r w:rsidRPr="00CF6FA1" w:rsidDel="00784087">
          <w:delText xml:space="preserve">Oskyrko, O. M., Chunrong; Meiri, Shai; Du, Weiguo. (2024). </w:delText>
        </w:r>
        <w:r w:rsidRPr="00CF6FA1" w:rsidDel="00784087">
          <w:rPr>
            <w:i/>
          </w:rPr>
          <w:delText>ReptTraiological traits in reptiles</w:delText>
        </w:r>
        <w:r w:rsidRPr="00CF6FA1" w:rsidDel="00784087">
          <w:delText xml:space="preserve">. </w:delText>
        </w:r>
      </w:del>
    </w:p>
    <w:p w14:paraId="47998C82" w14:textId="491CEE96" w:rsidR="00CF6FA1" w:rsidRPr="00CF6FA1" w:rsidDel="00784087" w:rsidRDefault="00CF6FA1" w:rsidP="00CF6FA1">
      <w:pPr>
        <w:pStyle w:val="EndNoteBibliography"/>
        <w:spacing w:after="0"/>
        <w:ind w:left="720" w:hanging="720"/>
        <w:rPr>
          <w:del w:id="479" w:author="McAuley, Chloe" w:date="2025-08-13T09:29:00Z" w16du:dateUtc="2025-08-13T01:29:00Z"/>
        </w:rPr>
      </w:pPr>
      <w:del w:id="480" w:author="McAuley, Chloe" w:date="2025-08-13T09:29:00Z" w16du:dateUtc="2025-08-13T01:29:00Z">
        <w:r w:rsidRPr="00CF6FA1" w:rsidDel="00784087">
          <w:delText>P</w:delText>
        </w:r>
      </w:del>
      <w:ins w:id="481" w:author="McAuley, Chloe" w:date="2025-08-13T09:30:00Z" w16du:dateUtc="2025-08-13T01:30:00Z">
        <w:r w:rsidR="00901B30">
          <w:fldChar w:fldCharType="begin"/>
        </w:r>
        <w:r w:rsidR="00901B30">
          <w:instrText>HYPERLINK "asch, B., &amp; Koprowski, J. L. (2"</w:instrText>
        </w:r>
        <w:r w:rsidR="00901B30">
          <w:fldChar w:fldCharType="separate"/>
        </w:r>
        <w:del w:id="482" w:author="McAuley, Chloe" w:date="2025-08-13T09:29:00Z" w16du:dateUtc="2025-08-13T01:29:00Z">
          <w:r w:rsidRPr="00901B30" w:rsidDel="00784087">
            <w:rPr>
              <w:rStyle w:val="Hyperlink"/>
            </w:rPr>
            <w:delText>asch, B., &amp; Koprowski, J. L. (2</w:delText>
          </w:r>
        </w:del>
        <w:r w:rsidR="00901B30">
          <w:fldChar w:fldCharType="end"/>
        </w:r>
      </w:ins>
      <w:del w:id="483" w:author="McAuley, Chloe" w:date="2025-08-13T09:29:00Z" w16du:dateUtc="2025-08-13T01:29:00Z">
        <w:r w:rsidRPr="00CF6FA1" w:rsidDel="00784087">
          <w:delText xml:space="preserve">011). Impacts of fire suppression on space use by Mexican fox </w:delText>
        </w:r>
        <w:r w:rsidRPr="00CF6FA1" w:rsidDel="00784087">
          <w:rPr>
            <w:i/>
          </w:rPr>
          <w:delText>y, 92</w:delText>
        </w:r>
        <w:r w:rsidRPr="00CF6FA1" w:rsidDel="00784087">
          <w:delText xml:space="preserve">(1), 227-234.  </w:delText>
        </w:r>
      </w:del>
      <w:ins w:id="484" w:author="McAuley, Chloe" w:date="2025-08-13T09:30:00Z" w16du:dateUtc="2025-08-13T01:30:00Z">
        <w:r w:rsidR="00901B30">
          <w:fldChar w:fldCharType="begin"/>
        </w:r>
        <w:r w:rsidR="00901B30">
          <w:instrText>HYPERLINK "RLINK \"https://doi.org/10."</w:instrText>
        </w:r>
        <w:r w:rsidR="00901B30">
          <w:fldChar w:fldCharType="separate"/>
        </w:r>
        <w:del w:id="485" w:author="McAuley, Chloe" w:date="2025-08-13T09:29:00Z" w16du:dateUtc="2025-08-13T01:29:00Z">
          <w:r w:rsidRPr="00901B30" w:rsidDel="00784087">
            <w:rPr>
              <w:rStyle w:val="Hyperlink"/>
            </w:rPr>
            <w:delText>https://doi.org/10.1644/10-MAMM-A-133.1</w:delText>
          </w:r>
        </w:del>
        <w:r w:rsidR="00901B30">
          <w:fldChar w:fldCharType="end"/>
        </w:r>
      </w:ins>
      <w:del w:id="486" w:author="McAuley, Chloe" w:date="2025-08-13T09:29:00Z" w16du:dateUtc="2025-08-13T01:29:00Z">
        <w:r w:rsidRPr="00CF6FA1" w:rsidDel="00784087">
          <w:delText xml:space="preserve"> </w:delText>
        </w:r>
      </w:del>
    </w:p>
    <w:p w14:paraId="5EEBD16A" w14:textId="56FCD91B" w:rsidR="00CF6FA1" w:rsidRPr="00CF6FA1" w:rsidDel="00784087" w:rsidRDefault="00CF6FA1" w:rsidP="00CF6FA1">
      <w:pPr>
        <w:pStyle w:val="EndNoteBibliography"/>
        <w:spacing w:after="0"/>
        <w:ind w:left="720" w:hanging="720"/>
        <w:rPr>
          <w:del w:id="487" w:author="McAuley, Chloe" w:date="2025-08-13T09:29:00Z" w16du:dateUtc="2025-08-13T01:29:00Z"/>
        </w:rPr>
      </w:pPr>
      <w:del w:id="488" w:author="McAuley, Chloe" w:date="2025-08-13T09:29:00Z" w16du:dateUtc="2025-08-13T01:29:00Z">
        <w:r w:rsidRPr="00CF6FA1" w:rsidDel="00784087">
          <w:delText xml:space="preserve">Pausas, J. G., &amp; Parr, C. L. (2018). Towards an understanding of the evolutionary role of fire in animals. </w:delText>
        </w:r>
        <w:r w:rsidRPr="00CF6FA1" w:rsidDel="00784087">
          <w:rPr>
            <w:i/>
          </w:rPr>
          <w:delText>Evolutionary Ecology, 32</w:delText>
        </w:r>
        <w:r w:rsidRPr="00CF6FA1" w:rsidDel="00784087">
          <w:delText>(2), 113-12oorhouse, T. P., Hambly, C., Speakman, J. R., &amp; Macdonald, D. W. (2017). Daily energy expenditure in the fac</w:delText>
        </w:r>
      </w:del>
      <w:ins w:id="489" w:author="McAuley, Chloe" w:date="2025-08-13T09:30:00Z" w16du:dateUtc="2025-08-13T01:30:00Z">
        <w:r w:rsidR="00901B30">
          <w:fldChar w:fldCharType="begin"/>
        </w:r>
        <w:r w:rsidR="00901B30">
          <w:instrText>HYPERLINK "e of predation: Hedgehog energ"</w:instrText>
        </w:r>
        <w:r w:rsidR="00901B30">
          <w:fldChar w:fldCharType="separate"/>
        </w:r>
        <w:del w:id="490" w:author="McAuley, Chloe" w:date="2025-08-13T09:29:00Z" w16du:dateUtc="2025-08-13T01:29:00Z">
          <w:r w:rsidRPr="00901B30" w:rsidDel="00784087">
            <w:rPr>
              <w:rStyle w:val="Hyperlink"/>
            </w:rPr>
            <w:delText>e of predation: Hedgehog energ</w:delText>
          </w:r>
        </w:del>
        <w:r w:rsidR="00901B30">
          <w:fldChar w:fldCharType="end"/>
        </w:r>
      </w:ins>
      <w:del w:id="491" w:author="McAuley, Chloe" w:date="2025-08-13T09:29:00Z" w16du:dateUtc="2025-08-13T01:29:00Z">
        <w:r w:rsidRPr="00CF6FA1" w:rsidDel="00784087">
          <w:delText xml:space="preserve">etics in rural landscapes. </w:delText>
        </w:r>
        <w:r w:rsidRPr="00CF6FA1" w:rsidDel="00784087">
          <w:rPr>
            <w:i/>
          </w:rPr>
          <w:delText>Journal of Experimental Biology, 220</w:delText>
        </w:r>
        <w:r w:rsidRPr="00CF6FA1" w:rsidDel="00784087">
          <w:delText xml:space="preserve">(3), 460-468.   </w:delText>
        </w:r>
      </w:del>
    </w:p>
    <w:p w14:paraId="270F2F56" w14:textId="5F9D020F" w:rsidR="00CF6FA1" w:rsidRPr="00901B30" w:rsidDel="00784087" w:rsidRDefault="00CF6FA1" w:rsidP="00CF6FA1">
      <w:pPr>
        <w:pStyle w:val="EndNoteBibliography"/>
        <w:spacing w:after="0"/>
        <w:ind w:left="720" w:hanging="720"/>
        <w:rPr>
          <w:ins w:id="492" w:author="McAuley, Chloe" w:date="2025-08-13T09:30:00Z" w16du:dateUtc="2025-08-13T01:30:00Z"/>
          <w:del w:id="493" w:author="McAuley, Chloe" w:date="2025-08-13T09:29:00Z" w16du:dateUtc="2025-08-13T01:29:00Z"/>
          <w:rStyle w:val="Hyperlink"/>
        </w:rPr>
      </w:pPr>
      <w:del w:id="494" w:author="McAuley, Chloe" w:date="2025-08-13T09:29:00Z" w16du:dateUtc="2025-08-13T01:29:00Z">
        <w:r w:rsidRPr="00CF6FA1" w:rsidDel="00784087">
          <w:delText xml:space="preserve">Pocknee, C. A., Legge, S. M., McDonald, J., &amp; Fisher, D. O. (2023). Mod based on species’ traits. </w:delText>
        </w:r>
        <w:r w:rsidRPr="00CF6FA1" w:rsidDel="00784087">
          <w:rPr>
            <w:i/>
          </w:rPr>
          <w:delText>Conservation Biology, 37</w:delText>
        </w:r>
        <w:r w:rsidRPr="00CF6FA1" w:rsidDel="00784087">
          <w:delText xml:space="preserve">(4), e14062.  </w:delText>
        </w:r>
      </w:del>
      <w:ins w:id="495" w:author="McAuley, Chloe" w:date="2025-08-13T09:30:00Z" w16du:dateUtc="2025-08-13T01:30:00Z">
        <w:r w:rsidR="00901B30">
          <w:fldChar w:fldCharType="begin"/>
        </w:r>
        <w:r w:rsidR="00901B30">
          <w:instrText xml:space="preserve">HYPERLINK " </w:instrText>
        </w:r>
        <w:r w:rsidR="00901B30">
          <w:cr/>
          <w:instrText>Posit team. (2025). RStudio: Integrat"</w:instrText>
        </w:r>
        <w:r w:rsidR="00901B30">
          <w:fldChar w:fldCharType="separate"/>
        </w:r>
        <w:del w:id="496" w:author="McAuley, Chloe" w:date="2025-08-13T09:29:00Z" w16du:dateUtc="2025-08-13T01:29:00Z">
          <w:r w:rsidRPr="00901B30" w:rsidDel="00784087">
            <w:rPr>
              <w:rStyle w:val="Hyperlink"/>
            </w:rPr>
            <w:delText xml:space="preserve"> </w:delText>
          </w:r>
        </w:del>
      </w:ins>
    </w:p>
    <w:p w14:paraId="31FAA225" w14:textId="53F4D7EA" w:rsidR="00CF6FA1" w:rsidRPr="00CF6FA1" w:rsidDel="00784087" w:rsidRDefault="00CF6FA1" w:rsidP="00CF6FA1">
      <w:pPr>
        <w:pStyle w:val="EndNoteBibliography"/>
        <w:spacing w:after="0"/>
        <w:ind w:left="720" w:hanging="720"/>
        <w:rPr>
          <w:del w:id="497" w:author="McAuley, Chloe" w:date="2025-08-13T09:29:00Z" w16du:dateUtc="2025-08-13T01:29:00Z"/>
        </w:rPr>
      </w:pPr>
      <w:ins w:id="498" w:author="McAuley, Chloe" w:date="2025-08-13T09:30:00Z" w16du:dateUtc="2025-08-13T01:30:00Z">
        <w:del w:id="499" w:author="McAuley, Chloe" w:date="2025-08-13T09:29:00Z" w16du:dateUtc="2025-08-13T01:29:00Z">
          <w:r w:rsidRPr="00901B30" w:rsidDel="00784087">
            <w:rPr>
              <w:rStyle w:val="Hyperlink"/>
            </w:rPr>
            <w:delText xml:space="preserve">Posit team. (2025). </w:delText>
          </w:r>
          <w:r w:rsidRPr="00901B30" w:rsidDel="00784087">
            <w:rPr>
              <w:rStyle w:val="Hyperlink"/>
              <w:i/>
            </w:rPr>
            <w:delText>RStudio: Integrat</w:delText>
          </w:r>
        </w:del>
        <w:r w:rsidR="00901B30">
          <w:fldChar w:fldCharType="end"/>
        </w:r>
      </w:ins>
      <w:del w:id="500" w:author="McAuley, Chloe" w:date="2025-08-13T09:29:00Z" w16du:dateUtc="2025-08-13T01:29:00Z">
        <w:r w:rsidRPr="00CF6FA1" w:rsidDel="00784087">
          <w:rPr>
            <w:i/>
          </w:rPr>
          <w:delText xml:space="preserve">ed Development Environment for R. </w:delText>
        </w:r>
        <w:r w:rsidRPr="00CF6FA1" w:rsidDel="00784087">
          <w:delText xml:space="preserve">In (Version 2025.5.0.496) Posit Software, PBC. </w:delText>
        </w:r>
      </w:del>
    </w:p>
    <w:p w14:paraId="3A3EDA06" w14:textId="060EC3F5" w:rsidR="00CF6FA1" w:rsidRPr="00CF6FA1" w:rsidDel="00784087" w:rsidRDefault="00CF6FA1" w:rsidP="00CF6FA1">
      <w:pPr>
        <w:pStyle w:val="EndNoteBibliography"/>
        <w:spacing w:after="0"/>
        <w:ind w:left="720" w:hanging="720"/>
        <w:rPr>
          <w:del w:id="501" w:author="McAuley, Chloe" w:date="2025-08-13T09:29:00Z" w16du:dateUtc="2025-08-13T01:29:00Z"/>
        </w:rPr>
      </w:pPr>
      <w:del w:id="502" w:author="McAuley, Chloe" w:date="2025-08-13T09:29:00Z" w16du:dateUtc="2025-08-13T01:29:00Z">
        <w:r w:rsidRPr="00CF6FA1" w:rsidDel="00784087">
          <w:delText>Povh, L. F., Willers, . A. (2023). A conservation-significant threatened mammal uses fire exclusions and shifts ranges in the presence of</w:delText>
        </w:r>
        <w:r w:rsidRPr="00CF6FA1" w:rsidDel="00784087">
          <w:rPr>
            <w:i/>
          </w:rPr>
          <w:delText>nal Journal of Wildland Fire, 32</w:delText>
        </w:r>
        <w:r w:rsidRPr="00CF6FA1" w:rsidDel="00784087">
          <w:delText xml:space="preserve">(9), 1291-1303.  </w:delText>
        </w:r>
        <w:r w:rsidDel="00784087">
          <w:fldChar w:fldCharType="begin"/>
        </w:r>
        <w:r w:rsidDel="00784087">
          <w:delInstrText>HYPERLINK "https://doi.org/10.1071/WF22196"</w:delInstrText>
        </w:r>
        <w:r w:rsidDel="00784087">
          <w:fldChar w:fldCharType="separate"/>
        </w:r>
        <w:r w:rsidRPr="00CF6FA1" w:rsidDel="00784087">
          <w:rPr>
            <w:rStyle w:val="Hyperlink"/>
          </w:rPr>
          <w:delText>https://doi.org/10.1071/WF22196</w:delText>
        </w:r>
        <w:r w:rsidDel="00784087">
          <w:fldChar w:fldCharType="end"/>
        </w:r>
        <w:r w:rsidRPr="00CF6FA1" w:rsidDel="00784087">
          <w:delText xml:space="preserve"> </w:delText>
        </w:r>
      </w:del>
    </w:p>
    <w:p w14:paraId="3D8AB252" w14:textId="28ACC7C8" w:rsidR="00CF6FA1" w:rsidRPr="00CF6FA1" w:rsidDel="00784087" w:rsidRDefault="00CF6FA1" w:rsidP="00CF6FA1">
      <w:pPr>
        <w:pStyle w:val="EndNoteBibliography"/>
        <w:spacing w:after="0"/>
        <w:ind w:left="720" w:hanging="720"/>
        <w:rPr>
          <w:del w:id="503" w:author="McAuley, Chloe" w:date="2025-08-13T09:29:00Z" w16du:dateUtc="2025-08-13T01:29:00Z"/>
        </w:rPr>
      </w:pPr>
      <w:del w:id="504" w:author="McAuley, Chloe" w:date="2025-08-13T09:29:00Z" w16du:dateUtc="2025-08-13T01:29:00Z">
        <w:r w:rsidRPr="00CF6FA1" w:rsidDel="00784087">
          <w:delText xml:space="preserve">R </w:delText>
        </w:r>
        <w:r w:rsidRPr="00CF6FA1" w:rsidDel="00784087">
          <w:rPr>
            <w:i/>
          </w:rPr>
          <w:delText xml:space="preserve"> Environment for Statistical Computing. </w:delText>
        </w:r>
        <w:r w:rsidRPr="00CF6FA1" w:rsidDel="00784087">
          <w:delText xml:space="preserve">In R Foundation for Statistical Computing. </w:delText>
        </w:r>
        <w:r w:rsidDel="00784087">
          <w:fldChar w:fldCharType="begin"/>
        </w:r>
        <w:r w:rsidDel="00784087">
          <w:delInstrText>HYPERLINK "https://www.R-project.org/"</w:delInstrText>
        </w:r>
        <w:r w:rsidDel="00784087">
          <w:fldChar w:fldCharType="separate"/>
        </w:r>
        <w:r w:rsidRPr="00CF6FA1" w:rsidDel="00784087">
          <w:rPr>
            <w:rStyle w:val="Hyperlink"/>
          </w:rPr>
          <w:delText>https://www.R-project.org/</w:delText>
        </w:r>
        <w:r w:rsidDel="00784087">
          <w:fldChar w:fldCharType="end"/>
        </w:r>
      </w:del>
    </w:p>
    <w:p w14:paraId="7FB520CE" w14:textId="7F803DE1" w:rsidR="00CF6FA1" w:rsidRPr="00CF6FA1" w:rsidDel="00784087" w:rsidRDefault="00CF6FA1" w:rsidP="00CF6FA1">
      <w:pPr>
        <w:pStyle w:val="EndNoteBibliography"/>
        <w:spacing w:after="0"/>
        <w:ind w:left="720" w:hanging="720"/>
        <w:rPr>
          <w:del w:id="505" w:author="McAuley, Chloe" w:date="2025-08-13T09:29:00Z" w16du:dateUtc="2025-08-13T01:29:00Z"/>
        </w:rPr>
      </w:pPr>
      <w:del w:id="506" w:author="McAuley, Chloe" w:date="2025-08-13T09:29:00Z" w16du:dateUtc="2025-08-13T01:29:00Z">
        <w:r w:rsidRPr="00CF6FA1" w:rsidDel="00784087">
          <w:delText xml:space="preserve">Rodríguez-Trejo, D. A., Pausas, J. G., &amp; Miranda-M Mexican arid shrubland. </w:delText>
        </w:r>
        <w:r w:rsidRPr="00CF6FA1" w:rsidDel="00784087">
          <w:rPr>
            <w:i/>
          </w:rPr>
          <w:delText>Fire Ecology, 15</w:delText>
        </w:r>
        <w:r w:rsidRPr="00CF6FA1" w:rsidDel="00784087">
          <w:delText xml:space="preserve">(1), 11.   </w:delText>
        </w:r>
      </w:del>
    </w:p>
    <w:p w14:paraId="06B23216" w14:textId="2EC8AE33" w:rsidR="00CF6FA1" w:rsidRPr="00CF6FA1" w:rsidDel="00784087" w:rsidRDefault="00CF6FA1" w:rsidP="00CF6FA1">
      <w:pPr>
        <w:pStyle w:val="EndNoteBibliography"/>
        <w:spacing w:after="0"/>
        <w:ind w:left="720" w:hanging="720"/>
        <w:rPr>
          <w:del w:id="507" w:author="McAuley, Chloe" w:date="2025-08-13T09:29:00Z" w16du:dateUtc="2025-08-13T01:29:00Z"/>
        </w:rPr>
      </w:pPr>
      <w:del w:id="508" w:author="McAuley, Chloe" w:date="2025-08-13T09:29:00Z" w16du:dateUtc="2025-08-13T01:29:00Z">
        <w:r w:rsidRPr="00CF6FA1" w:rsidDel="00784087">
          <w:delText xml:space="preserve">Ryan, K. C., Knapp, E. E., &amp; Varner, J. M. (2013). Prescribed fire in North American forests and woodlands: History, current practice, and challenges. </w:delText>
        </w:r>
        <w:r w:rsidRPr="00CF6FA1" w:rsidDel="00784087">
          <w:rPr>
            <w:i/>
          </w:rPr>
          <w:delText>Frontiers in Ecology and the Environment, 11</w:delText>
        </w:r>
        <w:r w:rsidRPr="00CF6FA1" w:rsidDel="00784087">
          <w:delText xml:space="preserve">(s1), e15-e24.  </w:delText>
        </w:r>
        <w:r w:rsidDel="00784087">
          <w:fldChar w:fldCharType="begin"/>
        </w:r>
        <w:r w:rsidDel="00784087">
          <w:delInstrText>HYPERLINK "https://doi.org/10.1890/120329"</w:delInstrText>
        </w:r>
        <w:r w:rsidDel="00784087">
          <w:fldChar w:fldCharType="separate"/>
        </w:r>
        <w:r w:rsidRPr="00CF6FA1" w:rsidDel="00784087">
          <w:rPr>
            <w:rStyle w:val="Hyperlink"/>
          </w:rPr>
          <w:delText>https://doi.org/10.1890/120329</w:delText>
        </w:r>
        <w:r w:rsidDel="00784087">
          <w:fldChar w:fldCharType="end"/>
        </w:r>
        <w:r w:rsidRPr="00CF6FA1" w:rsidDel="00784087">
          <w:delText xml:space="preserve"> </w:delText>
        </w:r>
      </w:del>
    </w:p>
    <w:p w14:paraId="27062620" w14:textId="2B745C37" w:rsidR="00CF6FA1" w:rsidRPr="00CF6FA1" w:rsidDel="00784087" w:rsidRDefault="00CF6FA1" w:rsidP="00CF6FA1">
      <w:pPr>
        <w:pStyle w:val="EndNoteBibliography"/>
        <w:spacing w:after="0"/>
        <w:ind w:left="720" w:hanging="720"/>
        <w:rPr>
          <w:del w:id="509" w:author="McAuley, Chloe" w:date="2025-08-13T09:29:00Z" w16du:dateUtc="2025-08-13T01:29:00Z"/>
        </w:rPr>
      </w:pPr>
      <w:del w:id="510" w:author="McAuley, Chloe" w:date="2025-08-13T09:29:00Z" w16du:dateUtc="2025-08-13T01:29:00Z">
        <w:r w:rsidRPr="00CF6FA1" w:rsidDel="00784087">
          <w:delText xml:space="preserve">Shaw, R. E., James, A. I., Tuft, K., Legge, S., Cary, G. J., </w:delText>
        </w:r>
      </w:del>
      <w:ins w:id="511" w:author="McAuley, Chloe" w:date="2025-08-13T09:30:00Z" w16du:dateUtc="2025-08-13T01:30:00Z">
        <w:r w:rsidR="00901B30">
          <w:fldChar w:fldCharType="begin"/>
        </w:r>
        <w:r w:rsidR="00901B30">
          <w:instrText>HYPERLINK "Peakall, R., &amp; Banks, S. C. (2021). Unburnt habit"</w:instrText>
        </w:r>
        <w:r w:rsidR="00901B30">
          <w:fldChar w:fldCharType="separate"/>
        </w:r>
        <w:del w:id="512" w:author="McAuley, Chloe" w:date="2025-08-13T09:29:00Z" w16du:dateUtc="2025-08-13T01:29:00Z">
          <w:r w:rsidRPr="00901B30" w:rsidDel="00784087">
            <w:rPr>
              <w:rStyle w:val="Hyperlink"/>
            </w:rPr>
            <w:delText>Peakall, R., &amp; Banks, S. C. (2021). Unburnt habit</w:delText>
          </w:r>
        </w:del>
        <w:r w:rsidR="00901B30">
          <w:fldChar w:fldCharType="end"/>
        </w:r>
      </w:ins>
      <w:del w:id="513" w:author="McAuley, Chloe" w:date="2025-08-13T09:29:00Z" w16du:dateUtc="2025-08-13T01:29:00Z">
        <w:r w:rsidRPr="00CF6FA1" w:rsidDel="00784087">
          <w:delText>at patches are critical for survival and in situ population recovery in a small mammal</w:delText>
        </w:r>
        <w:r w:rsidRPr="00CF6FA1" w:rsidDel="00784087">
          <w:rPr>
            <w:i/>
          </w:rPr>
          <w:delText>8</w:delText>
        </w:r>
        <w:r w:rsidRPr="00CF6FA1" w:rsidDel="00784087">
          <w:delText xml:space="preserve">(6), 1325-1335.  </w:delText>
        </w:r>
        <w:r w:rsidDel="00784087">
          <w:fldChar w:fldCharType="begin"/>
        </w:r>
        <w:r w:rsidDel="00784087">
          <w:delInstrText>HYPERLINK "https://doi.org/10.1111/1365-2664.13846"</w:delInstrText>
        </w:r>
        <w:r w:rsidDel="00784087">
          <w:fldChar w:fldCharType="separate"/>
        </w:r>
        <w:r w:rsidRPr="00CF6FA1" w:rsidDel="00784087">
          <w:rPr>
            <w:rStyle w:val="Hyperlink"/>
          </w:rPr>
          <w:delText>https://doi.org/10.1111/1365-2664.13846</w:delText>
        </w:r>
        <w:r w:rsidDel="00784087">
          <w:fldChar w:fldCharType="end"/>
        </w:r>
        <w:r w:rsidRPr="00CF6FA1" w:rsidDel="00784087">
          <w:delText xml:space="preserve"> </w:delText>
        </w:r>
      </w:del>
    </w:p>
    <w:p w14:paraId="35D5974E" w14:textId="24EE5117" w:rsidR="00CF6FA1" w:rsidRPr="00CF6FA1" w:rsidDel="00784087" w:rsidRDefault="00CF6FA1" w:rsidP="00CF6FA1">
      <w:pPr>
        <w:pStyle w:val="EndNoteBibliography"/>
        <w:spacing w:after="0"/>
        <w:ind w:left="720" w:hanging="720"/>
        <w:rPr>
          <w:del w:id="514" w:author="McAuley, Chloe" w:date="2025-08-13T09:29:00Z" w16du:dateUtc="2025-08-13T01:29:00Z"/>
        </w:rPr>
      </w:pPr>
      <w:del w:id="515" w:author="McAuley, Chloe" w:date="2025-08-13T09:29:00Z" w16du:dateUtc="2025-08-13T01:29:00Z">
        <w:r w:rsidRPr="00CF6FA1" w:rsidDel="00784087">
          <w:delText xml:space="preserve">Stobo‐Wilson, A. M., Cremona, T., Murphy, B. P., &amp; Carthew, S. M. (2021) in a marsupial glider’s home‐range size. </w:delText>
        </w:r>
        <w:r w:rsidRPr="00CF6FA1" w:rsidDel="00784087">
          <w:rPr>
            <w:i/>
          </w:rPr>
          <w:delText>Journal of Zoology, 315</w:delText>
        </w:r>
        <w:r w:rsidRPr="00CF6FA1" w:rsidDel="00784087">
          <w:delText xml:space="preserve">(3), 199-212.   </w:delText>
        </w:r>
      </w:del>
    </w:p>
    <w:p w14:paraId="36129C3C" w14:textId="65A9930E" w:rsidR="00CF6FA1" w:rsidRPr="00CF6FA1" w:rsidDel="00784087" w:rsidRDefault="00CF6FA1" w:rsidP="00CF6FA1">
      <w:pPr>
        <w:pStyle w:val="EndNoteBibliography"/>
        <w:spacing w:after="0"/>
        <w:ind w:left="720" w:hanging="720"/>
        <w:rPr>
          <w:del w:id="516" w:author="McAuley, Chloe" w:date="2025-08-13T09:29:00Z" w16du:dateUtc="2025-08-13T01:29:00Z"/>
        </w:rPr>
      </w:pPr>
      <w:del w:id="517" w:author="McAuley, Chloe" w:date="2025-08-13T09:29:00Z" w16du:dateUtc="2025-08-13T01:29:00Z">
        <w:r w:rsidRPr="00CF6FA1" w:rsidDel="00784087">
          <w:delText xml:space="preserve">Tamburello, N., Isabelle M. Côté, &amp; Dulvy, N. K. (2015). Energy and the scaling of animal space use. </w:delText>
        </w:r>
        <w:r w:rsidRPr="00CF6FA1" w:rsidDel="00784087">
          <w:rPr>
            <w:i/>
          </w:rPr>
          <w:delText>The American Naturalist, 186</w:delText>
        </w:r>
        <w:r w:rsidRPr="00CF6FA1" w:rsidDel="00784087">
          <w:delText xml:space="preserve">(2), 196-211.   </w:delText>
        </w:r>
      </w:del>
    </w:p>
    <w:p w14:paraId="7BF52417" w14:textId="4B749F45" w:rsidR="00CF6FA1" w:rsidRPr="00CF6FA1" w:rsidDel="00784087" w:rsidRDefault="00CF6FA1" w:rsidP="00CF6FA1">
      <w:pPr>
        <w:pStyle w:val="EndNoteBibliography"/>
        <w:spacing w:after="0"/>
        <w:ind w:left="720" w:hanging="720"/>
        <w:rPr>
          <w:del w:id="518" w:author="McAuley, Chloe" w:date="2025-08-13T09:29:00Z" w16du:dateUtc="2025-08-13T01:29:00Z"/>
        </w:rPr>
      </w:pPr>
      <w:del w:id="519" w:author="McAuley, Chloe" w:date="2025-08-13T09:29:00Z" w16du:dateUtc="2025-08-13T01:29:00Z">
        <w:r w:rsidRPr="00CF6FA1" w:rsidDel="00784087">
          <w:delText>Templeton, A. R., Brazeal, H., &amp; Neuwa</w:delText>
        </w:r>
      </w:del>
      <w:ins w:id="520" w:author="McAuley, Chloe" w:date="2025-08-13T09:30:00Z" w16du:dateUtc="2025-08-13T01:30:00Z">
        <w:r w:rsidR="00901B30">
          <w:fldChar w:fldCharType="begin"/>
        </w:r>
        <w:r w:rsidR="00901B30">
          <w:instrText>HYPERLINK "ld, J. L. (2011). The transition from isol"</w:instrText>
        </w:r>
        <w:r w:rsidR="00901B30">
          <w:fldChar w:fldCharType="separate"/>
        </w:r>
        <w:del w:id="521" w:author="McAuley, Chloe" w:date="2025-08-13T09:29:00Z" w16du:dateUtc="2025-08-13T01:29:00Z">
          <w:r w:rsidRPr="00901B30" w:rsidDel="00784087">
            <w:rPr>
              <w:rStyle w:val="Hyperlink"/>
            </w:rPr>
            <w:delText>ld, J. L. (2011). The transition from isol</w:delText>
          </w:r>
        </w:del>
        <w:r w:rsidR="00901B30">
          <w:fldChar w:fldCharType="end"/>
        </w:r>
      </w:ins>
      <w:del w:id="522" w:author="McAuley, Chloe" w:date="2025-08-13T09:29:00Z" w16du:dateUtc="2025-08-13T01:29:00Z">
        <w:r w:rsidRPr="00CF6FA1" w:rsidDel="00784087">
          <w:delText xml:space="preserve">ated patches to a metapopulation in the eastern collared lizard in response to prescribed fires. </w:delText>
        </w:r>
        <w:r w:rsidRPr="00CF6FA1" w:rsidDel="00784087">
          <w:rPr>
            <w:i/>
          </w:rPr>
          <w:delText>Ecology, 92</w:delText>
        </w:r>
        <w:r w:rsidRPr="00CF6FA1" w:rsidDel="00784087">
          <w:delText xml:space="preserve">(9), 1736-1747.   </w:delText>
        </w:r>
      </w:del>
    </w:p>
    <w:p w14:paraId="58259646" w14:textId="4430A7DD" w:rsidR="00CF6FA1" w:rsidRPr="00CF6FA1" w:rsidDel="00784087" w:rsidRDefault="00CF6FA1" w:rsidP="00CF6FA1">
      <w:pPr>
        <w:pStyle w:val="EndNoteBibliography"/>
        <w:spacing w:after="0"/>
        <w:ind w:left="720" w:hanging="720"/>
        <w:rPr>
          <w:del w:id="523" w:author="McAuley, Chloe" w:date="2025-08-13T09:29:00Z" w16du:dateUtc="2025-08-13T01:29:00Z"/>
        </w:rPr>
      </w:pPr>
      <w:del w:id="524" w:author="McAuley, Chloe" w:date="2025-08-13T09:29:00Z" w16du:dateUtc="2025-08-13T01:29:00Z">
        <w:r w:rsidRPr="00CF6FA1" w:rsidDel="00784087">
          <w:delText>Tobias, J. A., Sheard, C., Pigot, A. L., Devenish, A. J. M.</w:delText>
        </w:r>
      </w:del>
      <w:ins w:id="525" w:author="McAuley, Chloe" w:date="2025-08-13T09:30:00Z" w16du:dateUtc="2025-08-13T01:30:00Z">
        <w:r w:rsidR="00901B30">
          <w:fldChar w:fldCharType="begin"/>
        </w:r>
        <w:r w:rsidR="00901B30">
          <w:instrText>HYPERLINK ", Yang, J., Sayol, F., Neate-Clegg, M. H."</w:instrText>
        </w:r>
        <w:r w:rsidR="00901B30">
          <w:fldChar w:fldCharType="separate"/>
        </w:r>
        <w:del w:id="526" w:author="McAuley, Chloe" w:date="2025-08-13T09:29:00Z" w16du:dateUtc="2025-08-13T01:29:00Z">
          <w:r w:rsidRPr="00901B30" w:rsidDel="00784087">
            <w:rPr>
              <w:rStyle w:val="Hyperlink"/>
            </w:rPr>
            <w:delText>, Yang, J., Sayol, F., Neate-Clegg, M. H.</w:delText>
          </w:r>
        </w:del>
        <w:r w:rsidR="00901B30">
          <w:fldChar w:fldCharType="end"/>
        </w:r>
      </w:ins>
      <w:del w:id="527" w:author="McAuley, Chloe" w:date="2025-08-13T09:29:00Z" w16du:dateUtc="2025-08-13T01:29:00Z">
        <w:r w:rsidRPr="00CF6FA1" w:rsidDel="00784087">
          <w:delText xml:space="preserve"> C., Alioravainen, N., Weeks, T. L., Barber, R. A., Walkden, P. A., MacGregor, H. E. A., Jones, S. E. I., Vincent, C., Phillips, A. G., Marples</w:delText>
        </w:r>
      </w:del>
      <w:ins w:id="528" w:author="McAuley, Chloe" w:date="2025-08-13T09:30:00Z" w16du:dateUtc="2025-08-13T01:30:00Z">
        <w:r w:rsidR="00901B30">
          <w:fldChar w:fldCharType="begin"/>
        </w:r>
        <w:r w:rsidR="00901B30">
          <w:instrText>HYPERLINK ", N. M., Montaño-Centellas, F. "</w:instrText>
        </w:r>
        <w:r w:rsidR="00901B30">
          <w:fldChar w:fldCharType="separate"/>
        </w:r>
        <w:del w:id="529" w:author="McAuley, Chloe" w:date="2025-08-13T09:29:00Z" w16du:dateUtc="2025-08-13T01:29:00Z">
          <w:r w:rsidRPr="00901B30" w:rsidDel="00784087">
            <w:rPr>
              <w:rStyle w:val="Hyperlink"/>
            </w:rPr>
            <w:delText>, N. M., Montaño-Centellas, F.</w:delText>
          </w:r>
        </w:del>
        <w:r w:rsidR="00901B30">
          <w:fldChar w:fldCharType="end"/>
        </w:r>
      </w:ins>
      <w:del w:id="530" w:author="McAuley, Chloe" w:date="2025-08-13T09:29:00Z" w16du:dateUtc="2025-08-13T01:29:00Z">
        <w:r w:rsidRPr="00CF6FA1" w:rsidDel="00784087">
          <w:delText xml:space="preserve"> A., Leandro-Silva, V., Claramunt, S., . . . Schleuning, M. (2022). AVONET: morphological, ecological and geographical data for all </w:delText>
        </w:r>
      </w:del>
      <w:ins w:id="531" w:author="McAuley, Chloe" w:date="2025-08-13T09:30:00Z" w16du:dateUtc="2025-08-13T01:30:00Z">
        <w:r w:rsidR="00901B30">
          <w:fldChar w:fldCharType="begin"/>
        </w:r>
        <w:r w:rsidR="00901B30">
          <w:instrText>HYPERLINK "birds. Ecology Letters, 25(3), 581-59"</w:instrText>
        </w:r>
        <w:r w:rsidR="00901B30">
          <w:fldChar w:fldCharType="separate"/>
        </w:r>
        <w:del w:id="532" w:author="McAuley, Chloe" w:date="2025-08-13T09:29:00Z" w16du:dateUtc="2025-08-13T01:29:00Z">
          <w:r w:rsidRPr="00901B30" w:rsidDel="00784087">
            <w:rPr>
              <w:rStyle w:val="Hyperlink"/>
            </w:rPr>
            <w:delText xml:space="preserve">birds. </w:delText>
          </w:r>
          <w:r w:rsidRPr="00901B30" w:rsidDel="00784087">
            <w:rPr>
              <w:rStyle w:val="Hyperlink"/>
              <w:i/>
            </w:rPr>
            <w:delText>Ecology Letters, 25</w:delText>
          </w:r>
          <w:r w:rsidRPr="00901B30" w:rsidDel="00784087">
            <w:rPr>
              <w:rStyle w:val="Hyperlink"/>
            </w:rPr>
            <w:delText>(3), 581-59</w:delText>
          </w:r>
        </w:del>
        <w:r w:rsidR="00901B30">
          <w:fldChar w:fldCharType="end"/>
        </w:r>
      </w:ins>
      <w:del w:id="533" w:author="McAuley, Chloe" w:date="2025-08-13T09:29:00Z" w16du:dateUtc="2025-08-13T01:29:00Z">
        <w:r w:rsidRPr="00CF6FA1" w:rsidDel="00784087">
          <w:delText xml:space="preserve">7.  </w:delText>
        </w:r>
        <w:r w:rsidDel="00784087">
          <w:fldChar w:fldCharType="begin"/>
        </w:r>
        <w:r w:rsidDel="00784087">
          <w:delInstrText>HYPERLINK "https://doi.org/https://doi.org/10.1111/ele.13898"</w:delInstrText>
        </w:r>
        <w:r w:rsidDel="00784087">
          <w:fldChar w:fldCharType="separate"/>
        </w:r>
        <w:r w:rsidRPr="00CF6FA1" w:rsidDel="00784087">
          <w:rPr>
            <w:rStyle w:val="Hyperlink"/>
          </w:rPr>
          <w:delText>https://doi.org/https://doi.org/10.1111/ele.13898</w:delText>
        </w:r>
        <w:r w:rsidDel="00784087">
          <w:fldChar w:fldCharType="end"/>
        </w:r>
        <w:r w:rsidRPr="00CF6FA1" w:rsidDel="00784087">
          <w:delText xml:space="preserve"> </w:delText>
        </w:r>
      </w:del>
    </w:p>
    <w:p w14:paraId="4104A9E9" w14:textId="4ECC2D7C" w:rsidR="00CF6FA1" w:rsidRPr="00CF6FA1" w:rsidDel="00784087" w:rsidRDefault="00CF6FA1" w:rsidP="00CF6FA1">
      <w:pPr>
        <w:pStyle w:val="EndNoteBibliography"/>
        <w:spacing w:after="0"/>
        <w:ind w:left="720" w:hanging="720"/>
        <w:rPr>
          <w:del w:id="534" w:author="McAuley, Chloe" w:date="2025-08-13T09:29:00Z" w16du:dateUtc="2025-08-13T01:29:00Z"/>
        </w:rPr>
      </w:pPr>
      <w:del w:id="535" w:author="McAuley, Chloe" w:date="2025-08-13T09:29:00Z" w16du:dateUtc="2025-08-13T01:29:00Z">
        <w:r w:rsidRPr="00CF6FA1" w:rsidDel="00784087">
          <w:delText xml:space="preserve">Tomas, W. M., Berlinck, C. N., Chiaravalloti, R. M., Faggioni, G. P., Strüssmann, C., Libonati, R., Abrahão, C. R., do Valle Alvarenga, </w:delText>
        </w:r>
      </w:del>
      <w:ins w:id="536" w:author="McAuley, Chloe" w:date="2025-08-13T09:30:00Z" w16du:dateUtc="2025-08-13T01:30:00Z">
        <w:r w:rsidR="00901B30">
          <w:fldChar w:fldCharType="begin"/>
        </w:r>
        <w:r w:rsidR="00901B30">
          <w:instrText>HYPERLINK "G., de Faria Bacellar, A. E., de Queiroz Batis"</w:instrText>
        </w:r>
        <w:r w:rsidR="00901B30">
          <w:fldChar w:fldCharType="separate"/>
        </w:r>
        <w:del w:id="537" w:author="McAuley, Chloe" w:date="2025-08-13T09:29:00Z" w16du:dateUtc="2025-08-13T01:29:00Z">
          <w:r w:rsidRPr="00901B30" w:rsidDel="00784087">
            <w:rPr>
              <w:rStyle w:val="Hyperlink"/>
            </w:rPr>
            <w:delText>G., de Faria Bacellar, A. E., de Queiroz Batis</w:delText>
          </w:r>
        </w:del>
        <w:r w:rsidR="00901B30">
          <w:fldChar w:fldCharType="end"/>
        </w:r>
      </w:ins>
      <w:del w:id="538" w:author="McAuley, Chloe" w:date="2025-08-13T09:29:00Z" w16du:dateUtc="2025-08-13T01:29:00Z">
        <w:r w:rsidRPr="00CF6FA1" w:rsidDel="00784087">
          <w:delText xml:space="preserve">ta, F. R., Bornato, T. S., Camilo, A. R., Castedo, J., Fernando, A. M. E., de Freitas, G. O., Garcia, C. M., Gonçalves, H. S., de Freitas Guilherme, M. B., Layme, V. M. G., . . . Morato, R. (2021). Distance sampling surveys reveal 17 million vertebrates directly killed by the 2020’s wildfires in the Pantanal, Brazil. </w:delText>
        </w:r>
        <w:r w:rsidRPr="00CF6FA1" w:rsidDel="00784087">
          <w:rPr>
            <w:i/>
          </w:rPr>
          <w:delText>Scientific Reports, 11</w:delText>
        </w:r>
        <w:r w:rsidRPr="00CF6FA1" w:rsidDel="00784087">
          <w:delText xml:space="preserve">(1), 23547.  </w:delText>
        </w:r>
        <w:r w:rsidDel="00784087">
          <w:fldChar w:fldCharType="begin"/>
        </w:r>
        <w:r w:rsidDel="00784087">
          <w:delInstrText>HYPERLINK "https://doi.org/10.1038/s41598-021-02844-5"</w:delInstrText>
        </w:r>
        <w:r w:rsidDel="00784087">
          <w:fldChar w:fldCharType="separate"/>
        </w:r>
        <w:r w:rsidRPr="00CF6FA1" w:rsidDel="00784087">
          <w:rPr>
            <w:rStyle w:val="Hyperlink"/>
          </w:rPr>
          <w:delText>https://doi.org/10.1038/s41598-021-02844-5</w:delText>
        </w:r>
        <w:r w:rsidDel="00784087">
          <w:fldChar w:fldCharType="end"/>
        </w:r>
        <w:r w:rsidRPr="00CF6FA1" w:rsidDel="00784087">
          <w:delText xml:space="preserve"> </w:delText>
        </w:r>
      </w:del>
    </w:p>
    <w:p w14:paraId="2669D272" w14:textId="65E4C6F3" w:rsidR="00CF6FA1" w:rsidRPr="00CF6FA1" w:rsidDel="00784087" w:rsidRDefault="00CF6FA1" w:rsidP="00CF6FA1">
      <w:pPr>
        <w:pStyle w:val="EndNoteBibliography"/>
        <w:spacing w:after="0"/>
        <w:ind w:left="720" w:hanging="720"/>
        <w:rPr>
          <w:del w:id="539" w:author="McAuley, Chloe" w:date="2025-08-13T09:29:00Z" w16du:dateUtc="2025-08-13T01:29:00Z"/>
        </w:rPr>
      </w:pPr>
      <w:del w:id="540" w:author="McAuley, Chloe" w:date="2025-08-13T09:29:00Z" w16du:dateUtc="2025-08-13T01:29:00Z">
        <w:r w:rsidRPr="00CF6FA1" w:rsidDel="00784087">
          <w:delText xml:space="preserve">Venter, J. A., Nabe-Nielsen, J., Prins, H. H. T., &amp; Slotow, R. (2014). Forage patch use by grazing herbivores in a South African grazing ecosystem. </w:delText>
        </w:r>
        <w:r w:rsidRPr="00CF6FA1" w:rsidDel="00784087">
          <w:rPr>
            <w:i/>
          </w:rPr>
          <w:delText>Acta Theriologica, 59</w:delText>
        </w:r>
        <w:r w:rsidRPr="00CF6FA1" w:rsidDel="00784087">
          <w:delText xml:space="preserve">(3), 457-466.  </w:delText>
        </w:r>
        <w:r w:rsidDel="00784087">
          <w:fldChar w:fldCharType="begin"/>
        </w:r>
        <w:r w:rsidDel="00784087">
          <w:delInstrText>HYPERLINK "https://doi.org/10.1007/s13364-014-0184-y"</w:delInstrText>
        </w:r>
        <w:r w:rsidDel="00784087">
          <w:fldChar w:fldCharType="separate"/>
        </w:r>
        <w:r w:rsidRPr="00CF6FA1" w:rsidDel="00784087">
          <w:rPr>
            <w:rStyle w:val="Hyperlink"/>
          </w:rPr>
          <w:delText>https://doi.org/10.1007/s13364-014-0184-y</w:delText>
        </w:r>
        <w:r w:rsidDel="00784087">
          <w:fldChar w:fldCharType="end"/>
        </w:r>
        <w:r w:rsidRPr="00CF6FA1" w:rsidDel="00784087">
          <w:delText xml:space="preserve"> </w:delText>
        </w:r>
      </w:del>
    </w:p>
    <w:p w14:paraId="772F2586" w14:textId="08F3B7E4" w:rsidR="00CF6FA1" w:rsidRPr="00CF6FA1" w:rsidDel="00784087" w:rsidRDefault="00CF6FA1" w:rsidP="00CF6FA1">
      <w:pPr>
        <w:pStyle w:val="EndNoteBibliography"/>
        <w:spacing w:after="0"/>
        <w:ind w:left="720" w:hanging="720"/>
        <w:rPr>
          <w:del w:id="541" w:author="McAuley, Chloe" w:date="2025-08-13T09:29:00Z" w16du:dateUtc="2025-08-13T01:29:00Z"/>
        </w:rPr>
      </w:pPr>
      <w:del w:id="542" w:author="McAuley, Chloe" w:date="2025-08-13T09:29:00Z" w16du:dateUtc="2025-08-13T01:29:00Z">
        <w:r w:rsidRPr="00CF6FA1" w:rsidDel="00784087">
          <w:delText xml:space="preserve">Viechtbauer, W., &amp; Cheung, M. W. L. (2010). Outlier and influence diagnostics for meta-analysis. </w:delText>
        </w:r>
        <w:r w:rsidRPr="00CF6FA1" w:rsidDel="00784087">
          <w:rPr>
            <w:i/>
          </w:rPr>
          <w:delText>Research Synthesis Methods, 1</w:delText>
        </w:r>
        <w:r w:rsidRPr="00CF6FA1" w:rsidDel="00784087">
          <w:delText xml:space="preserve">(2), 112-125.  </w:delText>
        </w:r>
        <w:r w:rsidDel="00784087">
          <w:fldChar w:fldCharType="begin"/>
        </w:r>
        <w:r w:rsidDel="00784087">
          <w:delInstrText>HYPERLINK "https://doi.org/10.1002/jrsm.11"</w:delInstrText>
        </w:r>
        <w:r w:rsidDel="00784087">
          <w:fldChar w:fldCharType="separate"/>
        </w:r>
        <w:r w:rsidRPr="00CF6FA1" w:rsidDel="00784087">
          <w:rPr>
            <w:rStyle w:val="Hyperlink"/>
          </w:rPr>
          <w:delText>https://doi.org/10.1002/jrsm.11</w:delText>
        </w:r>
        <w:r w:rsidDel="00784087">
          <w:fldChar w:fldCharType="end"/>
        </w:r>
        <w:r w:rsidRPr="00CF6FA1" w:rsidDel="00784087">
          <w:delText xml:space="preserve"> </w:delText>
        </w:r>
      </w:del>
    </w:p>
    <w:p w14:paraId="51A13E63" w14:textId="01E79101" w:rsidR="00CF6FA1" w:rsidRPr="00CF6FA1" w:rsidDel="00784087" w:rsidRDefault="00CF6FA1" w:rsidP="00CF6FA1">
      <w:pPr>
        <w:pStyle w:val="EndNoteBibliography"/>
        <w:spacing w:after="0"/>
        <w:ind w:left="720" w:hanging="720"/>
        <w:rPr>
          <w:del w:id="543" w:author="McAuley, Chloe" w:date="2025-08-13T09:29:00Z" w16du:dateUtc="2025-08-13T01:29:00Z"/>
        </w:rPr>
      </w:pPr>
      <w:del w:id="544" w:author="McAuley, Chloe" w:date="2025-08-13T09:29:00Z" w16du:dateUtc="2025-08-13T01:29:00Z">
        <w:r w:rsidRPr="00CF6FA1" w:rsidDel="00784087">
          <w:delText xml:space="preserve">Viechtbauer, W. (2010). Conducting Meta-Analyses in R with the metafor Package. </w:delText>
        </w:r>
        <w:r w:rsidRPr="00CF6FA1" w:rsidDel="00784087">
          <w:rPr>
            <w:i/>
          </w:rPr>
          <w:delText>Journal of Statistical Software, 36</w:delText>
        </w:r>
        <w:r w:rsidRPr="00CF6FA1" w:rsidDel="00784087">
          <w:delText xml:space="preserve">(3), 1 - 48.  </w:delText>
        </w:r>
        <w:r w:rsidDel="00784087">
          <w:fldChar w:fldCharType="begin"/>
        </w:r>
        <w:r w:rsidDel="00784087">
          <w:delInstrText>HYPERLINK "https://doi.org/10.18637/jss.v036.i03"</w:delInstrText>
        </w:r>
        <w:r w:rsidDel="00784087">
          <w:fldChar w:fldCharType="separate"/>
        </w:r>
        <w:r w:rsidRPr="00CF6FA1" w:rsidDel="00784087">
          <w:rPr>
            <w:rStyle w:val="Hyperlink"/>
          </w:rPr>
          <w:delText>https://doi.org/10.18637/jss.v036.i03</w:delText>
        </w:r>
        <w:r w:rsidDel="00784087">
          <w:fldChar w:fldCharType="end"/>
        </w:r>
        <w:r w:rsidRPr="00CF6FA1" w:rsidDel="00784087">
          <w:delText xml:space="preserve"> </w:delText>
        </w:r>
      </w:del>
    </w:p>
    <w:p w14:paraId="584FB9F9" w14:textId="645A57C4" w:rsidR="00CF6FA1" w:rsidRPr="00CF6FA1" w:rsidDel="00784087" w:rsidRDefault="00CF6FA1" w:rsidP="00CF6FA1">
      <w:pPr>
        <w:pStyle w:val="EndNoteBibliography"/>
        <w:ind w:left="720" w:hanging="720"/>
        <w:rPr>
          <w:del w:id="545" w:author="McAuley, Chloe" w:date="2025-08-13T09:29:00Z" w16du:dateUtc="2025-08-13T01:29:00Z"/>
        </w:rPr>
      </w:pPr>
      <w:del w:id="546" w:author="McAuley, Chloe" w:date="2025-08-13T09:29:00Z" w16du:dateUtc="2025-08-13T01:29:00Z">
        <w:r w:rsidRPr="00CF6FA1" w:rsidDel="00784087">
          <w:delText>Yarnell, R. W., Metcalfe, D. J., Dunstone, N., Burnside, N., &amp; Scott, D. M. (2008). The impact of fire on habitat use by the short-snouted elephant shrew (</w:delText>
        </w:r>
        <w:r w:rsidRPr="00CF6FA1" w:rsidDel="00784087">
          <w:rPr>
            <w:i/>
          </w:rPr>
          <w:delText>Elephantulus brachyrhynchu</w:delText>
        </w:r>
        <w:r w:rsidRPr="00CF6FA1" w:rsidDel="00784087">
          <w:delText xml:space="preserve">s) in North West Province, South Africa. </w:delText>
        </w:r>
        <w:r w:rsidRPr="00CF6FA1" w:rsidDel="00784087">
          <w:rPr>
            <w:i/>
          </w:rPr>
          <w:delText>African Zoology, 43</w:delText>
        </w:r>
        <w:r w:rsidRPr="00CF6FA1" w:rsidDel="00784087">
          <w:delText xml:space="preserve">(1), 45-52.  </w:delText>
        </w:r>
        <w:r w:rsidDel="00784087">
          <w:fldChar w:fldCharType="begin"/>
        </w:r>
        <w:r w:rsidDel="00784087">
          <w:delInstrText>HYPERLINK "https://doi.org/10.1080/15627020.2008.11407405"</w:delInstrText>
        </w:r>
        <w:r w:rsidDel="00784087">
          <w:fldChar w:fldCharType="separate"/>
        </w:r>
        <w:r w:rsidRPr="00CF6FA1" w:rsidDel="00784087">
          <w:rPr>
            <w:rStyle w:val="Hyperlink"/>
          </w:rPr>
          <w:delText>https://doi.org/10.1080/15627020.2008.11407405</w:delText>
        </w:r>
        <w:r w:rsidDel="00784087">
          <w:fldChar w:fldCharType="end"/>
        </w:r>
        <w:r w:rsidRPr="00CF6FA1" w:rsidDel="00784087">
          <w:delText xml:space="preserve"> </w:delText>
        </w:r>
      </w:del>
    </w:p>
    <w:p w14:paraId="0DE41113" w14:textId="783D0758" w:rsidR="00EF45BC" w:rsidRDefault="00777CA1" w:rsidP="00F26A6D">
      <w:r>
        <w:fldChar w:fldCharType="end"/>
      </w:r>
    </w:p>
    <w:sectPr w:rsidR="00EF45B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ster, Eamonn" w:date="2025-08-14T09:53:00Z" w:initials="WE">
    <w:p w14:paraId="2A1D6423" w14:textId="77777777" w:rsidR="00F108DF" w:rsidRDefault="00F108DF" w:rsidP="00F108DF">
      <w:r>
        <w:rPr>
          <w:rStyle w:val="CommentReference"/>
        </w:rPr>
        <w:annotationRef/>
      </w:r>
      <w:r>
        <w:rPr>
          <w:sz w:val="20"/>
          <w:szCs w:val="20"/>
        </w:rPr>
        <w:t>Going to leave this as well but i think you've done a good job of the intro first draft!</w:t>
      </w:r>
    </w:p>
  </w:comment>
  <w:comment w:id="1" w:author="Wooster, Eamonn" w:date="2025-08-14T09:07:00Z" w:initials="WE">
    <w:p w14:paraId="79D9C019" w14:textId="00DDDCE1" w:rsidR="00071E1E" w:rsidRDefault="00071E1E" w:rsidP="00071E1E">
      <w:r>
        <w:rPr>
          <w:rStyle w:val="CommentReference"/>
        </w:rPr>
        <w:annotationRef/>
      </w:r>
      <w:r>
        <w:rPr>
          <w:sz w:val="20"/>
          <w:szCs w:val="20"/>
        </w:rPr>
        <w:t>Just a note - you don't need this many references. I'd limit to 3 per statement</w:t>
      </w:r>
    </w:p>
  </w:comment>
  <w:comment w:id="3" w:author="McAuley, Chloe" w:date="2025-08-07T14:48:00Z" w:initials="CM">
    <w:p w14:paraId="471FB1F4" w14:textId="51233F72" w:rsidR="007275CA" w:rsidRDefault="007275CA" w:rsidP="007275CA">
      <w:pPr>
        <w:pStyle w:val="CommentText"/>
      </w:pPr>
      <w:r>
        <w:rPr>
          <w:rStyle w:val="CommentReference"/>
        </w:rPr>
        <w:annotationRef/>
      </w:r>
      <w:r>
        <w:t>Add reviews of predator-prey, north American reviews etc</w:t>
      </w:r>
    </w:p>
  </w:comment>
  <w:comment w:id="2" w:author="Wooster, Eamonn" w:date="2025-08-14T09:09:00Z" w:initials="WE">
    <w:p w14:paraId="11C5DF04" w14:textId="77777777" w:rsidR="00071E1E" w:rsidRDefault="00071E1E" w:rsidP="00071E1E">
      <w:r>
        <w:rPr>
          <w:rStyle w:val="CommentReference"/>
        </w:rPr>
        <w:annotationRef/>
      </w:r>
      <w:r>
        <w:rPr>
          <w:sz w:val="20"/>
          <w:szCs w:val="20"/>
        </w:rPr>
        <w:t>You are doing really cool work and you can say we lack a wholistic understanding of how fire shapes animal movement. You're searching for generality in this field after enough work has been published to synthesise</w:t>
      </w:r>
    </w:p>
  </w:comment>
  <w:comment w:id="4" w:author="Wooster, Eamonn" w:date="2025-08-14T09:02:00Z" w:initials="WE">
    <w:p w14:paraId="35E87E1C" w14:textId="4C3B4CE0" w:rsidR="00B520A0" w:rsidRDefault="00B520A0" w:rsidP="00B520A0">
      <w:r>
        <w:rPr>
          <w:rStyle w:val="CommentReference"/>
        </w:rPr>
        <w:annotationRef/>
      </w:r>
      <w:r>
        <w:rPr>
          <w:sz w:val="20"/>
          <w:szCs w:val="20"/>
        </w:rPr>
        <w:t>Paste the search terms in here - exactly how you searched in WoS</w:t>
      </w:r>
    </w:p>
  </w:comment>
  <w:comment w:id="7" w:author="Wooster, Eamonn" w:date="2025-08-14T09:10:00Z" w:initials="WE">
    <w:p w14:paraId="0F2A901E" w14:textId="77777777" w:rsidR="00423282" w:rsidRDefault="00423282" w:rsidP="00423282">
      <w:r>
        <w:rPr>
          <w:rStyle w:val="CommentReference"/>
        </w:rPr>
        <w:annotationRef/>
      </w:r>
      <w:r>
        <w:rPr>
          <w:sz w:val="20"/>
          <w:szCs w:val="20"/>
        </w:rPr>
        <w:t>Reference the papers that were snowball searched. You'll need to bring numbers into here. we searched X records etc - see other meta-analyses for examples</w:t>
      </w:r>
    </w:p>
  </w:comment>
  <w:comment w:id="11" w:author="Wooster, Eamonn" w:date="2025-08-14T09:24:00Z" w:initials="WE">
    <w:p w14:paraId="5F9DD8AF" w14:textId="77777777" w:rsidR="00EB634F" w:rsidRDefault="00EB634F" w:rsidP="00EB634F">
      <w:r>
        <w:rPr>
          <w:rStyle w:val="CommentReference"/>
        </w:rPr>
        <w:annotationRef/>
      </w:r>
      <w:r>
        <w:rPr>
          <w:sz w:val="20"/>
          <w:szCs w:val="20"/>
        </w:rPr>
        <w:t>i'd buff this out with the exact creteria studies need to meet to have data extracted</w:t>
      </w:r>
    </w:p>
  </w:comment>
  <w:comment w:id="46" w:author="Wooster, Eamonn" w:date="2025-08-14T09:18:00Z" w:initials="WE">
    <w:p w14:paraId="18157147" w14:textId="036AE334" w:rsidR="003059C1" w:rsidRDefault="003059C1" w:rsidP="003059C1">
      <w:r>
        <w:rPr>
          <w:rStyle w:val="CommentReference"/>
        </w:rPr>
        <w:annotationRef/>
      </w:r>
      <w:r>
        <w:rPr>
          <w:sz w:val="20"/>
          <w:szCs w:val="20"/>
        </w:rPr>
        <w:t>need to explain why this cut off</w:t>
      </w:r>
    </w:p>
  </w:comment>
  <w:comment w:id="47" w:author="Wooster, Eamonn" w:date="2025-08-14T09:19:00Z" w:initials="WE">
    <w:p w14:paraId="0A453CCB" w14:textId="77777777" w:rsidR="004E6682" w:rsidRDefault="004E6682" w:rsidP="004E6682">
      <w:r>
        <w:rPr>
          <w:rStyle w:val="CommentReference"/>
        </w:rPr>
        <w:annotationRef/>
      </w:r>
      <w:r>
        <w:rPr>
          <w:sz w:val="20"/>
          <w:szCs w:val="20"/>
        </w:rPr>
        <w:t>the next sentence helps but i'm still a little confused exactly what that looked like</w:t>
      </w:r>
    </w:p>
  </w:comment>
  <w:comment w:id="56" w:author="Wooster, Eamonn" w:date="2025-08-14T09:27:00Z" w:initials="WE">
    <w:p w14:paraId="33C7A77C" w14:textId="77777777" w:rsidR="003C0BF5" w:rsidRDefault="003C0BF5" w:rsidP="003C0BF5">
      <w:r>
        <w:rPr>
          <w:rStyle w:val="CommentReference"/>
        </w:rPr>
        <w:annotationRef/>
      </w:r>
      <w:r>
        <w:rPr>
          <w:sz w:val="20"/>
          <w:szCs w:val="20"/>
        </w:rPr>
        <w:t xml:space="preserve">Nice paragraph : ) </w:t>
      </w:r>
    </w:p>
  </w:comment>
  <w:comment w:id="57" w:author="Wooster, Eamonn" w:date="2025-08-14T09:25:00Z" w:initials="WE">
    <w:p w14:paraId="1557B644" w14:textId="27226468" w:rsidR="009113EC" w:rsidRDefault="009113EC" w:rsidP="009113EC">
      <w:r>
        <w:rPr>
          <w:rStyle w:val="CommentReference"/>
        </w:rPr>
        <w:annotationRef/>
      </w:r>
      <w:r>
        <w:rPr>
          <w:sz w:val="20"/>
          <w:szCs w:val="20"/>
        </w:rPr>
        <w:t>You'll need to have this equation in the manuscript. The following formula was used to do X: FORMULA</w:t>
      </w:r>
    </w:p>
  </w:comment>
  <w:comment w:id="58" w:author="McAuley, Chloe" w:date="2025-05-19T10:30:00Z" w:initials="CM">
    <w:p w14:paraId="417FB4F3" w14:textId="536178B7" w:rsidR="00DE6330" w:rsidRDefault="00DE6330" w:rsidP="00DE6330">
      <w:pPr>
        <w:pStyle w:val="CommentText"/>
      </w:pPr>
      <w:r>
        <w:rPr>
          <w:rStyle w:val="CommentReference"/>
        </w:rPr>
        <w:annotationRef/>
      </w:r>
      <w:r>
        <w:t>Based on methods in Eamonns NEE in press paper</w:t>
      </w:r>
    </w:p>
  </w:comment>
  <w:comment w:id="73" w:author="Wooster, Eamonn" w:date="2025-08-14T09:32:00Z" w:initials="WE">
    <w:p w14:paraId="70D7CF18" w14:textId="77777777" w:rsidR="00EC19F6" w:rsidRDefault="00EC19F6" w:rsidP="00EC19F6">
      <w:r>
        <w:rPr>
          <w:rStyle w:val="CommentReference"/>
        </w:rPr>
        <w:annotationRef/>
      </w:r>
      <w:r>
        <w:rPr>
          <w:sz w:val="20"/>
          <w:szCs w:val="20"/>
        </w:rPr>
        <w:t>not sure how this varies from body mass</w:t>
      </w:r>
    </w:p>
  </w:comment>
  <w:comment w:id="86" w:author="Wooster, Eamonn" w:date="2025-08-14T09:43:00Z" w:initials="WE">
    <w:p w14:paraId="3E236700" w14:textId="77777777" w:rsidR="006E0860" w:rsidRDefault="006E0860" w:rsidP="006E0860">
      <w:r>
        <w:rPr>
          <w:rStyle w:val="CommentReference"/>
        </w:rPr>
        <w:annotationRef/>
      </w:r>
      <w:r>
        <w:rPr>
          <w:sz w:val="20"/>
          <w:szCs w:val="20"/>
        </w:rPr>
        <w:t xml:space="preserve">Why dont we make this a map? Colour the region by the number of studies and then plot the lat longs ontop. Reviewers will want a map! </w:t>
      </w:r>
    </w:p>
  </w:comment>
  <w:comment w:id="87" w:author="Wooster, Eamonn" w:date="2025-08-14T09:43:00Z" w:initials="WE">
    <w:p w14:paraId="47997496" w14:textId="77777777" w:rsidR="006E0860" w:rsidRDefault="006E0860" w:rsidP="006E0860">
      <w:r>
        <w:rPr>
          <w:rStyle w:val="CommentReference"/>
        </w:rPr>
        <w:annotationRef/>
      </w:r>
      <w:r>
        <w:rPr>
          <w:sz w:val="20"/>
          <w:szCs w:val="20"/>
        </w:rPr>
        <w:t>Supplement</w:t>
      </w:r>
    </w:p>
  </w:comment>
  <w:comment w:id="88" w:author="Wooster, Eamonn" w:date="2025-08-14T09:43:00Z" w:initials="WE">
    <w:p w14:paraId="4DDB0D1C" w14:textId="1D84C213" w:rsidR="006E0860" w:rsidRDefault="006E0860" w:rsidP="006E0860">
      <w:r>
        <w:rPr>
          <w:rStyle w:val="CommentReference"/>
        </w:rPr>
        <w:annotationRef/>
      </w:r>
      <w:r>
        <w:rPr>
          <w:sz w:val="20"/>
          <w:szCs w:val="20"/>
        </w:rPr>
        <w:t>Supplement</w:t>
      </w:r>
    </w:p>
  </w:comment>
  <w:comment w:id="89" w:author="Wooster, Eamonn" w:date="2025-08-14T09:43:00Z" w:initials="WE">
    <w:p w14:paraId="3397082E" w14:textId="77777777" w:rsidR="006E0860" w:rsidRDefault="006E0860" w:rsidP="006E0860">
      <w:r>
        <w:rPr>
          <w:rStyle w:val="CommentReference"/>
        </w:rPr>
        <w:annotationRef/>
      </w:r>
      <w:r>
        <w:rPr>
          <w:sz w:val="20"/>
          <w:szCs w:val="20"/>
        </w:rPr>
        <w:t>Supplement</w:t>
      </w:r>
    </w:p>
  </w:comment>
  <w:comment w:id="90" w:author="Wooster, Eamonn" w:date="2025-08-14T08:51:00Z" w:initials="WE">
    <w:p w14:paraId="6D21479C" w14:textId="43D4D6AD" w:rsidR="002E5922" w:rsidRDefault="002E5922" w:rsidP="002E5922">
      <w:r>
        <w:rPr>
          <w:rStyle w:val="CommentReference"/>
        </w:rPr>
        <w:annotationRef/>
      </w:r>
      <w:r>
        <w:rPr>
          <w:sz w:val="20"/>
          <w:szCs w:val="20"/>
        </w:rPr>
        <w:t>All the summary figures above can go in the supplemental material</w:t>
      </w:r>
    </w:p>
  </w:comment>
  <w:comment w:id="91" w:author="McAuley, Chloe" w:date="2025-08-13T09:12:00Z" w:initials="CM">
    <w:p w14:paraId="57A8F27A" w14:textId="448C1D42" w:rsidR="00A361BD" w:rsidRDefault="00A361BD" w:rsidP="00A361BD">
      <w:pPr>
        <w:pStyle w:val="CommentText"/>
      </w:pPr>
      <w:r>
        <w:rPr>
          <w:rStyle w:val="CommentReference"/>
        </w:rPr>
        <w:annotationRef/>
      </w:r>
      <w:r>
        <w:t xml:space="preserve">Should add: Species effect sizes (eg Geary paper); Forest plot for all the species; </w:t>
      </w:r>
    </w:p>
  </w:comment>
  <w:comment w:id="101" w:author="McAuley, Chloe" w:date="2025-08-13T09:13:00Z" w:initials="CM">
    <w:p w14:paraId="38E8BF4C" w14:textId="77777777" w:rsidR="00A361BD" w:rsidRDefault="00A361BD" w:rsidP="00A361BD">
      <w:pPr>
        <w:pStyle w:val="CommentText"/>
      </w:pPr>
      <w:r>
        <w:rPr>
          <w:rStyle w:val="CommentReference"/>
        </w:rPr>
        <w:annotationRef/>
      </w:r>
      <w:r>
        <w:t>This is discussed below… not sure if it’s best to move it up</w:t>
      </w:r>
    </w:p>
  </w:comment>
  <w:comment w:id="102" w:author="Wooster, Eamonn" w:date="2025-08-14T09:44:00Z" w:initials="WE">
    <w:p w14:paraId="10B57EFB" w14:textId="77777777" w:rsidR="00003C47" w:rsidRDefault="00003C47" w:rsidP="00003C47">
      <w:r>
        <w:rPr>
          <w:rStyle w:val="CommentReference"/>
        </w:rPr>
        <w:annotationRef/>
      </w:r>
      <w:r>
        <w:rPr>
          <w:sz w:val="20"/>
          <w:szCs w:val="20"/>
        </w:rPr>
        <w:t xml:space="preserve">I think this can go in the methods : ) </w:t>
      </w:r>
    </w:p>
  </w:comment>
  <w:comment w:id="104" w:author="Chloe McAuley" w:date="2025-08-13T22:08:00Z" w:initials="CM">
    <w:p w14:paraId="5E6ED6D2" w14:textId="51A6E833" w:rsidR="0082335F" w:rsidRDefault="0082335F" w:rsidP="0082335F">
      <w:pPr>
        <w:pStyle w:val="CommentText"/>
      </w:pPr>
      <w:r>
        <w:rPr>
          <w:rStyle w:val="CommentReference"/>
        </w:rPr>
        <w:annotationRef/>
      </w:r>
      <w:r>
        <w:t>Figure needs some tweaking, but you get the drift</w:t>
      </w:r>
    </w:p>
  </w:comment>
  <w:comment w:id="103" w:author="Wooster, Eamonn" w:date="2025-08-14T09:45:00Z" w:initials="WE">
    <w:p w14:paraId="66C228CA" w14:textId="77777777" w:rsidR="00003C47" w:rsidRDefault="00003C47" w:rsidP="00003C47">
      <w:r>
        <w:rPr>
          <w:rStyle w:val="CommentReference"/>
        </w:rPr>
        <w:annotationRef/>
      </w:r>
      <w:r>
        <w:rPr>
          <w:sz w:val="20"/>
          <w:szCs w:val="20"/>
        </w:rPr>
        <w:t>I think this is too much detail and the species figure below doesn't really do much bc most species have a single effect size - i'd move that fig to the sup and focus on the larger trends</w:t>
      </w:r>
    </w:p>
  </w:comment>
  <w:comment w:id="105" w:author="Wooster, Eamonn" w:date="2025-08-14T09:47:00Z" w:initials="WE">
    <w:p w14:paraId="0DBAD63A" w14:textId="77777777" w:rsidR="00003C47" w:rsidRDefault="00003C47" w:rsidP="00003C47">
      <w:r>
        <w:rPr>
          <w:rStyle w:val="CommentReference"/>
        </w:rPr>
        <w:annotationRef/>
      </w:r>
      <w:r>
        <w:rPr>
          <w:sz w:val="20"/>
          <w:szCs w:val="20"/>
        </w:rPr>
        <w:t>Not sure what this means - i'd just go through what each movement category returned</w:t>
      </w:r>
    </w:p>
  </w:comment>
  <w:comment w:id="108" w:author="Wooster, Eamonn" w:date="2025-08-14T09:47:00Z" w:initials="WE">
    <w:p w14:paraId="3FA3B233" w14:textId="77777777" w:rsidR="00BA1013" w:rsidRDefault="00BA1013" w:rsidP="00BA1013">
      <w:r>
        <w:rPr>
          <w:rStyle w:val="CommentReference"/>
        </w:rPr>
        <w:annotationRef/>
      </w:r>
      <w:r>
        <w:rPr>
          <w:sz w:val="20"/>
          <w:szCs w:val="20"/>
        </w:rPr>
        <w:t>we only do I2 for the overall model</w:t>
      </w:r>
    </w:p>
  </w:comment>
  <w:comment w:id="114" w:author="Wooster, Eamonn" w:date="2025-08-14T09:48:00Z" w:initials="WE">
    <w:p w14:paraId="7785B95D" w14:textId="77777777" w:rsidR="007F6122" w:rsidRDefault="007F6122" w:rsidP="007F6122">
      <w:r>
        <w:rPr>
          <w:rStyle w:val="CommentReference"/>
        </w:rPr>
        <w:annotationRef/>
      </w:r>
      <w:r>
        <w:rPr>
          <w:sz w:val="20"/>
          <w:szCs w:val="20"/>
        </w:rPr>
        <w:t>Whats this from? What we need to report just the effect size or effect on each class group (aves etc)</w:t>
      </w:r>
    </w:p>
  </w:comment>
  <w:comment w:id="115" w:author="Wooster, Eamonn" w:date="2025-08-14T09:49:00Z" w:initials="WE">
    <w:p w14:paraId="2EEA714F" w14:textId="77777777" w:rsidR="007F6122" w:rsidRDefault="007F6122" w:rsidP="007F6122">
      <w:r>
        <w:rPr>
          <w:rStyle w:val="CommentReference"/>
        </w:rPr>
        <w:annotationRef/>
      </w:r>
      <w:r>
        <w:rPr>
          <w:sz w:val="20"/>
          <w:szCs w:val="20"/>
        </w:rPr>
        <w:t>again not sure where this is from. We just need to report the biome results which are below and you've done a good job of</w:t>
      </w:r>
    </w:p>
  </w:comment>
  <w:comment w:id="116" w:author="McAuley, Chloe" w:date="2025-06-27T10:29:00Z" w:initials="CM">
    <w:p w14:paraId="46395E7E" w14:textId="6CB22AC8" w:rsidR="00D16E31" w:rsidRDefault="00D16E31" w:rsidP="00D16E31">
      <w:pPr>
        <w:pStyle w:val="CommentText"/>
      </w:pPr>
      <w:r>
        <w:rPr>
          <w:rStyle w:val="CommentReference"/>
        </w:rPr>
        <w:annotationRef/>
      </w:r>
      <w:r>
        <w:t>Unsure RE wording of this</w:t>
      </w:r>
    </w:p>
  </w:comment>
  <w:comment w:id="117" w:author="Wooster, Eamonn" w:date="2025-08-14T09:50:00Z" w:initials="WE">
    <w:p w14:paraId="2DB212DE" w14:textId="77777777" w:rsidR="00F108DF" w:rsidRDefault="00F108DF" w:rsidP="00F108DF">
      <w:r>
        <w:rPr>
          <w:rStyle w:val="CommentReference"/>
        </w:rPr>
        <w:annotationRef/>
      </w:r>
      <w:r>
        <w:rPr>
          <w:sz w:val="20"/>
          <w:szCs w:val="20"/>
        </w:rPr>
        <w:t>this can go to methods</w:t>
      </w:r>
    </w:p>
  </w:comment>
  <w:comment w:id="118" w:author="Wooster, Eamonn" w:date="2025-08-14T09:50:00Z" w:initials="WE">
    <w:p w14:paraId="2D55CC65" w14:textId="77777777" w:rsidR="00F108DF" w:rsidRDefault="00F108DF" w:rsidP="00F108DF">
      <w:r>
        <w:rPr>
          <w:rStyle w:val="CommentReference"/>
        </w:rPr>
        <w:annotationRef/>
      </w:r>
      <w:r>
        <w:rPr>
          <w:sz w:val="20"/>
          <w:szCs w:val="20"/>
        </w:rPr>
        <w:t>This can go to the methods at the end as well</w:t>
      </w:r>
    </w:p>
  </w:comment>
  <w:comment w:id="119" w:author="Wooster, Eamonn" w:date="2025-08-14T09:51:00Z" w:initials="WE">
    <w:p w14:paraId="68FAAFF1" w14:textId="77777777" w:rsidR="00F108DF" w:rsidRDefault="00F108DF" w:rsidP="00F108DF">
      <w:r>
        <w:rPr>
          <w:rStyle w:val="CommentReference"/>
        </w:rPr>
        <w:annotationRef/>
      </w:r>
      <w:r>
        <w:rPr>
          <w:sz w:val="20"/>
          <w:szCs w:val="20"/>
        </w:rPr>
        <w:t xml:space="preserve">leaving this for you and Dale to craft </w:t>
      </w:r>
    </w:p>
  </w:comment>
  <w:comment w:id="120" w:author="McAuley, Chloe" w:date="2025-08-13T09:14:00Z" w:initials="CM">
    <w:p w14:paraId="7CE61116" w14:textId="4B3056B1" w:rsidR="00B14099" w:rsidRDefault="00B14099" w:rsidP="00B14099">
      <w:pPr>
        <w:pStyle w:val="CommentText"/>
      </w:pPr>
      <w:r>
        <w:rPr>
          <w:rStyle w:val="CommentReference"/>
        </w:rPr>
        <w:annotationRef/>
      </w:r>
      <w:r>
        <w:t>This could be framed using the movement ecology framework (Nathan 2008)</w:t>
      </w:r>
    </w:p>
  </w:comment>
  <w:comment w:id="121" w:author="McAuley, Chloe" w:date="2025-08-06T20:28:00Z" w:initials="CM">
    <w:p w14:paraId="575F8E00" w14:textId="41A09510" w:rsidR="00A04992" w:rsidRDefault="006D3C4B" w:rsidP="00A04992">
      <w:pPr>
        <w:pStyle w:val="CommentText"/>
      </w:pPr>
      <w:r>
        <w:rPr>
          <w:rStyle w:val="CommentReference"/>
        </w:rPr>
        <w:annotationRef/>
      </w:r>
      <w:r w:rsidR="00A04992">
        <w:t>Eg Catford and as discussed in Doherty 2023</w:t>
      </w:r>
    </w:p>
  </w:comment>
  <w:comment w:id="122" w:author="McAuley, Chloe" w:date="2025-08-08T09:02:00Z" w:initials="CM">
    <w:p w14:paraId="5315D812" w14:textId="1A9B452B" w:rsidR="00B21399" w:rsidRDefault="00966B5B" w:rsidP="00B21399">
      <w:pPr>
        <w:pStyle w:val="CommentText"/>
      </w:pPr>
      <w:r>
        <w:rPr>
          <w:rStyle w:val="CommentReference"/>
        </w:rPr>
        <w:annotationRef/>
      </w:r>
      <w:r w:rsidR="00B21399">
        <w:t>Discuss landscape complementation/supplementation Dunning 1992 and scaling of body size/space use</w:t>
      </w:r>
    </w:p>
  </w:comment>
  <w:comment w:id="123" w:author="McAuley, Chloe" w:date="2025-08-08T09:08:00Z" w:initials="CM">
    <w:p w14:paraId="111CB46F" w14:textId="50824A92" w:rsidR="000B78E8" w:rsidRDefault="00ED1FF4" w:rsidP="000B78E8">
      <w:pPr>
        <w:pStyle w:val="CommentText"/>
      </w:pPr>
      <w:r>
        <w:rPr>
          <w:rStyle w:val="CommentReference"/>
        </w:rPr>
        <w:annotationRef/>
      </w:r>
      <w:r w:rsidR="000B78E8">
        <w:t>Also neutral effect seen in reptiles in class model - Is movement capacity/ body size limiting movement response? Ie changing movement doesn’t confer benefit to individual fitness? Or not possible?</w:t>
      </w:r>
    </w:p>
  </w:comment>
  <w:comment w:id="124" w:author="McAuley, Chloe" w:date="2025-08-08T09:42:00Z" w:initials="CM">
    <w:p w14:paraId="336D1BAB" w14:textId="2DA8E63E" w:rsidR="00CE7AB1" w:rsidRDefault="00CE7AB1" w:rsidP="00CE7AB1">
      <w:pPr>
        <w:pStyle w:val="CommentText"/>
      </w:pPr>
      <w:r>
        <w:rPr>
          <w:rStyle w:val="CommentReference"/>
        </w:rPr>
        <w:annotationRef/>
      </w:r>
      <w:r>
        <w:t>Whilst body mass not sig predictor of effect size in reptiles, remaining het not sig in this model - discuss</w:t>
      </w:r>
    </w:p>
  </w:comment>
  <w:comment w:id="125" w:author="McAuley, Chloe" w:date="2025-08-08T12:15:00Z" w:initials="CM">
    <w:p w14:paraId="1C43E96B" w14:textId="77777777" w:rsidR="00E51D24" w:rsidRDefault="00E51D24" w:rsidP="00E51D24">
      <w:pPr>
        <w:pStyle w:val="CommentText"/>
      </w:pPr>
      <w:r>
        <w:rPr>
          <w:rStyle w:val="CommentReference"/>
        </w:rPr>
        <w:annotationRef/>
      </w:r>
      <w:r>
        <w:t>Could also be functional ie Culhane 2022</w:t>
      </w:r>
    </w:p>
  </w:comment>
  <w:comment w:id="136" w:author="McAuley, Chloe" w:date="2025-08-08T11:36:00Z" w:initials="CM">
    <w:p w14:paraId="3BDAF43B" w14:textId="77777777" w:rsidR="007D7996" w:rsidRDefault="007D7996" w:rsidP="007D7996">
      <w:pPr>
        <w:pStyle w:val="CommentText"/>
      </w:pPr>
      <w:r>
        <w:rPr>
          <w:rStyle w:val="CommentReference"/>
        </w:rPr>
        <w:annotationRef/>
      </w:r>
      <w:r>
        <w:t>Somewhat in contrast with research suggesting benefits of prescribed fire eg Pocknee 2023 and references within. Do need to consider that our results may be result of increase use of burnt areas post fire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1D6423" w15:done="0"/>
  <w15:commentEx w15:paraId="79D9C019" w15:done="0"/>
  <w15:commentEx w15:paraId="471FB1F4" w15:done="0"/>
  <w15:commentEx w15:paraId="11C5DF04" w15:done="0"/>
  <w15:commentEx w15:paraId="35E87E1C" w15:done="0"/>
  <w15:commentEx w15:paraId="0F2A901E" w15:done="0"/>
  <w15:commentEx w15:paraId="5F9DD8AF" w15:done="0"/>
  <w15:commentEx w15:paraId="18157147" w15:done="0"/>
  <w15:commentEx w15:paraId="0A453CCB" w15:paraIdParent="18157147" w15:done="0"/>
  <w15:commentEx w15:paraId="33C7A77C" w15:done="0"/>
  <w15:commentEx w15:paraId="1557B644" w15:done="0"/>
  <w15:commentEx w15:paraId="417FB4F3" w15:done="0"/>
  <w15:commentEx w15:paraId="70D7CF18" w15:done="0"/>
  <w15:commentEx w15:paraId="3E236700" w15:done="0"/>
  <w15:commentEx w15:paraId="47997496" w15:done="0"/>
  <w15:commentEx w15:paraId="4DDB0D1C" w15:done="0"/>
  <w15:commentEx w15:paraId="3397082E" w15:done="0"/>
  <w15:commentEx w15:paraId="6D21479C" w15:done="0"/>
  <w15:commentEx w15:paraId="57A8F27A" w15:done="1"/>
  <w15:commentEx w15:paraId="38E8BF4C" w15:done="0"/>
  <w15:commentEx w15:paraId="10B57EFB" w15:paraIdParent="38E8BF4C" w15:done="0"/>
  <w15:commentEx w15:paraId="5E6ED6D2" w15:done="0"/>
  <w15:commentEx w15:paraId="66C228CA" w15:done="0"/>
  <w15:commentEx w15:paraId="0DBAD63A" w15:done="0"/>
  <w15:commentEx w15:paraId="3FA3B233" w15:done="0"/>
  <w15:commentEx w15:paraId="7785B95D" w15:done="0"/>
  <w15:commentEx w15:paraId="2EEA714F" w15:done="0"/>
  <w15:commentEx w15:paraId="46395E7E" w15:done="0"/>
  <w15:commentEx w15:paraId="2DB212DE" w15:done="0"/>
  <w15:commentEx w15:paraId="2D55CC65" w15:done="0"/>
  <w15:commentEx w15:paraId="68FAAFF1" w15:done="0"/>
  <w15:commentEx w15:paraId="7CE61116" w15:done="0"/>
  <w15:commentEx w15:paraId="575F8E00" w15:done="0"/>
  <w15:commentEx w15:paraId="5315D812" w15:done="0"/>
  <w15:commentEx w15:paraId="111CB46F" w15:paraIdParent="5315D812" w15:done="0"/>
  <w15:commentEx w15:paraId="336D1BAB" w15:paraIdParent="5315D812" w15:done="0"/>
  <w15:commentEx w15:paraId="1C43E96B" w15:done="0"/>
  <w15:commentEx w15:paraId="3BDAF4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ADD67" w16cex:dateUtc="2025-08-13T23:53:00Z"/>
  <w16cex:commentExtensible w16cex:durableId="78441D70" w16cex:dateUtc="2025-08-13T23:07:00Z"/>
  <w16cex:commentExtensible w16cex:durableId="597469B0" w16cex:dateUtc="2025-08-07T06:48:00Z"/>
  <w16cex:commentExtensible w16cex:durableId="05DA9A74" w16cex:dateUtc="2025-08-13T23:09:00Z"/>
  <w16cex:commentExtensible w16cex:durableId="24D5A99C" w16cex:dateUtc="2025-08-13T23:02:00Z"/>
  <w16cex:commentExtensible w16cex:durableId="72FB7AEB" w16cex:dateUtc="2025-08-13T23:10:00Z"/>
  <w16cex:commentExtensible w16cex:durableId="18089A35" w16cex:dateUtc="2025-08-13T23:24:00Z"/>
  <w16cex:commentExtensible w16cex:durableId="7AD3F038" w16cex:dateUtc="2025-08-13T23:18:00Z"/>
  <w16cex:commentExtensible w16cex:durableId="65528967" w16cex:dateUtc="2025-08-13T23:19:00Z"/>
  <w16cex:commentExtensible w16cex:durableId="6E1A9A48" w16cex:dateUtc="2025-08-13T23:27:00Z"/>
  <w16cex:commentExtensible w16cex:durableId="7A62500E" w16cex:dateUtc="2025-08-13T23:25:00Z"/>
  <w16cex:commentExtensible w16cex:durableId="63F360FD" w16cex:dateUtc="2025-05-19T02:30:00Z"/>
  <w16cex:commentExtensible w16cex:durableId="057E7073" w16cex:dateUtc="2025-08-13T23:32:00Z"/>
  <w16cex:commentExtensible w16cex:durableId="6D5EF60D" w16cex:dateUtc="2025-08-13T23:43:00Z"/>
  <w16cex:commentExtensible w16cex:durableId="36758B13" w16cex:dateUtc="2025-08-13T23:43:00Z"/>
  <w16cex:commentExtensible w16cex:durableId="27F1EABD" w16cex:dateUtc="2025-08-13T23:43:00Z"/>
  <w16cex:commentExtensible w16cex:durableId="4227F670" w16cex:dateUtc="2025-08-13T23:43:00Z"/>
  <w16cex:commentExtensible w16cex:durableId="33B8DEFA" w16cex:dateUtc="2025-08-13T22:51:00Z"/>
  <w16cex:commentExtensible w16cex:durableId="3A5C0FA8" w16cex:dateUtc="2025-08-13T01:12:00Z"/>
  <w16cex:commentExtensible w16cex:durableId="135505EE" w16cex:dateUtc="2025-08-13T01:13:00Z"/>
  <w16cex:commentExtensible w16cex:durableId="6A1484FD" w16cex:dateUtc="2025-08-13T23:44:00Z"/>
  <w16cex:commentExtensible w16cex:durableId="39780FCE" w16cex:dateUtc="2025-08-13T14:08:00Z"/>
  <w16cex:commentExtensible w16cex:durableId="26F35662" w16cex:dateUtc="2025-08-13T23:45:00Z"/>
  <w16cex:commentExtensible w16cex:durableId="2A7EDBE4" w16cex:dateUtc="2025-08-13T23:47:00Z"/>
  <w16cex:commentExtensible w16cex:durableId="268EC4CE" w16cex:dateUtc="2025-08-13T23:47:00Z"/>
  <w16cex:commentExtensible w16cex:durableId="6A558FEA" w16cex:dateUtc="2025-08-13T23:48:00Z"/>
  <w16cex:commentExtensible w16cex:durableId="1EADA7C6" w16cex:dateUtc="2025-08-13T23:49:00Z"/>
  <w16cex:commentExtensible w16cex:durableId="3680658D" w16cex:dateUtc="2025-06-27T02:29:00Z"/>
  <w16cex:commentExtensible w16cex:durableId="20C28025" w16cex:dateUtc="2025-08-13T23:50:00Z"/>
  <w16cex:commentExtensible w16cex:durableId="12C9F61E" w16cex:dateUtc="2025-08-13T23:50:00Z"/>
  <w16cex:commentExtensible w16cex:durableId="1E1567D7" w16cex:dateUtc="2025-08-13T23:51:00Z"/>
  <w16cex:commentExtensible w16cex:durableId="2B445809" w16cex:dateUtc="2025-08-13T01:14:00Z"/>
  <w16cex:commentExtensible w16cex:durableId="64760839" w16cex:dateUtc="2025-08-06T12:28:00Z"/>
  <w16cex:commentExtensible w16cex:durableId="412F4175" w16cex:dateUtc="2025-08-08T01:02:00Z"/>
  <w16cex:commentExtensible w16cex:durableId="1BC15089" w16cex:dateUtc="2025-08-08T01:08:00Z"/>
  <w16cex:commentExtensible w16cex:durableId="04D1A15E" w16cex:dateUtc="2025-08-08T01:42:00Z"/>
  <w16cex:commentExtensible w16cex:durableId="173A0B40" w16cex:dateUtc="2025-08-08T04:15:00Z"/>
  <w16cex:commentExtensible w16cex:durableId="32AA0624" w16cex:dateUtc="2025-08-08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1D6423" w16cid:durableId="517ADD67"/>
  <w16cid:commentId w16cid:paraId="79D9C019" w16cid:durableId="78441D70"/>
  <w16cid:commentId w16cid:paraId="471FB1F4" w16cid:durableId="597469B0"/>
  <w16cid:commentId w16cid:paraId="11C5DF04" w16cid:durableId="05DA9A74"/>
  <w16cid:commentId w16cid:paraId="35E87E1C" w16cid:durableId="24D5A99C"/>
  <w16cid:commentId w16cid:paraId="0F2A901E" w16cid:durableId="72FB7AEB"/>
  <w16cid:commentId w16cid:paraId="5F9DD8AF" w16cid:durableId="18089A35"/>
  <w16cid:commentId w16cid:paraId="18157147" w16cid:durableId="7AD3F038"/>
  <w16cid:commentId w16cid:paraId="0A453CCB" w16cid:durableId="65528967"/>
  <w16cid:commentId w16cid:paraId="33C7A77C" w16cid:durableId="6E1A9A48"/>
  <w16cid:commentId w16cid:paraId="1557B644" w16cid:durableId="7A62500E"/>
  <w16cid:commentId w16cid:paraId="417FB4F3" w16cid:durableId="63F360FD"/>
  <w16cid:commentId w16cid:paraId="70D7CF18" w16cid:durableId="057E7073"/>
  <w16cid:commentId w16cid:paraId="3E236700" w16cid:durableId="6D5EF60D"/>
  <w16cid:commentId w16cid:paraId="47997496" w16cid:durableId="36758B13"/>
  <w16cid:commentId w16cid:paraId="4DDB0D1C" w16cid:durableId="27F1EABD"/>
  <w16cid:commentId w16cid:paraId="3397082E" w16cid:durableId="4227F670"/>
  <w16cid:commentId w16cid:paraId="6D21479C" w16cid:durableId="33B8DEFA"/>
  <w16cid:commentId w16cid:paraId="57A8F27A" w16cid:durableId="3A5C0FA8"/>
  <w16cid:commentId w16cid:paraId="38E8BF4C" w16cid:durableId="135505EE"/>
  <w16cid:commentId w16cid:paraId="10B57EFB" w16cid:durableId="6A1484FD"/>
  <w16cid:commentId w16cid:paraId="5E6ED6D2" w16cid:durableId="39780FCE"/>
  <w16cid:commentId w16cid:paraId="66C228CA" w16cid:durableId="26F35662"/>
  <w16cid:commentId w16cid:paraId="0DBAD63A" w16cid:durableId="2A7EDBE4"/>
  <w16cid:commentId w16cid:paraId="3FA3B233" w16cid:durableId="268EC4CE"/>
  <w16cid:commentId w16cid:paraId="7785B95D" w16cid:durableId="6A558FEA"/>
  <w16cid:commentId w16cid:paraId="2EEA714F" w16cid:durableId="1EADA7C6"/>
  <w16cid:commentId w16cid:paraId="46395E7E" w16cid:durableId="3680658D"/>
  <w16cid:commentId w16cid:paraId="2DB212DE" w16cid:durableId="20C28025"/>
  <w16cid:commentId w16cid:paraId="2D55CC65" w16cid:durableId="12C9F61E"/>
  <w16cid:commentId w16cid:paraId="68FAAFF1" w16cid:durableId="1E1567D7"/>
  <w16cid:commentId w16cid:paraId="7CE61116" w16cid:durableId="2B445809"/>
  <w16cid:commentId w16cid:paraId="575F8E00" w16cid:durableId="64760839"/>
  <w16cid:commentId w16cid:paraId="5315D812" w16cid:durableId="412F4175"/>
  <w16cid:commentId w16cid:paraId="111CB46F" w16cid:durableId="1BC15089"/>
  <w16cid:commentId w16cid:paraId="336D1BAB" w16cid:durableId="04D1A15E"/>
  <w16cid:commentId w16cid:paraId="1C43E96B" w16cid:durableId="173A0B40"/>
  <w16cid:commentId w16cid:paraId="3BDAF43B" w16cid:durableId="32AA06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1"/>
  </w:num>
  <w:num w:numId="2" w16cid:durableId="11901424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ster, Eamonn">
    <w15:presenceInfo w15:providerId="AD" w15:userId="S::ewooster@csu.edu.au::4b39697e-d4b7-4202-bea8-327c6c7d29cb"/>
  </w15:person>
  <w15:person w15:author="McAuley, Chloe">
    <w15:presenceInfo w15:providerId="AD" w15:userId="S::cmcauley@csu.edu.au::7889b552-11c6-40f8-b573-b413e530c11b"/>
  </w15:person>
  <w15:person w15:author="Chloe McAuley">
    <w15:presenceInfo w15:providerId="Windows Live" w15:userId="45774eaa9cfd9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6&lt;/item&gt;&lt;item&gt;7&lt;/item&gt;&lt;item&gt;8&lt;/item&gt;&lt;item&gt;9&lt;/item&gt;&lt;item&gt;10&lt;/item&gt;&lt;item&gt;15&lt;/item&gt;&lt;item&gt;16&lt;/item&gt;&lt;item&gt;60&lt;/item&gt;&lt;item&gt;61&lt;/item&gt;&lt;item&gt;66&lt;/item&gt;&lt;item&gt;71&lt;/item&gt;&lt;item&gt;72&lt;/item&gt;&lt;item&gt;76&lt;/item&gt;&lt;item&gt;80&lt;/item&gt;&lt;item&gt;82&lt;/item&gt;&lt;item&gt;91&lt;/item&gt;&lt;item&gt;99&lt;/item&gt;&lt;item&gt;100&lt;/item&gt;&lt;item&gt;101&lt;/item&gt;&lt;item&gt;110&lt;/item&gt;&lt;item&gt;112&lt;/item&gt;&lt;item&gt;113&lt;/item&gt;&lt;item&gt;114&lt;/item&gt;&lt;item&gt;135&lt;/item&gt;&lt;item&gt;141&lt;/item&gt;&lt;item&gt;142&lt;/item&gt;&lt;item&gt;143&lt;/item&gt;&lt;item&gt;144&lt;/item&gt;&lt;item&gt;145&lt;/item&gt;&lt;item&gt;146&lt;/item&gt;&lt;item&gt;149&lt;/item&gt;&lt;item&gt;150&lt;/item&gt;&lt;item&gt;151&lt;/item&gt;&lt;item&gt;156&lt;/item&gt;&lt;item&gt;158&lt;/item&gt;&lt;item&gt;159&lt;/item&gt;&lt;item&gt;160&lt;/item&gt;&lt;item&gt;161&lt;/item&gt;&lt;item&gt;165&lt;/item&gt;&lt;item&gt;166&lt;/item&gt;&lt;item&gt;167&lt;/item&gt;&lt;item&gt;168&lt;/item&gt;&lt;item&gt;169&lt;/item&gt;&lt;item&gt;170&lt;/item&gt;&lt;item&gt;172&lt;/item&gt;&lt;item&gt;173&lt;/item&gt;&lt;item&gt;174&lt;/item&gt;&lt;item&gt;175&lt;/item&gt;&lt;item&gt;176&lt;/item&gt;&lt;item&gt;178&lt;/item&gt;&lt;item&gt;179&lt;/item&gt;&lt;item&gt;180&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6&lt;/item&gt;&lt;item&gt;207&lt;/item&gt;&lt;item&gt;208&lt;/item&gt;&lt;item&gt;210&lt;/item&gt;&lt;item&gt;211&lt;/item&gt;&lt;item&gt;212&lt;/item&gt;&lt;/record-ids&gt;&lt;/item&gt;&lt;/Libraries&gt;"/>
  </w:docVars>
  <w:rsids>
    <w:rsidRoot w:val="006F3923"/>
    <w:rsid w:val="00000293"/>
    <w:rsid w:val="000029FB"/>
    <w:rsid w:val="00003C47"/>
    <w:rsid w:val="000048FD"/>
    <w:rsid w:val="0000632C"/>
    <w:rsid w:val="00011806"/>
    <w:rsid w:val="00011FFF"/>
    <w:rsid w:val="00013DB7"/>
    <w:rsid w:val="00015B3E"/>
    <w:rsid w:val="000162A4"/>
    <w:rsid w:val="00020F82"/>
    <w:rsid w:val="000222CC"/>
    <w:rsid w:val="00022D11"/>
    <w:rsid w:val="00024EBA"/>
    <w:rsid w:val="00024F35"/>
    <w:rsid w:val="00026A05"/>
    <w:rsid w:val="000303A2"/>
    <w:rsid w:val="0003049A"/>
    <w:rsid w:val="0003157E"/>
    <w:rsid w:val="00032A18"/>
    <w:rsid w:val="00034353"/>
    <w:rsid w:val="00034CE9"/>
    <w:rsid w:val="00035400"/>
    <w:rsid w:val="00035C7C"/>
    <w:rsid w:val="00041E88"/>
    <w:rsid w:val="00041F5D"/>
    <w:rsid w:val="000422B9"/>
    <w:rsid w:val="00042F96"/>
    <w:rsid w:val="000477A5"/>
    <w:rsid w:val="00047EF2"/>
    <w:rsid w:val="000505C2"/>
    <w:rsid w:val="00050CB1"/>
    <w:rsid w:val="0005196E"/>
    <w:rsid w:val="00052DFD"/>
    <w:rsid w:val="0005554F"/>
    <w:rsid w:val="00055F12"/>
    <w:rsid w:val="00057348"/>
    <w:rsid w:val="0005794D"/>
    <w:rsid w:val="00060AE8"/>
    <w:rsid w:val="000610B7"/>
    <w:rsid w:val="000614F1"/>
    <w:rsid w:val="00064D07"/>
    <w:rsid w:val="00065333"/>
    <w:rsid w:val="00066463"/>
    <w:rsid w:val="00066489"/>
    <w:rsid w:val="000674E5"/>
    <w:rsid w:val="00070F43"/>
    <w:rsid w:val="0007102B"/>
    <w:rsid w:val="00071CED"/>
    <w:rsid w:val="00071DDA"/>
    <w:rsid w:val="00071E1E"/>
    <w:rsid w:val="000740E6"/>
    <w:rsid w:val="000757D4"/>
    <w:rsid w:val="00075EC6"/>
    <w:rsid w:val="000778E5"/>
    <w:rsid w:val="00081C44"/>
    <w:rsid w:val="000822C3"/>
    <w:rsid w:val="00083A63"/>
    <w:rsid w:val="00084046"/>
    <w:rsid w:val="0008491C"/>
    <w:rsid w:val="00084EF2"/>
    <w:rsid w:val="00086D63"/>
    <w:rsid w:val="00087904"/>
    <w:rsid w:val="00090938"/>
    <w:rsid w:val="00090EBA"/>
    <w:rsid w:val="000914F1"/>
    <w:rsid w:val="00091692"/>
    <w:rsid w:val="000918BD"/>
    <w:rsid w:val="000937F8"/>
    <w:rsid w:val="00094856"/>
    <w:rsid w:val="00094BB1"/>
    <w:rsid w:val="00094CCF"/>
    <w:rsid w:val="00097244"/>
    <w:rsid w:val="000A01B0"/>
    <w:rsid w:val="000A112B"/>
    <w:rsid w:val="000A1973"/>
    <w:rsid w:val="000A2C51"/>
    <w:rsid w:val="000A5197"/>
    <w:rsid w:val="000A5EC5"/>
    <w:rsid w:val="000A5F62"/>
    <w:rsid w:val="000A7185"/>
    <w:rsid w:val="000A7E0E"/>
    <w:rsid w:val="000B1931"/>
    <w:rsid w:val="000B32F7"/>
    <w:rsid w:val="000B4C3B"/>
    <w:rsid w:val="000B518E"/>
    <w:rsid w:val="000B6BEF"/>
    <w:rsid w:val="000B6FE0"/>
    <w:rsid w:val="000B71FE"/>
    <w:rsid w:val="000B78E8"/>
    <w:rsid w:val="000C06F2"/>
    <w:rsid w:val="000C1363"/>
    <w:rsid w:val="000C36C7"/>
    <w:rsid w:val="000C412E"/>
    <w:rsid w:val="000C5624"/>
    <w:rsid w:val="000C5916"/>
    <w:rsid w:val="000C6D2A"/>
    <w:rsid w:val="000C73B6"/>
    <w:rsid w:val="000C7624"/>
    <w:rsid w:val="000D140D"/>
    <w:rsid w:val="000D1741"/>
    <w:rsid w:val="000D1B5D"/>
    <w:rsid w:val="000D2BFA"/>
    <w:rsid w:val="000D2EC6"/>
    <w:rsid w:val="000D6CB6"/>
    <w:rsid w:val="000D6FBE"/>
    <w:rsid w:val="000D7C74"/>
    <w:rsid w:val="000E0A16"/>
    <w:rsid w:val="000E24A8"/>
    <w:rsid w:val="000E2CEC"/>
    <w:rsid w:val="000E4DC5"/>
    <w:rsid w:val="000E6B5B"/>
    <w:rsid w:val="000E7131"/>
    <w:rsid w:val="000F03DE"/>
    <w:rsid w:val="000F1DA5"/>
    <w:rsid w:val="00101A9F"/>
    <w:rsid w:val="00103CD3"/>
    <w:rsid w:val="00104144"/>
    <w:rsid w:val="00105AF1"/>
    <w:rsid w:val="00110C72"/>
    <w:rsid w:val="00112B13"/>
    <w:rsid w:val="0011762C"/>
    <w:rsid w:val="0012017F"/>
    <w:rsid w:val="001206AA"/>
    <w:rsid w:val="00122C6E"/>
    <w:rsid w:val="0012491A"/>
    <w:rsid w:val="0012494B"/>
    <w:rsid w:val="001318EF"/>
    <w:rsid w:val="00131C43"/>
    <w:rsid w:val="001347D4"/>
    <w:rsid w:val="00135FB2"/>
    <w:rsid w:val="001379B8"/>
    <w:rsid w:val="00137CD6"/>
    <w:rsid w:val="00137E95"/>
    <w:rsid w:val="00141592"/>
    <w:rsid w:val="00142BCE"/>
    <w:rsid w:val="00143AE9"/>
    <w:rsid w:val="00144DB0"/>
    <w:rsid w:val="00146730"/>
    <w:rsid w:val="00154925"/>
    <w:rsid w:val="00154F8C"/>
    <w:rsid w:val="00155860"/>
    <w:rsid w:val="0015607D"/>
    <w:rsid w:val="0015655B"/>
    <w:rsid w:val="00156743"/>
    <w:rsid w:val="00157BF4"/>
    <w:rsid w:val="001613DC"/>
    <w:rsid w:val="00162523"/>
    <w:rsid w:val="0017044C"/>
    <w:rsid w:val="00171AC3"/>
    <w:rsid w:val="00172049"/>
    <w:rsid w:val="00174AD3"/>
    <w:rsid w:val="00174D70"/>
    <w:rsid w:val="00175757"/>
    <w:rsid w:val="0018061D"/>
    <w:rsid w:val="00185477"/>
    <w:rsid w:val="0018697E"/>
    <w:rsid w:val="00186E39"/>
    <w:rsid w:val="001919F5"/>
    <w:rsid w:val="0019304F"/>
    <w:rsid w:val="00193981"/>
    <w:rsid w:val="00195DDF"/>
    <w:rsid w:val="0019695A"/>
    <w:rsid w:val="001A10F2"/>
    <w:rsid w:val="001A4311"/>
    <w:rsid w:val="001A6365"/>
    <w:rsid w:val="001A77F7"/>
    <w:rsid w:val="001B0BCB"/>
    <w:rsid w:val="001B2909"/>
    <w:rsid w:val="001B2BC4"/>
    <w:rsid w:val="001B36D3"/>
    <w:rsid w:val="001B5100"/>
    <w:rsid w:val="001B68D5"/>
    <w:rsid w:val="001B7CB2"/>
    <w:rsid w:val="001C1AC2"/>
    <w:rsid w:val="001C1F57"/>
    <w:rsid w:val="001C2E1C"/>
    <w:rsid w:val="001C436D"/>
    <w:rsid w:val="001C7707"/>
    <w:rsid w:val="001D1897"/>
    <w:rsid w:val="001D2E80"/>
    <w:rsid w:val="001D2FA7"/>
    <w:rsid w:val="001D37C2"/>
    <w:rsid w:val="001D4E54"/>
    <w:rsid w:val="001D5401"/>
    <w:rsid w:val="001D68E3"/>
    <w:rsid w:val="001E0191"/>
    <w:rsid w:val="001E0E03"/>
    <w:rsid w:val="001E11A0"/>
    <w:rsid w:val="001E211F"/>
    <w:rsid w:val="001E2E0B"/>
    <w:rsid w:val="001E5286"/>
    <w:rsid w:val="001E6BD5"/>
    <w:rsid w:val="001E7E60"/>
    <w:rsid w:val="001F169E"/>
    <w:rsid w:val="001F3288"/>
    <w:rsid w:val="001F4B41"/>
    <w:rsid w:val="001F6FAE"/>
    <w:rsid w:val="001F7366"/>
    <w:rsid w:val="002008F4"/>
    <w:rsid w:val="00200AF7"/>
    <w:rsid w:val="002027BC"/>
    <w:rsid w:val="00206F91"/>
    <w:rsid w:val="0020731B"/>
    <w:rsid w:val="0020735C"/>
    <w:rsid w:val="002073B8"/>
    <w:rsid w:val="0021109C"/>
    <w:rsid w:val="002130F8"/>
    <w:rsid w:val="0021485C"/>
    <w:rsid w:val="002201EA"/>
    <w:rsid w:val="00220559"/>
    <w:rsid w:val="00220579"/>
    <w:rsid w:val="00220911"/>
    <w:rsid w:val="00226CD5"/>
    <w:rsid w:val="00227A9B"/>
    <w:rsid w:val="00227D5B"/>
    <w:rsid w:val="00231438"/>
    <w:rsid w:val="00232D5E"/>
    <w:rsid w:val="00233CE1"/>
    <w:rsid w:val="00233F50"/>
    <w:rsid w:val="002342FA"/>
    <w:rsid w:val="002418DD"/>
    <w:rsid w:val="002424BC"/>
    <w:rsid w:val="00242F76"/>
    <w:rsid w:val="00246241"/>
    <w:rsid w:val="002511ED"/>
    <w:rsid w:val="0025182E"/>
    <w:rsid w:val="00254561"/>
    <w:rsid w:val="0025486B"/>
    <w:rsid w:val="00256929"/>
    <w:rsid w:val="00257E26"/>
    <w:rsid w:val="00260068"/>
    <w:rsid w:val="00262D85"/>
    <w:rsid w:val="00265E49"/>
    <w:rsid w:val="0026619B"/>
    <w:rsid w:val="00267BEE"/>
    <w:rsid w:val="0027235B"/>
    <w:rsid w:val="002728AD"/>
    <w:rsid w:val="0027552C"/>
    <w:rsid w:val="002759EF"/>
    <w:rsid w:val="00276101"/>
    <w:rsid w:val="00277ACD"/>
    <w:rsid w:val="00280B09"/>
    <w:rsid w:val="00281944"/>
    <w:rsid w:val="00285A77"/>
    <w:rsid w:val="00287B34"/>
    <w:rsid w:val="00291A4D"/>
    <w:rsid w:val="002928E1"/>
    <w:rsid w:val="0029346A"/>
    <w:rsid w:val="0029486F"/>
    <w:rsid w:val="002A193B"/>
    <w:rsid w:val="002A19F6"/>
    <w:rsid w:val="002A23C4"/>
    <w:rsid w:val="002A2F94"/>
    <w:rsid w:val="002A32B2"/>
    <w:rsid w:val="002A5518"/>
    <w:rsid w:val="002A6F8E"/>
    <w:rsid w:val="002B2567"/>
    <w:rsid w:val="002B4531"/>
    <w:rsid w:val="002B47DD"/>
    <w:rsid w:val="002B6016"/>
    <w:rsid w:val="002B6258"/>
    <w:rsid w:val="002B6ACE"/>
    <w:rsid w:val="002C0218"/>
    <w:rsid w:val="002C1142"/>
    <w:rsid w:val="002C5133"/>
    <w:rsid w:val="002C5188"/>
    <w:rsid w:val="002C63AE"/>
    <w:rsid w:val="002D17FB"/>
    <w:rsid w:val="002D1D00"/>
    <w:rsid w:val="002D2101"/>
    <w:rsid w:val="002D55E7"/>
    <w:rsid w:val="002D5D14"/>
    <w:rsid w:val="002E0011"/>
    <w:rsid w:val="002E3A9A"/>
    <w:rsid w:val="002E3C7E"/>
    <w:rsid w:val="002E4E20"/>
    <w:rsid w:val="002E54AA"/>
    <w:rsid w:val="002E5922"/>
    <w:rsid w:val="002E6096"/>
    <w:rsid w:val="002E7908"/>
    <w:rsid w:val="002F3761"/>
    <w:rsid w:val="002F4234"/>
    <w:rsid w:val="002F6D30"/>
    <w:rsid w:val="002F788A"/>
    <w:rsid w:val="00300360"/>
    <w:rsid w:val="00300D1B"/>
    <w:rsid w:val="003017CE"/>
    <w:rsid w:val="00303A83"/>
    <w:rsid w:val="003041D8"/>
    <w:rsid w:val="0030427E"/>
    <w:rsid w:val="00304D2F"/>
    <w:rsid w:val="0030563D"/>
    <w:rsid w:val="003059C1"/>
    <w:rsid w:val="0030655A"/>
    <w:rsid w:val="00307A11"/>
    <w:rsid w:val="00310767"/>
    <w:rsid w:val="00312A57"/>
    <w:rsid w:val="003139ED"/>
    <w:rsid w:val="00313CF2"/>
    <w:rsid w:val="00313EE5"/>
    <w:rsid w:val="0031425B"/>
    <w:rsid w:val="00314899"/>
    <w:rsid w:val="003148FA"/>
    <w:rsid w:val="0031507A"/>
    <w:rsid w:val="0031615A"/>
    <w:rsid w:val="003167FF"/>
    <w:rsid w:val="00320690"/>
    <w:rsid w:val="00321817"/>
    <w:rsid w:val="00321835"/>
    <w:rsid w:val="00324D49"/>
    <w:rsid w:val="003263C6"/>
    <w:rsid w:val="00330D9B"/>
    <w:rsid w:val="003310C7"/>
    <w:rsid w:val="00331253"/>
    <w:rsid w:val="00335C04"/>
    <w:rsid w:val="00335C2F"/>
    <w:rsid w:val="00336858"/>
    <w:rsid w:val="00336982"/>
    <w:rsid w:val="00337187"/>
    <w:rsid w:val="00337637"/>
    <w:rsid w:val="00337CEB"/>
    <w:rsid w:val="003441DA"/>
    <w:rsid w:val="00347771"/>
    <w:rsid w:val="00350554"/>
    <w:rsid w:val="00350FE3"/>
    <w:rsid w:val="00352275"/>
    <w:rsid w:val="00353F78"/>
    <w:rsid w:val="00355FB5"/>
    <w:rsid w:val="003560A6"/>
    <w:rsid w:val="00357C17"/>
    <w:rsid w:val="003621F5"/>
    <w:rsid w:val="0036225E"/>
    <w:rsid w:val="00362841"/>
    <w:rsid w:val="003628E9"/>
    <w:rsid w:val="00363B9C"/>
    <w:rsid w:val="00364A2E"/>
    <w:rsid w:val="003677E3"/>
    <w:rsid w:val="003727A1"/>
    <w:rsid w:val="00373E3B"/>
    <w:rsid w:val="00374AFF"/>
    <w:rsid w:val="00375885"/>
    <w:rsid w:val="00380F58"/>
    <w:rsid w:val="00381440"/>
    <w:rsid w:val="00381E2E"/>
    <w:rsid w:val="0038357E"/>
    <w:rsid w:val="00383B62"/>
    <w:rsid w:val="00383C73"/>
    <w:rsid w:val="00383FEA"/>
    <w:rsid w:val="00386234"/>
    <w:rsid w:val="0038716F"/>
    <w:rsid w:val="00390563"/>
    <w:rsid w:val="00392007"/>
    <w:rsid w:val="00392022"/>
    <w:rsid w:val="00392B87"/>
    <w:rsid w:val="003957D5"/>
    <w:rsid w:val="00395B29"/>
    <w:rsid w:val="00396859"/>
    <w:rsid w:val="003A18AE"/>
    <w:rsid w:val="003A2D2C"/>
    <w:rsid w:val="003A32E5"/>
    <w:rsid w:val="003A587F"/>
    <w:rsid w:val="003A6622"/>
    <w:rsid w:val="003A66C6"/>
    <w:rsid w:val="003A6867"/>
    <w:rsid w:val="003B1773"/>
    <w:rsid w:val="003B2942"/>
    <w:rsid w:val="003B46B6"/>
    <w:rsid w:val="003B624C"/>
    <w:rsid w:val="003B6CFA"/>
    <w:rsid w:val="003B7400"/>
    <w:rsid w:val="003C0BF5"/>
    <w:rsid w:val="003C0D3B"/>
    <w:rsid w:val="003C3D20"/>
    <w:rsid w:val="003C78F9"/>
    <w:rsid w:val="003D0924"/>
    <w:rsid w:val="003D3A4C"/>
    <w:rsid w:val="003D5648"/>
    <w:rsid w:val="003D7ACE"/>
    <w:rsid w:val="003E141A"/>
    <w:rsid w:val="003E2A4A"/>
    <w:rsid w:val="003E34AA"/>
    <w:rsid w:val="003E39CE"/>
    <w:rsid w:val="003E4FA4"/>
    <w:rsid w:val="003F07CA"/>
    <w:rsid w:val="003F172D"/>
    <w:rsid w:val="003F2B0E"/>
    <w:rsid w:val="003F3150"/>
    <w:rsid w:val="003F382E"/>
    <w:rsid w:val="003F4277"/>
    <w:rsid w:val="003F4AC0"/>
    <w:rsid w:val="003F4FDE"/>
    <w:rsid w:val="003F6F74"/>
    <w:rsid w:val="003F7B5E"/>
    <w:rsid w:val="00400127"/>
    <w:rsid w:val="0040106B"/>
    <w:rsid w:val="00401891"/>
    <w:rsid w:val="00403387"/>
    <w:rsid w:val="00403BC5"/>
    <w:rsid w:val="00407B88"/>
    <w:rsid w:val="00407C29"/>
    <w:rsid w:val="00412CA7"/>
    <w:rsid w:val="004148A3"/>
    <w:rsid w:val="00414F4C"/>
    <w:rsid w:val="004168D6"/>
    <w:rsid w:val="00421FB4"/>
    <w:rsid w:val="00422066"/>
    <w:rsid w:val="00423282"/>
    <w:rsid w:val="00425029"/>
    <w:rsid w:val="0042574E"/>
    <w:rsid w:val="004274DE"/>
    <w:rsid w:val="004276DD"/>
    <w:rsid w:val="004317C5"/>
    <w:rsid w:val="0043239C"/>
    <w:rsid w:val="00432A95"/>
    <w:rsid w:val="004341F2"/>
    <w:rsid w:val="00435200"/>
    <w:rsid w:val="004378CA"/>
    <w:rsid w:val="00440557"/>
    <w:rsid w:val="00440956"/>
    <w:rsid w:val="00441711"/>
    <w:rsid w:val="00441F34"/>
    <w:rsid w:val="0044343B"/>
    <w:rsid w:val="00443E6F"/>
    <w:rsid w:val="00445AB4"/>
    <w:rsid w:val="0044635D"/>
    <w:rsid w:val="0044718F"/>
    <w:rsid w:val="00447C6F"/>
    <w:rsid w:val="00452346"/>
    <w:rsid w:val="00452A81"/>
    <w:rsid w:val="004533BD"/>
    <w:rsid w:val="00455241"/>
    <w:rsid w:val="00460A06"/>
    <w:rsid w:val="00462163"/>
    <w:rsid w:val="004636EF"/>
    <w:rsid w:val="00464261"/>
    <w:rsid w:val="00465F95"/>
    <w:rsid w:val="00467713"/>
    <w:rsid w:val="0047160A"/>
    <w:rsid w:val="00473ADE"/>
    <w:rsid w:val="00473EF3"/>
    <w:rsid w:val="00474366"/>
    <w:rsid w:val="00475D05"/>
    <w:rsid w:val="00476091"/>
    <w:rsid w:val="004803EE"/>
    <w:rsid w:val="00481744"/>
    <w:rsid w:val="0048286C"/>
    <w:rsid w:val="00485EA6"/>
    <w:rsid w:val="00487C02"/>
    <w:rsid w:val="00487F23"/>
    <w:rsid w:val="00490047"/>
    <w:rsid w:val="00490D69"/>
    <w:rsid w:val="0049173A"/>
    <w:rsid w:val="0049223B"/>
    <w:rsid w:val="00492640"/>
    <w:rsid w:val="00493A58"/>
    <w:rsid w:val="004946BE"/>
    <w:rsid w:val="0049473C"/>
    <w:rsid w:val="00494DF1"/>
    <w:rsid w:val="004964F4"/>
    <w:rsid w:val="00496E84"/>
    <w:rsid w:val="004971F9"/>
    <w:rsid w:val="00497DF8"/>
    <w:rsid w:val="004A14FC"/>
    <w:rsid w:val="004A341C"/>
    <w:rsid w:val="004A3450"/>
    <w:rsid w:val="004A35BA"/>
    <w:rsid w:val="004A7FD4"/>
    <w:rsid w:val="004B0CC1"/>
    <w:rsid w:val="004B1A1E"/>
    <w:rsid w:val="004B24E4"/>
    <w:rsid w:val="004B538F"/>
    <w:rsid w:val="004C0EEE"/>
    <w:rsid w:val="004C1148"/>
    <w:rsid w:val="004C23D3"/>
    <w:rsid w:val="004C26B2"/>
    <w:rsid w:val="004C2A2C"/>
    <w:rsid w:val="004C42DC"/>
    <w:rsid w:val="004C5431"/>
    <w:rsid w:val="004C6766"/>
    <w:rsid w:val="004D0512"/>
    <w:rsid w:val="004D3449"/>
    <w:rsid w:val="004D3772"/>
    <w:rsid w:val="004D3D62"/>
    <w:rsid w:val="004D5014"/>
    <w:rsid w:val="004E0D2E"/>
    <w:rsid w:val="004E0F7E"/>
    <w:rsid w:val="004E11C8"/>
    <w:rsid w:val="004E1DBD"/>
    <w:rsid w:val="004E34AF"/>
    <w:rsid w:val="004E3A6E"/>
    <w:rsid w:val="004E6682"/>
    <w:rsid w:val="004F0491"/>
    <w:rsid w:val="004F1C12"/>
    <w:rsid w:val="004F2DCC"/>
    <w:rsid w:val="004F3EAD"/>
    <w:rsid w:val="004F54FB"/>
    <w:rsid w:val="004F5A0A"/>
    <w:rsid w:val="004F69B2"/>
    <w:rsid w:val="004F73E6"/>
    <w:rsid w:val="0050046E"/>
    <w:rsid w:val="00501540"/>
    <w:rsid w:val="00507283"/>
    <w:rsid w:val="0051018D"/>
    <w:rsid w:val="005128CD"/>
    <w:rsid w:val="00512FDD"/>
    <w:rsid w:val="005146A7"/>
    <w:rsid w:val="00514A6E"/>
    <w:rsid w:val="00515C9C"/>
    <w:rsid w:val="005204D4"/>
    <w:rsid w:val="00522E26"/>
    <w:rsid w:val="0052356D"/>
    <w:rsid w:val="00524F90"/>
    <w:rsid w:val="00525A2A"/>
    <w:rsid w:val="00526E00"/>
    <w:rsid w:val="005315F3"/>
    <w:rsid w:val="005348DE"/>
    <w:rsid w:val="00535250"/>
    <w:rsid w:val="00535B2A"/>
    <w:rsid w:val="00536C1F"/>
    <w:rsid w:val="00543AA5"/>
    <w:rsid w:val="005452CB"/>
    <w:rsid w:val="00545734"/>
    <w:rsid w:val="005460D7"/>
    <w:rsid w:val="00546C3A"/>
    <w:rsid w:val="0055015E"/>
    <w:rsid w:val="00551DDF"/>
    <w:rsid w:val="00552E33"/>
    <w:rsid w:val="00555AC4"/>
    <w:rsid w:val="00556DF3"/>
    <w:rsid w:val="00562411"/>
    <w:rsid w:val="005646DA"/>
    <w:rsid w:val="00564F38"/>
    <w:rsid w:val="00567CB7"/>
    <w:rsid w:val="00570391"/>
    <w:rsid w:val="00570A48"/>
    <w:rsid w:val="0057159B"/>
    <w:rsid w:val="00573318"/>
    <w:rsid w:val="0057341B"/>
    <w:rsid w:val="00577728"/>
    <w:rsid w:val="0058085F"/>
    <w:rsid w:val="0058366D"/>
    <w:rsid w:val="0058501D"/>
    <w:rsid w:val="00586C39"/>
    <w:rsid w:val="00587E1B"/>
    <w:rsid w:val="00590E7D"/>
    <w:rsid w:val="00590F0E"/>
    <w:rsid w:val="00592449"/>
    <w:rsid w:val="00592710"/>
    <w:rsid w:val="005945A8"/>
    <w:rsid w:val="00595D4D"/>
    <w:rsid w:val="00596945"/>
    <w:rsid w:val="00596D3A"/>
    <w:rsid w:val="005A284F"/>
    <w:rsid w:val="005A2B0E"/>
    <w:rsid w:val="005A2EE5"/>
    <w:rsid w:val="005A4247"/>
    <w:rsid w:val="005A4D3B"/>
    <w:rsid w:val="005B01C3"/>
    <w:rsid w:val="005B045D"/>
    <w:rsid w:val="005B43C4"/>
    <w:rsid w:val="005B5C26"/>
    <w:rsid w:val="005B5FA9"/>
    <w:rsid w:val="005B7300"/>
    <w:rsid w:val="005C058B"/>
    <w:rsid w:val="005C1F0B"/>
    <w:rsid w:val="005C3B44"/>
    <w:rsid w:val="005C4170"/>
    <w:rsid w:val="005C4F09"/>
    <w:rsid w:val="005C5029"/>
    <w:rsid w:val="005C70D6"/>
    <w:rsid w:val="005C77EC"/>
    <w:rsid w:val="005D1223"/>
    <w:rsid w:val="005D1554"/>
    <w:rsid w:val="005D1BBF"/>
    <w:rsid w:val="005D1DDA"/>
    <w:rsid w:val="005D3E3C"/>
    <w:rsid w:val="005D48C0"/>
    <w:rsid w:val="005E1113"/>
    <w:rsid w:val="005E1E28"/>
    <w:rsid w:val="005E29DC"/>
    <w:rsid w:val="005E339F"/>
    <w:rsid w:val="005E3428"/>
    <w:rsid w:val="005E3C0C"/>
    <w:rsid w:val="005E507B"/>
    <w:rsid w:val="005E7C65"/>
    <w:rsid w:val="005F0120"/>
    <w:rsid w:val="005F0F6D"/>
    <w:rsid w:val="005F19F2"/>
    <w:rsid w:val="005F2B8A"/>
    <w:rsid w:val="005F3135"/>
    <w:rsid w:val="005F3835"/>
    <w:rsid w:val="005F493C"/>
    <w:rsid w:val="005F4BD2"/>
    <w:rsid w:val="005F57DD"/>
    <w:rsid w:val="005F5891"/>
    <w:rsid w:val="005F5C96"/>
    <w:rsid w:val="005F5D6E"/>
    <w:rsid w:val="00600288"/>
    <w:rsid w:val="00602B1D"/>
    <w:rsid w:val="006035AE"/>
    <w:rsid w:val="00603778"/>
    <w:rsid w:val="006056A4"/>
    <w:rsid w:val="00607C9F"/>
    <w:rsid w:val="00607E0B"/>
    <w:rsid w:val="0061017D"/>
    <w:rsid w:val="00611140"/>
    <w:rsid w:val="006114F2"/>
    <w:rsid w:val="00612641"/>
    <w:rsid w:val="00612F4C"/>
    <w:rsid w:val="00613BF9"/>
    <w:rsid w:val="00621BF3"/>
    <w:rsid w:val="00621E7A"/>
    <w:rsid w:val="00622C7A"/>
    <w:rsid w:val="006234F8"/>
    <w:rsid w:val="00624C28"/>
    <w:rsid w:val="006262AD"/>
    <w:rsid w:val="00631434"/>
    <w:rsid w:val="0063468D"/>
    <w:rsid w:val="0063739E"/>
    <w:rsid w:val="006377B1"/>
    <w:rsid w:val="0064182A"/>
    <w:rsid w:val="00641FF6"/>
    <w:rsid w:val="006421A6"/>
    <w:rsid w:val="006532D5"/>
    <w:rsid w:val="00653B83"/>
    <w:rsid w:val="00655559"/>
    <w:rsid w:val="00660C37"/>
    <w:rsid w:val="00661270"/>
    <w:rsid w:val="00663D48"/>
    <w:rsid w:val="00665CEF"/>
    <w:rsid w:val="00666C8F"/>
    <w:rsid w:val="006700C7"/>
    <w:rsid w:val="0067239A"/>
    <w:rsid w:val="00672A4F"/>
    <w:rsid w:val="006730F6"/>
    <w:rsid w:val="00680DED"/>
    <w:rsid w:val="0068153B"/>
    <w:rsid w:val="00687DCD"/>
    <w:rsid w:val="006900AE"/>
    <w:rsid w:val="0069099B"/>
    <w:rsid w:val="006917AF"/>
    <w:rsid w:val="006935E2"/>
    <w:rsid w:val="00694120"/>
    <w:rsid w:val="00694A59"/>
    <w:rsid w:val="00694D3C"/>
    <w:rsid w:val="00694FC2"/>
    <w:rsid w:val="0069738A"/>
    <w:rsid w:val="006A39B3"/>
    <w:rsid w:val="006B0650"/>
    <w:rsid w:val="006B0951"/>
    <w:rsid w:val="006B4EDA"/>
    <w:rsid w:val="006B5596"/>
    <w:rsid w:val="006B7B81"/>
    <w:rsid w:val="006C1774"/>
    <w:rsid w:val="006C77AA"/>
    <w:rsid w:val="006D01BE"/>
    <w:rsid w:val="006D1136"/>
    <w:rsid w:val="006D3C4B"/>
    <w:rsid w:val="006D4974"/>
    <w:rsid w:val="006D56A5"/>
    <w:rsid w:val="006D6EA9"/>
    <w:rsid w:val="006E0860"/>
    <w:rsid w:val="006E1433"/>
    <w:rsid w:val="006E1B64"/>
    <w:rsid w:val="006E290B"/>
    <w:rsid w:val="006E5553"/>
    <w:rsid w:val="006E7B16"/>
    <w:rsid w:val="006F08AB"/>
    <w:rsid w:val="006F1FCC"/>
    <w:rsid w:val="006F265B"/>
    <w:rsid w:val="006F358F"/>
    <w:rsid w:val="006F3923"/>
    <w:rsid w:val="006F40E3"/>
    <w:rsid w:val="006F793C"/>
    <w:rsid w:val="00700271"/>
    <w:rsid w:val="00704D51"/>
    <w:rsid w:val="00705671"/>
    <w:rsid w:val="00706264"/>
    <w:rsid w:val="00706A9E"/>
    <w:rsid w:val="00707C50"/>
    <w:rsid w:val="00710904"/>
    <w:rsid w:val="00710A33"/>
    <w:rsid w:val="00710FFC"/>
    <w:rsid w:val="00711FED"/>
    <w:rsid w:val="00715623"/>
    <w:rsid w:val="007168EE"/>
    <w:rsid w:val="00717404"/>
    <w:rsid w:val="0072034C"/>
    <w:rsid w:val="007217FD"/>
    <w:rsid w:val="0072263E"/>
    <w:rsid w:val="007226B7"/>
    <w:rsid w:val="007275CA"/>
    <w:rsid w:val="00730230"/>
    <w:rsid w:val="0073049D"/>
    <w:rsid w:val="00731E56"/>
    <w:rsid w:val="00731F4A"/>
    <w:rsid w:val="0073210A"/>
    <w:rsid w:val="00732AD5"/>
    <w:rsid w:val="00733DC9"/>
    <w:rsid w:val="00736166"/>
    <w:rsid w:val="007376E1"/>
    <w:rsid w:val="00742B7A"/>
    <w:rsid w:val="00744F22"/>
    <w:rsid w:val="0074688D"/>
    <w:rsid w:val="00746AE2"/>
    <w:rsid w:val="00746D4F"/>
    <w:rsid w:val="007470F0"/>
    <w:rsid w:val="0074739E"/>
    <w:rsid w:val="0075356A"/>
    <w:rsid w:val="0075452E"/>
    <w:rsid w:val="00755998"/>
    <w:rsid w:val="0075781E"/>
    <w:rsid w:val="00761BDE"/>
    <w:rsid w:val="00765AA3"/>
    <w:rsid w:val="00767E1F"/>
    <w:rsid w:val="00770223"/>
    <w:rsid w:val="007727AA"/>
    <w:rsid w:val="00772E89"/>
    <w:rsid w:val="00772FD9"/>
    <w:rsid w:val="007730A6"/>
    <w:rsid w:val="007750AB"/>
    <w:rsid w:val="00777039"/>
    <w:rsid w:val="00777766"/>
    <w:rsid w:val="00777B92"/>
    <w:rsid w:val="00777CA1"/>
    <w:rsid w:val="00777F18"/>
    <w:rsid w:val="00782F7A"/>
    <w:rsid w:val="00783E32"/>
    <w:rsid w:val="00783FEE"/>
    <w:rsid w:val="00784087"/>
    <w:rsid w:val="00785210"/>
    <w:rsid w:val="00787795"/>
    <w:rsid w:val="00787B7E"/>
    <w:rsid w:val="007910B5"/>
    <w:rsid w:val="007910C4"/>
    <w:rsid w:val="007924F2"/>
    <w:rsid w:val="0079271C"/>
    <w:rsid w:val="00792B9B"/>
    <w:rsid w:val="00792F76"/>
    <w:rsid w:val="00794486"/>
    <w:rsid w:val="007951E5"/>
    <w:rsid w:val="00795405"/>
    <w:rsid w:val="007959DD"/>
    <w:rsid w:val="00796640"/>
    <w:rsid w:val="007A0340"/>
    <w:rsid w:val="007A10DB"/>
    <w:rsid w:val="007A3B16"/>
    <w:rsid w:val="007A4DC4"/>
    <w:rsid w:val="007B2920"/>
    <w:rsid w:val="007B5F63"/>
    <w:rsid w:val="007B6A77"/>
    <w:rsid w:val="007C02F0"/>
    <w:rsid w:val="007C0AAF"/>
    <w:rsid w:val="007C0C32"/>
    <w:rsid w:val="007C27A7"/>
    <w:rsid w:val="007C56F4"/>
    <w:rsid w:val="007C5C43"/>
    <w:rsid w:val="007C7332"/>
    <w:rsid w:val="007D0684"/>
    <w:rsid w:val="007D08CE"/>
    <w:rsid w:val="007D1396"/>
    <w:rsid w:val="007D6077"/>
    <w:rsid w:val="007D7996"/>
    <w:rsid w:val="007E147E"/>
    <w:rsid w:val="007E4F17"/>
    <w:rsid w:val="007E56A9"/>
    <w:rsid w:val="007E578D"/>
    <w:rsid w:val="007E6413"/>
    <w:rsid w:val="007F17A9"/>
    <w:rsid w:val="007F1859"/>
    <w:rsid w:val="007F1AA5"/>
    <w:rsid w:val="007F2ACB"/>
    <w:rsid w:val="007F6122"/>
    <w:rsid w:val="00802809"/>
    <w:rsid w:val="008043BF"/>
    <w:rsid w:val="00804A48"/>
    <w:rsid w:val="00806AE8"/>
    <w:rsid w:val="00807361"/>
    <w:rsid w:val="00807A11"/>
    <w:rsid w:val="00811E75"/>
    <w:rsid w:val="00812228"/>
    <w:rsid w:val="00813CFC"/>
    <w:rsid w:val="008168B7"/>
    <w:rsid w:val="008176D9"/>
    <w:rsid w:val="0082034C"/>
    <w:rsid w:val="008217AC"/>
    <w:rsid w:val="0082335F"/>
    <w:rsid w:val="00831A6B"/>
    <w:rsid w:val="008329BE"/>
    <w:rsid w:val="008330D3"/>
    <w:rsid w:val="008332B6"/>
    <w:rsid w:val="00835707"/>
    <w:rsid w:val="00836FDA"/>
    <w:rsid w:val="00837D4A"/>
    <w:rsid w:val="0084052A"/>
    <w:rsid w:val="00842535"/>
    <w:rsid w:val="00842602"/>
    <w:rsid w:val="00842F85"/>
    <w:rsid w:val="0084716E"/>
    <w:rsid w:val="008473FA"/>
    <w:rsid w:val="008502C8"/>
    <w:rsid w:val="00850346"/>
    <w:rsid w:val="008508D9"/>
    <w:rsid w:val="008514E2"/>
    <w:rsid w:val="00851AA9"/>
    <w:rsid w:val="00852FB5"/>
    <w:rsid w:val="00854365"/>
    <w:rsid w:val="00855847"/>
    <w:rsid w:val="00857924"/>
    <w:rsid w:val="00857A73"/>
    <w:rsid w:val="00860C4B"/>
    <w:rsid w:val="00861964"/>
    <w:rsid w:val="00863850"/>
    <w:rsid w:val="008643AB"/>
    <w:rsid w:val="00865DB6"/>
    <w:rsid w:val="00867301"/>
    <w:rsid w:val="00872520"/>
    <w:rsid w:val="0087383A"/>
    <w:rsid w:val="008739AA"/>
    <w:rsid w:val="00873E0A"/>
    <w:rsid w:val="00875527"/>
    <w:rsid w:val="008831A3"/>
    <w:rsid w:val="00884DEC"/>
    <w:rsid w:val="0088785B"/>
    <w:rsid w:val="00890052"/>
    <w:rsid w:val="008907ED"/>
    <w:rsid w:val="00891915"/>
    <w:rsid w:val="00891A84"/>
    <w:rsid w:val="0089245E"/>
    <w:rsid w:val="00892886"/>
    <w:rsid w:val="00892C42"/>
    <w:rsid w:val="0089310E"/>
    <w:rsid w:val="00894EFE"/>
    <w:rsid w:val="00895D38"/>
    <w:rsid w:val="008972BA"/>
    <w:rsid w:val="00897D84"/>
    <w:rsid w:val="008A1120"/>
    <w:rsid w:val="008A1CE9"/>
    <w:rsid w:val="008A2945"/>
    <w:rsid w:val="008A346C"/>
    <w:rsid w:val="008A4205"/>
    <w:rsid w:val="008A5815"/>
    <w:rsid w:val="008B16AE"/>
    <w:rsid w:val="008B4233"/>
    <w:rsid w:val="008B60FF"/>
    <w:rsid w:val="008B6753"/>
    <w:rsid w:val="008B6A69"/>
    <w:rsid w:val="008C0B66"/>
    <w:rsid w:val="008C303B"/>
    <w:rsid w:val="008C3E2E"/>
    <w:rsid w:val="008C43B0"/>
    <w:rsid w:val="008C5356"/>
    <w:rsid w:val="008C6D1A"/>
    <w:rsid w:val="008D0042"/>
    <w:rsid w:val="008D1183"/>
    <w:rsid w:val="008D1332"/>
    <w:rsid w:val="008D4540"/>
    <w:rsid w:val="008D5A4A"/>
    <w:rsid w:val="008D5D97"/>
    <w:rsid w:val="008D5FAF"/>
    <w:rsid w:val="008D6AA9"/>
    <w:rsid w:val="008D7DDB"/>
    <w:rsid w:val="008E0130"/>
    <w:rsid w:val="008E02B6"/>
    <w:rsid w:val="008E18F5"/>
    <w:rsid w:val="008E1E36"/>
    <w:rsid w:val="008E3415"/>
    <w:rsid w:val="008E7C72"/>
    <w:rsid w:val="008F1D67"/>
    <w:rsid w:val="008F1EA4"/>
    <w:rsid w:val="008F39FD"/>
    <w:rsid w:val="008F49CB"/>
    <w:rsid w:val="008F5ACA"/>
    <w:rsid w:val="008F5E02"/>
    <w:rsid w:val="008F72C8"/>
    <w:rsid w:val="008F7EB3"/>
    <w:rsid w:val="00900240"/>
    <w:rsid w:val="0090040D"/>
    <w:rsid w:val="00900C02"/>
    <w:rsid w:val="00900CCE"/>
    <w:rsid w:val="00901B30"/>
    <w:rsid w:val="00903876"/>
    <w:rsid w:val="00903E9D"/>
    <w:rsid w:val="009106A7"/>
    <w:rsid w:val="009106EA"/>
    <w:rsid w:val="009108E3"/>
    <w:rsid w:val="009113EC"/>
    <w:rsid w:val="00914A3B"/>
    <w:rsid w:val="00920404"/>
    <w:rsid w:val="009211C7"/>
    <w:rsid w:val="00921AEB"/>
    <w:rsid w:val="00922014"/>
    <w:rsid w:val="0092438F"/>
    <w:rsid w:val="00924734"/>
    <w:rsid w:val="009257FF"/>
    <w:rsid w:val="009276AB"/>
    <w:rsid w:val="00930E38"/>
    <w:rsid w:val="00931CA9"/>
    <w:rsid w:val="00934467"/>
    <w:rsid w:val="00934CD5"/>
    <w:rsid w:val="009362F8"/>
    <w:rsid w:val="00937BF4"/>
    <w:rsid w:val="0094049F"/>
    <w:rsid w:val="00942167"/>
    <w:rsid w:val="009424F7"/>
    <w:rsid w:val="00943932"/>
    <w:rsid w:val="00944C98"/>
    <w:rsid w:val="00945023"/>
    <w:rsid w:val="009450DF"/>
    <w:rsid w:val="00947C29"/>
    <w:rsid w:val="00952C11"/>
    <w:rsid w:val="00956775"/>
    <w:rsid w:val="0095749F"/>
    <w:rsid w:val="00957F17"/>
    <w:rsid w:val="0096024C"/>
    <w:rsid w:val="0096028C"/>
    <w:rsid w:val="0096279E"/>
    <w:rsid w:val="009630E2"/>
    <w:rsid w:val="00963EE1"/>
    <w:rsid w:val="0096598F"/>
    <w:rsid w:val="00966B5B"/>
    <w:rsid w:val="009713A9"/>
    <w:rsid w:val="009716D4"/>
    <w:rsid w:val="00971F38"/>
    <w:rsid w:val="0097293A"/>
    <w:rsid w:val="009745F9"/>
    <w:rsid w:val="009761ED"/>
    <w:rsid w:val="00976C0A"/>
    <w:rsid w:val="009827A7"/>
    <w:rsid w:val="00985545"/>
    <w:rsid w:val="00986910"/>
    <w:rsid w:val="00986F09"/>
    <w:rsid w:val="00987009"/>
    <w:rsid w:val="00987AC8"/>
    <w:rsid w:val="00987B1F"/>
    <w:rsid w:val="00993A6E"/>
    <w:rsid w:val="0099636E"/>
    <w:rsid w:val="009963E1"/>
    <w:rsid w:val="00996C69"/>
    <w:rsid w:val="009A0735"/>
    <w:rsid w:val="009A1BFF"/>
    <w:rsid w:val="009A2E74"/>
    <w:rsid w:val="009A3D29"/>
    <w:rsid w:val="009A53D4"/>
    <w:rsid w:val="009B15AB"/>
    <w:rsid w:val="009B33B9"/>
    <w:rsid w:val="009B3E3A"/>
    <w:rsid w:val="009B52A4"/>
    <w:rsid w:val="009B6222"/>
    <w:rsid w:val="009B6541"/>
    <w:rsid w:val="009B779A"/>
    <w:rsid w:val="009B7BF7"/>
    <w:rsid w:val="009C17ED"/>
    <w:rsid w:val="009C3EB4"/>
    <w:rsid w:val="009C5BAF"/>
    <w:rsid w:val="009C5E55"/>
    <w:rsid w:val="009C699C"/>
    <w:rsid w:val="009D1EC0"/>
    <w:rsid w:val="009D2DCC"/>
    <w:rsid w:val="009D3181"/>
    <w:rsid w:val="009D3DAC"/>
    <w:rsid w:val="009D5264"/>
    <w:rsid w:val="009D5564"/>
    <w:rsid w:val="009D5D4E"/>
    <w:rsid w:val="009D5E86"/>
    <w:rsid w:val="009E0497"/>
    <w:rsid w:val="009E155C"/>
    <w:rsid w:val="009E2AF7"/>
    <w:rsid w:val="009E33F7"/>
    <w:rsid w:val="009E38A9"/>
    <w:rsid w:val="009E4DA6"/>
    <w:rsid w:val="009E58C8"/>
    <w:rsid w:val="009E733A"/>
    <w:rsid w:val="009E793E"/>
    <w:rsid w:val="009F11A3"/>
    <w:rsid w:val="009F2CA8"/>
    <w:rsid w:val="009F3906"/>
    <w:rsid w:val="009F420E"/>
    <w:rsid w:val="009F44C2"/>
    <w:rsid w:val="009F565C"/>
    <w:rsid w:val="009F5677"/>
    <w:rsid w:val="009F59CC"/>
    <w:rsid w:val="00A02B09"/>
    <w:rsid w:val="00A037DA"/>
    <w:rsid w:val="00A04992"/>
    <w:rsid w:val="00A04E97"/>
    <w:rsid w:val="00A07266"/>
    <w:rsid w:val="00A073A5"/>
    <w:rsid w:val="00A10956"/>
    <w:rsid w:val="00A11FCD"/>
    <w:rsid w:val="00A1335E"/>
    <w:rsid w:val="00A13941"/>
    <w:rsid w:val="00A14F87"/>
    <w:rsid w:val="00A15161"/>
    <w:rsid w:val="00A168FD"/>
    <w:rsid w:val="00A22934"/>
    <w:rsid w:val="00A23174"/>
    <w:rsid w:val="00A239C0"/>
    <w:rsid w:val="00A23A5E"/>
    <w:rsid w:val="00A30ECB"/>
    <w:rsid w:val="00A33C4D"/>
    <w:rsid w:val="00A34500"/>
    <w:rsid w:val="00A34CE1"/>
    <w:rsid w:val="00A361BD"/>
    <w:rsid w:val="00A3627B"/>
    <w:rsid w:val="00A36D4E"/>
    <w:rsid w:val="00A403F7"/>
    <w:rsid w:val="00A40DEB"/>
    <w:rsid w:val="00A412C1"/>
    <w:rsid w:val="00A445EB"/>
    <w:rsid w:val="00A479B9"/>
    <w:rsid w:val="00A51982"/>
    <w:rsid w:val="00A5227C"/>
    <w:rsid w:val="00A52F56"/>
    <w:rsid w:val="00A54109"/>
    <w:rsid w:val="00A54584"/>
    <w:rsid w:val="00A6060B"/>
    <w:rsid w:val="00A66D34"/>
    <w:rsid w:val="00A724D9"/>
    <w:rsid w:val="00A72515"/>
    <w:rsid w:val="00A72D09"/>
    <w:rsid w:val="00A73DD2"/>
    <w:rsid w:val="00A771AD"/>
    <w:rsid w:val="00A81F7A"/>
    <w:rsid w:val="00A82C2A"/>
    <w:rsid w:val="00A830A1"/>
    <w:rsid w:val="00A830D4"/>
    <w:rsid w:val="00A83905"/>
    <w:rsid w:val="00A853BE"/>
    <w:rsid w:val="00A85960"/>
    <w:rsid w:val="00A859F4"/>
    <w:rsid w:val="00A902C6"/>
    <w:rsid w:val="00A90D43"/>
    <w:rsid w:val="00A94C9D"/>
    <w:rsid w:val="00A951F4"/>
    <w:rsid w:val="00A95FC2"/>
    <w:rsid w:val="00A964F8"/>
    <w:rsid w:val="00AA04CC"/>
    <w:rsid w:val="00AA1AE2"/>
    <w:rsid w:val="00AA1F7D"/>
    <w:rsid w:val="00AA2903"/>
    <w:rsid w:val="00AA2F6F"/>
    <w:rsid w:val="00AB0E3D"/>
    <w:rsid w:val="00AB2036"/>
    <w:rsid w:val="00AB2EB9"/>
    <w:rsid w:val="00AB57E4"/>
    <w:rsid w:val="00AB5992"/>
    <w:rsid w:val="00AB732B"/>
    <w:rsid w:val="00AB7565"/>
    <w:rsid w:val="00AC0742"/>
    <w:rsid w:val="00AC0A24"/>
    <w:rsid w:val="00AC0C19"/>
    <w:rsid w:val="00AC12D6"/>
    <w:rsid w:val="00AC16A1"/>
    <w:rsid w:val="00AC1909"/>
    <w:rsid w:val="00AC2624"/>
    <w:rsid w:val="00AC2BAB"/>
    <w:rsid w:val="00AC2D5D"/>
    <w:rsid w:val="00AD10D3"/>
    <w:rsid w:val="00AD2EC3"/>
    <w:rsid w:val="00AD6572"/>
    <w:rsid w:val="00AE07C7"/>
    <w:rsid w:val="00AE07F6"/>
    <w:rsid w:val="00AE0CA4"/>
    <w:rsid w:val="00AE1C55"/>
    <w:rsid w:val="00AE23BB"/>
    <w:rsid w:val="00AE274C"/>
    <w:rsid w:val="00AE3082"/>
    <w:rsid w:val="00AE31CF"/>
    <w:rsid w:val="00AE33B5"/>
    <w:rsid w:val="00AE5FE7"/>
    <w:rsid w:val="00AE7352"/>
    <w:rsid w:val="00AE7940"/>
    <w:rsid w:val="00AF2386"/>
    <w:rsid w:val="00AF2A5B"/>
    <w:rsid w:val="00AF2FDF"/>
    <w:rsid w:val="00AF46B4"/>
    <w:rsid w:val="00AF4A46"/>
    <w:rsid w:val="00AF4E82"/>
    <w:rsid w:val="00B014D7"/>
    <w:rsid w:val="00B020ED"/>
    <w:rsid w:val="00B02291"/>
    <w:rsid w:val="00B057D0"/>
    <w:rsid w:val="00B05A5B"/>
    <w:rsid w:val="00B07516"/>
    <w:rsid w:val="00B075D9"/>
    <w:rsid w:val="00B10C3B"/>
    <w:rsid w:val="00B114F6"/>
    <w:rsid w:val="00B11A8A"/>
    <w:rsid w:val="00B12B87"/>
    <w:rsid w:val="00B13DA2"/>
    <w:rsid w:val="00B14099"/>
    <w:rsid w:val="00B1496C"/>
    <w:rsid w:val="00B15EA5"/>
    <w:rsid w:val="00B17320"/>
    <w:rsid w:val="00B20FCD"/>
    <w:rsid w:val="00B21399"/>
    <w:rsid w:val="00B213F1"/>
    <w:rsid w:val="00B21CB3"/>
    <w:rsid w:val="00B23B64"/>
    <w:rsid w:val="00B26CB5"/>
    <w:rsid w:val="00B26F2C"/>
    <w:rsid w:val="00B27084"/>
    <w:rsid w:val="00B27611"/>
    <w:rsid w:val="00B30CE7"/>
    <w:rsid w:val="00B31D07"/>
    <w:rsid w:val="00B32954"/>
    <w:rsid w:val="00B33048"/>
    <w:rsid w:val="00B3352C"/>
    <w:rsid w:val="00B33BA8"/>
    <w:rsid w:val="00B37F25"/>
    <w:rsid w:val="00B413BB"/>
    <w:rsid w:val="00B41FCD"/>
    <w:rsid w:val="00B42ADC"/>
    <w:rsid w:val="00B44051"/>
    <w:rsid w:val="00B45195"/>
    <w:rsid w:val="00B45AD3"/>
    <w:rsid w:val="00B45C67"/>
    <w:rsid w:val="00B45D96"/>
    <w:rsid w:val="00B45E8B"/>
    <w:rsid w:val="00B46259"/>
    <w:rsid w:val="00B469F7"/>
    <w:rsid w:val="00B502A9"/>
    <w:rsid w:val="00B5038F"/>
    <w:rsid w:val="00B508EC"/>
    <w:rsid w:val="00B51957"/>
    <w:rsid w:val="00B51E0C"/>
    <w:rsid w:val="00B520A0"/>
    <w:rsid w:val="00B521C4"/>
    <w:rsid w:val="00B53CB9"/>
    <w:rsid w:val="00B54032"/>
    <w:rsid w:val="00B55A71"/>
    <w:rsid w:val="00B56838"/>
    <w:rsid w:val="00B573AA"/>
    <w:rsid w:val="00B6550C"/>
    <w:rsid w:val="00B65AD2"/>
    <w:rsid w:val="00B670DF"/>
    <w:rsid w:val="00B72FBC"/>
    <w:rsid w:val="00B7398E"/>
    <w:rsid w:val="00B7423A"/>
    <w:rsid w:val="00B75768"/>
    <w:rsid w:val="00B75AD5"/>
    <w:rsid w:val="00B77C9B"/>
    <w:rsid w:val="00B82504"/>
    <w:rsid w:val="00B82B81"/>
    <w:rsid w:val="00B83A8D"/>
    <w:rsid w:val="00B85210"/>
    <w:rsid w:val="00B8666D"/>
    <w:rsid w:val="00B87FDF"/>
    <w:rsid w:val="00B90B97"/>
    <w:rsid w:val="00B91D34"/>
    <w:rsid w:val="00B91DF2"/>
    <w:rsid w:val="00B92344"/>
    <w:rsid w:val="00B953EF"/>
    <w:rsid w:val="00B96B8B"/>
    <w:rsid w:val="00BA0680"/>
    <w:rsid w:val="00BA0E77"/>
    <w:rsid w:val="00BA1013"/>
    <w:rsid w:val="00BA223A"/>
    <w:rsid w:val="00BA2A75"/>
    <w:rsid w:val="00BA402C"/>
    <w:rsid w:val="00BA42C7"/>
    <w:rsid w:val="00BA55DE"/>
    <w:rsid w:val="00BA7AEF"/>
    <w:rsid w:val="00BB170C"/>
    <w:rsid w:val="00BB4FBE"/>
    <w:rsid w:val="00BB606F"/>
    <w:rsid w:val="00BB6B74"/>
    <w:rsid w:val="00BC11D3"/>
    <w:rsid w:val="00BC1265"/>
    <w:rsid w:val="00BC43DA"/>
    <w:rsid w:val="00BC7889"/>
    <w:rsid w:val="00BC7949"/>
    <w:rsid w:val="00BC7B13"/>
    <w:rsid w:val="00BC7F4C"/>
    <w:rsid w:val="00BD1264"/>
    <w:rsid w:val="00BD519B"/>
    <w:rsid w:val="00BD62AA"/>
    <w:rsid w:val="00BD7838"/>
    <w:rsid w:val="00BD7ACD"/>
    <w:rsid w:val="00BE2AFB"/>
    <w:rsid w:val="00BE66D8"/>
    <w:rsid w:val="00BE7964"/>
    <w:rsid w:val="00BF0AE8"/>
    <w:rsid w:val="00BF0F14"/>
    <w:rsid w:val="00BF235E"/>
    <w:rsid w:val="00BF30DC"/>
    <w:rsid w:val="00BF486C"/>
    <w:rsid w:val="00BF5532"/>
    <w:rsid w:val="00BF6BA1"/>
    <w:rsid w:val="00C00813"/>
    <w:rsid w:val="00C03D3E"/>
    <w:rsid w:val="00C047BB"/>
    <w:rsid w:val="00C05B5C"/>
    <w:rsid w:val="00C05E44"/>
    <w:rsid w:val="00C0601B"/>
    <w:rsid w:val="00C06AE4"/>
    <w:rsid w:val="00C10309"/>
    <w:rsid w:val="00C104EB"/>
    <w:rsid w:val="00C10A73"/>
    <w:rsid w:val="00C123F6"/>
    <w:rsid w:val="00C13061"/>
    <w:rsid w:val="00C13217"/>
    <w:rsid w:val="00C1475B"/>
    <w:rsid w:val="00C1593B"/>
    <w:rsid w:val="00C167CA"/>
    <w:rsid w:val="00C22782"/>
    <w:rsid w:val="00C239EE"/>
    <w:rsid w:val="00C2511E"/>
    <w:rsid w:val="00C253AE"/>
    <w:rsid w:val="00C2768E"/>
    <w:rsid w:val="00C30DB6"/>
    <w:rsid w:val="00C311AB"/>
    <w:rsid w:val="00C31E5C"/>
    <w:rsid w:val="00C325D0"/>
    <w:rsid w:val="00C32960"/>
    <w:rsid w:val="00C33B82"/>
    <w:rsid w:val="00C33D64"/>
    <w:rsid w:val="00C34478"/>
    <w:rsid w:val="00C34816"/>
    <w:rsid w:val="00C36C04"/>
    <w:rsid w:val="00C373F5"/>
    <w:rsid w:val="00C37F2D"/>
    <w:rsid w:val="00C402F6"/>
    <w:rsid w:val="00C40EC7"/>
    <w:rsid w:val="00C4164F"/>
    <w:rsid w:val="00C41F56"/>
    <w:rsid w:val="00C4387C"/>
    <w:rsid w:val="00C43CB4"/>
    <w:rsid w:val="00C43E39"/>
    <w:rsid w:val="00C44110"/>
    <w:rsid w:val="00C472AF"/>
    <w:rsid w:val="00C5161F"/>
    <w:rsid w:val="00C5256F"/>
    <w:rsid w:val="00C55CE4"/>
    <w:rsid w:val="00C565B6"/>
    <w:rsid w:val="00C5735E"/>
    <w:rsid w:val="00C6176E"/>
    <w:rsid w:val="00C61A2A"/>
    <w:rsid w:val="00C6370D"/>
    <w:rsid w:val="00C63E3B"/>
    <w:rsid w:val="00C6550A"/>
    <w:rsid w:val="00C658A5"/>
    <w:rsid w:val="00C6689D"/>
    <w:rsid w:val="00C67D58"/>
    <w:rsid w:val="00C72B0A"/>
    <w:rsid w:val="00C75D97"/>
    <w:rsid w:val="00C76152"/>
    <w:rsid w:val="00C81410"/>
    <w:rsid w:val="00C839C3"/>
    <w:rsid w:val="00C85D5E"/>
    <w:rsid w:val="00C85DC0"/>
    <w:rsid w:val="00C86A5E"/>
    <w:rsid w:val="00C86B62"/>
    <w:rsid w:val="00C90621"/>
    <w:rsid w:val="00C924CB"/>
    <w:rsid w:val="00C92C24"/>
    <w:rsid w:val="00C933FA"/>
    <w:rsid w:val="00CA01FC"/>
    <w:rsid w:val="00CA0ADE"/>
    <w:rsid w:val="00CA180A"/>
    <w:rsid w:val="00CA5927"/>
    <w:rsid w:val="00CA7E0B"/>
    <w:rsid w:val="00CB2BCD"/>
    <w:rsid w:val="00CB3650"/>
    <w:rsid w:val="00CB52B7"/>
    <w:rsid w:val="00CC1516"/>
    <w:rsid w:val="00CC1B39"/>
    <w:rsid w:val="00CC35AB"/>
    <w:rsid w:val="00CC42FF"/>
    <w:rsid w:val="00CC44A9"/>
    <w:rsid w:val="00CC4BB8"/>
    <w:rsid w:val="00CC66D9"/>
    <w:rsid w:val="00CC6FAD"/>
    <w:rsid w:val="00CD170F"/>
    <w:rsid w:val="00CD2991"/>
    <w:rsid w:val="00CD29C9"/>
    <w:rsid w:val="00CD383F"/>
    <w:rsid w:val="00CD6838"/>
    <w:rsid w:val="00CD711B"/>
    <w:rsid w:val="00CE2C29"/>
    <w:rsid w:val="00CE44F6"/>
    <w:rsid w:val="00CE5B98"/>
    <w:rsid w:val="00CE5F96"/>
    <w:rsid w:val="00CE601D"/>
    <w:rsid w:val="00CE62A6"/>
    <w:rsid w:val="00CE751C"/>
    <w:rsid w:val="00CE7AB1"/>
    <w:rsid w:val="00CF2F93"/>
    <w:rsid w:val="00CF3C29"/>
    <w:rsid w:val="00CF4E28"/>
    <w:rsid w:val="00CF5416"/>
    <w:rsid w:val="00CF6185"/>
    <w:rsid w:val="00CF6FA1"/>
    <w:rsid w:val="00CF70CE"/>
    <w:rsid w:val="00D05B53"/>
    <w:rsid w:val="00D07CF6"/>
    <w:rsid w:val="00D12949"/>
    <w:rsid w:val="00D134C8"/>
    <w:rsid w:val="00D13518"/>
    <w:rsid w:val="00D1454F"/>
    <w:rsid w:val="00D1510E"/>
    <w:rsid w:val="00D16E31"/>
    <w:rsid w:val="00D17298"/>
    <w:rsid w:val="00D20E66"/>
    <w:rsid w:val="00D211FA"/>
    <w:rsid w:val="00D253B3"/>
    <w:rsid w:val="00D33E8B"/>
    <w:rsid w:val="00D342C8"/>
    <w:rsid w:val="00D3687E"/>
    <w:rsid w:val="00D36C0C"/>
    <w:rsid w:val="00D406D6"/>
    <w:rsid w:val="00D40934"/>
    <w:rsid w:val="00D40FFB"/>
    <w:rsid w:val="00D4422E"/>
    <w:rsid w:val="00D44948"/>
    <w:rsid w:val="00D466C9"/>
    <w:rsid w:val="00D5036F"/>
    <w:rsid w:val="00D51D30"/>
    <w:rsid w:val="00D53AC5"/>
    <w:rsid w:val="00D54204"/>
    <w:rsid w:val="00D55C11"/>
    <w:rsid w:val="00D55CEA"/>
    <w:rsid w:val="00D56C80"/>
    <w:rsid w:val="00D57CBD"/>
    <w:rsid w:val="00D6188E"/>
    <w:rsid w:val="00D62CE9"/>
    <w:rsid w:val="00D63A06"/>
    <w:rsid w:val="00D643B1"/>
    <w:rsid w:val="00D6698E"/>
    <w:rsid w:val="00D66DEE"/>
    <w:rsid w:val="00D70680"/>
    <w:rsid w:val="00D70FE3"/>
    <w:rsid w:val="00D71615"/>
    <w:rsid w:val="00D748AF"/>
    <w:rsid w:val="00D74FEB"/>
    <w:rsid w:val="00D75562"/>
    <w:rsid w:val="00D7682B"/>
    <w:rsid w:val="00D769D1"/>
    <w:rsid w:val="00D85138"/>
    <w:rsid w:val="00D86456"/>
    <w:rsid w:val="00D87D21"/>
    <w:rsid w:val="00D90324"/>
    <w:rsid w:val="00D91DF4"/>
    <w:rsid w:val="00D9214A"/>
    <w:rsid w:val="00D928F3"/>
    <w:rsid w:val="00D92D11"/>
    <w:rsid w:val="00D933A0"/>
    <w:rsid w:val="00D93BC7"/>
    <w:rsid w:val="00D95A05"/>
    <w:rsid w:val="00D95C59"/>
    <w:rsid w:val="00D95E31"/>
    <w:rsid w:val="00D96A37"/>
    <w:rsid w:val="00D97703"/>
    <w:rsid w:val="00DA0413"/>
    <w:rsid w:val="00DA095E"/>
    <w:rsid w:val="00DA16C5"/>
    <w:rsid w:val="00DA20C5"/>
    <w:rsid w:val="00DA4169"/>
    <w:rsid w:val="00DA5DEA"/>
    <w:rsid w:val="00DA676C"/>
    <w:rsid w:val="00DA6C0E"/>
    <w:rsid w:val="00DA7606"/>
    <w:rsid w:val="00DA7916"/>
    <w:rsid w:val="00DA7C99"/>
    <w:rsid w:val="00DB0254"/>
    <w:rsid w:val="00DB07C1"/>
    <w:rsid w:val="00DB1057"/>
    <w:rsid w:val="00DB1640"/>
    <w:rsid w:val="00DB2DB8"/>
    <w:rsid w:val="00DB2F9E"/>
    <w:rsid w:val="00DC0EA2"/>
    <w:rsid w:val="00DC2B3C"/>
    <w:rsid w:val="00DC4147"/>
    <w:rsid w:val="00DC6151"/>
    <w:rsid w:val="00DC6889"/>
    <w:rsid w:val="00DC6AD8"/>
    <w:rsid w:val="00DC6FD5"/>
    <w:rsid w:val="00DD049F"/>
    <w:rsid w:val="00DD0C54"/>
    <w:rsid w:val="00DD40C4"/>
    <w:rsid w:val="00DD435B"/>
    <w:rsid w:val="00DD5ACA"/>
    <w:rsid w:val="00DD6B6E"/>
    <w:rsid w:val="00DE23CD"/>
    <w:rsid w:val="00DE2C1B"/>
    <w:rsid w:val="00DE342F"/>
    <w:rsid w:val="00DE45FC"/>
    <w:rsid w:val="00DE503B"/>
    <w:rsid w:val="00DE6330"/>
    <w:rsid w:val="00DE70D0"/>
    <w:rsid w:val="00DE75EA"/>
    <w:rsid w:val="00DF0923"/>
    <w:rsid w:val="00DF0C06"/>
    <w:rsid w:val="00DF4282"/>
    <w:rsid w:val="00DF47C5"/>
    <w:rsid w:val="00DF73D3"/>
    <w:rsid w:val="00DF76D2"/>
    <w:rsid w:val="00E0165E"/>
    <w:rsid w:val="00E05508"/>
    <w:rsid w:val="00E05D42"/>
    <w:rsid w:val="00E05E64"/>
    <w:rsid w:val="00E05F2F"/>
    <w:rsid w:val="00E06C38"/>
    <w:rsid w:val="00E078C4"/>
    <w:rsid w:val="00E07A9E"/>
    <w:rsid w:val="00E141AD"/>
    <w:rsid w:val="00E145E8"/>
    <w:rsid w:val="00E1709A"/>
    <w:rsid w:val="00E1715F"/>
    <w:rsid w:val="00E2265A"/>
    <w:rsid w:val="00E244F3"/>
    <w:rsid w:val="00E30F6A"/>
    <w:rsid w:val="00E31145"/>
    <w:rsid w:val="00E3242B"/>
    <w:rsid w:val="00E334BB"/>
    <w:rsid w:val="00E3544A"/>
    <w:rsid w:val="00E40577"/>
    <w:rsid w:val="00E41EAD"/>
    <w:rsid w:val="00E4296C"/>
    <w:rsid w:val="00E42D21"/>
    <w:rsid w:val="00E451E6"/>
    <w:rsid w:val="00E46E59"/>
    <w:rsid w:val="00E478FE"/>
    <w:rsid w:val="00E5084E"/>
    <w:rsid w:val="00E51223"/>
    <w:rsid w:val="00E51D24"/>
    <w:rsid w:val="00E52F0A"/>
    <w:rsid w:val="00E5468C"/>
    <w:rsid w:val="00E55B2B"/>
    <w:rsid w:val="00E56DEE"/>
    <w:rsid w:val="00E57FFA"/>
    <w:rsid w:val="00E626CB"/>
    <w:rsid w:val="00E63825"/>
    <w:rsid w:val="00E640C7"/>
    <w:rsid w:val="00E67FFD"/>
    <w:rsid w:val="00E70F0C"/>
    <w:rsid w:val="00E72D9E"/>
    <w:rsid w:val="00E734F6"/>
    <w:rsid w:val="00E740FD"/>
    <w:rsid w:val="00E76A19"/>
    <w:rsid w:val="00E817CF"/>
    <w:rsid w:val="00E82962"/>
    <w:rsid w:val="00E83D5D"/>
    <w:rsid w:val="00E84921"/>
    <w:rsid w:val="00E86264"/>
    <w:rsid w:val="00E86F80"/>
    <w:rsid w:val="00E8769A"/>
    <w:rsid w:val="00E90132"/>
    <w:rsid w:val="00E906F6"/>
    <w:rsid w:val="00E90BAC"/>
    <w:rsid w:val="00E90DD1"/>
    <w:rsid w:val="00E913DE"/>
    <w:rsid w:val="00E9257C"/>
    <w:rsid w:val="00E93176"/>
    <w:rsid w:val="00E931FC"/>
    <w:rsid w:val="00E94B80"/>
    <w:rsid w:val="00E95313"/>
    <w:rsid w:val="00E95DB7"/>
    <w:rsid w:val="00E975D5"/>
    <w:rsid w:val="00EA3EBE"/>
    <w:rsid w:val="00EA50EC"/>
    <w:rsid w:val="00EA6637"/>
    <w:rsid w:val="00EA766E"/>
    <w:rsid w:val="00EB1767"/>
    <w:rsid w:val="00EB4CA5"/>
    <w:rsid w:val="00EB5409"/>
    <w:rsid w:val="00EB6225"/>
    <w:rsid w:val="00EB634F"/>
    <w:rsid w:val="00EB69D8"/>
    <w:rsid w:val="00EB710C"/>
    <w:rsid w:val="00EC087D"/>
    <w:rsid w:val="00EC1833"/>
    <w:rsid w:val="00EC19F6"/>
    <w:rsid w:val="00EC2609"/>
    <w:rsid w:val="00EC4D5E"/>
    <w:rsid w:val="00EC64C5"/>
    <w:rsid w:val="00EC6570"/>
    <w:rsid w:val="00EC7FAE"/>
    <w:rsid w:val="00ED13BF"/>
    <w:rsid w:val="00ED1FF4"/>
    <w:rsid w:val="00ED2534"/>
    <w:rsid w:val="00ED2E83"/>
    <w:rsid w:val="00ED5AA1"/>
    <w:rsid w:val="00ED78CA"/>
    <w:rsid w:val="00EE58EF"/>
    <w:rsid w:val="00EE6450"/>
    <w:rsid w:val="00EE7B42"/>
    <w:rsid w:val="00EF076D"/>
    <w:rsid w:val="00EF0A8A"/>
    <w:rsid w:val="00EF20EC"/>
    <w:rsid w:val="00EF21F2"/>
    <w:rsid w:val="00EF2862"/>
    <w:rsid w:val="00EF45BC"/>
    <w:rsid w:val="00EF4758"/>
    <w:rsid w:val="00EF7423"/>
    <w:rsid w:val="00EF78D4"/>
    <w:rsid w:val="00EF7DEE"/>
    <w:rsid w:val="00F00829"/>
    <w:rsid w:val="00F0148B"/>
    <w:rsid w:val="00F072D9"/>
    <w:rsid w:val="00F10039"/>
    <w:rsid w:val="00F100A5"/>
    <w:rsid w:val="00F108DF"/>
    <w:rsid w:val="00F10FE0"/>
    <w:rsid w:val="00F13C26"/>
    <w:rsid w:val="00F203E4"/>
    <w:rsid w:val="00F2067D"/>
    <w:rsid w:val="00F2344D"/>
    <w:rsid w:val="00F25BD7"/>
    <w:rsid w:val="00F26A6D"/>
    <w:rsid w:val="00F316B1"/>
    <w:rsid w:val="00F321F7"/>
    <w:rsid w:val="00F32C55"/>
    <w:rsid w:val="00F3517C"/>
    <w:rsid w:val="00F35B01"/>
    <w:rsid w:val="00F37996"/>
    <w:rsid w:val="00F37D6F"/>
    <w:rsid w:val="00F4031F"/>
    <w:rsid w:val="00F40898"/>
    <w:rsid w:val="00F424FB"/>
    <w:rsid w:val="00F42A4C"/>
    <w:rsid w:val="00F42B8C"/>
    <w:rsid w:val="00F43134"/>
    <w:rsid w:val="00F43650"/>
    <w:rsid w:val="00F43D5D"/>
    <w:rsid w:val="00F44C52"/>
    <w:rsid w:val="00F45AFE"/>
    <w:rsid w:val="00F47370"/>
    <w:rsid w:val="00F47840"/>
    <w:rsid w:val="00F53B66"/>
    <w:rsid w:val="00F55219"/>
    <w:rsid w:val="00F5764D"/>
    <w:rsid w:val="00F6183A"/>
    <w:rsid w:val="00F6354B"/>
    <w:rsid w:val="00F637A4"/>
    <w:rsid w:val="00F6391A"/>
    <w:rsid w:val="00F64123"/>
    <w:rsid w:val="00F658D6"/>
    <w:rsid w:val="00F662AE"/>
    <w:rsid w:val="00F66CFB"/>
    <w:rsid w:val="00F67139"/>
    <w:rsid w:val="00F70883"/>
    <w:rsid w:val="00F7493F"/>
    <w:rsid w:val="00F7528B"/>
    <w:rsid w:val="00F77964"/>
    <w:rsid w:val="00F809A9"/>
    <w:rsid w:val="00F80E38"/>
    <w:rsid w:val="00F82765"/>
    <w:rsid w:val="00F83B98"/>
    <w:rsid w:val="00F87593"/>
    <w:rsid w:val="00F9035B"/>
    <w:rsid w:val="00F90EF9"/>
    <w:rsid w:val="00F9236E"/>
    <w:rsid w:val="00F9309C"/>
    <w:rsid w:val="00F95020"/>
    <w:rsid w:val="00F97364"/>
    <w:rsid w:val="00F9757A"/>
    <w:rsid w:val="00F97AB1"/>
    <w:rsid w:val="00FA0EE3"/>
    <w:rsid w:val="00FA10AD"/>
    <w:rsid w:val="00FA1B1F"/>
    <w:rsid w:val="00FA3415"/>
    <w:rsid w:val="00FA6A4A"/>
    <w:rsid w:val="00FB228C"/>
    <w:rsid w:val="00FB33FC"/>
    <w:rsid w:val="00FB4832"/>
    <w:rsid w:val="00FB496F"/>
    <w:rsid w:val="00FB64A6"/>
    <w:rsid w:val="00FC2C7F"/>
    <w:rsid w:val="00FC458B"/>
    <w:rsid w:val="00FC4D6E"/>
    <w:rsid w:val="00FD0773"/>
    <w:rsid w:val="00FD5206"/>
    <w:rsid w:val="00FD5B28"/>
    <w:rsid w:val="00FD5C61"/>
    <w:rsid w:val="00FD677F"/>
    <w:rsid w:val="00FE0505"/>
    <w:rsid w:val="00FE21D9"/>
    <w:rsid w:val="00FE2C69"/>
    <w:rsid w:val="00FE31C0"/>
    <w:rsid w:val="00FE4DD3"/>
    <w:rsid w:val="00FE5A68"/>
    <w:rsid w:val="00FE6DBB"/>
    <w:rsid w:val="00FE7C56"/>
    <w:rsid w:val="00FF004C"/>
    <w:rsid w:val="00FF0495"/>
    <w:rsid w:val="00FF2C40"/>
    <w:rsid w:val="00FF30EC"/>
    <w:rsid w:val="00FF354A"/>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9B"/>
    <w:pPr>
      <w:spacing w:line="360" w:lineRule="auto"/>
    </w:pPr>
    <w:rPr>
      <w:rFonts w:ascii="Times New Roman" w:hAnsi="Times New Roman"/>
    </w:rPr>
  </w:style>
  <w:style w:type="paragraph" w:styleId="Heading1">
    <w:name w:val="heading 1"/>
    <w:basedOn w:val="Normal"/>
    <w:next w:val="Normal"/>
    <w:link w:val="Heading1Char"/>
    <w:uiPriority w:val="9"/>
    <w:qFormat/>
    <w:rsid w:val="006F3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6F3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23</Pages>
  <Words>18157</Words>
  <Characters>103498</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Wooster, Eamonn</cp:lastModifiedBy>
  <cp:revision>86</cp:revision>
  <dcterms:created xsi:type="dcterms:W3CDTF">2025-08-13T00:59:00Z</dcterms:created>
  <dcterms:modified xsi:type="dcterms:W3CDTF">2025-08-13T23:53:00Z</dcterms:modified>
</cp:coreProperties>
</file>