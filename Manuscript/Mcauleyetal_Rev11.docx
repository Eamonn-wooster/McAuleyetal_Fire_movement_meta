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0D42F" w14:textId="3BE9CE27" w:rsidR="001D0D54" w:rsidRDefault="00450825" w:rsidP="00F67B51">
      <w:pPr>
        <w:pStyle w:val="Title"/>
        <w:spacing w:line="240" w:lineRule="auto"/>
      </w:pPr>
      <w:r w:rsidRPr="00A628C7">
        <w:t>MOVEMENT</w:t>
      </w:r>
      <w:r w:rsidRPr="00294A0A">
        <w:t xml:space="preserve"> IN THE PYROCENE:</w:t>
      </w:r>
      <w:r w:rsidR="00DA140D" w:rsidRPr="00294A0A">
        <w:t xml:space="preserve"> A GLOBAL META-ANALYSIS OF ANIMAL MOVEMENT RESPONSES TO FIRE</w:t>
      </w:r>
    </w:p>
    <w:p w14:paraId="160E3412" w14:textId="77777777" w:rsidR="00F67B51" w:rsidRPr="00F67B51" w:rsidRDefault="00F67B51" w:rsidP="00EB2884"/>
    <w:p w14:paraId="02469F3E" w14:textId="3B6BDA56" w:rsidR="002D7B1A" w:rsidRDefault="00F67B51" w:rsidP="00294A0A">
      <w:r>
        <w:t>C</w:t>
      </w:r>
      <w:r w:rsidR="00450825">
        <w:t>HLOE L. MCAULEY</w:t>
      </w:r>
      <w:r w:rsidR="00450825" w:rsidRPr="00450825">
        <w:rPr>
          <w:vertAlign w:val="superscript"/>
        </w:rPr>
        <w:t>1</w:t>
      </w:r>
      <w:r w:rsidR="00B35A8E">
        <w:rPr>
          <w:vertAlign w:val="superscript"/>
        </w:rPr>
        <w:t>*</w:t>
      </w:r>
      <w:r w:rsidR="00450825">
        <w:t>, EAMONN I.F. WOOSTER</w:t>
      </w:r>
      <w:r w:rsidR="00450825" w:rsidRPr="00450825">
        <w:rPr>
          <w:vertAlign w:val="superscript"/>
        </w:rPr>
        <w:t>1</w:t>
      </w:r>
      <w:r w:rsidR="00450825" w:rsidRPr="00675FA1">
        <w:t xml:space="preserve">, </w:t>
      </w:r>
      <w:r w:rsidR="003E6065">
        <w:t>TIM S. DOHERTY</w:t>
      </w:r>
      <w:r w:rsidR="00EC5EC8">
        <w:rPr>
          <w:vertAlign w:val="superscript"/>
        </w:rPr>
        <w:t>2,</w:t>
      </w:r>
      <w:r w:rsidR="003E6065">
        <w:t xml:space="preserve"> </w:t>
      </w:r>
      <w:r w:rsidR="00450825" w:rsidRPr="00675FA1">
        <w:t>MITCH</w:t>
      </w:r>
      <w:r w:rsidR="00211A53">
        <w:t>ELL</w:t>
      </w:r>
      <w:r w:rsidR="00450825" w:rsidRPr="00675FA1">
        <w:t xml:space="preserve"> A. COWAN</w:t>
      </w:r>
      <w:r w:rsidR="00EC5EC8">
        <w:rPr>
          <w:vertAlign w:val="superscript"/>
        </w:rPr>
        <w:t>3</w:t>
      </w:r>
      <w:r w:rsidR="00450825" w:rsidRPr="00675FA1">
        <w:t>,</w:t>
      </w:r>
      <w:r w:rsidR="00450825">
        <w:t xml:space="preserve"> </w:t>
      </w:r>
      <w:r w:rsidR="00FD5301">
        <w:t>CHRIS J. JOLLY</w:t>
      </w:r>
      <w:r w:rsidR="00FD5301" w:rsidRPr="00AB0FF4">
        <w:rPr>
          <w:vertAlign w:val="superscript"/>
        </w:rPr>
        <w:t>4</w:t>
      </w:r>
      <w:r w:rsidR="00316AC8">
        <w:rPr>
          <w:vertAlign w:val="superscript"/>
        </w:rPr>
        <w:t>,5</w:t>
      </w:r>
      <w:r w:rsidR="00FD5301">
        <w:t xml:space="preserve">, </w:t>
      </w:r>
      <w:r w:rsidR="00450825" w:rsidRPr="00A151AC">
        <w:t>GRANT D. LINLEY</w:t>
      </w:r>
      <w:r w:rsidR="00450825" w:rsidRPr="00450825">
        <w:rPr>
          <w:vertAlign w:val="superscript"/>
        </w:rPr>
        <w:t>1</w:t>
      </w:r>
      <w:r w:rsidR="00450825" w:rsidRPr="00A151AC">
        <w:t>,</w:t>
      </w:r>
      <w:r w:rsidR="0077244B">
        <w:t xml:space="preserve"> </w:t>
      </w:r>
      <w:r w:rsidR="003F5083" w:rsidRPr="00A151AC">
        <w:t xml:space="preserve">AMY </w:t>
      </w:r>
      <w:r w:rsidR="003F5083" w:rsidRPr="00450825">
        <w:t>SIMPSON</w:t>
      </w:r>
      <w:r w:rsidR="003F5083" w:rsidRPr="00450825">
        <w:rPr>
          <w:vertAlign w:val="superscript"/>
        </w:rPr>
        <w:t>1</w:t>
      </w:r>
      <w:r w:rsidR="003F5083">
        <w:t xml:space="preserve">, </w:t>
      </w:r>
      <w:r w:rsidR="00450825" w:rsidRPr="00A151AC">
        <w:t xml:space="preserve">DYLAN </w:t>
      </w:r>
      <w:r w:rsidR="00C409AB">
        <w:t xml:space="preserve">M. </w:t>
      </w:r>
      <w:r w:rsidR="00450825" w:rsidRPr="00A151AC">
        <w:t>WESTAWAY</w:t>
      </w:r>
      <w:r w:rsidR="00450825" w:rsidRPr="00450825">
        <w:rPr>
          <w:vertAlign w:val="superscript"/>
        </w:rPr>
        <w:t>1</w:t>
      </w:r>
      <w:r w:rsidR="00C409AB">
        <w:rPr>
          <w:vertAlign w:val="superscript"/>
        </w:rPr>
        <w:t>,7</w:t>
      </w:r>
      <w:r w:rsidR="00450825">
        <w:t>,</w:t>
      </w:r>
      <w:r w:rsidR="00FD5301">
        <w:t xml:space="preserve"> BEN WILSON</w:t>
      </w:r>
      <w:r w:rsidR="00FD5301" w:rsidRPr="00EB2884">
        <w:rPr>
          <w:vertAlign w:val="superscript"/>
        </w:rPr>
        <w:t>1</w:t>
      </w:r>
      <w:r w:rsidR="00450825">
        <w:t xml:space="preserve">, </w:t>
      </w:r>
      <w:r w:rsidR="00450825" w:rsidRPr="00450825">
        <w:t>DALE</w:t>
      </w:r>
      <w:r w:rsidR="00450825" w:rsidRPr="00675FA1">
        <w:t xml:space="preserve"> G. NIMMO</w:t>
      </w:r>
      <w:r w:rsidR="00450825" w:rsidRPr="00EB2884">
        <w:rPr>
          <w:vertAlign w:val="superscript"/>
        </w:rPr>
        <w:t>1</w:t>
      </w:r>
    </w:p>
    <w:p w14:paraId="3FF4DE81" w14:textId="0AE0295E" w:rsidR="003D527B" w:rsidRPr="00EB2884" w:rsidRDefault="003D527B" w:rsidP="00294A0A">
      <w:pPr>
        <w:rPr>
          <w:b/>
          <w:bCs/>
        </w:rPr>
      </w:pPr>
      <w:r w:rsidRPr="00EB2884">
        <w:rPr>
          <w:b/>
          <w:bCs/>
        </w:rPr>
        <w:t>Affiliations:</w:t>
      </w:r>
    </w:p>
    <w:p w14:paraId="291563E7" w14:textId="16365882" w:rsidR="003D527B" w:rsidRDefault="003D527B" w:rsidP="00294A0A">
      <w:r w:rsidRPr="003D527B">
        <w:t>1 Gulbali Institute, School of Agricultural, Environmental and Veterinary Sciences, Charles</w:t>
      </w:r>
      <w:r w:rsidRPr="003D527B">
        <w:br/>
        <w:t>Sturt University, Albury, NSW, Australia</w:t>
      </w:r>
    </w:p>
    <w:p w14:paraId="249A8AD9" w14:textId="5C2724F2" w:rsidR="00EC5EC8" w:rsidRDefault="00EC5EC8" w:rsidP="00EC5EC8">
      <w:r>
        <w:t xml:space="preserve">2 </w:t>
      </w:r>
      <w:r w:rsidR="008B1875">
        <w:t xml:space="preserve">Fire Science Program, </w:t>
      </w:r>
      <w:r w:rsidRPr="00344807">
        <w:t xml:space="preserve">Biodiversity and Conservation Science, Department of Biodiversity, Conservation and Attractions, </w:t>
      </w:r>
      <w:r w:rsidR="008B1875">
        <w:t>Kings Park</w:t>
      </w:r>
      <w:r w:rsidRPr="00344807">
        <w:t>, Western Australia, Australia</w:t>
      </w:r>
    </w:p>
    <w:p w14:paraId="7969856E" w14:textId="3287413B" w:rsidR="003D527B" w:rsidRDefault="00CA5CA6" w:rsidP="00294A0A">
      <w:r>
        <w:t>3</w:t>
      </w:r>
      <w:r w:rsidRPr="00CA5CA6">
        <w:t xml:space="preserve"> School of Agricultur</w:t>
      </w:r>
      <w:r w:rsidR="00534B8B">
        <w:t>e</w:t>
      </w:r>
      <w:r w:rsidRPr="00CA5CA6">
        <w:t xml:space="preserve"> and Environment, University of Western Australia,</w:t>
      </w:r>
      <w:r w:rsidRPr="00CA5CA6">
        <w:br/>
        <w:t>Crawley, WA, Australia</w:t>
      </w:r>
    </w:p>
    <w:p w14:paraId="4049687B" w14:textId="6017EFDD" w:rsidR="00344807" w:rsidRDefault="00344807" w:rsidP="00294A0A">
      <w:r>
        <w:t xml:space="preserve">4 </w:t>
      </w:r>
      <w:r w:rsidRPr="00344807">
        <w:t>School of Natural Sciences, Macquarie University, Macquarie Park, New South Wales, Australia</w:t>
      </w:r>
    </w:p>
    <w:p w14:paraId="2AAEC037" w14:textId="0C967A33" w:rsidR="00316AC8" w:rsidRPr="00316AC8" w:rsidRDefault="00316AC8" w:rsidP="00316AC8">
      <w:r>
        <w:t xml:space="preserve">5 </w:t>
      </w:r>
      <w:r w:rsidRPr="00316AC8">
        <w:t>Research Institute for the Environment and Livelihoods, Charles Darwin University, Darwin, Northern Territory, Australia</w:t>
      </w:r>
    </w:p>
    <w:p w14:paraId="16D741C8" w14:textId="10A8BE7C" w:rsidR="00467189" w:rsidRDefault="00C409AB" w:rsidP="00294A0A">
      <w:r>
        <w:t xml:space="preserve">7 </w:t>
      </w:r>
      <w:r w:rsidRPr="00C409AB">
        <w:t>Australian Wildlife Conservancy, Subiaco, WA, 6009, Australia</w:t>
      </w:r>
    </w:p>
    <w:p w14:paraId="76A52E5C" w14:textId="77777777" w:rsidR="00C409AB" w:rsidRDefault="00C409AB" w:rsidP="00294A0A"/>
    <w:p w14:paraId="43807939" w14:textId="1172D561" w:rsidR="002B2E22" w:rsidRPr="002D7B1A" w:rsidRDefault="002B2E22" w:rsidP="00EB2884">
      <w:r>
        <w:t>* Corresponding author</w:t>
      </w:r>
    </w:p>
    <w:p w14:paraId="3A6ED79D" w14:textId="2E067878" w:rsidR="00467189" w:rsidRDefault="00ED5884" w:rsidP="00EB2884">
      <w:r w:rsidRPr="004B2662">
        <w:t>mcauleychloelee@gmail.com</w:t>
      </w:r>
      <w:r>
        <w:t xml:space="preserve"> </w:t>
      </w:r>
    </w:p>
    <w:p w14:paraId="1EEE39B8" w14:textId="77777777" w:rsidR="00467189" w:rsidRDefault="00467189" w:rsidP="00EB2884"/>
    <w:p w14:paraId="030B54C0" w14:textId="1CF2ECDF" w:rsidR="00206427" w:rsidRDefault="00467189" w:rsidP="00EB2884">
      <w:r>
        <w:t>Target Journal – Global Change Biology</w:t>
      </w:r>
      <w:r w:rsidR="00206427">
        <w:br w:type="page"/>
      </w:r>
    </w:p>
    <w:p w14:paraId="0A733E9B" w14:textId="4B6BD65C" w:rsidR="00CA7A46" w:rsidRPr="00EC5284" w:rsidRDefault="00CA7A46" w:rsidP="00294A0A">
      <w:pPr>
        <w:rPr>
          <w:b/>
          <w:bCs/>
        </w:rPr>
      </w:pPr>
      <w:r w:rsidRPr="00EC5284">
        <w:rPr>
          <w:b/>
          <w:bCs/>
        </w:rPr>
        <w:lastRenderedPageBreak/>
        <w:t>Key words</w:t>
      </w:r>
    </w:p>
    <w:p w14:paraId="02358698" w14:textId="49485934" w:rsidR="00CA7A46" w:rsidRPr="00EB2884" w:rsidRDefault="00EC5284" w:rsidP="00294A0A">
      <w:r>
        <w:t>Home range</w:t>
      </w:r>
      <w:r w:rsidR="00D67D69">
        <w:t xml:space="preserve">, </w:t>
      </w:r>
      <w:r w:rsidR="0001798D">
        <w:t>movement distance</w:t>
      </w:r>
      <w:r w:rsidR="00AE25F9">
        <w:t>s</w:t>
      </w:r>
      <w:r w:rsidR="0001798D">
        <w:t xml:space="preserve">, </w:t>
      </w:r>
      <w:r w:rsidR="00D67D69">
        <w:t xml:space="preserve">disturbance, </w:t>
      </w:r>
      <w:r w:rsidR="00C52CE1">
        <w:t xml:space="preserve">biologging, </w:t>
      </w:r>
      <w:r w:rsidR="00000A0E">
        <w:t>resource tracking</w:t>
      </w:r>
    </w:p>
    <w:p w14:paraId="5DFB8530" w14:textId="3017186D" w:rsidR="00F26A6D" w:rsidRDefault="00F26A6D" w:rsidP="00294A0A">
      <w:pPr>
        <w:pStyle w:val="Heading1"/>
      </w:pPr>
      <w:r w:rsidRPr="00F26A6D">
        <w:t>Ab</w:t>
      </w:r>
      <w:commentRangeStart w:id="0"/>
      <w:r w:rsidRPr="00F26A6D">
        <w:t>stract</w:t>
      </w:r>
      <w:commentRangeEnd w:id="0"/>
      <w:r w:rsidR="00281DD4">
        <w:rPr>
          <w:rStyle w:val="CommentReference"/>
          <w:sz w:val="24"/>
          <w:szCs w:val="40"/>
        </w:rPr>
        <w:commentReference w:id="0"/>
      </w:r>
    </w:p>
    <w:p w14:paraId="1D7B3ADE" w14:textId="3CE50767" w:rsidR="00104109" w:rsidRDefault="00F96664" w:rsidP="00EC3B9B">
      <w:r>
        <w:t xml:space="preserve">Fire has shaped </w:t>
      </w:r>
      <w:r w:rsidR="009E34B1">
        <w:t xml:space="preserve">the earth’s surface </w:t>
      </w:r>
      <w:r>
        <w:t xml:space="preserve">for hundreds of millions of years, consuming vegetation and </w:t>
      </w:r>
      <w:r w:rsidR="0035227D">
        <w:t xml:space="preserve">transforming </w:t>
      </w:r>
      <w:r>
        <w:t>the resource landscape for</w:t>
      </w:r>
      <w:r w:rsidR="0035227D">
        <w:t xml:space="preserve"> </w:t>
      </w:r>
      <w:r w:rsidR="00B515D7">
        <w:t>animals</w:t>
      </w:r>
      <w:r w:rsidR="0035227D">
        <w:t xml:space="preserve">. </w:t>
      </w:r>
      <w:r w:rsidR="00B515D7">
        <w:t xml:space="preserve">Movement is a </w:t>
      </w:r>
      <w:r w:rsidR="00D91D76">
        <w:t xml:space="preserve">foundational </w:t>
      </w:r>
      <w:r w:rsidR="00B515D7">
        <w:t xml:space="preserve">mechanism by which animals respond to </w:t>
      </w:r>
      <w:r w:rsidR="00DA5198">
        <w:t xml:space="preserve">environmental change, </w:t>
      </w:r>
      <w:r w:rsidR="002F7788">
        <w:t xml:space="preserve">yet </w:t>
      </w:r>
      <w:r w:rsidR="002F7788" w:rsidRPr="006F4602">
        <w:t xml:space="preserve">we lack a quantitative synthesis testing </w:t>
      </w:r>
      <w:r w:rsidR="002F7788">
        <w:t xml:space="preserve">how </w:t>
      </w:r>
      <w:r w:rsidR="00351868">
        <w:t>post-fire movements vary across movement types, taxa</w:t>
      </w:r>
      <w:r w:rsidR="00AF5C01">
        <w:t xml:space="preserve">, fire characteristics </w:t>
      </w:r>
      <w:r w:rsidR="002F7788" w:rsidRPr="006F4602">
        <w:t>and environmental context</w:t>
      </w:r>
      <w:r w:rsidR="008A3192">
        <w:t xml:space="preserve">. </w:t>
      </w:r>
      <w:r w:rsidR="00864063">
        <w:t xml:space="preserve">We conducted </w:t>
      </w:r>
      <w:r w:rsidR="00EC2C73">
        <w:t>the first</w:t>
      </w:r>
      <w:r w:rsidR="00864063">
        <w:t xml:space="preserve"> </w:t>
      </w:r>
      <w:r w:rsidR="007351B3">
        <w:t xml:space="preserve">global </w:t>
      </w:r>
      <w:r w:rsidR="00864063">
        <w:t xml:space="preserve">systematic review and meta-analysis </w:t>
      </w:r>
      <w:r w:rsidR="001A5570">
        <w:t>synthesi</w:t>
      </w:r>
      <w:r w:rsidR="007351B3">
        <w:t>sing</w:t>
      </w:r>
      <w:r w:rsidR="0012268A">
        <w:t xml:space="preserve"> how fire</w:t>
      </w:r>
      <w:r w:rsidR="00631575">
        <w:t xml:space="preserve">, a globally ubiquitous </w:t>
      </w:r>
      <w:r w:rsidR="007351B3">
        <w:t xml:space="preserve">and rapidly changing </w:t>
      </w:r>
      <w:r w:rsidR="00631575">
        <w:t>disturbance</w:t>
      </w:r>
      <w:r w:rsidR="00104109">
        <w:t xml:space="preserve">, affects the movement of terrestrial vertebrates. </w:t>
      </w:r>
      <w:r w:rsidR="00E51CA9">
        <w:t xml:space="preserve">From 84 studies identified during </w:t>
      </w:r>
      <w:r w:rsidR="00452FE8">
        <w:t xml:space="preserve">the </w:t>
      </w:r>
      <w:r w:rsidR="00E51CA9">
        <w:t>systematic review, we calculated</w:t>
      </w:r>
      <w:r w:rsidR="0083306E">
        <w:t xml:space="preserve"> 112</w:t>
      </w:r>
      <w:r w:rsidR="00C76C07">
        <w:t xml:space="preserve"> effect sizes from 42 studies</w:t>
      </w:r>
      <w:r w:rsidR="009E34B1">
        <w:t xml:space="preserve">, </w:t>
      </w:r>
      <w:r w:rsidR="0083306E">
        <w:t>representing</w:t>
      </w:r>
      <w:r w:rsidR="006863EC">
        <w:t xml:space="preserve"> 40 species</w:t>
      </w:r>
      <w:r w:rsidR="00452FE8">
        <w:t xml:space="preserve"> </w:t>
      </w:r>
      <w:r w:rsidR="00DA2F2D">
        <w:t xml:space="preserve">across </w:t>
      </w:r>
      <w:r w:rsidR="009E34B1">
        <w:t>four classes</w:t>
      </w:r>
      <w:r w:rsidR="006863EC">
        <w:t>.</w:t>
      </w:r>
      <w:r w:rsidR="0083306E">
        <w:t xml:space="preserve"> </w:t>
      </w:r>
      <w:r w:rsidR="00FB3B79">
        <w:t>P</w:t>
      </w:r>
      <w:r w:rsidR="00FB3B79" w:rsidRPr="000349DC">
        <w:t>hylogenetic multilevel meta-analytic model</w:t>
      </w:r>
      <w:r w:rsidR="00FB3B79">
        <w:t>s</w:t>
      </w:r>
      <w:r w:rsidR="00104109">
        <w:t xml:space="preserve"> </w:t>
      </w:r>
      <w:r w:rsidR="00C5118D">
        <w:t>were used to</w:t>
      </w:r>
      <w:r w:rsidR="003B1CD5">
        <w:t xml:space="preserve"> estimate overall movement responses to fire, and to test </w:t>
      </w:r>
      <w:r w:rsidR="009A5DE6">
        <w:t xml:space="preserve">whether responses varied by </w:t>
      </w:r>
      <w:r w:rsidR="002B3F8C">
        <w:t xml:space="preserve">movement type, </w:t>
      </w:r>
      <w:r w:rsidR="00EC02E9">
        <w:t xml:space="preserve">taxonomic </w:t>
      </w:r>
      <w:r w:rsidR="00CB2C46">
        <w:t>classes, biome, body mass</w:t>
      </w:r>
      <w:r w:rsidR="00EC02E9">
        <w:t>,</w:t>
      </w:r>
      <w:r w:rsidR="00CB2C46">
        <w:t xml:space="preserve"> and fire characteristics. Our results </w:t>
      </w:r>
      <w:r w:rsidR="00FB3B79" w:rsidRPr="000349DC">
        <w:t>reveal</w:t>
      </w:r>
      <w:r w:rsidR="00FB3B79">
        <w:t>ed</w:t>
      </w:r>
      <w:r w:rsidR="00104109">
        <w:t xml:space="preserve"> fire </w:t>
      </w:r>
      <w:r w:rsidR="002B3F8C">
        <w:t>ha</w:t>
      </w:r>
      <w:r w:rsidR="00FB3B79">
        <w:t>d</w:t>
      </w:r>
      <w:r w:rsidR="002B3F8C">
        <w:t xml:space="preserve"> small </w:t>
      </w:r>
      <w:r w:rsidR="00104109" w:rsidRPr="00FB1493">
        <w:t>positive overall effect</w:t>
      </w:r>
      <w:r w:rsidR="002B3F8C">
        <w:t xml:space="preserve"> on animal </w:t>
      </w:r>
      <w:r w:rsidR="00884625">
        <w:t>movement (</w:t>
      </w:r>
      <w:r w:rsidR="002B3F8C" w:rsidRPr="00EE4713">
        <w:t>Hedge’s</w:t>
      </w:r>
      <w:r w:rsidR="002B3F8C" w:rsidRPr="00EE4713">
        <w:rPr>
          <w:i/>
          <w:iCs/>
        </w:rPr>
        <w:t xml:space="preserve"> g </w:t>
      </w:r>
      <w:r w:rsidR="002B3F8C" w:rsidRPr="00EE4713">
        <w:t>= 0.2</w:t>
      </w:r>
      <w:r w:rsidR="002B3F8C">
        <w:t>,</w:t>
      </w:r>
      <w:r w:rsidR="00884625">
        <w:t xml:space="preserve"> </w:t>
      </w:r>
      <w:r w:rsidR="00884625" w:rsidRPr="00EE4713">
        <w:t>95% CI [0.0</w:t>
      </w:r>
      <w:r w:rsidR="00884625">
        <w:t>0</w:t>
      </w:r>
      <w:r w:rsidR="00884625" w:rsidRPr="00EE4713">
        <w:t>–0.40]</w:t>
      </w:r>
      <w:r w:rsidR="00884625">
        <w:t>,</w:t>
      </w:r>
      <w:r w:rsidR="002B3F8C" w:rsidRPr="00EE4713">
        <w:t xml:space="preserve"> </w:t>
      </w:r>
      <w:r w:rsidR="002B3F8C" w:rsidRPr="004B2662">
        <w:rPr>
          <w:i/>
          <w:iCs/>
        </w:rPr>
        <w:t>k</w:t>
      </w:r>
      <w:r w:rsidR="002B3F8C">
        <w:t xml:space="preserve"> = 112), </w:t>
      </w:r>
      <w:r w:rsidR="00B93C7E">
        <w:t>although responses were highly variable</w:t>
      </w:r>
      <w:r w:rsidR="002B3F8C">
        <w:t>.</w:t>
      </w:r>
      <w:r w:rsidR="00CB2C46">
        <w:t xml:space="preserve"> </w:t>
      </w:r>
      <w:r w:rsidR="007F4736">
        <w:t>Of our model predictors, linear distance movements and prescribed fires were the</w:t>
      </w:r>
      <w:r w:rsidR="00341474">
        <w:t xml:space="preserve"> </w:t>
      </w:r>
      <w:r w:rsidR="00FB3B79">
        <w:t xml:space="preserve">only </w:t>
      </w:r>
      <w:r w:rsidR="00341474">
        <w:t>moderators that demonstrated clear</w:t>
      </w:r>
      <w:r w:rsidR="00EC02E9">
        <w:t>, yet small</w:t>
      </w:r>
      <w:r w:rsidR="00341474">
        <w:t xml:space="preserve"> positive effects. Uncertain</w:t>
      </w:r>
      <w:r w:rsidR="00EC02E9">
        <w:t>, small</w:t>
      </w:r>
      <w:r w:rsidR="00341474">
        <w:t xml:space="preserve"> positive effects </w:t>
      </w:r>
      <w:r w:rsidR="00EC02E9">
        <w:t>were detected for birds and mammals.</w:t>
      </w:r>
      <w:r w:rsidR="00EB73BD">
        <w:t xml:space="preserve"> </w:t>
      </w:r>
      <w:r w:rsidR="00613A38">
        <w:t xml:space="preserve">We hypothesise </w:t>
      </w:r>
      <w:r w:rsidR="00927B26">
        <w:t>resource redistribution, site fidelity</w:t>
      </w:r>
      <w:r w:rsidR="00CB67BD">
        <w:t>,</w:t>
      </w:r>
      <w:r w:rsidR="00FE2437">
        <w:t xml:space="preserve"> and</w:t>
      </w:r>
      <w:r w:rsidR="00927B26">
        <w:t xml:space="preserve"> mobility</w:t>
      </w:r>
      <w:r w:rsidR="00FE2437">
        <w:t xml:space="preserve"> interact with fine-scale fire characteristics to mediate responses. </w:t>
      </w:r>
      <w:r w:rsidR="00CB67BD">
        <w:t>The</w:t>
      </w:r>
      <w:r w:rsidR="00EC02E9">
        <w:t xml:space="preserve"> </w:t>
      </w:r>
      <w:r w:rsidR="00EB73BD" w:rsidRPr="004216BB">
        <w:t>varia</w:t>
      </w:r>
      <w:r w:rsidR="00CB67BD">
        <w:t>bility we found</w:t>
      </w:r>
      <w:r w:rsidR="00EB73BD">
        <w:t xml:space="preserve"> </w:t>
      </w:r>
      <w:r w:rsidR="00B93C7E">
        <w:t>un</w:t>
      </w:r>
      <w:r w:rsidR="009E34B1">
        <w:t>d</w:t>
      </w:r>
      <w:r w:rsidR="00B93C7E">
        <w:t>erscores</w:t>
      </w:r>
      <w:r w:rsidR="00EB73BD">
        <w:t xml:space="preserve"> the </w:t>
      </w:r>
      <w:r w:rsidR="00461871">
        <w:t>importance</w:t>
      </w:r>
      <w:r w:rsidR="0010751D">
        <w:t xml:space="preserve"> of movement as a</w:t>
      </w:r>
      <w:r w:rsidR="00461871">
        <w:t xml:space="preserve"> plastic</w:t>
      </w:r>
      <w:r w:rsidR="00EB73BD">
        <w:t xml:space="preserve"> behavioural response</w:t>
      </w:r>
      <w:r w:rsidR="0010751D">
        <w:t xml:space="preserve"> </w:t>
      </w:r>
      <w:r w:rsidR="00EB73BD">
        <w:t>for taxa occurring in fire-prone landscapes</w:t>
      </w:r>
      <w:r w:rsidR="0010751D">
        <w:t xml:space="preserve">. </w:t>
      </w:r>
      <w:r w:rsidR="003010F7" w:rsidRPr="003010F7">
        <w:t xml:space="preserve">As fire regimes continue to shift rapidly, further research is needed to </w:t>
      </w:r>
      <w:r w:rsidR="00461871">
        <w:t xml:space="preserve">better understand the </w:t>
      </w:r>
      <w:r w:rsidR="00613A38">
        <w:t xml:space="preserve">mechanisms driving movement </w:t>
      </w:r>
      <w:r w:rsidR="00C4521F">
        <w:t>responses and</w:t>
      </w:r>
      <w:r w:rsidR="00613A38">
        <w:t xml:space="preserve"> </w:t>
      </w:r>
      <w:r w:rsidR="003010F7" w:rsidRPr="003010F7">
        <w:t>predict how altered fire activity will reshape animal movement</w:t>
      </w:r>
      <w:r w:rsidR="003010F7">
        <w:t>s</w:t>
      </w:r>
      <w:r w:rsidR="003010F7" w:rsidRPr="003010F7">
        <w:t xml:space="preserve"> </w:t>
      </w:r>
      <w:r w:rsidR="00461871">
        <w:t>into the future.</w:t>
      </w:r>
    </w:p>
    <w:p w14:paraId="0B723B7E" w14:textId="42705D29" w:rsidR="00EC3B9B" w:rsidRPr="00EC3B9B" w:rsidRDefault="00104109" w:rsidP="009E34B1">
      <w:r>
        <w:t>home range size, movement distances and rates, tortuosity</w:t>
      </w:r>
      <w:r w:rsidR="009E34B1">
        <w:t xml:space="preserve">, </w:t>
      </w:r>
      <w:r>
        <w:t xml:space="preserve">space use </w:t>
      </w:r>
    </w:p>
    <w:p w14:paraId="0473BE09" w14:textId="7F117F7F" w:rsidR="00DA7916" w:rsidRDefault="00206427" w:rsidP="00294A0A">
      <w:pPr>
        <w:pStyle w:val="Heading1"/>
      </w:pPr>
      <w:r>
        <w:t>Main</w:t>
      </w:r>
    </w:p>
    <w:p w14:paraId="51F1C495" w14:textId="68169387" w:rsidR="0089649A" w:rsidRDefault="0077245F" w:rsidP="001F52E7">
      <w:r w:rsidRPr="0077245F">
        <w:t>Fire burns ~3–5% of Earth’s ice-free land surface each year and has shaped ecosystems for hundreds of millions of years (Bowman et al., 2009; He et al., 2019). Fire</w:t>
      </w:r>
      <w:r w:rsidR="0089649A">
        <w:t xml:space="preserve"> consumes vegetation, altering </w:t>
      </w:r>
      <w:r w:rsidRPr="0077245F">
        <w:t>resources across scales, from microhabitats (</w:t>
      </w:r>
      <w:r w:rsidRPr="0077245F">
        <w:rPr>
          <w:rFonts w:ascii="Cambria Math" w:hAnsi="Cambria Math" w:cs="Cambria Math"/>
        </w:rPr>
        <w:t>∼</w:t>
      </w:r>
      <w:r w:rsidRPr="0077245F">
        <w:t>m</w:t>
      </w:r>
      <w:r w:rsidRPr="0077245F">
        <w:rPr>
          <w:rFonts w:cs="Times New Roman"/>
        </w:rPr>
        <w:t>²</w:t>
      </w:r>
      <w:r w:rsidRPr="0077245F">
        <w:t>) to vast landscapes (</w:t>
      </w:r>
      <w:r w:rsidRPr="0077245F">
        <w:rPr>
          <w:rFonts w:ascii="Cambria Math" w:hAnsi="Cambria Math" w:cs="Cambria Math"/>
        </w:rPr>
        <w:t>∼</w:t>
      </w:r>
      <w:r w:rsidRPr="0077245F">
        <w:t>10</w:t>
      </w:r>
      <w:r w:rsidRPr="0077245F">
        <w:rPr>
          <w:rFonts w:cs="Times New Roman"/>
        </w:rPr>
        <w:t>¹⁰</w:t>
      </w:r>
      <w:r w:rsidRPr="0077245F">
        <w:t xml:space="preserve"> m</w:t>
      </w:r>
      <w:r w:rsidRPr="0077245F">
        <w:rPr>
          <w:rFonts w:cs="Times New Roman"/>
        </w:rPr>
        <w:t>²</w:t>
      </w:r>
      <w:r w:rsidRPr="0077245F">
        <w:t>)</w:t>
      </w:r>
      <w:r w:rsidR="00422A02">
        <w:t xml:space="preserve"> </w:t>
      </w:r>
      <w:r w:rsidR="00422A02">
        <w:fldChar w:fldCharType="begin"/>
      </w:r>
      <w:r w:rsidR="00422A02">
        <w:instrText xml:space="preserve"> ADDIN EN.CITE &lt;EndNote&gt;&lt;Cite&gt;&lt;Author&gt;Linley&lt;/Author&gt;&lt;Year&gt;2022&lt;/Year&gt;&lt;RecNum&gt;792&lt;/RecNum&gt;&lt;DisplayText&gt;(Linley et al., 2022)&lt;/DisplayText&gt;&lt;record&gt;&lt;rec-number&gt;792&lt;/rec-number&gt;&lt;foreign-keys&gt;&lt;key app="EN" db-id="axpffp0eards98ew20rvpa0tdf0f0svatvst" timestamp="1768782433"&gt;792&lt;/key&gt;&lt;/foreign-keys&gt;&lt;ref-type name="Journal Article"&gt;17&lt;/ref-type&gt;&lt;contributors&gt;&lt;authors&gt;&lt;author&gt;Linley, Grant D.&lt;/author&gt;&lt;author&gt;Jolly, Chris J.&lt;/author&gt;&lt;author&gt;Doherty, Tim S.&lt;/author&gt;&lt;author&gt;Geary, William L.&lt;/author&gt;&lt;author&gt;Armenteras, Dolors&lt;/author&gt;&lt;author&gt;Belcher, Claire M.&lt;/author&gt;&lt;author&gt;Bliege Bird, Rebecca&lt;/author&gt;&lt;author&gt;Duane, Andrea&lt;/author&gt;&lt;author&gt;Fletcher, Michael-Shawn&lt;/author&gt;&lt;author&gt;Giorgis, Melisa A.&lt;/author&gt;&lt;author&gt;Haslem, Angie&lt;/author&gt;&lt;author&gt;Jones, Gavin M.&lt;/author&gt;&lt;author&gt;Kelly, Luke T.&lt;/author&gt;&lt;author&gt;Lee, Calvin K. F.&lt;/author&gt;&lt;author&gt;Nolan, Rachael H.&lt;/author&gt;&lt;author&gt;Parr, Catherine L.&lt;/author&gt;&lt;author&gt;Pausas, Juli G.&lt;/author&gt;&lt;author&gt;Price, Jodi N.&lt;/author&gt;&lt;author&gt;Regos, Adrián&lt;/author&gt;&lt;author&gt;Ritchie, Euan G.&lt;/author&gt;&lt;author&gt;Ruffault, Julien&lt;/author&gt;&lt;author&gt;Williamson, Grant J.&lt;/author&gt;&lt;author&gt;Wu, Qianhan&lt;/author&gt;&lt;author&gt;Nimmo, Dale G.&lt;/author&gt;&lt;/authors&gt;&lt;/contributors&gt;&lt;titles&gt;&lt;title&gt;What do you mean, ‘megafire’?&lt;/title&gt;&lt;secondary-title&gt;Global Ecology and Biogeography&lt;/secondary-title&gt;&lt;/titles&gt;&lt;pages&gt;1906-1922&lt;/pages&gt;&lt;volume&gt;31&lt;/volume&gt;&lt;number&gt;10&lt;/number&gt;&lt;keywords&gt;&lt;keyword&gt;Anthropocene&lt;/keyword&gt;&lt;keyword&gt;catastrophic fire&lt;/keyword&gt;&lt;keyword&gt;climate change&lt;/keyword&gt;&lt;keyword&gt;extreme wildfire event&lt;/keyword&gt;&lt;keyword&gt;mega-fire&lt;/keyword&gt;&lt;keyword&gt;Pyrocene&lt;/keyword&gt;&lt;keyword&gt;wildfire disaster&lt;/keyword&gt;&lt;/keywords&gt;&lt;dates&gt;&lt;year&gt;2022&lt;/year&gt;&lt;pub-dates&gt;&lt;date&gt;2022/10/01&lt;/date&gt;&lt;/pub-dates&gt;&lt;/dates&gt;&lt;publisher&gt;John Wiley &amp;amp; Sons, Ltd&lt;/publisher&gt;&lt;isbn&gt;1466-822X&lt;/isbn&gt;&lt;urls&gt;&lt;related-urls&gt;&lt;url&gt;https://doi.org/10.1111/geb.13499&lt;/url&gt;&lt;/related-urls&gt;&lt;/urls&gt;&lt;electronic-resource-num&gt;10.1111/geb.13499&lt;/electronic-resource-num&gt;&lt;access-date&gt;2026/01/18&lt;/access-date&gt;&lt;/record&gt;&lt;/Cite&gt;&lt;/EndNote&gt;</w:instrText>
      </w:r>
      <w:r w:rsidR="00422A02">
        <w:fldChar w:fldCharType="separate"/>
      </w:r>
      <w:r w:rsidR="00422A02">
        <w:rPr>
          <w:noProof/>
        </w:rPr>
        <w:t>(Linley et al., 2022)</w:t>
      </w:r>
      <w:r w:rsidR="00422A02">
        <w:fldChar w:fldCharType="end"/>
      </w:r>
      <w:r w:rsidRPr="0077245F">
        <w:t xml:space="preserve">. </w:t>
      </w:r>
      <w:r w:rsidR="001F52E7">
        <w:t xml:space="preserve">Such changes create </w:t>
      </w:r>
      <w:r w:rsidR="001F52E7" w:rsidRPr="0077245F">
        <w:t xml:space="preserve">challenges for animals </w:t>
      </w:r>
      <w:r w:rsidR="001613B0">
        <w:t>that</w:t>
      </w:r>
      <w:r w:rsidR="001F52E7">
        <w:t xml:space="preserve"> must adapt </w:t>
      </w:r>
      <w:r w:rsidR="001613B0">
        <w:t xml:space="preserve">their behaviour to </w:t>
      </w:r>
      <w:r w:rsidR="00272A3C">
        <w:t>persist within</w:t>
      </w:r>
      <w:r w:rsidR="001613B0">
        <w:t xml:space="preserve"> post-fire landscapes</w:t>
      </w:r>
      <w:r w:rsidR="00C05942">
        <w:t xml:space="preserve"> </w:t>
      </w:r>
      <w:r w:rsidR="00C05942">
        <w:fldChar w:fldCharType="begin">
          <w:fldData xml:space="preserve">PEVuZE5vdGU+PENpdGU+PEF1dGhvcj5TaXR0ZXJzPC9BdXRob3I+PFllYXI+MjAyMDwvWWVhcj48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</w:fldData>
        </w:fldChar>
      </w:r>
      <w:r w:rsidR="00C05942">
        <w:instrText xml:space="preserve"> ADDIN EN.CITE </w:instrText>
      </w:r>
      <w:r w:rsidR="00C05942">
        <w:fldChar w:fldCharType="begin">
          <w:fldData xml:space="preserve">PEVuZE5vdGU+PENpdGU+PEF1dGhvcj5TaXR0ZXJzPC9BdXRob3I+PFllYXI+MjAyMDwvWWVhcj48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</w:fldData>
        </w:fldChar>
      </w:r>
      <w:r w:rsidR="00C05942">
        <w:instrText xml:space="preserve"> ADDIN EN.CITE.DATA </w:instrText>
      </w:r>
      <w:r w:rsidR="00C05942">
        <w:fldChar w:fldCharType="end"/>
      </w:r>
      <w:r w:rsidR="00C05942">
        <w:fldChar w:fldCharType="separate"/>
      </w:r>
      <w:r w:rsidR="00C05942">
        <w:rPr>
          <w:noProof/>
        </w:rPr>
        <w:t xml:space="preserve">(Doherty et al., 2022; Sitters &amp; Di </w:t>
      </w:r>
      <w:r w:rsidR="00C05942">
        <w:rPr>
          <w:noProof/>
        </w:rPr>
        <w:lastRenderedPageBreak/>
        <w:t>Stefano, 2020)</w:t>
      </w:r>
      <w:r w:rsidR="00C05942">
        <w:fldChar w:fldCharType="end"/>
      </w:r>
      <w:r w:rsidR="00C05942">
        <w:t>.</w:t>
      </w:r>
      <w:r w:rsidR="00272A3C" w:rsidRPr="00272A3C">
        <w:t xml:space="preserve">This challenge is compounded when fire regimes shift rapidly beyond the </w:t>
      </w:r>
      <w:r w:rsidR="006F4602">
        <w:t xml:space="preserve">range of </w:t>
      </w:r>
      <w:r w:rsidR="00272A3C" w:rsidRPr="00272A3C">
        <w:t>variability to which species are adapted</w:t>
      </w:r>
      <w:r w:rsidR="00C05942">
        <w:t xml:space="preserve"> </w:t>
      </w:r>
      <w:r w:rsidR="00C05942">
        <w:fldChar w:fldCharType="begin">
          <w:fldData xml:space="preserve">PEVuZE5vdGU+PENpdGU+PEF1dGhvcj5OaW1tbzwvQXV0aG9yPjxZZWFyPjIwMjE8L1llYXI+PFJl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</w:fldData>
        </w:fldChar>
      </w:r>
      <w:r w:rsidR="00C05942">
        <w:instrText xml:space="preserve"> ADDIN EN.CITE </w:instrText>
      </w:r>
      <w:r w:rsidR="00C05942">
        <w:fldChar w:fldCharType="begin">
          <w:fldData xml:space="preserve">PEVuZE5vdGU+PENpdGU+PEF1dGhvcj5OaW1tbzwvQXV0aG9yPjxZZWFyPjIwMjE8L1llYXI+PFJl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</w:fldData>
        </w:fldChar>
      </w:r>
      <w:r w:rsidR="00C05942">
        <w:instrText xml:space="preserve"> ADDIN EN.CITE.DATA </w:instrText>
      </w:r>
      <w:r w:rsidR="00C05942">
        <w:fldChar w:fldCharType="end"/>
      </w:r>
      <w:r w:rsidR="00C05942">
        <w:fldChar w:fldCharType="separate"/>
      </w:r>
      <w:r w:rsidR="00C05942">
        <w:rPr>
          <w:noProof/>
        </w:rPr>
        <w:t>(Jones et al., 2023; Nimmo et al., 2021)</w:t>
      </w:r>
      <w:r w:rsidR="00C05942">
        <w:fldChar w:fldCharType="end"/>
      </w:r>
      <w:r w:rsidR="00C05942">
        <w:t>,</w:t>
      </w:r>
      <w:r w:rsidR="006F4602">
        <w:t xml:space="preserve">such as rapid </w:t>
      </w:r>
      <w:r w:rsidR="0089649A" w:rsidRPr="0089649A">
        <w:t xml:space="preserve">increases in the frequency and extent of extreme fire events </w:t>
      </w:r>
      <w:r w:rsidR="00C05942">
        <w:fldChar w:fldCharType="begin">
          <w:fldData xml:space="preserve">PEVuZE5vdGU+PENpdGU+PEF1dGhvcj5DdW5uaW5naGFtPC9BdXRob3I+PFllYXI+MjAyNDwvWWVh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</w:fldData>
        </w:fldChar>
      </w:r>
      <w:r w:rsidR="00C05942">
        <w:instrText xml:space="preserve"> ADDIN EN.CITE </w:instrText>
      </w:r>
      <w:r w:rsidR="00C05942">
        <w:fldChar w:fldCharType="begin">
          <w:fldData xml:space="preserve">PEVuZE5vdGU+PENpdGU+PEF1dGhvcj5DdW5uaW5naGFtPC9BdXRob3I+PFllYXI+MjAyNDwvWWVh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</w:fldData>
        </w:fldChar>
      </w:r>
      <w:r w:rsidR="00C05942">
        <w:instrText xml:space="preserve"> ADDIN EN.CITE.DATA </w:instrText>
      </w:r>
      <w:r w:rsidR="00C05942">
        <w:fldChar w:fldCharType="end"/>
      </w:r>
      <w:r w:rsidR="00C05942">
        <w:fldChar w:fldCharType="separate"/>
      </w:r>
      <w:r w:rsidR="00C05942">
        <w:rPr>
          <w:noProof/>
        </w:rPr>
        <w:t>(Cunningham et al., 2024)</w:t>
      </w:r>
      <w:r w:rsidR="00C05942">
        <w:fldChar w:fldCharType="end"/>
      </w:r>
      <w:r w:rsidR="00C05942">
        <w:t>.</w:t>
      </w:r>
      <w:r w:rsidR="0089649A">
        <w:t xml:space="preserve"> </w:t>
      </w:r>
    </w:p>
    <w:p w14:paraId="17501B08" w14:textId="6EC8337F" w:rsidR="00272A3C" w:rsidRPr="00272A3C" w:rsidRDefault="00272A3C" w:rsidP="00272A3C">
      <w:r w:rsidRPr="00272A3C">
        <w:t xml:space="preserve">Movement is a primary mechanism by which animals keep pace with environmental change </w:t>
      </w:r>
      <w:r w:rsidR="00403D75">
        <w:fldChar w:fldCharType="begin"/>
      </w:r>
      <w:r w:rsidR="00403D75">
        <w:instrText xml:space="preserve"> ADDIN EN.CITE &lt;EndNote&gt;&lt;Cite&gt;&lt;Author&gt;Abrahms&lt;/Author&gt;&lt;Year&gt;2021&lt;/Year&gt;&lt;RecNum&gt;794&lt;/RecNum&gt;&lt;DisplayText&gt;(Abrahms et al., 2021)&lt;/DisplayText&gt;&lt;record&gt;&lt;rec-number&gt;794&lt;/rec-number&gt;&lt;foreign-keys&gt;&lt;key app="EN" db-id="axpffp0eards98ew20rvpa0tdf0f0svatvst" timestamp="1768783018"&gt;794&lt;/key&gt;&lt;/foreign-keys&gt;&lt;ref-type name="Journal Article"&gt;17&lt;/ref-type&gt;&lt;contributors&gt;&lt;authors&gt;&lt;author&gt;Abrahms, Briana&lt;/author&gt;&lt;author&gt;Aikens, Ellen O.&lt;/author&gt;&lt;author&gt;Armstrong, Jonathan B.&lt;/author&gt;&lt;author&gt;Deacy, William W.&lt;/author&gt;&lt;author&gt;Kauffman, Matthew J.&lt;/author&gt;&lt;author&gt;Merkle, Jerod A.&lt;/author&gt;&lt;/authors&gt;&lt;/contributors&gt;&lt;titles&gt;&lt;title&gt;Emerging perspectives on resource tracking and animal movement ecology&lt;/title&gt;&lt;secondary-title&gt;Trends in Ecology &amp;amp; Evolution&lt;/secondary-title&gt;&lt;/titles&gt;&lt;pages&gt;308-320&lt;/pages&gt;&lt;volume&gt;36&lt;/volume&gt;&lt;number&gt;4&lt;/number&gt;&lt;keywords&gt;&lt;keyword&gt;movement ecology&lt;/keyword&gt;&lt;keyword&gt;phenological variation&lt;/keyword&gt;&lt;keyword&gt;resource landscape&lt;/keyword&gt;&lt;keyword&gt;foraging theory&lt;/keyword&gt;&lt;/keywords&gt;&lt;dates&gt;&lt;year&gt;2021&lt;/year&gt;&lt;pub-dates&gt;&lt;date&gt;2021/04/01/&lt;/date&gt;&lt;/pub-dates&gt;&lt;/dates&gt;&lt;isbn&gt;0169-5347&lt;/isbn&gt;&lt;urls&gt;&lt;related-urls&gt;&lt;url&gt;https://www.sciencedirect.com/science/article/pii/S0169534720303104&lt;/url&gt;&lt;/related-urls&gt;&lt;/urls&gt;&lt;electronic-resource-num&gt;10.1016/j.tree.2020.10.018&lt;/electronic-resource-num&gt;&lt;/record&gt;&lt;/Cite&gt;&lt;/EndNote&gt;</w:instrText>
      </w:r>
      <w:r w:rsidR="00403D75">
        <w:fldChar w:fldCharType="separate"/>
      </w:r>
      <w:r w:rsidR="00403D75">
        <w:rPr>
          <w:noProof/>
        </w:rPr>
        <w:t>(Abrahms et al., 2021)</w:t>
      </w:r>
      <w:r w:rsidR="00403D75">
        <w:fldChar w:fldCharType="end"/>
      </w:r>
      <w:r w:rsidR="00403D75">
        <w:t>.</w:t>
      </w:r>
      <w:r w:rsidRPr="00272A3C">
        <w:t xml:space="preserve"> Movement emerges from interactions among external drivers, an animal’s internal state, and its</w:t>
      </w:r>
      <w:r w:rsidR="006F4602">
        <w:t xml:space="preserve"> navigation and motion </w:t>
      </w:r>
      <w:r w:rsidRPr="00272A3C">
        <w:t>capacity</w:t>
      </w:r>
      <w:r w:rsidR="00403D75">
        <w:t xml:space="preserve"> </w:t>
      </w:r>
      <w:r w:rsidR="00403D75">
        <w:fldChar w:fldCharType="begin"/>
      </w:r>
      <w:r w:rsidR="00403D75">
        <w:instrText xml:space="preserve"> ADDIN EN.CITE &lt;EndNote&gt;&lt;Cite&gt;&lt;Author&gt;Nathan&lt;/Author&gt;&lt;Year&gt;2008&lt;/Year&gt;&lt;RecNum&gt;7&lt;/RecNum&gt;&lt;DisplayText&gt;(Nathan et al., 2008)&lt;/DisplayText&gt;&lt;record&gt;&lt;rec-number&gt;7&lt;/rec-number&gt;&lt;foreign-keys&gt;&lt;key app="EN" db-id="axpffp0eards98ew20rvpa0tdf0f0svatvst" timestamp="1714913220"&gt;7&lt;/key&gt;&lt;/foreign-keys&gt;&lt;ref-type name="Journal Article"&gt;17&lt;/ref-type&gt;&lt;contributors&gt;&lt;authors&gt;&lt;author&gt;Nathan, Ran&lt;/author&gt;&lt;author&gt;Getz, Wayne M.&lt;/author&gt;&lt;author&gt;Revilla, Eloy&lt;/author&gt;&lt;author&gt;Holyoak, Marcel&lt;/author&gt;&lt;author&gt;Kadmon, Ronen&lt;/author&gt;&lt;author&gt;Saltz, David&lt;/author&gt;&lt;author&gt;Smouse, Peter E.&lt;/author&gt;&lt;/authors&gt;&lt;/contributors&gt;&lt;titles&gt;&lt;title&gt;A movement ecology paradigm for unifying organismal movement research&lt;/title&gt;&lt;secondary-title&gt;Proceedings of the National Academy of Sciences&lt;/secondary-title&gt;&lt;/titles&gt;&lt;pages&gt;19052-19059&lt;/pages&gt;&lt;volume&gt;105&lt;/volume&gt;&lt;number&gt;49&lt;/number&gt;&lt;dates&gt;&lt;year&gt;2008&lt;/year&gt;&lt;pub-dates&gt;&lt;date&gt;2008/12/09&lt;/date&gt;&lt;/pub-dates&gt;&lt;/dates&gt;&lt;urls&gt;&lt;related-urls&gt;&lt;url&gt;https://doi.org/10.1073/pnas.0800375105&lt;/url&gt;&lt;/related-urls&gt;&lt;/urls&gt;&lt;electronic-resource-num&gt;10.1073/pnas.0800375105&lt;/electronic-resource-num&gt;&lt;access-date&gt;2024/05/05&lt;/access-date&gt;&lt;/record&gt;&lt;/Cite&gt;&lt;/EndNote&gt;</w:instrText>
      </w:r>
      <w:r w:rsidR="00403D75">
        <w:fldChar w:fldCharType="separate"/>
      </w:r>
      <w:r w:rsidR="00403D75">
        <w:rPr>
          <w:noProof/>
        </w:rPr>
        <w:t>(Nathan et al., 2008)</w:t>
      </w:r>
      <w:r w:rsidR="00403D75">
        <w:fldChar w:fldCharType="end"/>
      </w:r>
      <w:r w:rsidRPr="00272A3C">
        <w:t xml:space="preserve">. Fire can strongly modify those drivers—depending on event characteristics (e.g., size, severity)—by redistributing resources (e.g., food, vegetation cover) </w:t>
      </w:r>
      <w:r w:rsidR="006F4602">
        <w:t xml:space="preserve">and landmarks (e.g., cues of suitable habitat), </w:t>
      </w:r>
      <w:r w:rsidRPr="00272A3C">
        <w:t xml:space="preserve">and reshaping risk landscapes (e.g., predation; </w:t>
      </w:r>
      <w:r w:rsidR="00645524">
        <w:fldChar w:fldCharType="begin"/>
      </w:r>
      <w:r w:rsidR="00645524">
        <w:instrText xml:space="preserve"> ADDIN EN.CITE &lt;EndNote&gt;&lt;Cite AuthorYear="1"&gt;&lt;Author&gt;Doherty&lt;/Author&gt;&lt;Year&gt;2022&lt;/Year&gt;&lt;RecNum&gt;60&lt;/RecNum&gt;&lt;DisplayText&gt;Doherty et al. (2022)&lt;/DisplayText&gt;&lt;record&gt;&lt;rec-number&gt;60&lt;/rec-number&gt;&lt;foreign-keys&gt;&lt;key app="EN" db-id="axpffp0eards98ew20rvpa0tdf0f0svatvst" timestamp="1722910074"&gt;60&lt;/key&gt;&lt;/foreign-keys&gt;&lt;ref-type name="Journal Article"&gt;17&lt;/ref-type&gt;&lt;contributors&gt;&lt;authors&gt;&lt;author&gt;Doherty, Tim S.&lt;/author&gt;&lt;author&gt;Geary, William L.&lt;/author&gt;&lt;author&gt;Jolly, Chris J.&lt;/author&gt;&lt;author&gt;Macdonald, Kristina J.&lt;/author&gt;&lt;author&gt;Miritis, Vivianna&lt;/author&gt;&lt;author&gt;Watchorn, Darcy J.&lt;/author&gt;&lt;author&gt;Cherry, Michael J.&lt;/author&gt;&lt;author&gt;Conner, L. Mike&lt;/author&gt;&lt;author&gt;González, Tania Marisol&lt;/author&gt;&lt;author&gt;Legge, Sarah M.&lt;/author&gt;&lt;author&gt;Ritchie, Euan G.&lt;/author&gt;&lt;author&gt;Stawski, Clare&lt;/author&gt;&lt;author&gt;Dickman, Chris R.&lt;/author&gt;&lt;/authors&gt;&lt;/contributors&gt;&lt;titles&gt;&lt;title&gt;Fire as a driver and mediator of predator–prey interactions&lt;/title&gt;&lt;secondary-title&gt;Biological Reviews&lt;/secondary-title&gt;&lt;/titles&gt;&lt;pages&gt;1539-1558&lt;/pages&gt;&lt;volume&gt;97&lt;/volume&gt;&lt;number&gt;4&lt;/number&gt;&lt;keywords&gt;&lt;keyword&gt;carnivore&lt;/keyword&gt;&lt;keyword&gt;foraging behaviour&lt;/keyword&gt;&lt;keyword&gt;hunting behaviour&lt;/keyword&gt;&lt;keyword&gt;interaction&lt;/keyword&gt;&lt;keyword&gt;landscape of fear&lt;/keyword&gt;&lt;keyword&gt;mega-fire&lt;/keyword&gt;&lt;keyword&gt;multiple threats&lt;/keyword&gt;&lt;keyword&gt;predation rates&lt;/keyword&gt;&lt;keyword&gt;prescribed burning&lt;/keyword&gt;&lt;keyword&gt;wildfire&lt;/keyword&gt;&lt;/keywords&gt;&lt;dates&gt;&lt;year&gt;2022&lt;/year&gt;&lt;pub-dates&gt;&lt;date&gt;2022/08/01&lt;/date&gt;&lt;/pub-dates&gt;&lt;/dates&gt;&lt;publisher&gt;John Wiley &amp;amp; Sons, Ltd&lt;/publisher&gt;&lt;isbn&gt;1464-7931&lt;/isbn&gt;&lt;urls&gt;&lt;related-urls&gt;&lt;url&gt;https://doi.org/10.1111/brv.12853&lt;/url&gt;&lt;/related-urls&gt;&lt;/urls&gt;&lt;electronic-resource-num&gt;10.1111/brv.12853&lt;/electronic-resource-num&gt;&lt;access-date&gt;2024/08/05&lt;/access-date&gt;&lt;/record&gt;&lt;/Cite&gt;&lt;/EndNote&gt;</w:instrText>
      </w:r>
      <w:r w:rsidR="00645524">
        <w:fldChar w:fldCharType="separate"/>
      </w:r>
      <w:r w:rsidR="00645524">
        <w:rPr>
          <w:noProof/>
        </w:rPr>
        <w:t>Doherty et al. (2022)</w:t>
      </w:r>
      <w:r w:rsidR="00645524">
        <w:fldChar w:fldCharType="end"/>
      </w:r>
      <w:r w:rsidRPr="00272A3C">
        <w:t>). Resulting movement responses should therefore vary among ecosystems, because abiotic</w:t>
      </w:r>
      <w:r w:rsidR="006F4602">
        <w:t xml:space="preserve"> and biotic</w:t>
      </w:r>
      <w:r w:rsidRPr="00272A3C">
        <w:t xml:space="preserve"> setting (e.g., climate, </w:t>
      </w:r>
      <w:r w:rsidR="006F4602">
        <w:t>predator guilds,</w:t>
      </w:r>
      <w:r w:rsidRPr="00272A3C">
        <w:t xml:space="preserve"> refuge availability; </w:t>
      </w:r>
      <w:r w:rsidR="00EB4B09">
        <w:fldChar w:fldCharType="begin"/>
      </w:r>
      <w:r w:rsidR="00EB4B09">
        <w:instrText xml:space="preserve"> ADDIN EN.CITE &lt;EndNote&gt;&lt;Cite AuthorYear="1"&gt;&lt;Author&gt;Robinson&lt;/Author&gt;&lt;Year&gt;2013&lt;/Year&gt;&lt;RecNum&gt;795&lt;/RecNum&gt;&lt;DisplayText&gt;Robinson et al. (2013)&lt;/DisplayText&gt;&lt;record&gt;&lt;rec-number&gt;795&lt;/rec-number&gt;&lt;foreign-keys&gt;&lt;key app="EN" db-id="axpffp0eards98ew20rvpa0tdf0f0svatvst" timestamp="1768783243"&gt;795&lt;/key&gt;&lt;/foreign-keys&gt;&lt;ref-type name="Journal Article"&gt;17&lt;/ref-type&gt;&lt;contributors&gt;&lt;authors&gt;&lt;author&gt;Robinson, Natasha M.&lt;/author&gt;&lt;author&gt;Leonard, Steve W. J.&lt;/author&gt;&lt;author&gt;Ritchie, Euan G.&lt;/author&gt;&lt;author&gt;Bassett, Michelle&lt;/author&gt;&lt;author&gt;Chia, Evelyn K.&lt;/author&gt;&lt;author&gt;Buckingham, Sebastian&lt;/author&gt;&lt;author&gt;Gibb, Heloise&lt;/author&gt;&lt;author&gt;Bennett, Andrew F.&lt;/author&gt;&lt;author&gt;Clarke, Michael F.&lt;/author&gt;&lt;/authors&gt;&lt;/contributors&gt;&lt;titles&gt;&lt;title&gt;Refuges for fauna in fire-prone landscapes: Their ecological function and importance&lt;/title&gt;&lt;secondary-title&gt;Journal of Applied Ecology&lt;/secondary-title&gt;&lt;/titles&gt;&lt;pages&gt;1321-1329&lt;/pages&gt;&lt;volume&gt;50&lt;/volume&gt;&lt;number&gt;6&lt;/number&gt;&lt;keywords&gt;&lt;keyword&gt;biodiversity&lt;/keyword&gt;&lt;keyword&gt;biological legacies&lt;/keyword&gt;&lt;keyword&gt;disturbance&lt;/keyword&gt;&lt;keyword&gt;prescribed fire&lt;/keyword&gt;&lt;keyword&gt;residual habitat&lt;/keyword&gt;&lt;keyword&gt;unburnt patch&lt;/keyword&gt;&lt;keyword&gt;wildfire&lt;/keyword&gt;&lt;/keywords&gt;&lt;dates&gt;&lt;year&gt;2013&lt;/year&gt;&lt;pub-dates&gt;&lt;date&gt;2013/12/01&lt;/date&gt;&lt;/pub-dates&gt;&lt;/dates&gt;&lt;publisher&gt;John Wiley &amp;amp; Sons, Ltd&lt;/publisher&gt;&lt;isbn&gt;0021-8901&lt;/isbn&gt;&lt;urls&gt;&lt;related-urls&gt;&lt;url&gt;https://doi.org/10.1111/1365-2664.12153&lt;/url&gt;&lt;/related-urls&gt;&lt;/urls&gt;&lt;electronic-resource-num&gt;10.1111/1365-2664.12153&lt;/electronic-resource-num&gt;&lt;access-date&gt;2026/01/18&lt;/access-date&gt;&lt;/record&gt;&lt;/Cite&gt;&lt;/EndNote&gt;</w:instrText>
      </w:r>
      <w:r w:rsidR="00EB4B09">
        <w:fldChar w:fldCharType="separate"/>
      </w:r>
      <w:r w:rsidR="00EB4B09">
        <w:rPr>
          <w:noProof/>
        </w:rPr>
        <w:t>Robinson et al. (2013)</w:t>
      </w:r>
      <w:r w:rsidR="00EB4B09">
        <w:fldChar w:fldCharType="end"/>
      </w:r>
      <w:r w:rsidRPr="00272A3C">
        <w:t>) mediate post-fire conditions, and because resident fauna differ in their evolutionary exposure to particular fire regimes</w:t>
      </w:r>
      <w:r w:rsidR="00EB4B09">
        <w:t xml:space="preserve"> </w:t>
      </w:r>
      <w:r w:rsidR="00EB4B09">
        <w:fldChar w:fldCharType="begin"/>
      </w:r>
      <w:r w:rsidR="00EB4B09">
        <w:instrText xml:space="preserve"> ADDIN EN.CITE &lt;EndNote&gt;&lt;Cite&gt;&lt;Author&gt;Nimmo&lt;/Author&gt;&lt;Year&gt;2021&lt;/Year&gt;&lt;RecNum&gt;101&lt;/RecNum&gt;&lt;DisplayText&gt;(Nimmo et al., 2021)&lt;/DisplayText&gt;&lt;record&gt;&lt;rec-number&gt;101&lt;/rec-number&gt;&lt;foreign-keys&gt;&lt;key app="EN" db-id="axpffp0eards98ew20rvpa0tdf0f0svatvst" timestamp="1723529605"&gt;101&lt;/key&gt;&lt;/foreign-keys&gt;&lt;ref-type name="Journal Article"&gt;17&lt;/ref-type&gt;&lt;contributors&gt;&lt;authors&gt;&lt;author&gt;Nimmo, Dale G.&lt;/author&gt;&lt;author&gt;Carthey, Alexandra J. R.&lt;/author&gt;&lt;author&gt;Jolly, Chris J.&lt;/author&gt;&lt;author&gt;Blumstein, Daniel T.&lt;/author&gt;&lt;/authors&gt;&lt;/contributors&gt;&lt;titles&gt;&lt;title&gt;Welcome to the Pyrocene: Animal survival in the age of megafire&lt;/title&gt;&lt;secondary-title&gt;Global Change Biology&lt;/secondary-title&gt;&lt;/titles&gt;&lt;pages&gt;5684-5693&lt;/pages&gt;&lt;volume&gt;27&lt;/volume&gt;&lt;number&gt;22&lt;/number&gt;&lt;keywords&gt;&lt;keyword&gt;animal behaviour&lt;/keyword&gt;&lt;keyword&gt;cue&lt;/keyword&gt;&lt;keyword&gt;mortality&lt;/keyword&gt;&lt;keyword&gt;movement&lt;/keyword&gt;&lt;keyword&gt;predator&lt;/keyword&gt;&lt;keyword&gt;threat&lt;/keyword&gt;&lt;keyword&gt;wildfire&lt;/keyword&gt;&lt;keyword&gt;wildlife&lt;/keyword&gt;&lt;/keywords&gt;&lt;dates&gt;&lt;year&gt;2021&lt;/year&gt;&lt;pub-dates&gt;&lt;date&gt;2021/11/01&lt;/date&gt;&lt;/pub-dates&gt;&lt;/dates&gt;&lt;publisher&gt;John Wiley &amp;amp; Sons, Ltd&lt;/publisher&gt;&lt;isbn&gt;1354-1013&lt;/isbn&gt;&lt;urls&gt;&lt;related-urls&gt;&lt;url&gt;https://doi.org/10.1111/gcb.15834&lt;/url&gt;&lt;/related-urls&gt;&lt;/urls&gt;&lt;electronic-resource-num&gt;10.1111/gcb.15834&lt;/electronic-resource-num&gt;&lt;access-date&gt;2024/08/12&lt;/access-date&gt;&lt;/record&gt;&lt;/Cite&gt;&lt;/EndNote&gt;</w:instrText>
      </w:r>
      <w:r w:rsidR="00EB4B09">
        <w:fldChar w:fldCharType="separate"/>
      </w:r>
      <w:r w:rsidR="00EB4B09">
        <w:rPr>
          <w:noProof/>
        </w:rPr>
        <w:t>(Nimmo et al., 2021)</w:t>
      </w:r>
      <w:r w:rsidR="00EB4B09">
        <w:fldChar w:fldCharType="end"/>
      </w:r>
      <w:r w:rsidR="00EB4B09">
        <w:t xml:space="preserve">. </w:t>
      </w:r>
      <w:r w:rsidRPr="00272A3C">
        <w:t xml:space="preserve">Superimposed on these ecosystem-level constraints, species traits shaping </w:t>
      </w:r>
      <w:r w:rsidR="006F4602">
        <w:t xml:space="preserve">navigation and </w:t>
      </w:r>
      <w:r w:rsidRPr="00272A3C">
        <w:t>movement</w:t>
      </w:r>
      <w:r w:rsidR="006F4602">
        <w:t xml:space="preserve"> </w:t>
      </w:r>
      <w:r w:rsidRPr="00272A3C">
        <w:t>(e.g., volancy, body size) should further influence the movement patterns that emerge</w:t>
      </w:r>
      <w:r>
        <w:t xml:space="preserve"> after fire</w:t>
      </w:r>
      <w:r w:rsidRPr="00272A3C">
        <w:t xml:space="preserve"> </w:t>
      </w:r>
      <w:r w:rsidR="006D13DD">
        <w:fldChar w:fldCharType="begin"/>
      </w:r>
      <w:r w:rsidR="006D13DD">
        <w:instrText xml:space="preserve"> ADDIN EN.CITE &lt;EndNote&gt;&lt;Cite&gt;&lt;Author&gt;Marrocco&lt;/Author&gt;&lt;Year&gt;2025&lt;/Year&gt;&lt;RecNum&gt;796&lt;/RecNum&gt;&lt;DisplayText&gt;(Marrocco et al., 2025)&lt;/DisplayText&gt;&lt;record&gt;&lt;rec-number&gt;796&lt;/rec-number&gt;&lt;foreign-keys&gt;&lt;key app="EN" db-id="axpffp0eards98ew20rvpa0tdf0f0svatvst" timestamp="1768783470"&gt;796&lt;/key&gt;&lt;/foreign-keys&gt;&lt;ref-type name="Journal Article"&gt;17&lt;/ref-type&gt;&lt;contributors&gt;&lt;authors&gt;&lt;author&gt;Marrocco, Vanessa&lt;/author&gt;&lt;author&gt;Shokri, Milad&lt;/author&gt;&lt;author&gt;Monti, Flavio&lt;/author&gt;&lt;author&gt;Cozzoli, Francesco&lt;/author&gt;&lt;author&gt;Vignes, Fabio&lt;/author&gt;&lt;author&gt;Basset, Alberto&lt;/author&gt;&lt;/authors&gt;&lt;/contributors&gt;&lt;titles&gt;&lt;title&gt;Behavioural constraints to home range allometries in aquatic organisms&lt;/title&gt;&lt;secondary-title&gt;Ecology and Evolution&lt;/secondary-title&gt;&lt;/titles&gt;&lt;pages&gt;e71886&lt;/pages&gt;&lt;volume&gt;15&lt;/volume&gt;&lt;number&gt;8&lt;/number&gt;&lt;keywords&gt;&lt;keyword&gt;allometry&lt;/keyword&gt;&lt;keyword&gt;aquatic organisms&lt;/keyword&gt;&lt;keyword&gt;body size&lt;/keyword&gt;&lt;keyword&gt;home range&lt;/keyword&gt;&lt;keyword&gt;space use behaviour&lt;/keyword&gt;&lt;/keywords&gt;&lt;dates&gt;&lt;year&gt;2025&lt;/year&gt;&lt;pub-dates&gt;&lt;date&gt;2025/08/01&lt;/date&gt;&lt;/pub-dates&gt;&lt;/dates&gt;&lt;publisher&gt;John Wiley &amp;amp; Sons, Ltd&lt;/publisher&gt;&lt;isbn&gt;2045-7758&lt;/isbn&gt;&lt;urls&gt;&lt;related-urls&gt;&lt;url&gt;https://doi.org/10.1002/ece3.71886&lt;/url&gt;&lt;/related-urls&gt;&lt;/urls&gt;&lt;electronic-resource-num&gt;10.1002/ece3.71886&lt;/electronic-resource-num&gt;&lt;access-date&gt;2026/01/18&lt;/access-date&gt;&lt;/record&gt;&lt;/Cite&gt;&lt;/EndNote&gt;</w:instrText>
      </w:r>
      <w:r w:rsidR="006D13DD">
        <w:fldChar w:fldCharType="separate"/>
      </w:r>
      <w:r w:rsidR="006D13DD">
        <w:rPr>
          <w:noProof/>
        </w:rPr>
        <w:t>(Marrocco et al., 2025)</w:t>
      </w:r>
      <w:r w:rsidR="006D13DD">
        <w:fldChar w:fldCharType="end"/>
      </w:r>
      <w:r w:rsidRPr="00272A3C">
        <w:t>.</w:t>
      </w:r>
    </w:p>
    <w:p w14:paraId="10D8FD62" w14:textId="2C7F8E9A" w:rsidR="006F4602" w:rsidRDefault="006F4602">
      <w:r w:rsidRPr="006F4602">
        <w:t>Fire reshapes animal movement across scales</w:t>
      </w:r>
      <w:r w:rsidR="006D13DD">
        <w:t xml:space="preserve"> </w:t>
      </w:r>
      <w:r w:rsidR="006D13DD">
        <w:fldChar w:fldCharType="begin">
          <w:fldData xml:space="preserve">PEVuZE5vdGU+PENpdGU+PEF1dGhvcj5OaW1tbzwvQXV0aG9yPjxZZWFyPjIwMTk8L1llYXI+PFJl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</w:fldData>
        </w:fldChar>
      </w:r>
      <w:r w:rsidR="004B2662">
        <w:instrText xml:space="preserve"> ADDIN EN.CITE </w:instrText>
      </w:r>
      <w:r w:rsidR="004B2662">
        <w:fldChar w:fldCharType="begin">
          <w:fldData xml:space="preserve">PEVuZE5vdGU+PENpdGU+PEF1dGhvcj5OaW1tbzwvQXV0aG9yPjxZZWFyPjIwMTk8L1llYXI+PFJl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</w:fldData>
        </w:fldChar>
      </w:r>
      <w:r w:rsidR="004B2662">
        <w:instrText xml:space="preserve"> ADDIN EN.CITE.DATA </w:instrText>
      </w:r>
      <w:r w:rsidR="004B2662">
        <w:fldChar w:fldCharType="end"/>
      </w:r>
      <w:r w:rsidR="006D13DD">
        <w:fldChar w:fldCharType="separate"/>
      </w:r>
      <w:r w:rsidR="004B2662">
        <w:rPr>
          <w:noProof/>
        </w:rPr>
        <w:t>(Nimmo et al., 2019)</w:t>
      </w:r>
      <w:r w:rsidR="006D13DD">
        <w:fldChar w:fldCharType="end"/>
      </w:r>
      <w:r w:rsidR="006D13DD">
        <w:t xml:space="preserve">. </w:t>
      </w:r>
      <w:r w:rsidRPr="006F4602">
        <w:t>Short-term responses include rapid displacement from fire and directional movements towards recently burn areas to exploit transient foraging opportunities</w:t>
      </w:r>
      <w:r w:rsidR="006D13DD">
        <w:t xml:space="preserve"> </w:t>
      </w:r>
      <w:r w:rsidR="006D13DD">
        <w:fldChar w:fldCharType="begin"/>
      </w:r>
      <w:r w:rsidR="00BF535B">
        <w:instrText xml:space="preserve"> ADDIN EN.CITE &lt;EndNote&gt;&lt;Cite&gt;&lt;Author&gt;Morollón&lt;/Author&gt;&lt;Year&gt;2022&lt;/Year&gt;&lt;RecNum&gt;302&lt;/RecNum&gt;&lt;DisplayText&gt;(McGregor et al., 2016a; Morollón et al., 2022)&lt;/DisplayText&gt;&lt;record&gt;&lt;rec-number&gt;302&lt;/rec-number&gt;&lt;foreign-keys&gt;&lt;key app="EN" db-id="axpffp0eards98ew20rvpa0tdf0f0svatvst" timestamp="1756076181"&gt;302&lt;/key&gt;&lt;/foreign-keys&gt;&lt;ref-type name="Journal Article"&gt;17&lt;/ref-type&gt;&lt;contributors&gt;&lt;authors&gt;&lt;author&gt;Morollón, S.&lt;/author&gt;&lt;author&gt;Pausas, J. G.&lt;/author&gt;&lt;author&gt;Urios, V.&lt;/author&gt;&lt;author&gt;López-López, P.&lt;/author&gt;&lt;/authors&gt;&lt;/contributors&gt;&lt;titles&gt;&lt;title&gt;Wildfire response of GPS-tracked Bonelli&amp;apos;s eagles in eastern Spain&lt;/title&gt;&lt;secondary-title&gt;International Journal of Wildland Fire&lt;/secondary-title&gt;&lt;/titles&gt;&lt;periodical&gt;&lt;full-title&gt;International Journal of Wildland Fire&lt;/full-title&gt;&lt;abbr-1&gt;Int. J. Wildland Fire&lt;/abbr-1&gt;&lt;abbr-2&gt;Int J Wildland Fire&lt;/abbr-2&gt;&lt;/periodical&gt;&lt;pages&gt;901-908&lt;/pages&gt;&lt;volume&gt;31&lt;/volume&gt;&lt;number&gt;9&lt;/number&gt;&lt;dates&gt;&lt;year&gt;2022&lt;/year&gt;&lt;/dates&gt;&lt;urls&gt;&lt;/urls&gt;&lt;electronic-resource-num&gt;10.1071/WF22018&lt;/electronic-resource-num&gt;&lt;/record&gt;&lt;/Cite&gt;&lt;Cite&gt;&lt;Author&gt;McGregor&lt;/Author&gt;&lt;Year&gt;2016&lt;/Year&gt;&lt;RecNum&gt;9&lt;/RecNum&gt;&lt;record&gt;&lt;rec-number&gt;9&lt;/rec-number&gt;&lt;foreign-keys&gt;&lt;key app="EN" db-id="axpffp0eards98ew20rvpa0tdf0f0svatvst" timestamp="1714913884"&gt;9&lt;/key&gt;&lt;/foreign-keys&gt;&lt;ref-type name="Journal Article"&gt;17&lt;/ref-type&gt;&lt;contributors&gt;&lt;authors&gt;&lt;author&gt;McGregor, Hugh W.&lt;/author&gt;&lt;author&gt;Legge, Sarah&lt;/author&gt;&lt;author&gt;Jones, Menna E.&lt;/author&gt;&lt;author&gt;Johnson, Christopher N.&lt;/author&gt;&lt;/authors&gt;&lt;/contributors&gt;&lt;titles&gt;&lt;title&gt;Extraterritorial hunting expeditions to intense fire scars by feral cats&lt;/title&gt;&lt;secondary-title&gt;Scientific Reports&lt;/secondary-title&gt;&lt;/titles&gt;&lt;pages&gt;22559&lt;/pages&gt;&lt;volume&gt;6&lt;/volume&gt;&lt;number&gt;1&lt;/number&gt;&lt;dates&gt;&lt;year&gt;2016&lt;/year&gt;&lt;pub-dates&gt;&lt;date&gt;2016/03/02&lt;/date&gt;&lt;/pub-dates&gt;&lt;/dates&gt;&lt;isbn&gt;2045-2322&lt;/isbn&gt;&lt;urls&gt;&lt;related-urls&gt;&lt;url&gt;https://doi.org/10.1038/srep22559&lt;/url&gt;&lt;/related-urls&gt;&lt;/urls&gt;&lt;electronic-resource-num&gt;10.1038/srep22559&lt;/electronic-resource-num&gt;&lt;/record&gt;&lt;/Cite&gt;&lt;/EndNote&gt;</w:instrText>
      </w:r>
      <w:r w:rsidR="006D13DD">
        <w:fldChar w:fldCharType="separate"/>
      </w:r>
      <w:r w:rsidR="00BF535B">
        <w:rPr>
          <w:noProof/>
        </w:rPr>
        <w:t>(McGregor et al., 2016a; Morollón et al., 2022)</w:t>
      </w:r>
      <w:r w:rsidR="006D13DD">
        <w:fldChar w:fldCharType="end"/>
      </w:r>
      <w:r w:rsidR="006D13DD">
        <w:t xml:space="preserve">. </w:t>
      </w:r>
      <w:r w:rsidRPr="006F4602">
        <w:t>By altering landscape structure, fire can also modify fine-scale movement paths</w:t>
      </w:r>
      <w:r>
        <w:t>, affecting tortuosity</w:t>
      </w:r>
      <w:r w:rsidR="0067184E">
        <w:t xml:space="preserve"> </w:t>
      </w:r>
      <w:r w:rsidR="0067184E">
        <w:fldChar w:fldCharType="begin"/>
      </w:r>
      <w:r w:rsidR="00D156A1">
        <w:instrText xml:space="preserve"> ADDIN EN.CITE &lt;EndNote&gt;&lt;Cite&gt;&lt;Author&gt;Miritis&lt;/Author&gt;&lt;Year&gt;2025&lt;/Year&gt;&lt;RecNum&gt;798&lt;/RecNum&gt;&lt;DisplayText&gt;(Miritis et al., 2025)&lt;/DisplayText&gt;&lt;record&gt;&lt;rec-number&gt;798&lt;/rec-number&gt;&lt;foreign-keys&gt;&lt;key app="EN" db-id="axpffp0eards98ew20rvpa0tdf0f0svatvst" timestamp="1768783697"&gt;798&lt;/key&gt;&lt;/foreign-keys&gt;&lt;ref-type name="Journal Article"&gt;17&lt;/ref-type&gt;&lt;contributors&gt;&lt;authors&gt;&lt;author&gt;Miritis, Vivianna&lt;/author&gt;&lt;author&gt;Ashman, Kita&lt;/author&gt;&lt;author&gt;Dickman, Chris R.&lt;/author&gt;&lt;author&gt;Nimmo, Dale G.&lt;/author&gt;&lt;author&gt;Doherty, Tim S.&lt;/author&gt;&lt;/authors&gt;&lt;/contributors&gt;&lt;titles&gt;&lt;title&gt;Adapting to novel fire regimes: Using movement to inform conservation of a threatened arboreal mammal&lt;/title&gt;&lt;secondary-title&gt;Biological Conservation&lt;/secondary-title&gt;&lt;/titles&gt;&lt;pages&gt;110893&lt;/pages&gt;&lt;volume&gt;301&lt;/volume&gt;&lt;keywords&gt;&lt;keyword&gt;Megafire&lt;/keyword&gt;&lt;keyword&gt;Conservation&lt;/keyword&gt;&lt;keyword&gt;Fidelity&lt;/keyword&gt;&lt;keyword&gt;Plasticity&lt;/keyword&gt;&lt;keyword&gt;Home range&lt;/keyword&gt;&lt;keyword&gt;Disturbance&lt;/keyword&gt;&lt;keyword&gt;GPS telemetry&lt;/keyword&gt;&lt;keyword&gt;Adaptation&lt;/keyword&gt;&lt;/keywords&gt;&lt;dates&gt;&lt;year&gt;2025&lt;/year&gt;&lt;pub-dates&gt;&lt;date&gt;2025/01/01/&lt;/date&gt;&lt;/pub-dates&gt;&lt;/dates&gt;&lt;isbn&gt;0006-3207&lt;/isbn&gt;&lt;urls&gt;&lt;related-urls&gt;&lt;url&gt;https://www.sciencedirect.com/science/article/pii/S0006320724004555&lt;/url&gt;&lt;/related-urls&gt;&lt;/urls&gt;&lt;electronic-resource-num&gt;10.1016/j.biocon.2024.110893&lt;/electronic-resource-num&gt;&lt;/record&gt;&lt;/Cite&gt;&lt;/EndNote&gt;</w:instrText>
      </w:r>
      <w:r w:rsidR="0067184E">
        <w:fldChar w:fldCharType="separate"/>
      </w:r>
      <w:r w:rsidR="0067184E">
        <w:rPr>
          <w:noProof/>
        </w:rPr>
        <w:t>(Miritis et al., 2025)</w:t>
      </w:r>
      <w:r w:rsidR="0067184E">
        <w:fldChar w:fldCharType="end"/>
      </w:r>
      <w:r w:rsidR="0067184E">
        <w:t xml:space="preserve">. </w:t>
      </w:r>
      <w:r w:rsidRPr="006F4602">
        <w:t>Longer-term responses involve shifts in space use and home-range size; for example, bighorn sheep (</w:t>
      </w:r>
      <w:r w:rsidRPr="004B2662">
        <w:rPr>
          <w:i/>
          <w:iCs/>
        </w:rPr>
        <w:t>Ovis canadensis</w:t>
      </w:r>
      <w:r w:rsidRPr="006F4602">
        <w:t>) in Wyoming (USA) expanded home ranges by &gt;200% following wildfire and prescribed burns</w:t>
      </w:r>
      <w:r w:rsidR="00BC09C5">
        <w:t xml:space="preserve"> </w:t>
      </w:r>
      <w:r w:rsidR="00BC09C5">
        <w:fldChar w:fldCharType="begin"/>
      </w:r>
      <w:r w:rsidR="00BC09C5">
        <w:instrText xml:space="preserve"> ADDIN EN.CITE &lt;EndNote&gt;&lt;Cite&gt;&lt;Author&gt;Clapp&lt;/Author&gt;&lt;Year&gt;2016&lt;/Year&gt;&lt;RecNum&gt;196&lt;/RecNum&gt;&lt;DisplayText&gt;(Clapp &amp;amp; Beck, 2016)&lt;/DisplayText&gt;&lt;record&gt;&lt;rec-number&gt;196&lt;/rec-number&gt;&lt;foreign-keys&gt;&lt;key app="EN" db-id="axpffp0eards98ew20rvpa0tdf0f0svatvst" timestamp="1754280982"&gt;196&lt;/key&gt;&lt;/foreign-keys&gt;&lt;ref-type name="Journal Article"&gt;17&lt;/ref-type&gt;&lt;contributors&gt;&lt;authors&gt;&lt;author&gt;Clapp, Justin G.&lt;/author&gt;&lt;author&gt;Beck, Jeffrey L.&lt;/author&gt;&lt;/authors&gt;&lt;/contributors&gt;&lt;titles&gt;&lt;title&gt;Short-term impacts of fire-mediated habitat alterations on an isolated bighorn sheep population&lt;/title&gt;&lt;secondary-title&gt;Fire Ecology&lt;/secondary-title&gt;&lt;/titles&gt;&lt;pages&gt;80-98&lt;/pages&gt;&lt;volume&gt;12&lt;/volume&gt;&lt;number&gt;3&lt;/number&gt;&lt;dates&gt;&lt;year&gt;2016&lt;/year&gt;&lt;pub-dates&gt;&lt;date&gt;2016/12/01&lt;/date&gt;&lt;/pub-dates&gt;&lt;/dates&gt;&lt;isbn&gt;1933-9747&lt;/isbn&gt;&lt;urls&gt;&lt;related-urls&gt;&lt;url&gt;https://doi.org/10.4996/fireecology.1203080&lt;/url&gt;&lt;/related-urls&gt;&lt;/urls&gt;&lt;electronic-resource-num&gt;10.4996/fireecology.1203080&lt;/electronic-resource-num&gt;&lt;/record&gt;&lt;/Cite&gt;&lt;/EndNote&gt;</w:instrText>
      </w:r>
      <w:r w:rsidR="00BC09C5">
        <w:fldChar w:fldCharType="separate"/>
      </w:r>
      <w:r w:rsidR="00BC09C5">
        <w:rPr>
          <w:noProof/>
        </w:rPr>
        <w:t>(Clapp &amp; Beck, 2016)</w:t>
      </w:r>
      <w:r w:rsidR="00BC09C5">
        <w:fldChar w:fldCharType="end"/>
      </w:r>
      <w:r w:rsidRPr="006F4602">
        <w:t xml:space="preserve">. Despite a large number of studies, we still lack a quantitative synthesis testing whether post-fire movement responses are consistent across movement types and taxa, and how they vary with fire characteristics and environmental context. </w:t>
      </w:r>
    </w:p>
    <w:p w14:paraId="413E195A" w14:textId="15DFC6DE" w:rsidR="0077245F" w:rsidRPr="0077245F" w:rsidRDefault="00AF7A96" w:rsidP="00EC5284">
      <w:r w:rsidRPr="00AF7A96">
        <w:t xml:space="preserve">Here, we present a global systematic review and meta-analysis of fire effects on terrestrial vertebrate movement. We compiled 185 cases, yielding 111 effect sizes from 42 studies spanning 40 taxa and six continents. We quantify fire effects on movement and test whether responses vary among movement types, taxonomic groups, fire characteristics, biomes, and body size. We hypothesised that responses would depend on ecosystem context, fire characteristics (e.g., burn extent, time since fire), and traits constraining movement capacity </w:t>
      </w:r>
      <w:r w:rsidRPr="00AF7A96">
        <w:lastRenderedPageBreak/>
        <w:t>(e.g., flight capability/volancy, body size). We predicted that fire would increase movement distances and displacement, and alter path tortuosity and space use as animals track redistributed resources. Specifically, we predicted that (i) movement would increase with fire extent</w:t>
      </w:r>
      <w:r w:rsidR="00BC09C5">
        <w:t xml:space="preserve"> </w:t>
      </w:r>
      <w:r w:rsidR="00BC09C5">
        <w:fldChar w:fldCharType="begin"/>
      </w:r>
      <w:r w:rsidR="00BC09C5">
        <w:instrText xml:space="preserve"> ADDIN EN.CITE &lt;EndNote&gt;&lt;Cite&gt;&lt;Author&gt;Bowman&lt;/Author&gt;&lt;Year&gt;2009&lt;/Year&gt;&lt;RecNum&gt;112&lt;/RecNum&gt;&lt;DisplayText&gt;(Bowman et al., 2009)&lt;/DisplayText&gt;&lt;record&gt;&lt;rec-number&gt;112&lt;/rec-number&gt;&lt;foreign-keys&gt;&lt;key app="EN" db-id="axpffp0eards98ew20rvpa0tdf0f0svatvst" timestamp="1723688147"&gt;112&lt;/key&gt;&lt;/foreign-keys&gt;&lt;ref-type name="Journal Article"&gt;17&lt;/ref-type&gt;&lt;contributors&gt;&lt;authors&gt;&lt;author&gt;Bowman, David M. J. S.&lt;/author&gt;&lt;author&gt;Balch, Jennifer K.&lt;/author&gt;&lt;author&gt;Artaxo, Paulo&lt;/author&gt;&lt;author&gt;Bond, William J.&lt;/author&gt;&lt;author&gt;Carlson, Jean M.&lt;/author&gt;&lt;author&gt;Cochrane, Mark A.&lt;/author&gt;&lt;author&gt;D’Antonio, Carla M.&lt;/author&gt;&lt;author&gt;DeFries, Ruth S.&lt;/author&gt;&lt;author&gt;Doyle, John C.&lt;/author&gt;&lt;author&gt;Harrison, Sandy P.&lt;/author&gt;&lt;author&gt;Johnston, Fay H.&lt;/author&gt;&lt;author&gt;Keeley, Jon E.&lt;/author&gt;&lt;author&gt;Krawchuk, Meg A.&lt;/author&gt;&lt;author&gt;Kull, Christian A.&lt;/author&gt;&lt;author&gt;Marston, J. Brad&lt;/author&gt;&lt;author&gt;Moritz, Max A.&lt;/author&gt;&lt;author&gt;Prentice, I. Colin&lt;/author&gt;&lt;author&gt;Roos, Christopher I.&lt;/author&gt;&lt;author&gt;Scott, Andrew C.&lt;/author&gt;&lt;author&gt;Swetnam, Thomas W.&lt;/author&gt;&lt;author&gt;van der Werf, Guido R.&lt;/author&gt;&lt;author&gt;Pyne, Stephen J.&lt;/author&gt;&lt;/authors&gt;&lt;/contributors&gt;&lt;titles&gt;&lt;title&gt;Fire in the Earth system&lt;/title&gt;&lt;secondary-title&gt;Science&lt;/secondary-title&gt;&lt;/titles&gt;&lt;pages&gt;481-484&lt;/pages&gt;&lt;volume&gt;324&lt;/volume&gt;&lt;number&gt;5926&lt;/number&gt;&lt;dates&gt;&lt;year&gt;2009&lt;/year&gt;&lt;pub-dates&gt;&lt;date&gt;2009/04/24&lt;/date&gt;&lt;/pub-dates&gt;&lt;/dates&gt;&lt;publisher&gt;American Association for the Advancement of Science&lt;/publisher&gt;&lt;urls&gt;&lt;related-urls&gt;&lt;url&gt;https://doi.org/10.1126/science.1163886&lt;/url&gt;&lt;/related-urls&gt;&lt;/urls&gt;&lt;electronic-resource-num&gt;10.1126/science.1163886&lt;/electronic-resource-num&gt;&lt;access-date&gt;2024/08/14&lt;/access-date&gt;&lt;/record&gt;&lt;/Cite&gt;&lt;/EndNote&gt;</w:instrText>
      </w:r>
      <w:r w:rsidR="00BC09C5">
        <w:fldChar w:fldCharType="separate"/>
      </w:r>
      <w:r w:rsidR="00BC09C5">
        <w:rPr>
          <w:noProof/>
        </w:rPr>
        <w:t>(Bowman et al., 2009)</w:t>
      </w:r>
      <w:r w:rsidR="00BC09C5">
        <w:fldChar w:fldCharType="end"/>
      </w:r>
      <w:r w:rsidRPr="00AF7A96">
        <w:t xml:space="preserve">; (ii) responses would be greater after wildfire than </w:t>
      </w:r>
      <w:r w:rsidR="002313D3">
        <w:t xml:space="preserve">prescribed </w:t>
      </w:r>
      <w:r w:rsidRPr="00AF7A96">
        <w:t>fire</w:t>
      </w:r>
      <w:r w:rsidR="00F924AA">
        <w:t xml:space="preserve"> </w:t>
      </w:r>
      <w:r w:rsidR="00D156A1">
        <w:fldChar w:fldCharType="begin">
          <w:fldData xml:space="preserve">PEVuZE5vdGU+PENpdGU+PEF1dGhvcj5Fenp5PC9BdXRob3I+PFllYXI+MjAyMjwvWWVhcj48UmVj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</w:fldData>
        </w:fldChar>
      </w:r>
      <w:r w:rsidR="001859B8">
        <w:instrText xml:space="preserve"> ADDIN EN.CITE </w:instrText>
      </w:r>
      <w:r w:rsidR="001859B8">
        <w:fldChar w:fldCharType="begin">
          <w:fldData xml:space="preserve">PEVuZE5vdGU+PENpdGU+PEF1dGhvcj5Fenp5PC9BdXRob3I+PFllYXI+MjAyMjwvWWVhcj48UmVj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</w:fldData>
        </w:fldChar>
      </w:r>
      <w:r w:rsidR="001859B8">
        <w:instrText xml:space="preserve"> ADDIN EN.CITE.DATA </w:instrText>
      </w:r>
      <w:r w:rsidR="001859B8">
        <w:fldChar w:fldCharType="end"/>
      </w:r>
      <w:r w:rsidR="00D156A1">
        <w:fldChar w:fldCharType="separate"/>
      </w:r>
      <w:r w:rsidR="001859B8">
        <w:rPr>
          <w:noProof/>
        </w:rPr>
        <w:t>(Ezzy, 2022; van Wagtendonk &amp; Lutz, 2007)</w:t>
      </w:r>
      <w:r w:rsidR="00D156A1">
        <w:fldChar w:fldCharType="end"/>
      </w:r>
      <w:r w:rsidRPr="00AF7A96">
        <w:t>; and (iii) effect sizes would increase with body mass, given scaling of space use and resource demand</w:t>
      </w:r>
      <w:r w:rsidR="001859B8">
        <w:t xml:space="preserve"> </w:t>
      </w:r>
      <w:r w:rsidR="001859B8">
        <w:fldChar w:fldCharType="begin">
          <w:fldData xml:space="preserve">PEVuZE5vdGU+PENpdGU+PEF1dGhvcj5KZXR6PC9BdXRob3I+PFllYXI+MjAwNDwvWWVhcj48UmVj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</w:fldData>
        </w:fldChar>
      </w:r>
      <w:r w:rsidR="001859B8">
        <w:instrText xml:space="preserve"> ADDIN EN.CITE </w:instrText>
      </w:r>
      <w:r w:rsidR="001859B8">
        <w:fldChar w:fldCharType="begin">
          <w:fldData xml:space="preserve">PEVuZE5vdGU+PENpdGU+PEF1dGhvcj5KZXR6PC9BdXRob3I+PFllYXI+MjAwNDwvWWVhcj48UmVj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</w:fldData>
        </w:fldChar>
      </w:r>
      <w:r w:rsidR="001859B8">
        <w:instrText xml:space="preserve"> ADDIN EN.CITE.DATA </w:instrText>
      </w:r>
      <w:r w:rsidR="001859B8">
        <w:fldChar w:fldCharType="end"/>
      </w:r>
      <w:r w:rsidR="001859B8">
        <w:fldChar w:fldCharType="separate"/>
      </w:r>
      <w:r w:rsidR="001859B8">
        <w:rPr>
          <w:noProof/>
        </w:rPr>
        <w:t>(Jetz et al., 2004; Straus et al., 2024; Tamburello et al., 2015)</w:t>
      </w:r>
      <w:r w:rsidR="001859B8">
        <w:fldChar w:fldCharType="end"/>
      </w:r>
      <w:r w:rsidR="001859B8">
        <w:t>.</w:t>
      </w:r>
    </w:p>
    <w:p w14:paraId="79E89BAD" w14:textId="0E21B7BD" w:rsidR="000C6D2A" w:rsidRPr="00F26A6D" w:rsidRDefault="00F26A6D" w:rsidP="00294A0A">
      <w:pPr>
        <w:pStyle w:val="Heading1"/>
      </w:pPr>
      <w:r w:rsidRPr="00F26A6D">
        <w:t>Materials and Methods</w:t>
      </w:r>
    </w:p>
    <w:p w14:paraId="57AB1110" w14:textId="77777777" w:rsidR="00F26A6D" w:rsidRDefault="00F26A6D" w:rsidP="00294A0A">
      <w:pPr>
        <w:pStyle w:val="Heading2"/>
      </w:pPr>
      <w:r w:rsidRPr="00F26A6D">
        <w:t>Systematic review</w:t>
      </w:r>
    </w:p>
    <w:p w14:paraId="06785FA7" w14:textId="453EFFED" w:rsidR="00922014" w:rsidRDefault="00524F90" w:rsidP="00294A0A">
      <w:r>
        <w:t>W</w:t>
      </w:r>
      <w:r w:rsidR="008A1CE9">
        <w:t>e conducted a systematic review to</w:t>
      </w:r>
      <w:r w:rsidR="00DC6151">
        <w:t xml:space="preserve"> iden</w:t>
      </w:r>
      <w:r w:rsidR="002728AD">
        <w:t xml:space="preserve">tify </w:t>
      </w:r>
      <w:r w:rsidR="00B26CB5">
        <w:t>studies investigating the influence of fire on</w:t>
      </w:r>
      <w:r w:rsidR="000E5343">
        <w:t xml:space="preserve"> our</w:t>
      </w:r>
      <w:r w:rsidR="00B26CB5">
        <w:t xml:space="preserve"> animal </w:t>
      </w:r>
      <w:r>
        <w:t>movement</w:t>
      </w:r>
      <w:r w:rsidR="000E5343">
        <w:t xml:space="preserve"> categories</w:t>
      </w:r>
      <w:r>
        <w:t xml:space="preserve">. </w:t>
      </w:r>
      <w:r w:rsidR="008D1183">
        <w:t xml:space="preserve">Database searches were undertaken in Scopus, Web of </w:t>
      </w:r>
      <w:r w:rsidR="00462163">
        <w:t>Science</w:t>
      </w:r>
      <w:r w:rsidR="0058121B">
        <w:t>,</w:t>
      </w:r>
      <w:r w:rsidR="00462163">
        <w:t xml:space="preserve"> and ProQuest </w:t>
      </w:r>
      <w:r w:rsidR="00DF0923">
        <w:t xml:space="preserve">Dissertation and Theses Global between </w:t>
      </w:r>
      <w:r w:rsidR="00596945">
        <w:t>15</w:t>
      </w:r>
      <w:r w:rsidR="00596945" w:rsidRPr="00596945">
        <w:rPr>
          <w:vertAlign w:val="superscript"/>
        </w:rPr>
        <w:t>th</w:t>
      </w:r>
      <w:r w:rsidR="00596945">
        <w:t xml:space="preserve"> May 2024 and 29</w:t>
      </w:r>
      <w:r w:rsidR="00596945" w:rsidRPr="00596945">
        <w:rPr>
          <w:vertAlign w:val="superscript"/>
        </w:rPr>
        <w:t>th</w:t>
      </w:r>
      <w:r w:rsidR="00596945">
        <w:t xml:space="preserve"> August 2024. </w:t>
      </w:r>
      <w:r w:rsidR="00ED2E83">
        <w:t>Search terms</w:t>
      </w:r>
      <w:r w:rsidR="007730A6">
        <w:t xml:space="preserve"> relating to animal movement were combined with </w:t>
      </w:r>
      <w:r w:rsidR="00ED2E83">
        <w:t>terms</w:t>
      </w:r>
      <w:r w:rsidR="007730A6">
        <w:t xml:space="preserve"> relating to fire and terrestrial vertebrates to identity suitable studies</w:t>
      </w:r>
      <w:r w:rsidR="005E6697">
        <w:t xml:space="preserve"> (Supplementary Information 1)</w:t>
      </w:r>
      <w:r w:rsidR="007730A6">
        <w:t xml:space="preserve">. </w:t>
      </w:r>
      <w:r w:rsidR="009C5E55">
        <w:t>To be considered for inclusion in the sy</w:t>
      </w:r>
      <w:r w:rsidR="00BA402C">
        <w:t>stematic review</w:t>
      </w:r>
      <w:r w:rsidR="007473BE">
        <w:t>,</w:t>
      </w:r>
      <w:r w:rsidR="00D928F3">
        <w:t xml:space="preserve"> </w:t>
      </w:r>
      <w:r w:rsidR="00BA402C">
        <w:t xml:space="preserve">studies needed to meet the following criteria: (i) </w:t>
      </w:r>
      <w:r w:rsidR="00B31D07">
        <w:t xml:space="preserve">published in either a </w:t>
      </w:r>
      <w:r w:rsidR="006A39B3">
        <w:t>peer reviewed article</w:t>
      </w:r>
      <w:r w:rsidR="00BA402C">
        <w:t>, Master’s</w:t>
      </w:r>
      <w:r w:rsidR="00C63E3B">
        <w:t xml:space="preserve"> thes</w:t>
      </w:r>
      <w:r w:rsidR="00B31D07">
        <w:t>is</w:t>
      </w:r>
      <w:r w:rsidR="00C63E3B">
        <w:t>,</w:t>
      </w:r>
      <w:r w:rsidR="00BA402C">
        <w:t xml:space="preserve"> or PhD thes</w:t>
      </w:r>
      <w:r w:rsidR="00B31D07">
        <w:t>i</w:t>
      </w:r>
      <w:r w:rsidR="00BA402C">
        <w:t>s</w:t>
      </w:r>
      <w:r w:rsidR="00D928F3">
        <w:t>;</w:t>
      </w:r>
      <w:r w:rsidR="00BA402C">
        <w:t xml:space="preserve"> (ii)</w:t>
      </w:r>
      <w:r w:rsidR="00931CA9">
        <w:t xml:space="preserve"> </w:t>
      </w:r>
      <w:r w:rsidR="00374AFF">
        <w:t>field studie</w:t>
      </w:r>
      <w:r w:rsidR="00A3627B">
        <w:t>s</w:t>
      </w:r>
      <w:r w:rsidR="00374AFF">
        <w:t xml:space="preserve"> with </w:t>
      </w:r>
      <w:r w:rsidR="00931CA9">
        <w:t>before</w:t>
      </w:r>
      <w:r w:rsidR="000B6B62">
        <w:t>–</w:t>
      </w:r>
      <w:r w:rsidR="00931CA9">
        <w:t>after</w:t>
      </w:r>
      <w:r w:rsidR="00DC536B">
        <w:t xml:space="preserve"> fire</w:t>
      </w:r>
      <w:r w:rsidR="00931CA9">
        <w:t xml:space="preserve">, </w:t>
      </w:r>
      <w:r w:rsidR="00BF30DC">
        <w:t>burnt</w:t>
      </w:r>
      <w:r w:rsidR="000B6B62">
        <w:t>–</w:t>
      </w:r>
      <w:r w:rsidR="00BF30DC">
        <w:t>unburnt,</w:t>
      </w:r>
      <w:r w:rsidR="00931CA9">
        <w:t xml:space="preserve"> or before</w:t>
      </w:r>
      <w:r w:rsidR="000B6B62">
        <w:t>–</w:t>
      </w:r>
      <w:r w:rsidR="00931CA9">
        <w:t>after</w:t>
      </w:r>
      <w:r w:rsidR="000B6B62">
        <w:t xml:space="preserve"> </w:t>
      </w:r>
      <w:r w:rsidR="00931CA9">
        <w:t>control</w:t>
      </w:r>
      <w:r w:rsidR="000B6B62">
        <w:t>–</w:t>
      </w:r>
      <w:r w:rsidR="00C5735E">
        <w:t>impact</w:t>
      </w:r>
      <w:r w:rsidR="00F203E4">
        <w:t xml:space="preserve"> </w:t>
      </w:r>
      <w:r w:rsidR="00374AFF">
        <w:t>designs</w:t>
      </w:r>
      <w:r w:rsidR="00AA7C76">
        <w:t xml:space="preserve"> (BACI)</w:t>
      </w:r>
      <w:r w:rsidR="00C63E3B">
        <w:t>;</w:t>
      </w:r>
      <w:r w:rsidR="00C5735E">
        <w:t xml:space="preserve"> </w:t>
      </w:r>
      <w:r w:rsidR="00BF30DC">
        <w:t xml:space="preserve">and </w:t>
      </w:r>
      <w:r w:rsidR="00C5735E">
        <w:t>(iii)</w:t>
      </w:r>
      <w:r w:rsidR="000C06F2">
        <w:t xml:space="preserve"> provided an evaluation of </w:t>
      </w:r>
      <w:r w:rsidR="00C5735E">
        <w:t xml:space="preserve">movement responses </w:t>
      </w:r>
      <w:r w:rsidR="00ED2534">
        <w:t xml:space="preserve">to fire </w:t>
      </w:r>
      <w:r w:rsidR="00C5735E">
        <w:t>in free</w:t>
      </w:r>
      <w:r w:rsidR="00A41558">
        <w:t>-</w:t>
      </w:r>
      <w:r w:rsidR="00C5735E">
        <w:t>ranging</w:t>
      </w:r>
      <w:r w:rsidR="008666F5">
        <w:t xml:space="preserve"> terrestrial</w:t>
      </w:r>
      <w:r w:rsidR="00C5735E">
        <w:t xml:space="preserve"> vertebrates</w:t>
      </w:r>
      <w:r w:rsidR="000C06F2">
        <w:t xml:space="preserve">. We considered terrestrial vertebrates as </w:t>
      </w:r>
      <w:r w:rsidR="00DF76D2">
        <w:t xml:space="preserve">animals </w:t>
      </w:r>
      <w:r w:rsidR="00B11A8A">
        <w:t>primarily</w:t>
      </w:r>
      <w:r w:rsidR="00DF76D2">
        <w:t xml:space="preserve"> distributed in</w:t>
      </w:r>
      <w:r w:rsidR="00B11A8A">
        <w:t xml:space="preserve"> terrestrial </w:t>
      </w:r>
      <w:r w:rsidR="00DF76D2">
        <w:t>biomes</w:t>
      </w:r>
      <w:r w:rsidR="00B11A8A">
        <w:t xml:space="preserve">, or </w:t>
      </w:r>
      <w:r w:rsidR="00DF76D2">
        <w:t xml:space="preserve">animals that </w:t>
      </w:r>
      <w:r w:rsidR="00B11A8A">
        <w:t xml:space="preserve">used terrestrial </w:t>
      </w:r>
      <w:r w:rsidR="003E2A4A">
        <w:t>habitat</w:t>
      </w:r>
      <w:r w:rsidR="00D12949">
        <w:t xml:space="preserve"> features</w:t>
      </w:r>
      <w:r w:rsidR="003E2A4A">
        <w:t xml:space="preserve"> for </w:t>
      </w:r>
      <w:r w:rsidR="00AE7940">
        <w:t>key life stages</w:t>
      </w:r>
      <w:r w:rsidR="00D12949">
        <w:t>, such as reproduction or hibernation.</w:t>
      </w:r>
      <w:r w:rsidR="00EB69D8">
        <w:t xml:space="preserve"> </w:t>
      </w:r>
      <w:r w:rsidR="007D78B1">
        <w:t>All returned results were filtered to include only articles or theses published in English, and filters were applied in the databases to limit the results to relevant disciplines</w:t>
      </w:r>
      <w:r w:rsidR="005962D8">
        <w:t xml:space="preserve"> (S</w:t>
      </w:r>
      <w:r w:rsidR="009F31D5">
        <w:t xml:space="preserve">upplementary </w:t>
      </w:r>
      <w:r w:rsidR="005962D8">
        <w:t>I</w:t>
      </w:r>
      <w:r w:rsidR="009F31D5">
        <w:t>nformation</w:t>
      </w:r>
      <w:r w:rsidR="005962D8">
        <w:t xml:space="preserve"> 1)</w:t>
      </w:r>
      <w:r w:rsidR="007D78B1">
        <w:t xml:space="preserve">. Additional studies were identified by snowball searches of reference lists from </w:t>
      </w:r>
      <w:r w:rsidR="00EA1CBD">
        <w:t>two</w:t>
      </w:r>
      <w:r w:rsidR="005001DE">
        <w:t xml:space="preserve"> </w:t>
      </w:r>
      <w:r w:rsidR="007D78B1">
        <w:t>review articles returned in database searches</w:t>
      </w:r>
      <w:r w:rsidR="005962D8">
        <w:t xml:space="preserve"> </w:t>
      </w:r>
      <w:r w:rsidR="00EC3EA9">
        <w:fldChar w:fldCharType="begin">
          <w:fldData xml:space="preserve">PEVuZE5vdGU+PENpdGU+PEF1dGhvcj5OaW1tbzwvQXV0aG9yPjxZZWFyPjIwMTk8L1llYXI+PFJl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</w:fldData>
        </w:fldChar>
      </w:r>
      <w:r w:rsidR="00EC3EA9">
        <w:instrText xml:space="preserve"> ADDIN EN.CITE </w:instrText>
      </w:r>
      <w:r w:rsidR="00EC3EA9">
        <w:fldChar w:fldCharType="begin">
          <w:fldData xml:space="preserve">PEVuZE5vdGU+PENpdGU+PEF1dGhvcj5OaW1tbzwvQXV0aG9yPjxZZWFyPjIwMTk8L1llYXI+PFJl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</w:fldData>
        </w:fldChar>
      </w:r>
      <w:r w:rsidR="00EC3EA9">
        <w:instrText xml:space="preserve"> ADDIN EN.CITE.DATA </w:instrText>
      </w:r>
      <w:r w:rsidR="00EC3EA9">
        <w:fldChar w:fldCharType="end"/>
      </w:r>
      <w:r w:rsidR="00EC3EA9">
        <w:fldChar w:fldCharType="separate"/>
      </w:r>
      <w:r w:rsidR="00EC3EA9">
        <w:rPr>
          <w:noProof/>
        </w:rPr>
        <w:t>(Nimmo et al., 2019; Nimmo et al., 2021)</w:t>
      </w:r>
      <w:r w:rsidR="00EC3EA9">
        <w:fldChar w:fldCharType="end"/>
      </w:r>
      <w:r w:rsidR="007D78B1">
        <w:t xml:space="preserve">, and </w:t>
      </w:r>
      <w:r w:rsidR="00EA1CBD">
        <w:t>one</w:t>
      </w:r>
      <w:r w:rsidR="005001DE">
        <w:t xml:space="preserve"> </w:t>
      </w:r>
      <w:r w:rsidR="00D96620">
        <w:t xml:space="preserve">additional </w:t>
      </w:r>
      <w:r w:rsidR="007D78B1">
        <w:t>review paper known to the authors</w:t>
      </w:r>
      <w:r w:rsidR="00CE1C43">
        <w:t xml:space="preserve"> </w:t>
      </w:r>
      <w:r w:rsidR="00EC3EA9">
        <w:fldChar w:fldCharType="begin"/>
      </w:r>
      <w:r w:rsidR="00EC3EA9">
        <w:instrText xml:space="preserve"> ADDIN EN.CITE &lt;EndNote&gt;&lt;Cite&gt;&lt;Author&gt;Volkmann&lt;/Author&gt;&lt;Year&gt;2020&lt;/Year&gt;&lt;RecNum&gt;686&lt;/RecNum&gt;&lt;DisplayText&gt;(Volkmann et al., 2020)&lt;/DisplayText&gt;&lt;record&gt;&lt;rec-number&gt;686&lt;/rec-number&gt;&lt;foreign-keys&gt;&lt;key app="EN" db-id="axpffp0eards98ew20rvpa0tdf0f0svatvst" timestamp="1756527446"&gt;686&lt;/key&gt;&lt;/foreign-keys&gt;&lt;ref-type name="Journal Article"&gt;17&lt;/ref-type&gt;&lt;contributors&gt;&lt;authors&gt;&lt;author&gt;Volkmann, Logan A.&lt;/author&gt;&lt;author&gt;Hutchen, Jenna&lt;/author&gt;&lt;author&gt;Hodges, Karen E.&lt;/author&gt;&lt;/authors&gt;&lt;/contributors&gt;&lt;titles&gt;&lt;title&gt;Trends in carnivore and ungulate fire ecology research in North American conifer forests&lt;/title&gt;&lt;secondary-title&gt;Forest Ecology and Management&lt;/secondary-title&gt;&lt;/titles&gt;&lt;pages&gt;117691&lt;/pages&gt;&lt;volume&gt;458&lt;/volume&gt;&lt;keywords&gt;&lt;keyword&gt;Boreal forest&lt;/keyword&gt;&lt;keyword&gt;Carnivores&lt;/keyword&gt;&lt;keyword&gt;Fire ecology&lt;/keyword&gt;&lt;keyword&gt;Landscape management&lt;/keyword&gt;&lt;keyword&gt;Montane forest&lt;/keyword&gt;&lt;keyword&gt;Prescribed fire&lt;/keyword&gt;&lt;keyword&gt;Research trends&lt;/keyword&gt;&lt;keyword&gt;Study design&lt;/keyword&gt;&lt;keyword&gt;Ungulates&lt;/keyword&gt;&lt;keyword&gt;Wildfire&lt;/keyword&gt;&lt;/keywords&gt;&lt;dates&gt;&lt;year&gt;2020&lt;/year&gt;&lt;pub-dates&gt;&lt;date&gt;2020/02/15/&lt;/date&gt;&lt;/pub-dates&gt;&lt;/dates&gt;&lt;isbn&gt;0378-1127&lt;/isbn&gt;&lt;urls&gt;&lt;related-urls&gt;&lt;url&gt;https://www.sciencedirect.com/science/article/pii/S0378112719316007&lt;/url&gt;&lt;/related-urls&gt;&lt;/urls&gt;&lt;electronic-resource-num&gt;10.1016/j.foreco.2019.117691&lt;/electronic-resource-num&gt;&lt;/record&gt;&lt;/Cite&gt;&lt;/EndNote&gt;</w:instrText>
      </w:r>
      <w:r w:rsidR="00EC3EA9">
        <w:fldChar w:fldCharType="separate"/>
      </w:r>
      <w:r w:rsidR="00EC3EA9">
        <w:rPr>
          <w:noProof/>
        </w:rPr>
        <w:t>(Volkmann et al., 2020)</w:t>
      </w:r>
      <w:r w:rsidR="00EC3EA9">
        <w:fldChar w:fldCharType="end"/>
      </w:r>
      <w:r w:rsidR="007D78B1">
        <w:t>.</w:t>
      </w:r>
      <w:r w:rsidR="00E963F3">
        <w:t xml:space="preserve"> </w:t>
      </w:r>
      <w:r w:rsidR="00B3091B">
        <w:t>Database searches, snowball searches</w:t>
      </w:r>
      <w:r w:rsidR="005529B6">
        <w:t>, and</w:t>
      </w:r>
      <w:r w:rsidR="00B3091B">
        <w:t xml:space="preserve"> t</w:t>
      </w:r>
      <w:r w:rsidR="00FA2B9B">
        <w:t>itle and abstract screening</w:t>
      </w:r>
      <w:r w:rsidR="005529B6">
        <w:t xml:space="preserve"> </w:t>
      </w:r>
      <w:r w:rsidR="00FA2B9B">
        <w:t>w</w:t>
      </w:r>
      <w:r w:rsidR="00B3091B">
        <w:t>ere</w:t>
      </w:r>
      <w:r w:rsidR="00FA2B9B">
        <w:t xml:space="preserve"> done</w:t>
      </w:r>
      <w:r w:rsidR="005962D8">
        <w:t xml:space="preserve"> </w:t>
      </w:r>
      <w:r w:rsidR="00FA2B9B">
        <w:t>by C</w:t>
      </w:r>
      <w:r w:rsidR="005D0EC3">
        <w:t>.L.</w:t>
      </w:r>
      <w:r w:rsidR="00FA2B9B">
        <w:t>M. Full text screening was performed by C</w:t>
      </w:r>
      <w:r w:rsidR="00467189">
        <w:t>.L.</w:t>
      </w:r>
      <w:r w:rsidR="00FA2B9B">
        <w:t>M,</w:t>
      </w:r>
      <w:r w:rsidR="00FE5A88">
        <w:t xml:space="preserve"> B</w:t>
      </w:r>
      <w:r w:rsidR="00830D92">
        <w:t>.</w:t>
      </w:r>
      <w:r w:rsidR="00FE5A88">
        <w:t>W, D</w:t>
      </w:r>
      <w:r w:rsidR="00830D92">
        <w:t>.</w:t>
      </w:r>
      <w:r w:rsidR="00FE5A88">
        <w:t xml:space="preserve">W, </w:t>
      </w:r>
      <w:r w:rsidR="00957993">
        <w:t>C</w:t>
      </w:r>
      <w:r w:rsidR="00830D92">
        <w:t>.J</w:t>
      </w:r>
      <w:r w:rsidR="00B127C7">
        <w:t>.</w:t>
      </w:r>
      <w:r w:rsidR="00957993">
        <w:t xml:space="preserve">J, </w:t>
      </w:r>
      <w:r w:rsidR="00FE5A88">
        <w:t>M</w:t>
      </w:r>
      <w:r w:rsidR="00B127C7">
        <w:t>.A.</w:t>
      </w:r>
      <w:r w:rsidR="00FE5A88">
        <w:t>C,</w:t>
      </w:r>
      <w:r w:rsidR="00FA2B9B">
        <w:t xml:space="preserve"> E</w:t>
      </w:r>
      <w:r w:rsidR="006C31BA">
        <w:t>.I.F.</w:t>
      </w:r>
      <w:r w:rsidR="00FA2B9B">
        <w:t>W</w:t>
      </w:r>
      <w:r w:rsidR="00957993">
        <w:t xml:space="preserve"> and</w:t>
      </w:r>
      <w:r w:rsidR="00FE5A88">
        <w:t xml:space="preserve"> G</w:t>
      </w:r>
      <w:r w:rsidR="00B127C7">
        <w:t>.D.</w:t>
      </w:r>
      <w:r w:rsidR="00FE5A88">
        <w:t>L</w:t>
      </w:r>
      <w:r w:rsidR="007D78B1">
        <w:t>.</w:t>
      </w:r>
    </w:p>
    <w:p w14:paraId="6576B7C8" w14:textId="0EE87D62" w:rsidR="000349DC" w:rsidRDefault="00F26A6D" w:rsidP="00821948">
      <w:pPr>
        <w:pStyle w:val="Heading2"/>
        <w:rPr>
          <w:rFonts w:eastAsia="Times New Roman"/>
          <w:lang w:eastAsia="en-AU"/>
        </w:rPr>
      </w:pPr>
      <w:r w:rsidRPr="00220911">
        <w:t>Data extraction</w:t>
      </w:r>
    </w:p>
    <w:p w14:paraId="395ADEAE" w14:textId="17B89B70" w:rsidR="00104532" w:rsidRPr="004B2662" w:rsidRDefault="00FD3775" w:rsidP="00850F38">
      <w:pPr>
        <w:spacing w:before="100" w:beforeAutospacing="1" w:after="100" w:afterAutospacing="1"/>
      </w:pPr>
      <w:r w:rsidRPr="00FD3775">
        <w:rPr>
          <w:rFonts w:eastAsia="Times New Roman" w:cs="Times New Roman"/>
          <w:kern w:val="0"/>
          <w:szCs w:val="24"/>
          <w:lang w:eastAsia="en-AU"/>
          <w14:ligatures w14:val="none"/>
        </w:rPr>
        <w:t xml:space="preserve">From each study, we extracted metadata </w:t>
      </w:r>
      <w:r w:rsidR="00D20437" w:rsidRPr="00FD3775">
        <w:rPr>
          <w:rFonts w:eastAsia="Times New Roman" w:cs="Times New Roman"/>
          <w:kern w:val="0"/>
          <w:szCs w:val="24"/>
          <w:lang w:eastAsia="en-AU"/>
          <w14:ligatures w14:val="none"/>
        </w:rPr>
        <w:t>on</w:t>
      </w:r>
      <w:r w:rsidR="00D20437" w:rsidRPr="00792BA3">
        <w:rPr>
          <w:rFonts w:eastAsia="Times New Roman" w:cs="Times New Roman"/>
          <w:kern w:val="0"/>
          <w:szCs w:val="24"/>
          <w:lang w:eastAsia="en-AU"/>
          <w14:ligatures w14:val="none"/>
        </w:rPr>
        <w:t xml:space="preserve"> movement response</w:t>
      </w:r>
      <w:r w:rsidR="00D20437" w:rsidRPr="00FD3775">
        <w:rPr>
          <w:rFonts w:eastAsia="Times New Roman" w:cs="Times New Roman"/>
          <w:kern w:val="0"/>
          <w:szCs w:val="24"/>
          <w:lang w:eastAsia="en-AU"/>
          <w14:ligatures w14:val="none"/>
        </w:rPr>
        <w:t xml:space="preserve"> (home range, linear distance, tortuosity, or other space</w:t>
      </w:r>
      <w:r w:rsidR="00D20437">
        <w:rPr>
          <w:rFonts w:eastAsia="Times New Roman" w:cs="Times New Roman"/>
          <w:kern w:val="0"/>
          <w:szCs w:val="24"/>
          <w:lang w:eastAsia="en-AU"/>
          <w14:ligatures w14:val="none"/>
        </w:rPr>
        <w:t xml:space="preserve"> </w:t>
      </w:r>
      <w:r w:rsidR="00D20437" w:rsidRPr="00FD3775">
        <w:rPr>
          <w:rFonts w:eastAsia="Times New Roman" w:cs="Times New Roman"/>
          <w:kern w:val="0"/>
          <w:szCs w:val="24"/>
          <w:lang w:eastAsia="en-AU"/>
          <w14:ligatures w14:val="none"/>
        </w:rPr>
        <w:t>use metrics)</w:t>
      </w:r>
      <w:r w:rsidR="00D20437">
        <w:rPr>
          <w:rFonts w:eastAsia="Times New Roman" w:cs="Times New Roman"/>
          <w:kern w:val="0"/>
          <w:szCs w:val="24"/>
          <w:lang w:eastAsia="en-AU"/>
          <w14:ligatures w14:val="none"/>
        </w:rPr>
        <w:t xml:space="preserve">, </w:t>
      </w:r>
      <w:r w:rsidRPr="00792BA3">
        <w:rPr>
          <w:rFonts w:eastAsia="Times New Roman" w:cs="Times New Roman"/>
          <w:kern w:val="0"/>
          <w:szCs w:val="24"/>
          <w:lang w:eastAsia="en-AU"/>
          <w14:ligatures w14:val="none"/>
        </w:rPr>
        <w:t>fire type</w:t>
      </w:r>
      <w:r w:rsidRPr="00FD3775">
        <w:rPr>
          <w:rFonts w:eastAsia="Times New Roman" w:cs="Times New Roman"/>
          <w:kern w:val="0"/>
          <w:szCs w:val="24"/>
          <w:lang w:eastAsia="en-AU"/>
          <w14:ligatures w14:val="none"/>
        </w:rPr>
        <w:t xml:space="preserve"> (wildfire</w:t>
      </w:r>
      <w:r w:rsidR="00A71878">
        <w:rPr>
          <w:rFonts w:eastAsia="Times New Roman" w:cs="Times New Roman"/>
          <w:kern w:val="0"/>
          <w:szCs w:val="24"/>
          <w:lang w:eastAsia="en-AU"/>
          <w14:ligatures w14:val="none"/>
        </w:rPr>
        <w:t xml:space="preserve">, </w:t>
      </w:r>
      <w:r w:rsidRPr="00FD3775">
        <w:rPr>
          <w:rFonts w:eastAsia="Times New Roman" w:cs="Times New Roman"/>
          <w:kern w:val="0"/>
          <w:szCs w:val="24"/>
          <w:lang w:eastAsia="en-AU"/>
          <w14:ligatures w14:val="none"/>
        </w:rPr>
        <w:t>p</w:t>
      </w:r>
      <w:r w:rsidR="002D3BDD">
        <w:rPr>
          <w:rFonts w:eastAsia="Times New Roman" w:cs="Times New Roman"/>
          <w:kern w:val="0"/>
          <w:szCs w:val="24"/>
          <w:lang w:eastAsia="en-AU"/>
          <w14:ligatures w14:val="none"/>
        </w:rPr>
        <w:t>rescribed</w:t>
      </w:r>
      <w:r w:rsidR="00D96620">
        <w:rPr>
          <w:rFonts w:eastAsia="Times New Roman" w:cs="Times New Roman"/>
          <w:kern w:val="0"/>
          <w:szCs w:val="24"/>
          <w:lang w:eastAsia="en-AU"/>
          <w14:ligatures w14:val="none"/>
        </w:rPr>
        <w:t xml:space="preserve"> </w:t>
      </w:r>
      <w:r w:rsidR="0050149D">
        <w:rPr>
          <w:rFonts w:eastAsia="Times New Roman" w:cs="Times New Roman"/>
          <w:kern w:val="0"/>
          <w:szCs w:val="24"/>
          <w:lang w:eastAsia="en-AU"/>
          <w14:ligatures w14:val="none"/>
        </w:rPr>
        <w:t>fire</w:t>
      </w:r>
      <w:r w:rsidR="00A71878">
        <w:rPr>
          <w:rFonts w:eastAsia="Times New Roman" w:cs="Times New Roman"/>
          <w:kern w:val="0"/>
          <w:szCs w:val="24"/>
          <w:lang w:eastAsia="en-AU"/>
          <w14:ligatures w14:val="none"/>
        </w:rPr>
        <w:t xml:space="preserve"> or both</w:t>
      </w:r>
      <w:r w:rsidRPr="00FD3775">
        <w:rPr>
          <w:rFonts w:eastAsia="Times New Roman" w:cs="Times New Roman"/>
          <w:kern w:val="0"/>
          <w:szCs w:val="24"/>
          <w:lang w:eastAsia="en-AU"/>
          <w14:ligatures w14:val="none"/>
        </w:rPr>
        <w:t>),</w:t>
      </w:r>
      <w:r w:rsidR="00B07E93">
        <w:rPr>
          <w:rFonts w:eastAsia="Times New Roman" w:cs="Times New Roman"/>
          <w:kern w:val="0"/>
          <w:szCs w:val="24"/>
          <w:lang w:eastAsia="en-AU"/>
          <w14:ligatures w14:val="none"/>
        </w:rPr>
        <w:t xml:space="preserve"> </w:t>
      </w:r>
      <w:r w:rsidR="00EA25EA">
        <w:rPr>
          <w:rFonts w:eastAsia="Times New Roman" w:cs="Times New Roman"/>
          <w:kern w:val="0"/>
          <w:szCs w:val="24"/>
          <w:lang w:eastAsia="en-AU"/>
          <w14:ligatures w14:val="none"/>
        </w:rPr>
        <w:t>burn extent</w:t>
      </w:r>
      <w:r w:rsidR="00B07E93">
        <w:rPr>
          <w:rFonts w:eastAsia="Times New Roman" w:cs="Times New Roman"/>
          <w:kern w:val="0"/>
          <w:szCs w:val="24"/>
          <w:lang w:eastAsia="en-AU"/>
          <w14:ligatures w14:val="none"/>
        </w:rPr>
        <w:t xml:space="preserve"> </w:t>
      </w:r>
      <w:r w:rsidR="00B07E93">
        <w:rPr>
          <w:rFonts w:eastAsia="Times New Roman" w:cs="Times New Roman"/>
          <w:kern w:val="0"/>
          <w:szCs w:val="24"/>
          <w:lang w:eastAsia="en-AU"/>
          <w14:ligatures w14:val="none"/>
        </w:rPr>
        <w:lastRenderedPageBreak/>
        <w:t>(h</w:t>
      </w:r>
      <w:r w:rsidR="00F9715E">
        <w:rPr>
          <w:rFonts w:eastAsia="Times New Roman" w:cs="Times New Roman"/>
          <w:kern w:val="0"/>
          <w:szCs w:val="24"/>
          <w:lang w:eastAsia="en-AU"/>
          <w14:ligatures w14:val="none"/>
        </w:rPr>
        <w:t>ectares</w:t>
      </w:r>
      <w:r w:rsidR="00B07E93">
        <w:rPr>
          <w:rFonts w:eastAsia="Times New Roman" w:cs="Times New Roman"/>
          <w:kern w:val="0"/>
          <w:szCs w:val="24"/>
          <w:lang w:eastAsia="en-AU"/>
          <w14:ligatures w14:val="none"/>
        </w:rPr>
        <w:t>),</w:t>
      </w:r>
      <w:r w:rsidRPr="00FD3775">
        <w:rPr>
          <w:rFonts w:eastAsia="Times New Roman" w:cs="Times New Roman"/>
          <w:kern w:val="0"/>
          <w:szCs w:val="24"/>
          <w:lang w:eastAsia="en-AU"/>
          <w14:ligatures w14:val="none"/>
        </w:rPr>
        <w:t xml:space="preserve"> </w:t>
      </w:r>
      <w:r w:rsidR="00EA25EA">
        <w:rPr>
          <w:rFonts w:eastAsia="Times New Roman" w:cs="Times New Roman"/>
          <w:kern w:val="0"/>
          <w:szCs w:val="24"/>
          <w:lang w:eastAsia="en-AU"/>
          <w14:ligatures w14:val="none"/>
        </w:rPr>
        <w:t>time since fire</w:t>
      </w:r>
      <w:r w:rsidR="00B07E93">
        <w:rPr>
          <w:rFonts w:eastAsia="Times New Roman" w:cs="Times New Roman"/>
          <w:kern w:val="0"/>
          <w:szCs w:val="24"/>
          <w:lang w:eastAsia="en-AU"/>
          <w14:ligatures w14:val="none"/>
        </w:rPr>
        <w:t xml:space="preserve"> (</w:t>
      </w:r>
      <w:r w:rsidR="002F4492">
        <w:rPr>
          <w:rFonts w:eastAsia="Times New Roman" w:cs="Times New Roman"/>
          <w:kern w:val="0"/>
          <w:szCs w:val="24"/>
          <w:lang w:eastAsia="en-AU"/>
          <w14:ligatures w14:val="none"/>
        </w:rPr>
        <w:t>days</w:t>
      </w:r>
      <w:r w:rsidR="0020158A">
        <w:rPr>
          <w:rFonts w:eastAsia="Times New Roman" w:cs="Times New Roman"/>
          <w:kern w:val="0"/>
          <w:szCs w:val="24"/>
          <w:lang w:eastAsia="en-AU"/>
          <w14:ligatures w14:val="none"/>
        </w:rPr>
        <w:t xml:space="preserve"> between</w:t>
      </w:r>
      <w:r w:rsidR="0032254D">
        <w:rPr>
          <w:rFonts w:eastAsia="Times New Roman" w:cs="Times New Roman"/>
          <w:kern w:val="0"/>
          <w:szCs w:val="24"/>
          <w:lang w:eastAsia="en-AU"/>
          <w14:ligatures w14:val="none"/>
        </w:rPr>
        <w:t xml:space="preserve"> fire</w:t>
      </w:r>
      <w:r w:rsidR="008D20C7">
        <w:rPr>
          <w:rFonts w:eastAsia="Times New Roman" w:cs="Times New Roman"/>
          <w:kern w:val="0"/>
          <w:szCs w:val="24"/>
          <w:lang w:eastAsia="en-AU"/>
          <w14:ligatures w14:val="none"/>
        </w:rPr>
        <w:t xml:space="preserve"> event</w:t>
      </w:r>
      <w:r w:rsidR="0020158A">
        <w:rPr>
          <w:rFonts w:eastAsia="Times New Roman" w:cs="Times New Roman"/>
          <w:kern w:val="0"/>
          <w:szCs w:val="24"/>
          <w:lang w:eastAsia="en-AU"/>
          <w14:ligatures w14:val="none"/>
        </w:rPr>
        <w:t xml:space="preserve"> and </w:t>
      </w:r>
      <w:r w:rsidR="00D53E97">
        <w:rPr>
          <w:rFonts w:eastAsia="Times New Roman" w:cs="Times New Roman"/>
          <w:kern w:val="0"/>
          <w:szCs w:val="24"/>
          <w:lang w:eastAsia="en-AU"/>
          <w14:ligatures w14:val="none"/>
        </w:rPr>
        <w:t>end of</w:t>
      </w:r>
      <w:r w:rsidR="0020158A">
        <w:rPr>
          <w:rFonts w:eastAsia="Times New Roman" w:cs="Times New Roman"/>
          <w:kern w:val="0"/>
          <w:szCs w:val="24"/>
          <w:lang w:eastAsia="en-AU"/>
          <w14:ligatures w14:val="none"/>
        </w:rPr>
        <w:t xml:space="preserve"> data collection</w:t>
      </w:r>
      <w:r w:rsidR="00B07E93">
        <w:rPr>
          <w:rFonts w:eastAsia="Times New Roman" w:cs="Times New Roman"/>
          <w:kern w:val="0"/>
          <w:szCs w:val="24"/>
          <w:lang w:eastAsia="en-AU"/>
          <w14:ligatures w14:val="none"/>
        </w:rPr>
        <w:t xml:space="preserve">), </w:t>
      </w:r>
      <w:r w:rsidRPr="00792BA3">
        <w:rPr>
          <w:rFonts w:eastAsia="Times New Roman" w:cs="Times New Roman"/>
          <w:kern w:val="0"/>
          <w:szCs w:val="24"/>
          <w:lang w:eastAsia="en-AU"/>
          <w14:ligatures w14:val="none"/>
        </w:rPr>
        <w:t>study design</w:t>
      </w:r>
      <w:r w:rsidRPr="00FD3775">
        <w:rPr>
          <w:rFonts w:eastAsia="Times New Roman" w:cs="Times New Roman"/>
          <w:kern w:val="0"/>
          <w:szCs w:val="24"/>
          <w:lang w:eastAsia="en-AU"/>
          <w14:ligatures w14:val="none"/>
        </w:rPr>
        <w:t xml:space="preserve"> (before–after, control–impact, or before–after control–impact), </w:t>
      </w:r>
      <w:r w:rsidRPr="00792BA3">
        <w:rPr>
          <w:rFonts w:eastAsia="Times New Roman" w:cs="Times New Roman"/>
          <w:kern w:val="0"/>
          <w:szCs w:val="24"/>
          <w:lang w:eastAsia="en-AU"/>
          <w14:ligatures w14:val="none"/>
        </w:rPr>
        <w:t>geographic coordinates</w:t>
      </w:r>
      <w:r w:rsidRPr="00FD3775">
        <w:rPr>
          <w:rFonts w:eastAsia="Times New Roman" w:cs="Times New Roman"/>
          <w:kern w:val="0"/>
          <w:szCs w:val="24"/>
          <w:lang w:eastAsia="en-AU"/>
          <w14:ligatures w14:val="none"/>
        </w:rPr>
        <w:t xml:space="preserve"> (latitude and longitude), </w:t>
      </w:r>
      <w:r w:rsidRPr="00792BA3">
        <w:rPr>
          <w:rFonts w:eastAsia="Times New Roman" w:cs="Times New Roman"/>
          <w:kern w:val="0"/>
          <w:szCs w:val="24"/>
          <w:lang w:eastAsia="en-AU"/>
          <w14:ligatures w14:val="none"/>
        </w:rPr>
        <w:t>country</w:t>
      </w:r>
      <w:r w:rsidR="003A757D">
        <w:rPr>
          <w:rFonts w:eastAsia="Times New Roman" w:cs="Times New Roman"/>
          <w:kern w:val="0"/>
          <w:szCs w:val="24"/>
          <w:lang w:eastAsia="en-AU"/>
          <w14:ligatures w14:val="none"/>
        </w:rPr>
        <w:t>, and other covariates</w:t>
      </w:r>
      <w:r w:rsidRPr="00FD3775">
        <w:rPr>
          <w:rFonts w:eastAsia="Times New Roman" w:cs="Times New Roman"/>
          <w:kern w:val="0"/>
          <w:szCs w:val="24"/>
          <w:lang w:eastAsia="en-AU"/>
          <w14:ligatures w14:val="none"/>
        </w:rPr>
        <w:t xml:space="preserve"> </w:t>
      </w:r>
      <w:r w:rsidR="00E33EB3">
        <w:rPr>
          <w:rFonts w:eastAsia="Times New Roman" w:cs="Times New Roman"/>
          <w:kern w:val="0"/>
          <w:szCs w:val="24"/>
          <w:lang w:eastAsia="en-AU"/>
          <w14:ligatures w14:val="none"/>
        </w:rPr>
        <w:t xml:space="preserve">(Supplementary </w:t>
      </w:r>
      <w:r w:rsidR="004F02B8">
        <w:rPr>
          <w:rFonts w:eastAsia="Times New Roman" w:cs="Times New Roman"/>
          <w:kern w:val="0"/>
          <w:szCs w:val="24"/>
          <w:lang w:eastAsia="en-AU"/>
          <w14:ligatures w14:val="none"/>
        </w:rPr>
        <w:t>Information 1, Table S1.1</w:t>
      </w:r>
      <w:r w:rsidR="00256951">
        <w:rPr>
          <w:rFonts w:eastAsia="Times New Roman" w:cs="Times New Roman"/>
          <w:kern w:val="0"/>
          <w:szCs w:val="24"/>
          <w:lang w:eastAsia="en-AU"/>
          <w14:ligatures w14:val="none"/>
        </w:rPr>
        <w:t>)</w:t>
      </w:r>
      <w:r w:rsidRPr="00FD3775">
        <w:rPr>
          <w:rFonts w:eastAsia="Times New Roman" w:cs="Times New Roman"/>
          <w:kern w:val="0"/>
          <w:szCs w:val="24"/>
          <w:lang w:eastAsia="en-AU"/>
          <w14:ligatures w14:val="none"/>
        </w:rPr>
        <w:t xml:space="preserve">. </w:t>
      </w:r>
      <w:r w:rsidR="003A757D">
        <w:rPr>
          <w:rFonts w:eastAsia="Times New Roman" w:cs="Times New Roman"/>
          <w:kern w:val="0"/>
          <w:szCs w:val="24"/>
          <w:lang w:eastAsia="en-AU"/>
          <w14:ligatures w14:val="none"/>
        </w:rPr>
        <w:t>Following</w:t>
      </w:r>
      <w:r w:rsidR="00D20437">
        <w:rPr>
          <w:rFonts w:eastAsia="Times New Roman" w:cs="Times New Roman"/>
          <w:kern w:val="0"/>
          <w:szCs w:val="24"/>
          <w:lang w:eastAsia="en-AU"/>
          <w14:ligatures w14:val="none"/>
        </w:rPr>
        <w:t xml:space="preserve"> </w:t>
      </w:r>
      <w:commentRangeStart w:id="1"/>
      <w:commentRangeEnd w:id="1"/>
      <w:r w:rsidR="00D20437">
        <w:rPr>
          <w:rStyle w:val="CommentReference"/>
          <w:sz w:val="24"/>
          <w:szCs w:val="22"/>
        </w:rPr>
        <w:commentReference w:id="1"/>
      </w:r>
      <w:r w:rsidR="00D20437">
        <w:fldChar w:fldCharType="begin">
          <w:fldData xml:space="preserve">PEVuZE5vdGU+PENpdGUgQXV0aG9yWWVhcj0iMSI+PEF1dGhvcj5Eb2hlcnR5PC9BdXRob3I+PFll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</w:fldData>
        </w:fldChar>
      </w:r>
      <w:r w:rsidR="00D20437">
        <w:instrText xml:space="preserve"> ADDIN EN.CITE </w:instrText>
      </w:r>
      <w:r w:rsidR="00D20437">
        <w:fldChar w:fldCharType="begin">
          <w:fldData xml:space="preserve">PEVuZE5vdGU+PENpdGUgQXV0aG9yWWVhcj0iMSI+PEF1dGhvcj5Eb2hlcnR5PC9BdXRob3I+PFll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</w:fldData>
        </w:fldChar>
      </w:r>
      <w:r w:rsidR="00D20437">
        <w:instrText xml:space="preserve"> ADDIN EN.CITE.DATA </w:instrText>
      </w:r>
      <w:r w:rsidR="00D20437">
        <w:fldChar w:fldCharType="end"/>
      </w:r>
      <w:r w:rsidR="00D20437">
        <w:fldChar w:fldCharType="separate"/>
      </w:r>
      <w:r w:rsidR="00D20437">
        <w:rPr>
          <w:noProof/>
        </w:rPr>
        <w:t>Doherty et al. (2021)</w:t>
      </w:r>
      <w:r w:rsidR="00D20437">
        <w:fldChar w:fldCharType="end"/>
      </w:r>
      <w:r w:rsidR="00D20437" w:rsidRPr="00D20437">
        <w:t xml:space="preserve">, </w:t>
      </w:r>
      <w:r w:rsidR="003A757D">
        <w:t>h</w:t>
      </w:r>
      <w:r w:rsidR="00D20437" w:rsidRPr="00D20437">
        <w:t>ome</w:t>
      </w:r>
      <w:r w:rsidR="008453A8">
        <w:t xml:space="preserve"> </w:t>
      </w:r>
      <w:r w:rsidR="00D20437" w:rsidRPr="00D20437">
        <w:t>range responses comprised area-based measures of space use</w:t>
      </w:r>
      <w:r w:rsidR="003A757D">
        <w:t>;</w:t>
      </w:r>
      <w:r w:rsidR="00E76C22">
        <w:t xml:space="preserve"> and</w:t>
      </w:r>
      <w:r w:rsidR="003A757D">
        <w:t xml:space="preserve"> l</w:t>
      </w:r>
      <w:r w:rsidR="00D20437" w:rsidRPr="00D20437">
        <w:t>inea</w:t>
      </w:r>
      <w:r w:rsidR="008453A8">
        <w:t xml:space="preserve">r </w:t>
      </w:r>
      <w:r w:rsidR="00D20437" w:rsidRPr="00D20437">
        <w:t>distance responses captured straight-line displacement between relocations (e.g., daily distance travelled)</w:t>
      </w:r>
      <w:r w:rsidR="008D7A28">
        <w:t>,</w:t>
      </w:r>
      <w:r w:rsidR="00692E37">
        <w:t xml:space="preserve"> as well as </w:t>
      </w:r>
      <w:r w:rsidR="001B5658">
        <w:t>movement rate</w:t>
      </w:r>
      <w:r w:rsidR="00AA7CF5">
        <w:t xml:space="preserve"> (e.g., linear distance travelled per unit of time).</w:t>
      </w:r>
      <w:r w:rsidR="003A757D">
        <w:t xml:space="preserve"> </w:t>
      </w:r>
      <w:r w:rsidR="00AA7CF5">
        <w:t>P</w:t>
      </w:r>
      <w:r w:rsidR="00D20437" w:rsidRPr="00D20437">
        <w:t xml:space="preserve">ath tortuosity quantified deviations from a straight line </w:t>
      </w:r>
      <w:r w:rsidR="003A757D">
        <w:t>(e.g.,</w:t>
      </w:r>
      <w:r w:rsidR="00D20437" w:rsidRPr="00D20437">
        <w:t xml:space="preserve"> </w:t>
      </w:r>
      <w:commentRangeStart w:id="2"/>
      <w:commentRangeStart w:id="3"/>
      <w:commentRangeStart w:id="4"/>
      <w:r w:rsidR="00D20437" w:rsidRPr="00D20437">
        <w:t>turning</w:t>
      </w:r>
      <w:commentRangeEnd w:id="2"/>
      <w:r w:rsidR="00FE61D8" w:rsidRPr="00D20437">
        <w:rPr>
          <w:rStyle w:val="CommentReference"/>
          <w:sz w:val="24"/>
          <w:szCs w:val="22"/>
        </w:rPr>
        <w:commentReference w:id="2"/>
      </w:r>
      <w:commentRangeEnd w:id="3"/>
      <w:r w:rsidR="00FE61D8" w:rsidRPr="00D20437">
        <w:rPr>
          <w:rStyle w:val="CommentReference"/>
          <w:sz w:val="24"/>
          <w:szCs w:val="22"/>
        </w:rPr>
        <w:commentReference w:id="3"/>
      </w:r>
      <w:commentRangeEnd w:id="4"/>
      <w:r w:rsidR="00234C7E" w:rsidRPr="00D20437">
        <w:rPr>
          <w:rStyle w:val="CommentReference"/>
          <w:sz w:val="24"/>
          <w:szCs w:val="22"/>
        </w:rPr>
        <w:commentReference w:id="4"/>
      </w:r>
      <w:r w:rsidR="00D20437" w:rsidRPr="00D20437">
        <w:t>-angle metrics</w:t>
      </w:r>
      <w:r w:rsidR="003A757D">
        <w:t>)</w:t>
      </w:r>
      <w:r w:rsidR="00D20437" w:rsidRPr="00D20437">
        <w:t xml:space="preserve">. </w:t>
      </w:r>
      <w:commentRangeStart w:id="5"/>
      <w:r w:rsidR="00D20437" w:rsidRPr="00D20437">
        <w:t>Movement and space-use measures not accommodated by these categories were grouped as other space</w:t>
      </w:r>
      <w:r w:rsidR="00EE59A1">
        <w:t xml:space="preserve"> </w:t>
      </w:r>
      <w:r w:rsidR="00D20437" w:rsidRPr="00D20437">
        <w:t>use metrics.</w:t>
      </w:r>
      <w:commentRangeEnd w:id="5"/>
      <w:r w:rsidR="00FE61D8">
        <w:rPr>
          <w:rStyle w:val="CommentReference"/>
          <w:sz w:val="24"/>
          <w:szCs w:val="22"/>
        </w:rPr>
        <w:commentReference w:id="5"/>
      </w:r>
      <w:r w:rsidR="00104532">
        <w:t xml:space="preserve"> </w:t>
      </w:r>
      <w:r w:rsidR="00842839">
        <w:t xml:space="preserve">This </w:t>
      </w:r>
      <w:r w:rsidR="00A77368">
        <w:t>category</w:t>
      </w:r>
      <w:r w:rsidR="00E849FF">
        <w:t xml:space="preserve"> </w:t>
      </w:r>
      <w:r w:rsidR="00A77368">
        <w:t>of responses</w:t>
      </w:r>
      <w:r w:rsidR="007B79AA">
        <w:t xml:space="preserve"> </w:t>
      </w:r>
      <w:del w:id="6" w:author="Chloe McAuley" w:date="2026-04-06T20:57:00Z" w16du:dateUtc="2026-04-06T12:57:00Z">
        <w:r w:rsidR="00A77368" w:rsidDel="00CF5636">
          <w:delText xml:space="preserve">quantified </w:delText>
        </w:r>
      </w:del>
      <w:ins w:id="7" w:author="Chloe McAuley" w:date="2026-04-06T20:57:00Z" w16du:dateUtc="2026-04-06T12:57:00Z">
        <w:r w:rsidR="00CF5636">
          <w:t>examined</w:t>
        </w:r>
        <w:r w:rsidR="00CF5636">
          <w:t xml:space="preserve"> </w:t>
        </w:r>
      </w:ins>
      <w:r w:rsidR="00A77368">
        <w:t xml:space="preserve">variation in </w:t>
      </w:r>
      <w:r w:rsidR="002C4F0D">
        <w:t>foraging and patch use behaviour</w:t>
      </w:r>
      <w:r w:rsidR="00420EFB">
        <w:t>,</w:t>
      </w:r>
      <w:r w:rsidR="002C1E87">
        <w:t xml:space="preserve"> captur</w:t>
      </w:r>
      <w:r w:rsidR="004829A3">
        <w:t xml:space="preserve">ing </w:t>
      </w:r>
      <w:r w:rsidR="00C35771">
        <w:t>how fire influence</w:t>
      </w:r>
      <w:r w:rsidR="00685427">
        <w:t>d</w:t>
      </w:r>
      <w:r w:rsidR="00F75B77">
        <w:t xml:space="preserve"> site fidelity</w:t>
      </w:r>
      <w:r w:rsidR="001834BD">
        <w:t xml:space="preserve"> </w:t>
      </w:r>
      <w:r w:rsidR="0047008F">
        <w:t>(e.g., p</w:t>
      </w:r>
      <w:r w:rsidR="0047008F" w:rsidRPr="001A433B">
        <w:t xml:space="preserve">ercentage of home range outside </w:t>
      </w:r>
      <w:r w:rsidR="0047008F">
        <w:t>fire</w:t>
      </w:r>
      <w:r w:rsidR="0047008F" w:rsidRPr="001A433B">
        <w:t xml:space="preserve"> perimeter</w:t>
      </w:r>
      <w:r w:rsidR="0047008F">
        <w:t xml:space="preserve"> </w:t>
      </w:r>
      <w:r w:rsidR="0047008F" w:rsidRPr="0045787C">
        <w:t>before and after</w:t>
      </w:r>
      <w:ins w:id="8" w:author="Chloe McAuley" w:date="2026-04-06T21:09:00Z" w16du:dateUtc="2026-04-06T13:09:00Z">
        <w:r w:rsidR="002413AB">
          <w:t xml:space="preserve"> fire</w:t>
        </w:r>
      </w:ins>
      <w:r w:rsidR="0047008F">
        <w:t xml:space="preserve">, </w:t>
      </w:r>
      <w:r w:rsidR="0047008F" w:rsidRPr="0045787C">
        <w:t xml:space="preserve">proportion of </w:t>
      </w:r>
      <w:r w:rsidR="0047008F">
        <w:t>re</w:t>
      </w:r>
      <w:r w:rsidR="0047008F" w:rsidRPr="0045787C">
        <w:t>locations within the burn perimeter before and after</w:t>
      </w:r>
      <w:ins w:id="9" w:author="Chloe McAuley" w:date="2026-04-06T21:10:00Z" w16du:dateUtc="2026-04-06T13:10:00Z">
        <w:r w:rsidR="002413AB">
          <w:t xml:space="preserve"> fire</w:t>
        </w:r>
      </w:ins>
      <w:r w:rsidR="0047008F">
        <w:t>)</w:t>
      </w:r>
      <w:r w:rsidR="009F04F4">
        <w:t xml:space="preserve">, </w:t>
      </w:r>
      <w:r w:rsidR="00FD2C54">
        <w:t xml:space="preserve">post-fire </w:t>
      </w:r>
      <w:r w:rsidR="00C35771">
        <w:t>space use partitioning</w:t>
      </w:r>
      <w:r w:rsidR="00663040">
        <w:t xml:space="preserve"> of burnt and unburnt habi</w:t>
      </w:r>
      <w:r w:rsidR="00FD2C54">
        <w:t>tat</w:t>
      </w:r>
      <w:r w:rsidR="00F75B77">
        <w:t>,</w:t>
      </w:r>
      <w:r w:rsidR="00067A32">
        <w:t xml:space="preserve"> and time allocation</w:t>
      </w:r>
      <w:r w:rsidR="00704698">
        <w:t xml:space="preserve"> (</w:t>
      </w:r>
      <w:r w:rsidR="00704698" w:rsidRPr="00D20437">
        <w:t>e.g.,</w:t>
      </w:r>
      <w:r w:rsidR="00685427">
        <w:t xml:space="preserve"> </w:t>
      </w:r>
      <w:r w:rsidR="00704698" w:rsidRPr="00D20437">
        <w:t>mean residency time, time to return</w:t>
      </w:r>
      <w:r w:rsidR="00420EFB">
        <w:t>, proportion of time spent foraging</w:t>
      </w:r>
      <w:r w:rsidR="00704698">
        <w:t xml:space="preserve">) </w:t>
      </w:r>
      <w:r w:rsidR="00685427">
        <w:t>of individuals</w:t>
      </w:r>
      <w:r w:rsidR="002C4F0D">
        <w:t xml:space="preserve">. </w:t>
      </w:r>
      <w:ins w:id="10" w:author="Chloe McAuley" w:date="2026-04-06T20:58:00Z" w16du:dateUtc="2026-04-06T12:58:00Z">
        <w:r w:rsidR="00703851">
          <w:t>We</w:t>
        </w:r>
      </w:ins>
      <w:ins w:id="11" w:author="Chloe McAuley" w:date="2026-04-06T21:04:00Z" w16du:dateUtc="2026-04-06T13:04:00Z">
        <w:r w:rsidR="00854355">
          <w:t xml:space="preserve"> initially</w:t>
        </w:r>
      </w:ins>
      <w:ins w:id="12" w:author="Chloe McAuley" w:date="2026-04-06T20:58:00Z" w16du:dateUtc="2026-04-06T12:58:00Z">
        <w:r w:rsidR="00703851">
          <w:t xml:space="preserve"> included this category </w:t>
        </w:r>
      </w:ins>
      <w:ins w:id="13" w:author="Chloe McAuley" w:date="2026-04-06T21:04:00Z" w16du:dateUtc="2026-04-06T13:04:00Z">
        <w:r w:rsidR="00854355">
          <w:t xml:space="preserve">to </w:t>
        </w:r>
      </w:ins>
      <w:ins w:id="14" w:author="Chloe McAuley" w:date="2026-04-06T21:05:00Z" w16du:dateUtc="2026-04-06T13:05:00Z">
        <w:r w:rsidR="008B12E7">
          <w:t xml:space="preserve">conduct a complimentary </w:t>
        </w:r>
      </w:ins>
      <w:ins w:id="15" w:author="Chloe McAuley" w:date="2026-04-06T20:59:00Z" w16du:dateUtc="2026-04-06T12:59:00Z">
        <w:r w:rsidR="00B504B0">
          <w:t>meta-analysis</w:t>
        </w:r>
      </w:ins>
      <w:ins w:id="16" w:author="Chloe McAuley" w:date="2026-04-06T21:00:00Z" w16du:dateUtc="2026-04-06T13:00:00Z">
        <w:r w:rsidR="00FC75DC">
          <w:t xml:space="preserve"> </w:t>
        </w:r>
      </w:ins>
      <w:ins w:id="17" w:author="Chloe McAuley" w:date="2026-04-06T21:05:00Z" w16du:dateUtc="2026-04-06T13:05:00Z">
        <w:r w:rsidR="008B12E7">
          <w:t xml:space="preserve">examining </w:t>
        </w:r>
      </w:ins>
      <w:ins w:id="18" w:author="Chloe McAuley" w:date="2026-04-06T21:00:00Z" w16du:dateUtc="2026-04-06T13:00:00Z">
        <w:r w:rsidR="00FC75DC">
          <w:t>how fire influence</w:t>
        </w:r>
      </w:ins>
      <w:ins w:id="19" w:author="Chloe McAuley" w:date="2026-04-06T21:05:00Z" w16du:dateUtc="2026-04-06T13:05:00Z">
        <w:r w:rsidR="003A3208">
          <w:t xml:space="preserve">s </w:t>
        </w:r>
      </w:ins>
      <w:ins w:id="20" w:author="Chloe McAuley" w:date="2026-04-06T21:06:00Z" w16du:dateUtc="2026-04-06T13:06:00Z">
        <w:r w:rsidR="003A3208">
          <w:t xml:space="preserve">movement </w:t>
        </w:r>
      </w:ins>
      <w:ins w:id="21" w:author="Chloe McAuley" w:date="2026-04-06T21:01:00Z" w16du:dateUtc="2026-04-06T13:01:00Z">
        <w:r w:rsidR="00955F22">
          <w:t xml:space="preserve">decisions </w:t>
        </w:r>
      </w:ins>
      <w:ins w:id="22" w:author="Chloe McAuley" w:date="2026-04-06T21:06:00Z" w16du:dateUtc="2026-04-06T13:06:00Z">
        <w:r w:rsidR="003A3208">
          <w:t>(i.e</w:t>
        </w:r>
      </w:ins>
      <w:ins w:id="23" w:author="Chloe McAuley" w:date="2026-04-06T21:10:00Z" w16du:dateUtc="2026-04-06T13:10:00Z">
        <w:r w:rsidR="002413AB">
          <w:t>.</w:t>
        </w:r>
      </w:ins>
      <w:ins w:id="24" w:author="Chloe McAuley" w:date="2026-04-06T21:06:00Z" w16du:dateUtc="2026-04-06T13:06:00Z">
        <w:r w:rsidR="003A3208">
          <w:t>, where animals move)</w:t>
        </w:r>
        <w:r w:rsidR="006C3FA6">
          <w:t>, as distinct from</w:t>
        </w:r>
        <w:r w:rsidR="00B70538">
          <w:t xml:space="preserve"> movement character</w:t>
        </w:r>
      </w:ins>
      <w:ins w:id="25" w:author="Chloe McAuley" w:date="2026-04-06T21:07:00Z" w16du:dateUtc="2026-04-06T13:07:00Z">
        <w:r w:rsidR="00B70538">
          <w:t>istics (</w:t>
        </w:r>
      </w:ins>
      <w:ins w:id="26" w:author="Chloe McAuley" w:date="2026-04-06T21:10:00Z" w16du:dateUtc="2026-04-06T13:10:00Z">
        <w:r w:rsidR="002413AB">
          <w:t>i.e.</w:t>
        </w:r>
      </w:ins>
      <w:ins w:id="27" w:author="Chloe McAuley" w:date="2026-04-06T21:07:00Z" w16du:dateUtc="2026-04-06T13:07:00Z">
        <w:r w:rsidR="00B70538">
          <w:t xml:space="preserve">, how animals move) which are captured by </w:t>
        </w:r>
        <w:r w:rsidR="00A269B6">
          <w:t>the other movement</w:t>
        </w:r>
      </w:ins>
      <w:ins w:id="28" w:author="Chloe McAuley" w:date="2026-04-06T21:08:00Z" w16du:dateUtc="2026-04-06T13:08:00Z">
        <w:r w:rsidR="00A269B6">
          <w:t xml:space="preserve"> categories. However,</w:t>
        </w:r>
      </w:ins>
      <w:ins w:id="29" w:author="Chloe McAuley" w:date="2026-04-06T20:59:00Z" w16du:dateUtc="2026-04-06T12:59:00Z">
        <w:r w:rsidR="00B504B0">
          <w:t xml:space="preserve"> </w:t>
        </w:r>
      </w:ins>
      <w:ins w:id="30" w:author="Chloe McAuley" w:date="2026-04-06T21:08:00Z" w16du:dateUtc="2026-04-06T13:08:00Z">
        <w:r w:rsidR="00A269B6">
          <w:t xml:space="preserve">due to insufficient sample size, this analysis was not conducted. </w:t>
        </w:r>
      </w:ins>
      <w:ins w:id="31" w:author="Chloe McAuley" w:date="2026-04-06T20:59:00Z" w16du:dateUtc="2026-04-06T12:59:00Z">
        <w:r w:rsidR="00FA3E97">
          <w:t>Cons</w:t>
        </w:r>
        <w:r w:rsidR="004A44C7">
          <w:t>equentiall</w:t>
        </w:r>
      </w:ins>
      <w:ins w:id="32" w:author="Chloe McAuley" w:date="2026-04-06T21:00:00Z" w16du:dateUtc="2026-04-06T13:00:00Z">
        <w:r w:rsidR="004A44C7">
          <w:t>y,</w:t>
        </w:r>
      </w:ins>
      <w:ins w:id="33" w:author="Chloe McAuley" w:date="2026-04-06T21:08:00Z" w16du:dateUtc="2026-04-06T13:08:00Z">
        <w:r w:rsidR="00A269B6">
          <w:t xml:space="preserve"> studies reporting other sp</w:t>
        </w:r>
      </w:ins>
      <w:ins w:id="34" w:author="Chloe McAuley" w:date="2026-04-06T21:09:00Z" w16du:dateUtc="2026-04-06T13:09:00Z">
        <w:r w:rsidR="00A269B6">
          <w:t>ace use metrics were</w:t>
        </w:r>
        <w:r w:rsidR="00011EA5">
          <w:t xml:space="preserve"> retained for the systematic review but excluded from the meta-analysis</w:t>
        </w:r>
      </w:ins>
      <w:ins w:id="35" w:author="Chloe McAuley" w:date="2026-04-06T21:02:00Z" w16du:dateUtc="2026-04-06T13:02:00Z">
        <w:r w:rsidR="00C95A36">
          <w:t>.</w:t>
        </w:r>
      </w:ins>
      <w:ins w:id="36" w:author="Chloe McAuley" w:date="2026-04-06T20:57:00Z" w16du:dateUtc="2026-04-06T12:57:00Z">
        <w:r w:rsidR="00703851">
          <w:t xml:space="preserve"> </w:t>
        </w:r>
      </w:ins>
      <w:r w:rsidR="00D20437" w:rsidRPr="00FD3775">
        <w:rPr>
          <w:rFonts w:eastAsia="Times New Roman" w:cs="Times New Roman"/>
          <w:kern w:val="0"/>
          <w:szCs w:val="24"/>
          <w:lang w:eastAsia="en-AU"/>
          <w14:ligatures w14:val="none"/>
        </w:rPr>
        <w:t xml:space="preserve">Sample sizes, means, and measures of variation </w:t>
      </w:r>
      <w:r w:rsidR="00EE24FC">
        <w:rPr>
          <w:rFonts w:eastAsia="Times New Roman" w:cs="Times New Roman"/>
          <w:kern w:val="0"/>
          <w:szCs w:val="24"/>
          <w:lang w:eastAsia="en-AU"/>
          <w14:ligatures w14:val="none"/>
        </w:rPr>
        <w:t>(</w:t>
      </w:r>
      <w:r w:rsidR="00A765C7">
        <w:rPr>
          <w:rFonts w:eastAsia="Times New Roman" w:cs="Times New Roman"/>
          <w:kern w:val="0"/>
          <w:szCs w:val="24"/>
          <w:lang w:eastAsia="en-AU"/>
          <w14:ligatures w14:val="none"/>
        </w:rPr>
        <w:t xml:space="preserve">e.g., standard error, standard deviation and confidence intervals) </w:t>
      </w:r>
      <w:r w:rsidR="00104532">
        <w:rPr>
          <w:rFonts w:eastAsia="Times New Roman" w:cs="Times New Roman"/>
          <w:kern w:val="0"/>
          <w:szCs w:val="24"/>
          <w:lang w:eastAsia="en-AU"/>
          <w14:ligatures w14:val="none"/>
        </w:rPr>
        <w:t xml:space="preserve">of movement responses </w:t>
      </w:r>
      <w:r w:rsidR="00D20437" w:rsidRPr="00FD3775">
        <w:rPr>
          <w:rFonts w:eastAsia="Times New Roman" w:cs="Times New Roman"/>
          <w:kern w:val="0"/>
          <w:szCs w:val="24"/>
          <w:lang w:eastAsia="en-AU"/>
          <w14:ligatures w14:val="none"/>
        </w:rPr>
        <w:t>were extracted from tables, text, supplementary materials, or figures</w:t>
      </w:r>
      <w:r w:rsidR="00D20437">
        <w:rPr>
          <w:rFonts w:eastAsia="Times New Roman" w:cs="Times New Roman"/>
          <w:kern w:val="0"/>
          <w:szCs w:val="24"/>
          <w:lang w:eastAsia="en-AU"/>
          <w14:ligatures w14:val="none"/>
        </w:rPr>
        <w:t>. W</w:t>
      </w:r>
      <w:r w:rsidR="00D20437" w:rsidRPr="00FD3775">
        <w:rPr>
          <w:rFonts w:eastAsia="Times New Roman" w:cs="Times New Roman"/>
          <w:kern w:val="0"/>
          <w:szCs w:val="24"/>
          <w:lang w:eastAsia="en-AU"/>
          <w14:ligatures w14:val="none"/>
        </w:rPr>
        <w:t>here necessary</w:t>
      </w:r>
      <w:r w:rsidR="00D20437">
        <w:rPr>
          <w:rFonts w:eastAsia="Times New Roman" w:cs="Times New Roman"/>
          <w:kern w:val="0"/>
          <w:szCs w:val="24"/>
          <w:lang w:eastAsia="en-AU"/>
          <w14:ligatures w14:val="none"/>
        </w:rPr>
        <w:t>, data in figures were digitised</w:t>
      </w:r>
      <w:r w:rsidR="00D20437" w:rsidRPr="00FD3775">
        <w:rPr>
          <w:rFonts w:eastAsia="Times New Roman" w:cs="Times New Roman"/>
          <w:kern w:val="0"/>
          <w:szCs w:val="24"/>
          <w:lang w:eastAsia="en-AU"/>
          <w14:ligatures w14:val="none"/>
        </w:rPr>
        <w:t xml:space="preserve"> using </w:t>
      </w:r>
      <w:r w:rsidR="00D20437" w:rsidRPr="00792BA3">
        <w:rPr>
          <w:rFonts w:eastAsia="Times New Roman" w:cs="Times New Roman"/>
          <w:kern w:val="0"/>
          <w:szCs w:val="24"/>
          <w:lang w:eastAsia="en-AU"/>
          <w14:ligatures w14:val="none"/>
        </w:rPr>
        <w:t>WebPlotDigitizer</w:t>
      </w:r>
      <w:r w:rsidR="00D20437" w:rsidRPr="00FD3775">
        <w:rPr>
          <w:rFonts w:eastAsia="Times New Roman" w:cs="Times New Roman"/>
          <w:kern w:val="0"/>
          <w:szCs w:val="24"/>
          <w:lang w:eastAsia="en-AU"/>
          <w14:ligatures w14:val="none"/>
        </w:rPr>
        <w:t xml:space="preserve"> </w:t>
      </w:r>
      <w:r w:rsidR="00D20437">
        <w:rPr>
          <w:rFonts w:eastAsia="Times New Roman" w:cs="Times New Roman"/>
          <w:kern w:val="0"/>
          <w:szCs w:val="24"/>
          <w:lang w:eastAsia="en-AU"/>
          <w14:ligatures w14:val="none"/>
        </w:rPr>
        <w:fldChar w:fldCharType="begin"/>
      </w:r>
      <w:r w:rsidR="00D20437">
        <w:rPr>
          <w:rFonts w:eastAsia="Times New Roman" w:cs="Times New Roman"/>
          <w:kern w:val="0"/>
          <w:szCs w:val="24"/>
          <w:lang w:eastAsia="en-AU"/>
          <w14:ligatures w14:val="none"/>
        </w:rPr>
        <w:instrText xml:space="preserve"> ADDIN EN.CITE &lt;EndNote&gt;&lt;Cite&gt;&lt;Author&gt;Ankit&lt;/Author&gt;&lt;Year&gt;2025&lt;/Year&gt;&lt;RecNum&gt;191&lt;/RecNum&gt;&lt;DisplayText&gt;(Ankit, 2025)&lt;/DisplayText&gt;&lt;record&gt;&lt;rec-number&gt;191&lt;/rec-number&gt;&lt;foreign-keys&gt;&lt;key app="EN" db-id="axpffp0eards98ew20rvpa0tdf0f0svatvst" timestamp="1754274773"&gt;191&lt;/key&gt;&lt;/foreign-keys&gt;&lt;ref-type name="Web Page"&gt;12&lt;/ref-type&gt;&lt;contributors&gt;&lt;authors&gt;&lt;author&gt;Ankit, Rohatgi&lt;/author&gt;&lt;/authors&gt;&lt;/contributors&gt;&lt;titles&gt;&lt;title&gt;WebPlotDigitizer Version 5.2&lt;/title&gt;&lt;/titles&gt;&lt;edition&gt;5.2&lt;/edition&gt;&lt;dates&gt;&lt;year&gt;2025&lt;/year&gt;&lt;/dates&gt;&lt;urls&gt;&lt;related-urls&gt;&lt;url&gt;https://automeris.io&lt;/url&gt;&lt;/related-urls&gt;&lt;/urls&gt;&lt;/record&gt;&lt;/Cite&gt;&lt;/EndNote&gt;</w:instrText>
      </w:r>
      <w:r w:rsidR="00D20437">
        <w:rPr>
          <w:rFonts w:eastAsia="Times New Roman" w:cs="Times New Roman"/>
          <w:kern w:val="0"/>
          <w:szCs w:val="24"/>
          <w:lang w:eastAsia="en-AU"/>
          <w14:ligatures w14:val="none"/>
        </w:rPr>
        <w:fldChar w:fldCharType="separate"/>
      </w:r>
      <w:r w:rsidR="00D20437">
        <w:rPr>
          <w:rFonts w:eastAsia="Times New Roman" w:cs="Times New Roman"/>
          <w:noProof/>
          <w:kern w:val="0"/>
          <w:szCs w:val="24"/>
          <w:lang w:eastAsia="en-AU"/>
          <w14:ligatures w14:val="none"/>
        </w:rPr>
        <w:t>(Ankit, 2025)</w:t>
      </w:r>
      <w:r w:rsidR="00D20437">
        <w:rPr>
          <w:rFonts w:eastAsia="Times New Roman" w:cs="Times New Roman"/>
          <w:kern w:val="0"/>
          <w:szCs w:val="24"/>
          <w:lang w:eastAsia="en-AU"/>
          <w14:ligatures w14:val="none"/>
        </w:rPr>
        <w:fldChar w:fldCharType="end"/>
      </w:r>
      <w:r w:rsidR="00D20437" w:rsidRPr="00FD3775">
        <w:rPr>
          <w:rFonts w:eastAsia="Times New Roman" w:cs="Times New Roman"/>
          <w:kern w:val="0"/>
          <w:szCs w:val="24"/>
          <w:lang w:eastAsia="en-AU"/>
          <w14:ligatures w14:val="none"/>
        </w:rPr>
        <w:t xml:space="preserve">. The sampling unit was typically the number of tracked individuals or independent movement paths. </w:t>
      </w:r>
    </w:p>
    <w:p w14:paraId="262DE080" w14:textId="0B429E7A" w:rsidR="00FD3775" w:rsidRPr="00FD3775" w:rsidRDefault="00D20437" w:rsidP="00850F38">
      <w:pPr>
        <w:spacing w:before="100" w:beforeAutospacing="1" w:after="100" w:afterAutospacing="1"/>
        <w:rPr>
          <w:rFonts w:eastAsia="Times New Roman" w:cs="Times New Roman"/>
          <w:kern w:val="0"/>
          <w:szCs w:val="24"/>
          <w:lang w:eastAsia="en-AU"/>
          <w14:ligatures w14:val="none"/>
        </w:rPr>
      </w:pPr>
      <w:r w:rsidRPr="00FD3775">
        <w:rPr>
          <w:rFonts w:eastAsia="Times New Roman" w:cs="Times New Roman"/>
          <w:kern w:val="0"/>
          <w:szCs w:val="24"/>
          <w:lang w:eastAsia="en-AU"/>
          <w14:ligatures w14:val="none"/>
        </w:rPr>
        <w:t xml:space="preserve">To minimise potential confounding from seasonal effects in before–after designs, we recorded the timing of data collection and noted any additional management activities that could interact with fire (e.g. logging, mechanical thinning, or livestock grazing). </w:t>
      </w:r>
      <w:r w:rsidR="00FD3775" w:rsidRPr="00FD3775">
        <w:rPr>
          <w:rFonts w:eastAsia="Times New Roman" w:cs="Times New Roman"/>
          <w:kern w:val="0"/>
          <w:szCs w:val="24"/>
          <w:lang w:eastAsia="en-AU"/>
          <w14:ligatures w14:val="none"/>
        </w:rPr>
        <w:t xml:space="preserve">Classification of </w:t>
      </w:r>
      <w:commentRangeStart w:id="37"/>
      <w:r w:rsidR="00FD3775" w:rsidRPr="00FD3775">
        <w:rPr>
          <w:rFonts w:eastAsia="Times New Roman" w:cs="Times New Roman"/>
          <w:kern w:val="0"/>
          <w:szCs w:val="24"/>
          <w:lang w:eastAsia="en-AU"/>
          <w14:ligatures w14:val="none"/>
        </w:rPr>
        <w:t>burn</w:t>
      </w:r>
      <w:r w:rsidR="007F6657">
        <w:rPr>
          <w:rFonts w:eastAsia="Times New Roman" w:cs="Times New Roman"/>
          <w:kern w:val="0"/>
          <w:szCs w:val="24"/>
          <w:lang w:eastAsia="en-AU"/>
          <w14:ligatures w14:val="none"/>
        </w:rPr>
        <w:t>t</w:t>
      </w:r>
      <w:r w:rsidR="00FD3775" w:rsidRPr="00FD3775">
        <w:rPr>
          <w:rFonts w:eastAsia="Times New Roman" w:cs="Times New Roman"/>
          <w:kern w:val="0"/>
          <w:szCs w:val="24"/>
          <w:lang w:eastAsia="en-AU"/>
          <w14:ligatures w14:val="none"/>
        </w:rPr>
        <w:t xml:space="preserve"> </w:t>
      </w:r>
      <w:commentRangeEnd w:id="37"/>
      <w:r w:rsidR="00C61578" w:rsidRPr="00FD3775">
        <w:rPr>
          <w:rStyle w:val="CommentReference"/>
          <w:rFonts w:eastAsia="Times New Roman" w:cs="Times New Roman"/>
          <w:kern w:val="0"/>
          <w:sz w:val="24"/>
          <w:szCs w:val="24"/>
          <w:lang w:eastAsia="en-AU"/>
          <w14:ligatures w14:val="none"/>
        </w:rPr>
        <w:commentReference w:id="37"/>
      </w:r>
      <w:r w:rsidR="00FD3775" w:rsidRPr="00FD3775">
        <w:rPr>
          <w:rFonts w:eastAsia="Times New Roman" w:cs="Times New Roman"/>
          <w:kern w:val="0"/>
          <w:szCs w:val="24"/>
          <w:lang w:eastAsia="en-AU"/>
          <w14:ligatures w14:val="none"/>
        </w:rPr>
        <w:t>and unburn</w:t>
      </w:r>
      <w:r w:rsidR="007F6657">
        <w:rPr>
          <w:rFonts w:eastAsia="Times New Roman" w:cs="Times New Roman"/>
          <w:kern w:val="0"/>
          <w:szCs w:val="24"/>
          <w:lang w:eastAsia="en-AU"/>
          <w14:ligatures w14:val="none"/>
        </w:rPr>
        <w:t>t habitat of</w:t>
      </w:r>
      <w:r w:rsidR="00FD3775" w:rsidRPr="00FD3775">
        <w:rPr>
          <w:rFonts w:eastAsia="Times New Roman" w:cs="Times New Roman"/>
          <w:kern w:val="0"/>
          <w:szCs w:val="24"/>
          <w:lang w:eastAsia="en-AU"/>
          <w14:ligatures w14:val="none"/>
        </w:rPr>
        <w:t xml:space="preserve"> animal populations followed the authors’ definitions.</w:t>
      </w:r>
      <w:r w:rsidR="00FD3775">
        <w:rPr>
          <w:rFonts w:eastAsia="Times New Roman" w:cs="Times New Roman"/>
          <w:kern w:val="0"/>
          <w:szCs w:val="24"/>
          <w:lang w:eastAsia="en-AU"/>
          <w14:ligatures w14:val="none"/>
        </w:rPr>
        <w:t xml:space="preserve"> </w:t>
      </w:r>
      <w:r w:rsidR="002E7AD8">
        <w:rPr>
          <w:rFonts w:eastAsia="Times New Roman" w:cs="Times New Roman"/>
          <w:kern w:val="0"/>
          <w:szCs w:val="24"/>
          <w:lang w:eastAsia="en-AU"/>
          <w14:ligatures w14:val="none"/>
        </w:rPr>
        <w:t>As such, m</w:t>
      </w:r>
      <w:r w:rsidR="00274DC1">
        <w:rPr>
          <w:rFonts w:eastAsia="Times New Roman" w:cs="Times New Roman"/>
          <w:kern w:val="0"/>
          <w:szCs w:val="24"/>
          <w:lang w:eastAsia="en-AU"/>
          <w14:ligatures w14:val="none"/>
        </w:rPr>
        <w:t>ovement</w:t>
      </w:r>
      <w:r w:rsidR="009C2D54">
        <w:rPr>
          <w:rFonts w:eastAsia="Times New Roman" w:cs="Times New Roman"/>
          <w:kern w:val="0"/>
          <w:szCs w:val="24"/>
          <w:lang w:eastAsia="en-AU"/>
          <w14:ligatures w14:val="none"/>
        </w:rPr>
        <w:t xml:space="preserve"> data </w:t>
      </w:r>
      <w:r w:rsidR="002E7AD8">
        <w:rPr>
          <w:rFonts w:eastAsia="Times New Roman" w:cs="Times New Roman"/>
          <w:kern w:val="0"/>
          <w:szCs w:val="24"/>
          <w:lang w:eastAsia="en-AU"/>
          <w14:ligatures w14:val="none"/>
        </w:rPr>
        <w:t>extracted</w:t>
      </w:r>
      <w:r w:rsidR="009C2D54">
        <w:rPr>
          <w:rFonts w:eastAsia="Times New Roman" w:cs="Times New Roman"/>
          <w:kern w:val="0"/>
          <w:szCs w:val="24"/>
          <w:lang w:eastAsia="en-AU"/>
          <w14:ligatures w14:val="none"/>
        </w:rPr>
        <w:t xml:space="preserve"> from populations</w:t>
      </w:r>
      <w:r w:rsidR="007F6657">
        <w:rPr>
          <w:rFonts w:eastAsia="Times New Roman" w:cs="Times New Roman"/>
          <w:kern w:val="0"/>
          <w:szCs w:val="24"/>
          <w:lang w:eastAsia="en-AU"/>
          <w14:ligatures w14:val="none"/>
        </w:rPr>
        <w:t xml:space="preserve"> exposed to burnt habitat</w:t>
      </w:r>
      <w:r w:rsidR="009C2D54">
        <w:rPr>
          <w:rFonts w:eastAsia="Times New Roman" w:cs="Times New Roman"/>
          <w:kern w:val="0"/>
          <w:szCs w:val="24"/>
          <w:lang w:eastAsia="en-AU"/>
          <w14:ligatures w14:val="none"/>
        </w:rPr>
        <w:t xml:space="preserve"> were not necessarily constrained to fire </w:t>
      </w:r>
      <w:r w:rsidR="00070A63">
        <w:rPr>
          <w:rFonts w:eastAsia="Times New Roman" w:cs="Times New Roman"/>
          <w:kern w:val="0"/>
          <w:szCs w:val="24"/>
          <w:lang w:eastAsia="en-AU"/>
          <w14:ligatures w14:val="none"/>
        </w:rPr>
        <w:t>scars and</w:t>
      </w:r>
      <w:r w:rsidR="00B11814">
        <w:rPr>
          <w:rFonts w:eastAsia="Times New Roman" w:cs="Times New Roman"/>
          <w:kern w:val="0"/>
          <w:szCs w:val="24"/>
          <w:lang w:eastAsia="en-AU"/>
          <w14:ligatures w14:val="none"/>
        </w:rPr>
        <w:t xml:space="preserve"> included data from animals </w:t>
      </w:r>
      <w:r w:rsidR="00070A63">
        <w:rPr>
          <w:rFonts w:eastAsia="Times New Roman" w:cs="Times New Roman"/>
          <w:kern w:val="0"/>
          <w:szCs w:val="24"/>
          <w:lang w:eastAsia="en-AU"/>
          <w14:ligatures w14:val="none"/>
        </w:rPr>
        <w:t xml:space="preserve">the study </w:t>
      </w:r>
      <w:r w:rsidR="00E76AF8">
        <w:rPr>
          <w:rFonts w:eastAsia="Times New Roman" w:cs="Times New Roman"/>
          <w:kern w:val="0"/>
          <w:szCs w:val="24"/>
          <w:lang w:eastAsia="en-AU"/>
          <w14:ligatures w14:val="none"/>
        </w:rPr>
        <w:t>authors</w:t>
      </w:r>
      <w:r w:rsidR="00070A63">
        <w:rPr>
          <w:rFonts w:eastAsia="Times New Roman" w:cs="Times New Roman"/>
          <w:kern w:val="0"/>
          <w:szCs w:val="24"/>
          <w:lang w:eastAsia="en-AU"/>
          <w14:ligatures w14:val="none"/>
        </w:rPr>
        <w:t xml:space="preserve"> categorised as impacted by fire</w:t>
      </w:r>
      <w:r w:rsidR="00CA06C7">
        <w:rPr>
          <w:rFonts w:eastAsia="Times New Roman" w:cs="Times New Roman"/>
          <w:kern w:val="0"/>
          <w:szCs w:val="24"/>
          <w:lang w:eastAsia="en-AU"/>
          <w14:ligatures w14:val="none"/>
        </w:rPr>
        <w:t xml:space="preserve"> (e.g</w:t>
      </w:r>
      <w:r w:rsidR="002E7AD8">
        <w:rPr>
          <w:rFonts w:eastAsia="Times New Roman" w:cs="Times New Roman"/>
          <w:kern w:val="0"/>
          <w:szCs w:val="24"/>
          <w:lang w:eastAsia="en-AU"/>
          <w14:ligatures w14:val="none"/>
        </w:rPr>
        <w:t>.</w:t>
      </w:r>
      <w:r w:rsidR="00CA06C7">
        <w:rPr>
          <w:rFonts w:eastAsia="Times New Roman" w:cs="Times New Roman"/>
          <w:kern w:val="0"/>
          <w:szCs w:val="24"/>
          <w:lang w:eastAsia="en-AU"/>
          <w14:ligatures w14:val="none"/>
        </w:rPr>
        <w:t xml:space="preserve"> </w:t>
      </w:r>
      <w:r w:rsidR="000824E7">
        <w:rPr>
          <w:rFonts w:eastAsia="Times New Roman" w:cs="Times New Roman"/>
          <w:kern w:val="0"/>
          <w:szCs w:val="24"/>
          <w:lang w:eastAsia="en-AU"/>
          <w14:ligatures w14:val="none"/>
        </w:rPr>
        <w:t>a defined portion</w:t>
      </w:r>
      <w:r w:rsidR="00CA06C7">
        <w:rPr>
          <w:rFonts w:eastAsia="Times New Roman" w:cs="Times New Roman"/>
          <w:kern w:val="0"/>
          <w:szCs w:val="24"/>
          <w:lang w:eastAsia="en-AU"/>
          <w14:ligatures w14:val="none"/>
        </w:rPr>
        <w:t xml:space="preserve"> of the home range </w:t>
      </w:r>
      <w:r w:rsidR="000824E7">
        <w:rPr>
          <w:rFonts w:eastAsia="Times New Roman" w:cs="Times New Roman"/>
          <w:kern w:val="0"/>
          <w:szCs w:val="24"/>
          <w:lang w:eastAsia="en-AU"/>
          <w14:ligatures w14:val="none"/>
        </w:rPr>
        <w:t>overlapped with the burn extent).</w:t>
      </w:r>
      <w:r w:rsidR="00274DC1">
        <w:rPr>
          <w:rFonts w:eastAsia="Times New Roman" w:cs="Times New Roman"/>
          <w:kern w:val="0"/>
          <w:szCs w:val="24"/>
          <w:lang w:eastAsia="en-AU"/>
          <w14:ligatures w14:val="none"/>
        </w:rPr>
        <w:t xml:space="preserve"> </w:t>
      </w:r>
      <w:r w:rsidR="003B50CF">
        <w:rPr>
          <w:rFonts w:eastAsia="Times New Roman" w:cs="Times New Roman"/>
          <w:kern w:val="0"/>
          <w:szCs w:val="24"/>
          <w:lang w:eastAsia="en-AU"/>
          <w14:ligatures w14:val="none"/>
        </w:rPr>
        <w:t xml:space="preserve">In the case of </w:t>
      </w:r>
      <w:r w:rsidR="006B1568" w:rsidRPr="00C23716">
        <w:rPr>
          <w:rFonts w:eastAsia="Times New Roman" w:cs="Times New Roman"/>
          <w:kern w:val="0"/>
          <w:szCs w:val="24"/>
          <w:lang w:eastAsia="en-AU"/>
          <w14:ligatures w14:val="none"/>
        </w:rPr>
        <w:t>chronosequence</w:t>
      </w:r>
      <w:r w:rsidR="003B50CF">
        <w:rPr>
          <w:rFonts w:eastAsia="Times New Roman" w:cs="Times New Roman"/>
          <w:kern w:val="0"/>
          <w:szCs w:val="24"/>
          <w:lang w:eastAsia="en-AU"/>
          <w14:ligatures w14:val="none"/>
        </w:rPr>
        <w:t xml:space="preserve"> studies</w:t>
      </w:r>
      <w:r w:rsidR="00FD3775" w:rsidRPr="00FD3775">
        <w:rPr>
          <w:rFonts w:eastAsia="Times New Roman" w:cs="Times New Roman"/>
          <w:kern w:val="0"/>
          <w:szCs w:val="24"/>
          <w:lang w:eastAsia="en-AU"/>
          <w14:ligatures w14:val="none"/>
        </w:rPr>
        <w:t>, we extracted data</w:t>
      </w:r>
      <w:r w:rsidR="0021150A">
        <w:rPr>
          <w:rFonts w:eastAsia="Times New Roman" w:cs="Times New Roman"/>
          <w:kern w:val="0"/>
          <w:szCs w:val="24"/>
          <w:lang w:eastAsia="en-AU"/>
          <w14:ligatures w14:val="none"/>
        </w:rPr>
        <w:t xml:space="preserve"> for the fire age</w:t>
      </w:r>
      <w:r w:rsidR="00FD3775" w:rsidRPr="00FD3775">
        <w:rPr>
          <w:rFonts w:eastAsia="Times New Roman" w:cs="Times New Roman"/>
          <w:kern w:val="0"/>
          <w:szCs w:val="24"/>
          <w:lang w:eastAsia="en-AU"/>
          <w14:ligatures w14:val="none"/>
        </w:rPr>
        <w:t xml:space="preserve"> closest to the fire event, or, in before–after studies, for the combination </w:t>
      </w:r>
      <w:r w:rsidR="00954DDD">
        <w:rPr>
          <w:rFonts w:eastAsia="Times New Roman" w:cs="Times New Roman"/>
          <w:kern w:val="0"/>
          <w:szCs w:val="24"/>
          <w:lang w:eastAsia="en-AU"/>
          <w14:ligatures w14:val="none"/>
        </w:rPr>
        <w:t xml:space="preserve">of time periods </w:t>
      </w:r>
      <w:r w:rsidR="00FD3775" w:rsidRPr="00FD3775">
        <w:rPr>
          <w:rFonts w:eastAsia="Times New Roman" w:cs="Times New Roman"/>
          <w:kern w:val="0"/>
          <w:szCs w:val="24"/>
          <w:lang w:eastAsia="en-AU"/>
          <w14:ligatures w14:val="none"/>
        </w:rPr>
        <w:t xml:space="preserve">that </w:t>
      </w:r>
      <w:r w:rsidR="00FD3775" w:rsidRPr="00FD3775">
        <w:rPr>
          <w:rFonts w:eastAsia="Times New Roman" w:cs="Times New Roman"/>
          <w:kern w:val="0"/>
          <w:szCs w:val="24"/>
          <w:lang w:eastAsia="en-AU"/>
          <w14:ligatures w14:val="none"/>
        </w:rPr>
        <w:lastRenderedPageBreak/>
        <w:t>minimised seasonal confounding. When demographic subgroups (e.g. males and females, adults and juveniles) were presented, each subgroup was treated as a separate case unless the sample size fell below inclusion thresholds; in such cases, subgroups were pooled if responses were similar in magnitude and direction.</w:t>
      </w:r>
    </w:p>
    <w:p w14:paraId="25AF2621" w14:textId="7F4A296F" w:rsidR="00FE61D8" w:rsidRDefault="00FE61D8" w:rsidP="00FE61D8">
      <w:pPr>
        <w:rPr>
          <w:rFonts w:eastAsia="Times New Roman" w:cs="Times New Roman"/>
          <w:kern w:val="0"/>
          <w:szCs w:val="24"/>
          <w:lang w:eastAsia="en-AU"/>
          <w14:ligatures w14:val="none"/>
        </w:rPr>
      </w:pPr>
      <w:r w:rsidRPr="00FD3775">
        <w:rPr>
          <w:rFonts w:eastAsia="Times New Roman" w:cs="Times New Roman"/>
          <w:kern w:val="0"/>
          <w:szCs w:val="24"/>
          <w:lang w:eastAsia="en-AU"/>
          <w14:ligatures w14:val="none"/>
        </w:rPr>
        <w:t xml:space="preserve">We defined </w:t>
      </w:r>
      <w:r w:rsidR="0031138B">
        <w:rPr>
          <w:rFonts w:eastAsia="Times New Roman" w:cs="Times New Roman"/>
          <w:i/>
          <w:iCs/>
          <w:kern w:val="0"/>
          <w:szCs w:val="24"/>
          <w:lang w:eastAsia="en-AU"/>
          <w14:ligatures w14:val="none"/>
        </w:rPr>
        <w:t>prescribed</w:t>
      </w:r>
      <w:r w:rsidR="0031138B" w:rsidRPr="00FD3775">
        <w:rPr>
          <w:rFonts w:eastAsia="Times New Roman" w:cs="Times New Roman"/>
          <w:i/>
          <w:iCs/>
          <w:kern w:val="0"/>
          <w:szCs w:val="24"/>
          <w:lang w:eastAsia="en-AU"/>
          <w14:ligatures w14:val="none"/>
        </w:rPr>
        <w:t xml:space="preserve"> </w:t>
      </w:r>
      <w:r w:rsidRPr="00FD3775">
        <w:rPr>
          <w:rFonts w:eastAsia="Times New Roman" w:cs="Times New Roman"/>
          <w:i/>
          <w:iCs/>
          <w:kern w:val="0"/>
          <w:szCs w:val="24"/>
          <w:lang w:eastAsia="en-AU"/>
          <w14:ligatures w14:val="none"/>
        </w:rPr>
        <w:t>fires</w:t>
      </w:r>
      <w:r w:rsidRPr="00FD3775">
        <w:rPr>
          <w:rFonts w:eastAsia="Times New Roman" w:cs="Times New Roman"/>
          <w:kern w:val="0"/>
          <w:szCs w:val="24"/>
          <w:lang w:eastAsia="en-AU"/>
          <w14:ligatures w14:val="none"/>
        </w:rPr>
        <w:t xml:space="preserve"> as those intentionally ignited by people</w:t>
      </w:r>
      <w:r w:rsidR="0087369C">
        <w:rPr>
          <w:rFonts w:eastAsia="Times New Roman" w:cs="Times New Roman"/>
          <w:kern w:val="0"/>
          <w:szCs w:val="24"/>
          <w:lang w:eastAsia="en-AU"/>
          <w14:ligatures w14:val="none"/>
        </w:rPr>
        <w:t xml:space="preserve"> for management</w:t>
      </w:r>
      <w:r w:rsidR="00A40337">
        <w:rPr>
          <w:rFonts w:eastAsia="Times New Roman" w:cs="Times New Roman"/>
          <w:kern w:val="0"/>
          <w:szCs w:val="24"/>
          <w:lang w:eastAsia="en-AU"/>
          <w14:ligatures w14:val="none"/>
        </w:rPr>
        <w:t xml:space="preserve"> or cultural</w:t>
      </w:r>
      <w:r w:rsidR="0087369C">
        <w:rPr>
          <w:rFonts w:eastAsia="Times New Roman" w:cs="Times New Roman"/>
          <w:kern w:val="0"/>
          <w:szCs w:val="24"/>
          <w:lang w:eastAsia="en-AU"/>
          <w14:ligatures w14:val="none"/>
        </w:rPr>
        <w:t xml:space="preserve"> purposes</w:t>
      </w:r>
      <w:r w:rsidRPr="00FD3775">
        <w:rPr>
          <w:rFonts w:eastAsia="Times New Roman" w:cs="Times New Roman"/>
          <w:kern w:val="0"/>
          <w:szCs w:val="24"/>
          <w:lang w:eastAsia="en-AU"/>
          <w14:ligatures w14:val="none"/>
        </w:rPr>
        <w:t xml:space="preserve">, and </w:t>
      </w:r>
      <w:r w:rsidRPr="00FD3775">
        <w:rPr>
          <w:rFonts w:eastAsia="Times New Roman" w:cs="Times New Roman"/>
          <w:i/>
          <w:iCs/>
          <w:kern w:val="0"/>
          <w:szCs w:val="24"/>
          <w:lang w:eastAsia="en-AU"/>
          <w14:ligatures w14:val="none"/>
        </w:rPr>
        <w:t>wildfires</w:t>
      </w:r>
      <w:r w:rsidRPr="00FD3775">
        <w:rPr>
          <w:rFonts w:eastAsia="Times New Roman" w:cs="Times New Roman"/>
          <w:kern w:val="0"/>
          <w:szCs w:val="24"/>
          <w:lang w:eastAsia="en-AU"/>
          <w14:ligatures w14:val="none"/>
        </w:rPr>
        <w:t xml:space="preserve"> as those ignited by natural causes </w:t>
      </w:r>
      <w:r w:rsidR="003E205F">
        <w:rPr>
          <w:rFonts w:eastAsia="Times New Roman" w:cs="Times New Roman"/>
          <w:kern w:val="0"/>
          <w:szCs w:val="24"/>
          <w:lang w:eastAsia="en-AU"/>
          <w14:ligatures w14:val="none"/>
        </w:rPr>
        <w:t>and</w:t>
      </w:r>
      <w:r w:rsidRPr="00FD3775">
        <w:rPr>
          <w:rFonts w:eastAsia="Times New Roman" w:cs="Times New Roman"/>
          <w:kern w:val="0"/>
          <w:szCs w:val="24"/>
          <w:lang w:eastAsia="en-AU"/>
          <w14:ligatures w14:val="none"/>
        </w:rPr>
        <w:t xml:space="preserve"> u</w:t>
      </w:r>
      <w:r w:rsidR="0087369C" w:rsidRPr="00FD3775">
        <w:rPr>
          <w:rFonts w:eastAsia="Times New Roman" w:cs="Times New Roman"/>
          <w:kern w:val="0"/>
          <w:szCs w:val="24"/>
          <w:lang w:eastAsia="en-AU"/>
          <w14:ligatures w14:val="none"/>
        </w:rPr>
        <w:t>nintentiona</w:t>
      </w:r>
      <w:r w:rsidR="0087369C">
        <w:rPr>
          <w:rFonts w:eastAsia="Times New Roman" w:cs="Times New Roman"/>
          <w:kern w:val="0"/>
          <w:szCs w:val="24"/>
          <w:lang w:eastAsia="en-AU"/>
          <w14:ligatures w14:val="none"/>
        </w:rPr>
        <w:t>l</w:t>
      </w:r>
      <w:r w:rsidR="003E205F">
        <w:rPr>
          <w:rFonts w:eastAsia="Times New Roman" w:cs="Times New Roman"/>
          <w:kern w:val="0"/>
          <w:szCs w:val="24"/>
          <w:lang w:eastAsia="en-AU"/>
          <w14:ligatures w14:val="none"/>
        </w:rPr>
        <w:t xml:space="preserve"> or unauthorised</w:t>
      </w:r>
      <w:r w:rsidR="0087369C" w:rsidRPr="00FD3775">
        <w:rPr>
          <w:rFonts w:eastAsia="Times New Roman" w:cs="Times New Roman"/>
          <w:kern w:val="0"/>
          <w:szCs w:val="24"/>
          <w:lang w:eastAsia="en-AU"/>
          <w14:ligatures w14:val="none"/>
        </w:rPr>
        <w:t xml:space="preserve"> </w:t>
      </w:r>
      <w:r w:rsidRPr="00FD3775">
        <w:rPr>
          <w:rFonts w:eastAsia="Times New Roman" w:cs="Times New Roman"/>
          <w:kern w:val="0"/>
          <w:szCs w:val="24"/>
          <w:lang w:eastAsia="en-AU"/>
          <w14:ligatures w14:val="none"/>
        </w:rPr>
        <w:t>anthropogenic sources</w:t>
      </w:r>
      <w:r w:rsidR="003E205F">
        <w:rPr>
          <w:rFonts w:eastAsia="Times New Roman" w:cs="Times New Roman"/>
          <w:kern w:val="0"/>
          <w:szCs w:val="24"/>
          <w:lang w:eastAsia="en-AU"/>
          <w14:ligatures w14:val="none"/>
        </w:rPr>
        <w:t xml:space="preserve"> (e.g., arson</w:t>
      </w:r>
      <w:r w:rsidR="00A40337">
        <w:rPr>
          <w:rFonts w:eastAsia="Times New Roman" w:cs="Times New Roman"/>
          <w:kern w:val="0"/>
          <w:szCs w:val="24"/>
          <w:lang w:eastAsia="en-AU"/>
          <w14:ligatures w14:val="none"/>
        </w:rPr>
        <w:t xml:space="preserve">). Fire type </w:t>
      </w:r>
      <w:r w:rsidRPr="00FD3775">
        <w:rPr>
          <w:rFonts w:eastAsia="Times New Roman" w:cs="Times New Roman"/>
          <w:kern w:val="0"/>
          <w:szCs w:val="24"/>
          <w:lang w:eastAsia="en-AU"/>
          <w14:ligatures w14:val="none"/>
        </w:rPr>
        <w:t>was recorded according to the authors’ description of the event.</w:t>
      </w:r>
      <w:r>
        <w:rPr>
          <w:rFonts w:eastAsia="Times New Roman" w:cs="Times New Roman"/>
          <w:kern w:val="0"/>
          <w:szCs w:val="24"/>
          <w:lang w:eastAsia="en-AU"/>
          <w14:ligatures w14:val="none"/>
        </w:rPr>
        <w:t xml:space="preserve"> </w:t>
      </w:r>
      <w:r w:rsidR="00A40337">
        <w:rPr>
          <w:rFonts w:eastAsia="Times New Roman" w:cs="Times New Roman"/>
          <w:kern w:val="0"/>
          <w:szCs w:val="24"/>
          <w:lang w:eastAsia="en-AU"/>
          <w14:ligatures w14:val="none"/>
        </w:rPr>
        <w:t xml:space="preserve">Time since fire </w:t>
      </w:r>
      <w:r>
        <w:rPr>
          <w:rFonts w:eastAsia="Times New Roman" w:cs="Times New Roman"/>
          <w:kern w:val="0"/>
          <w:szCs w:val="24"/>
          <w:lang w:eastAsia="en-AU"/>
          <w14:ligatures w14:val="none"/>
        </w:rPr>
        <w:t>was defined as t</w:t>
      </w:r>
      <w:r w:rsidRPr="002F4492">
        <w:rPr>
          <w:rFonts w:eastAsia="Times New Roman" w:cs="Times New Roman"/>
          <w:kern w:val="0"/>
          <w:szCs w:val="24"/>
          <w:lang w:eastAsia="en-AU"/>
          <w14:ligatures w14:val="none"/>
        </w:rPr>
        <w:t xml:space="preserve">he maximum </w:t>
      </w:r>
      <w:r>
        <w:rPr>
          <w:rFonts w:eastAsia="Times New Roman" w:cs="Times New Roman"/>
          <w:kern w:val="0"/>
          <w:szCs w:val="24"/>
          <w:lang w:eastAsia="en-AU"/>
          <w14:ligatures w14:val="none"/>
        </w:rPr>
        <w:t>period (days)</w:t>
      </w:r>
      <w:r w:rsidRPr="002F4492">
        <w:rPr>
          <w:rFonts w:eastAsia="Times New Roman" w:cs="Times New Roman"/>
          <w:kern w:val="0"/>
          <w:szCs w:val="24"/>
          <w:lang w:eastAsia="en-AU"/>
          <w14:ligatures w14:val="none"/>
        </w:rPr>
        <w:t xml:space="preserve"> between the fire</w:t>
      </w:r>
      <w:r>
        <w:rPr>
          <w:rFonts w:eastAsia="Times New Roman" w:cs="Times New Roman"/>
          <w:kern w:val="0"/>
          <w:szCs w:val="24"/>
          <w:lang w:eastAsia="en-AU"/>
          <w14:ligatures w14:val="none"/>
        </w:rPr>
        <w:t xml:space="preserve"> event</w:t>
      </w:r>
      <w:r w:rsidRPr="002F4492">
        <w:rPr>
          <w:rFonts w:eastAsia="Times New Roman" w:cs="Times New Roman"/>
          <w:kern w:val="0"/>
          <w:szCs w:val="24"/>
          <w:lang w:eastAsia="en-AU"/>
          <w14:ligatures w14:val="none"/>
        </w:rPr>
        <w:t xml:space="preserve"> and </w:t>
      </w:r>
      <w:r>
        <w:rPr>
          <w:rFonts w:eastAsia="Times New Roman" w:cs="Times New Roman"/>
          <w:kern w:val="0"/>
          <w:szCs w:val="24"/>
          <w:lang w:eastAsia="en-AU"/>
          <w14:ligatures w14:val="none"/>
        </w:rPr>
        <w:t xml:space="preserve">the end of </w:t>
      </w:r>
      <w:r w:rsidRPr="002F4492">
        <w:rPr>
          <w:rFonts w:eastAsia="Times New Roman" w:cs="Times New Roman"/>
          <w:kern w:val="0"/>
          <w:szCs w:val="24"/>
          <w:lang w:eastAsia="en-AU"/>
          <w14:ligatures w14:val="none"/>
        </w:rPr>
        <w:t xml:space="preserve">data collection, as stated by authors or calculated by </w:t>
      </w:r>
      <w:r w:rsidR="00A40337">
        <w:rPr>
          <w:rFonts w:eastAsia="Times New Roman" w:cs="Times New Roman"/>
          <w:kern w:val="0"/>
          <w:szCs w:val="24"/>
          <w:lang w:eastAsia="en-AU"/>
          <w14:ligatures w14:val="none"/>
        </w:rPr>
        <w:t xml:space="preserve">us </w:t>
      </w:r>
      <w:r w:rsidRPr="002F4492">
        <w:rPr>
          <w:rFonts w:eastAsia="Times New Roman" w:cs="Times New Roman"/>
          <w:kern w:val="0"/>
          <w:szCs w:val="24"/>
          <w:lang w:eastAsia="en-AU"/>
          <w14:ligatures w14:val="none"/>
        </w:rPr>
        <w:t>using information provided within the article</w:t>
      </w:r>
      <w:r>
        <w:rPr>
          <w:rFonts w:eastAsia="Times New Roman" w:cs="Times New Roman"/>
          <w:kern w:val="0"/>
          <w:szCs w:val="24"/>
          <w:lang w:eastAsia="en-AU"/>
          <w14:ligatures w14:val="none"/>
        </w:rPr>
        <w:t>. To account for variability in sampling duration across the dataset, we chose to extract</w:t>
      </w:r>
      <w:r w:rsidR="00A40337">
        <w:rPr>
          <w:rFonts w:eastAsia="Times New Roman" w:cs="Times New Roman"/>
          <w:kern w:val="0"/>
          <w:szCs w:val="24"/>
          <w:lang w:eastAsia="en-AU"/>
          <w14:ligatures w14:val="none"/>
        </w:rPr>
        <w:t xml:space="preserve"> </w:t>
      </w:r>
      <w:r>
        <w:rPr>
          <w:rFonts w:eastAsia="Times New Roman" w:cs="Times New Roman"/>
          <w:kern w:val="0"/>
          <w:szCs w:val="24"/>
          <w:lang w:eastAsia="en-AU"/>
          <w14:ligatures w14:val="none"/>
        </w:rPr>
        <w:t xml:space="preserve">maximum over other measures of time since fire. This approach provides a more representative measure of post-fire conditions experienced by study animals tracked over longer periods of time. </w:t>
      </w:r>
      <w:r w:rsidR="009F6DBE">
        <w:rPr>
          <w:rFonts w:eastAsia="Times New Roman" w:cs="Times New Roman"/>
          <w:kern w:val="0"/>
          <w:szCs w:val="24"/>
          <w:lang w:eastAsia="en-AU"/>
          <w14:ligatures w14:val="none"/>
        </w:rPr>
        <w:t>Burn extent</w:t>
      </w:r>
      <w:r w:rsidRPr="00FD3775">
        <w:rPr>
          <w:rFonts w:eastAsia="Times New Roman" w:cs="Times New Roman"/>
          <w:kern w:val="0"/>
          <w:szCs w:val="24"/>
          <w:lang w:eastAsia="en-AU"/>
          <w14:ligatures w14:val="none"/>
        </w:rPr>
        <w:t xml:space="preserve"> (area </w:t>
      </w:r>
      <w:r w:rsidR="0031138B" w:rsidRPr="00FD3775">
        <w:rPr>
          <w:rFonts w:eastAsia="Times New Roman" w:cs="Times New Roman"/>
          <w:kern w:val="0"/>
          <w:szCs w:val="24"/>
          <w:lang w:eastAsia="en-AU"/>
          <w14:ligatures w14:val="none"/>
        </w:rPr>
        <w:t>burn</w:t>
      </w:r>
      <w:r w:rsidR="0031138B">
        <w:rPr>
          <w:rFonts w:eastAsia="Times New Roman" w:cs="Times New Roman"/>
          <w:kern w:val="0"/>
          <w:szCs w:val="24"/>
          <w:lang w:eastAsia="en-AU"/>
          <w14:ligatures w14:val="none"/>
        </w:rPr>
        <w:t>t</w:t>
      </w:r>
      <w:r w:rsidRPr="00FD3775">
        <w:rPr>
          <w:rFonts w:eastAsia="Times New Roman" w:cs="Times New Roman"/>
          <w:kern w:val="0"/>
          <w:szCs w:val="24"/>
          <w:lang w:eastAsia="en-AU"/>
          <w14:ligatures w14:val="none"/>
        </w:rPr>
        <w:t>, ha) w</w:t>
      </w:r>
      <w:r>
        <w:rPr>
          <w:rFonts w:eastAsia="Times New Roman" w:cs="Times New Roman"/>
          <w:kern w:val="0"/>
          <w:szCs w:val="24"/>
          <w:lang w:eastAsia="en-AU"/>
          <w14:ligatures w14:val="none"/>
        </w:rPr>
        <w:t xml:space="preserve">as </w:t>
      </w:r>
      <w:r w:rsidRPr="00FD3775">
        <w:rPr>
          <w:rFonts w:eastAsia="Times New Roman" w:cs="Times New Roman"/>
          <w:kern w:val="0"/>
          <w:szCs w:val="24"/>
          <w:lang w:eastAsia="en-AU"/>
          <w14:ligatures w14:val="none"/>
        </w:rPr>
        <w:t>obtained directly from source studies where available</w:t>
      </w:r>
      <w:r>
        <w:rPr>
          <w:rFonts w:eastAsia="Times New Roman" w:cs="Times New Roman"/>
          <w:kern w:val="0"/>
          <w:szCs w:val="24"/>
          <w:lang w:eastAsia="en-AU"/>
          <w14:ligatures w14:val="none"/>
        </w:rPr>
        <w:t>. Not all studies reported all the fire characteristics listed above</w:t>
      </w:r>
      <w:r w:rsidRPr="00FD3775">
        <w:rPr>
          <w:rFonts w:eastAsia="Times New Roman" w:cs="Times New Roman"/>
          <w:kern w:val="0"/>
          <w:szCs w:val="24"/>
          <w:lang w:eastAsia="en-AU"/>
          <w14:ligatures w14:val="none"/>
        </w:rPr>
        <w:t>.</w:t>
      </w:r>
      <w:r>
        <w:rPr>
          <w:rFonts w:eastAsia="Times New Roman" w:cs="Times New Roman"/>
          <w:kern w:val="0"/>
          <w:szCs w:val="24"/>
          <w:lang w:eastAsia="en-AU"/>
          <w14:ligatures w14:val="none"/>
        </w:rPr>
        <w:t xml:space="preserve"> </w:t>
      </w:r>
    </w:p>
    <w:p w14:paraId="5EA901EE" w14:textId="2181AE09" w:rsidR="00AD2708" w:rsidRPr="00FD3775" w:rsidRDefault="00954DDD" w:rsidP="00850F38">
      <w:pPr>
        <w:spacing w:before="100" w:beforeAutospacing="1" w:after="100" w:afterAutospacing="1"/>
        <w:rPr>
          <w:rFonts w:eastAsia="Times New Roman" w:cs="Times New Roman"/>
          <w:kern w:val="0"/>
          <w:szCs w:val="24"/>
          <w:lang w:eastAsia="en-AU"/>
          <w14:ligatures w14:val="none"/>
        </w:rPr>
      </w:pPr>
      <w:r>
        <w:rPr>
          <w:rFonts w:eastAsia="Times New Roman" w:cs="Times New Roman"/>
          <w:kern w:val="0"/>
          <w:szCs w:val="24"/>
          <w:lang w:eastAsia="en-AU"/>
          <w14:ligatures w14:val="none"/>
        </w:rPr>
        <w:t>W</w:t>
      </w:r>
      <w:r w:rsidR="00FD3775" w:rsidRPr="00FD3775">
        <w:rPr>
          <w:rFonts w:eastAsia="Times New Roman" w:cs="Times New Roman"/>
          <w:kern w:val="0"/>
          <w:szCs w:val="24"/>
          <w:lang w:eastAsia="en-AU"/>
          <w14:ligatures w14:val="none"/>
        </w:rPr>
        <w:t xml:space="preserve">e extracted or derived several </w:t>
      </w:r>
      <w:r>
        <w:rPr>
          <w:rFonts w:eastAsia="Times New Roman" w:cs="Times New Roman"/>
          <w:kern w:val="0"/>
          <w:szCs w:val="24"/>
          <w:lang w:eastAsia="en-AU"/>
          <w14:ligatures w14:val="none"/>
        </w:rPr>
        <w:t xml:space="preserve">additional </w:t>
      </w:r>
      <w:r w:rsidR="00FD3775" w:rsidRPr="00FD3775">
        <w:rPr>
          <w:rFonts w:eastAsia="Times New Roman" w:cs="Times New Roman"/>
          <w:kern w:val="0"/>
          <w:szCs w:val="24"/>
          <w:lang w:eastAsia="en-AU"/>
          <w14:ligatures w14:val="none"/>
        </w:rPr>
        <w:t xml:space="preserve">covariates </w:t>
      </w:r>
      <w:r>
        <w:rPr>
          <w:rFonts w:eastAsia="Times New Roman" w:cs="Times New Roman"/>
          <w:kern w:val="0"/>
          <w:szCs w:val="24"/>
          <w:lang w:eastAsia="en-AU"/>
          <w14:ligatures w14:val="none"/>
        </w:rPr>
        <w:t xml:space="preserve">to use </w:t>
      </w:r>
      <w:r w:rsidR="00FD3775" w:rsidRPr="00FD3775">
        <w:rPr>
          <w:rFonts w:eastAsia="Times New Roman" w:cs="Times New Roman"/>
          <w:kern w:val="0"/>
          <w:szCs w:val="24"/>
          <w:lang w:eastAsia="en-AU"/>
          <w14:ligatures w14:val="none"/>
        </w:rPr>
        <w:t xml:space="preserve">as moderators in the meta-analysis. </w:t>
      </w:r>
      <w:r w:rsidR="00FD3775" w:rsidRPr="00792BA3">
        <w:rPr>
          <w:rFonts w:eastAsia="Times New Roman" w:cs="Times New Roman"/>
          <w:kern w:val="0"/>
          <w:szCs w:val="24"/>
          <w:lang w:eastAsia="en-AU"/>
          <w14:ligatures w14:val="none"/>
        </w:rPr>
        <w:t>Biome</w:t>
      </w:r>
      <w:r w:rsidR="00FD3775" w:rsidRPr="00FD3775">
        <w:rPr>
          <w:rFonts w:eastAsia="Times New Roman" w:cs="Times New Roman"/>
          <w:kern w:val="0"/>
          <w:szCs w:val="24"/>
          <w:lang w:eastAsia="en-AU"/>
          <w14:ligatures w14:val="none"/>
        </w:rPr>
        <w:t xml:space="preserve"> was determined for each study location using the coordinates provided by authors or estimated from site descriptions, overlaid with the terrestrial biome classification of Olson et al. (2001) via the </w:t>
      </w:r>
      <w:r w:rsidR="00FD3775" w:rsidRPr="00821948">
        <w:rPr>
          <w:rFonts w:eastAsia="Times New Roman" w:cs="Times New Roman"/>
          <w:kern w:val="0"/>
          <w:szCs w:val="24"/>
          <w:lang w:eastAsia="en-AU"/>
          <w14:ligatures w14:val="none"/>
        </w:rPr>
        <w:t>geodata</w:t>
      </w:r>
      <w:r w:rsidR="00FD3775" w:rsidRPr="00FD3775">
        <w:rPr>
          <w:rFonts w:eastAsia="Times New Roman" w:cs="Times New Roman"/>
          <w:kern w:val="0"/>
          <w:szCs w:val="24"/>
          <w:lang w:eastAsia="en-AU"/>
          <w14:ligatures w14:val="none"/>
        </w:rPr>
        <w:t xml:space="preserve"> package</w:t>
      </w:r>
      <w:r w:rsidR="00861830">
        <w:rPr>
          <w:rFonts w:eastAsia="Times New Roman" w:cs="Times New Roman"/>
          <w:kern w:val="0"/>
          <w:szCs w:val="24"/>
          <w:lang w:eastAsia="en-AU"/>
          <w14:ligatures w14:val="none"/>
        </w:rPr>
        <w:t xml:space="preserve"> </w:t>
      </w:r>
      <w:r w:rsidR="00EC3EA9">
        <w:rPr>
          <w:rFonts w:eastAsia="Times New Roman" w:cs="Times New Roman"/>
          <w:kern w:val="0"/>
          <w:szCs w:val="24"/>
          <w:lang w:eastAsia="en-AU"/>
          <w14:ligatures w14:val="none"/>
        </w:rPr>
        <w:fldChar w:fldCharType="begin"/>
      </w:r>
      <w:r w:rsidR="00EC3EA9">
        <w:rPr>
          <w:rFonts w:eastAsia="Times New Roman" w:cs="Times New Roman"/>
          <w:kern w:val="0"/>
          <w:szCs w:val="24"/>
          <w:lang w:eastAsia="en-AU"/>
          <w14:ligatures w14:val="none"/>
        </w:rPr>
        <w:instrText xml:space="preserve"> ADDIN EN.CITE &lt;EndNote&gt;&lt;Cite&gt;&lt;Author&gt;Hijmans&lt;/Author&gt;&lt;Year&gt;2025&lt;/Year&gt;&lt;RecNum&gt;193&lt;/RecNum&gt;&lt;DisplayText&gt;(Hijmans et al., 2025)&lt;/DisplayText&gt;&lt;record&gt;&lt;rec-number&gt;193&lt;/rec-number&gt;&lt;foreign-keys&gt;&lt;key app="EN" db-id="axpffp0eards98ew20rvpa0tdf0f0svatvst" timestamp="1754275206"&gt;193&lt;/key&gt;&lt;/foreign-keys&gt;&lt;ref-type name="Computer Program"&gt;9&lt;/ref-type&gt;&lt;contributors&gt;&lt;authors&gt;&lt;author&gt;Robert J. Hijmans&lt;/author&gt;&lt;author&gt;Márcia Barbosa&lt;/author&gt;&lt;author&gt;Aniruddha Ghos&lt;/author&gt;&lt;author&gt;Alex Mandel&lt;/author&gt;&lt;/authors&gt;&lt;/contributors&gt;&lt;titles&gt;&lt;title&gt;geodata&lt;/title&gt;&lt;/titles&gt;&lt;edition&gt;0.6-2&lt;/edition&gt;&lt;dates&gt;&lt;year&gt;2025&lt;/year&gt;&lt;/dates&gt;&lt;urls&gt;&lt;related-urls&gt;&lt;url&gt;https://github.com/rspatial/geodata&lt;/url&gt;&lt;/related-urls&gt;&lt;/urls&gt;&lt;/record&gt;&lt;/Cite&gt;&lt;/EndNote&gt;</w:instrText>
      </w:r>
      <w:r w:rsidR="00EC3EA9">
        <w:rPr>
          <w:rFonts w:eastAsia="Times New Roman" w:cs="Times New Roman"/>
          <w:kern w:val="0"/>
          <w:szCs w:val="24"/>
          <w:lang w:eastAsia="en-AU"/>
          <w14:ligatures w14:val="none"/>
        </w:rPr>
        <w:fldChar w:fldCharType="separate"/>
      </w:r>
      <w:r w:rsidR="00EC3EA9">
        <w:rPr>
          <w:rFonts w:eastAsia="Times New Roman" w:cs="Times New Roman"/>
          <w:noProof/>
          <w:kern w:val="0"/>
          <w:szCs w:val="24"/>
          <w:lang w:eastAsia="en-AU"/>
          <w14:ligatures w14:val="none"/>
        </w:rPr>
        <w:t>(Hijmans et al., 2025)</w:t>
      </w:r>
      <w:r w:rsidR="00EC3EA9">
        <w:rPr>
          <w:rFonts w:eastAsia="Times New Roman" w:cs="Times New Roman"/>
          <w:kern w:val="0"/>
          <w:szCs w:val="24"/>
          <w:lang w:eastAsia="en-AU"/>
          <w14:ligatures w14:val="none"/>
        </w:rPr>
        <w:fldChar w:fldCharType="end"/>
      </w:r>
      <w:r w:rsidR="00401580">
        <w:rPr>
          <w:rFonts w:eastAsia="Times New Roman" w:cs="Times New Roman"/>
          <w:kern w:val="0"/>
          <w:szCs w:val="24"/>
          <w:lang w:eastAsia="en-AU"/>
          <w14:ligatures w14:val="none"/>
        </w:rPr>
        <w:t xml:space="preserve"> implemented in R </w:t>
      </w:r>
      <w:r w:rsidR="003F71BF">
        <w:rPr>
          <w:rFonts w:eastAsia="Times New Roman" w:cs="Times New Roman"/>
          <w:kern w:val="0"/>
          <w:szCs w:val="24"/>
          <w:lang w:eastAsia="en-AU"/>
          <w14:ligatures w14:val="none"/>
        </w:rPr>
        <w:t>v</w:t>
      </w:r>
      <w:r w:rsidR="00195518">
        <w:rPr>
          <w:rFonts w:eastAsia="Times New Roman" w:cs="Times New Roman"/>
          <w:kern w:val="0"/>
          <w:szCs w:val="24"/>
          <w:lang w:eastAsia="en-AU"/>
          <w14:ligatures w14:val="none"/>
        </w:rPr>
        <w:t xml:space="preserve">ersion </w:t>
      </w:r>
      <w:r w:rsidR="00195518" w:rsidRPr="00195518">
        <w:rPr>
          <w:rFonts w:eastAsia="Times New Roman" w:cs="Times New Roman"/>
          <w:kern w:val="0"/>
          <w:szCs w:val="24"/>
          <w:lang w:eastAsia="en-AU"/>
          <w14:ligatures w14:val="none"/>
        </w:rPr>
        <w:t>4.4.2</w:t>
      </w:r>
      <w:r w:rsidR="002A6838">
        <w:rPr>
          <w:rFonts w:eastAsia="Times New Roman" w:cs="Times New Roman"/>
          <w:kern w:val="0"/>
          <w:szCs w:val="24"/>
          <w:lang w:eastAsia="en-AU"/>
          <w14:ligatures w14:val="none"/>
        </w:rPr>
        <w:t xml:space="preserve"> </w:t>
      </w:r>
      <w:r w:rsidR="00EC3EA9">
        <w:rPr>
          <w:rFonts w:eastAsia="Times New Roman" w:cs="Times New Roman"/>
          <w:kern w:val="0"/>
          <w:szCs w:val="24"/>
          <w:lang w:eastAsia="en-AU"/>
          <w14:ligatures w14:val="none"/>
        </w:rPr>
        <w:fldChar w:fldCharType="begin"/>
      </w:r>
      <w:r w:rsidR="00EC3EA9">
        <w:rPr>
          <w:rFonts w:eastAsia="Times New Roman" w:cs="Times New Roman"/>
          <w:kern w:val="0"/>
          <w:szCs w:val="24"/>
          <w:lang w:eastAsia="en-AU"/>
          <w14:ligatures w14:val="none"/>
        </w:rPr>
        <w:instrText xml:space="preserve"> ADDIN EN.CITE &lt;EndNote&gt;&lt;Cite&gt;&lt;Author&gt;R Core Team&lt;/Author&gt;&lt;Year&gt;2024&lt;/Year&gt;&lt;RecNum&gt;194&lt;/RecNum&gt;&lt;DisplayText&gt;(R Core Team, 2024)&lt;/DisplayText&gt;&lt;record&gt;&lt;rec-number&gt;194&lt;/rec-number&gt;&lt;foreign-keys&gt;&lt;key app="EN" db-id="axpffp0eards98ew20rvpa0tdf0f0svatvst" timestamp="1754275711"&gt;194&lt;/key&gt;&lt;/foreign-keys&gt;&lt;ref-type name="Computer Program"&gt;9&lt;/ref-type&gt;&lt;contributors&gt;&lt;authors&gt;&lt;author&gt;R Core Team,&lt;/author&gt;&lt;/authors&gt;&lt;/contributors&gt;&lt;titles&gt;&lt;title&gt;R: A Language and Environment for Statistical Computing&lt;/title&gt;&lt;/titles&gt;&lt;dates&gt;&lt;year&gt;2024&lt;/year&gt;&lt;/dates&gt;&lt;pub-location&gt;Vienna, Austria&lt;/pub-location&gt;&lt;publisher&gt;R Foundation for Statistical Computing&lt;/publisher&gt;&lt;urls&gt;&lt;related-urls&gt;&lt;url&gt;https://www.R-project.org/&lt;/url&gt;&lt;/related-urls&gt;&lt;/urls&gt;&lt;/record&gt;&lt;/Cite&gt;&lt;/EndNote&gt;</w:instrText>
      </w:r>
      <w:r w:rsidR="00EC3EA9">
        <w:rPr>
          <w:rFonts w:eastAsia="Times New Roman" w:cs="Times New Roman"/>
          <w:kern w:val="0"/>
          <w:szCs w:val="24"/>
          <w:lang w:eastAsia="en-AU"/>
          <w14:ligatures w14:val="none"/>
        </w:rPr>
        <w:fldChar w:fldCharType="separate"/>
      </w:r>
      <w:r w:rsidR="00EC3EA9">
        <w:rPr>
          <w:rFonts w:eastAsia="Times New Roman" w:cs="Times New Roman"/>
          <w:noProof/>
          <w:kern w:val="0"/>
          <w:szCs w:val="24"/>
          <w:lang w:eastAsia="en-AU"/>
          <w14:ligatures w14:val="none"/>
        </w:rPr>
        <w:t>(R Core Team, 2024)</w:t>
      </w:r>
      <w:r w:rsidR="00EC3EA9">
        <w:rPr>
          <w:rFonts w:eastAsia="Times New Roman" w:cs="Times New Roman"/>
          <w:kern w:val="0"/>
          <w:szCs w:val="24"/>
          <w:lang w:eastAsia="en-AU"/>
          <w14:ligatures w14:val="none"/>
        </w:rPr>
        <w:fldChar w:fldCharType="end"/>
      </w:r>
      <w:r w:rsidR="00FD3775" w:rsidRPr="00FD3775">
        <w:rPr>
          <w:rFonts w:eastAsia="Times New Roman" w:cs="Times New Roman"/>
          <w:kern w:val="0"/>
          <w:szCs w:val="24"/>
          <w:lang w:eastAsia="en-AU"/>
          <w14:ligatures w14:val="none"/>
        </w:rPr>
        <w:t xml:space="preserve">. </w:t>
      </w:r>
      <w:r w:rsidR="00FD3775" w:rsidRPr="00792BA3">
        <w:rPr>
          <w:rFonts w:eastAsia="Times New Roman" w:cs="Times New Roman"/>
          <w:kern w:val="0"/>
          <w:szCs w:val="24"/>
          <w:lang w:eastAsia="en-AU"/>
          <w14:ligatures w14:val="none"/>
        </w:rPr>
        <w:t>Body mass</w:t>
      </w:r>
      <w:r w:rsidR="00FD3775" w:rsidRPr="00FD3775">
        <w:rPr>
          <w:rFonts w:eastAsia="Times New Roman" w:cs="Times New Roman"/>
          <w:kern w:val="0"/>
          <w:szCs w:val="24"/>
          <w:lang w:eastAsia="en-AU"/>
          <w14:ligatures w14:val="none"/>
        </w:rPr>
        <w:t xml:space="preserve"> data</w:t>
      </w:r>
      <w:r w:rsidR="00DA3783">
        <w:rPr>
          <w:rFonts w:eastAsia="Times New Roman" w:cs="Times New Roman"/>
          <w:kern w:val="0"/>
          <w:szCs w:val="24"/>
          <w:lang w:eastAsia="en-AU"/>
          <w14:ligatures w14:val="none"/>
        </w:rPr>
        <w:t xml:space="preserve"> (mean or maximum</w:t>
      </w:r>
      <w:r w:rsidR="00167353">
        <w:rPr>
          <w:rFonts w:eastAsia="Times New Roman" w:cs="Times New Roman"/>
          <w:kern w:val="0"/>
          <w:szCs w:val="24"/>
          <w:lang w:eastAsia="en-AU"/>
          <w14:ligatures w14:val="none"/>
        </w:rPr>
        <w:t xml:space="preserve"> adult body mass, depending on the </w:t>
      </w:r>
      <w:r w:rsidR="00496E18">
        <w:rPr>
          <w:rFonts w:eastAsia="Times New Roman" w:cs="Times New Roman"/>
          <w:kern w:val="0"/>
          <w:szCs w:val="24"/>
          <w:lang w:eastAsia="en-AU"/>
          <w14:ligatures w14:val="none"/>
        </w:rPr>
        <w:t>taxonomic class</w:t>
      </w:r>
      <w:r w:rsidR="00167353">
        <w:rPr>
          <w:rFonts w:eastAsia="Times New Roman" w:cs="Times New Roman"/>
          <w:kern w:val="0"/>
          <w:szCs w:val="24"/>
          <w:lang w:eastAsia="en-AU"/>
          <w14:ligatures w14:val="none"/>
        </w:rPr>
        <w:t>)</w:t>
      </w:r>
      <w:r w:rsidR="00FD3775" w:rsidRPr="00FD3775">
        <w:rPr>
          <w:rFonts w:eastAsia="Times New Roman" w:cs="Times New Roman"/>
          <w:kern w:val="0"/>
          <w:szCs w:val="24"/>
          <w:lang w:eastAsia="en-AU"/>
          <w14:ligatures w14:val="none"/>
        </w:rPr>
        <w:t xml:space="preserve"> were obtained for each species from published databases including AvoNet </w:t>
      </w:r>
      <w:r w:rsidR="00EC3EA9">
        <w:rPr>
          <w:rFonts w:eastAsia="Times New Roman" w:cs="Times New Roman"/>
          <w:kern w:val="0"/>
          <w:szCs w:val="24"/>
          <w:lang w:eastAsia="en-AU"/>
          <w14:ligatures w14:val="none"/>
        </w:rPr>
        <w:fldChar w:fldCharType="begin">
          <w:fldData xml:space="preserve">PEVuZE5vdGU+PENpdGU+PEF1dGhvcj5Ub2JpYXM8L0F1dGhvcj48WWVhcj4yMDIyPC9ZZWFyPjxS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</w:fldData>
        </w:fldChar>
      </w:r>
      <w:r w:rsidR="00EC3EA9">
        <w:rPr>
          <w:rFonts w:eastAsia="Times New Roman" w:cs="Times New Roman"/>
          <w:kern w:val="0"/>
          <w:szCs w:val="24"/>
          <w:lang w:eastAsia="en-AU"/>
          <w14:ligatures w14:val="none"/>
        </w:rPr>
        <w:instrText xml:space="preserve"> ADDIN EN.CITE </w:instrText>
      </w:r>
      <w:r w:rsidR="00EC3EA9">
        <w:rPr>
          <w:rFonts w:eastAsia="Times New Roman" w:cs="Times New Roman"/>
          <w:kern w:val="0"/>
          <w:szCs w:val="24"/>
          <w:lang w:eastAsia="en-AU"/>
          <w14:ligatures w14:val="none"/>
        </w:rPr>
        <w:fldChar w:fldCharType="begin">
          <w:fldData xml:space="preserve">PEVuZE5vdGU+PENpdGU+PEF1dGhvcj5Ub2JpYXM8L0F1dGhvcj48WWVhcj4yMDIyPC9ZZWFyPjxS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</w:fldData>
        </w:fldChar>
      </w:r>
      <w:r w:rsidR="00EC3EA9">
        <w:rPr>
          <w:rFonts w:eastAsia="Times New Roman" w:cs="Times New Roman"/>
          <w:kern w:val="0"/>
          <w:szCs w:val="24"/>
          <w:lang w:eastAsia="en-AU"/>
          <w14:ligatures w14:val="none"/>
        </w:rPr>
        <w:instrText xml:space="preserve"> ADDIN EN.CITE.DATA </w:instrText>
      </w:r>
      <w:r w:rsidR="00EC3EA9">
        <w:rPr>
          <w:rFonts w:eastAsia="Times New Roman" w:cs="Times New Roman"/>
          <w:kern w:val="0"/>
          <w:szCs w:val="24"/>
          <w:lang w:eastAsia="en-AU"/>
          <w14:ligatures w14:val="none"/>
        </w:rPr>
      </w:r>
      <w:r w:rsidR="00EC3EA9">
        <w:rPr>
          <w:rFonts w:eastAsia="Times New Roman" w:cs="Times New Roman"/>
          <w:kern w:val="0"/>
          <w:szCs w:val="24"/>
          <w:lang w:eastAsia="en-AU"/>
          <w14:ligatures w14:val="none"/>
        </w:rPr>
        <w:fldChar w:fldCharType="end"/>
      </w:r>
      <w:r w:rsidR="00EC3EA9">
        <w:rPr>
          <w:rFonts w:eastAsia="Times New Roman" w:cs="Times New Roman"/>
          <w:kern w:val="0"/>
          <w:szCs w:val="24"/>
          <w:lang w:eastAsia="en-AU"/>
          <w14:ligatures w14:val="none"/>
        </w:rPr>
      </w:r>
      <w:r w:rsidR="00EC3EA9">
        <w:rPr>
          <w:rFonts w:eastAsia="Times New Roman" w:cs="Times New Roman"/>
          <w:kern w:val="0"/>
          <w:szCs w:val="24"/>
          <w:lang w:eastAsia="en-AU"/>
          <w14:ligatures w14:val="none"/>
        </w:rPr>
        <w:fldChar w:fldCharType="separate"/>
      </w:r>
      <w:r w:rsidR="00EC3EA9">
        <w:rPr>
          <w:rFonts w:eastAsia="Times New Roman" w:cs="Times New Roman"/>
          <w:noProof/>
          <w:kern w:val="0"/>
          <w:szCs w:val="24"/>
          <w:lang w:eastAsia="en-AU"/>
          <w14:ligatures w14:val="none"/>
        </w:rPr>
        <w:t>(Tobias et al., 2022)</w:t>
      </w:r>
      <w:r w:rsidR="00EC3EA9">
        <w:rPr>
          <w:rFonts w:eastAsia="Times New Roman" w:cs="Times New Roman"/>
          <w:kern w:val="0"/>
          <w:szCs w:val="24"/>
          <w:lang w:eastAsia="en-AU"/>
          <w14:ligatures w14:val="none"/>
        </w:rPr>
        <w:fldChar w:fldCharType="end"/>
      </w:r>
      <w:r w:rsidR="00FD3775" w:rsidRPr="00FD3775">
        <w:rPr>
          <w:rFonts w:eastAsia="Times New Roman" w:cs="Times New Roman"/>
          <w:kern w:val="0"/>
          <w:szCs w:val="24"/>
          <w:lang w:eastAsia="en-AU"/>
          <w14:ligatures w14:val="none"/>
        </w:rPr>
        <w:t xml:space="preserve">, ReptTraits </w:t>
      </w:r>
      <w:r w:rsidR="00EC3EA9">
        <w:rPr>
          <w:rFonts w:eastAsia="Times New Roman" w:cs="Times New Roman"/>
          <w:kern w:val="0"/>
          <w:szCs w:val="24"/>
          <w:lang w:eastAsia="en-AU"/>
          <w14:ligatures w14:val="none"/>
        </w:rPr>
        <w:fldChar w:fldCharType="begin"/>
      </w:r>
      <w:r w:rsidR="00EC3EA9">
        <w:rPr>
          <w:rFonts w:eastAsia="Times New Roman" w:cs="Times New Roman"/>
          <w:kern w:val="0"/>
          <w:szCs w:val="24"/>
          <w:lang w:eastAsia="en-AU"/>
          <w14:ligatures w14:val="none"/>
        </w:rPr>
        <w:instrText xml:space="preserve"> ADDIN EN.CITE &lt;EndNote&gt;&lt;Cite&gt;&lt;Author&gt;Oskyrko&lt;/Author&gt;&lt;Year&gt;2024&lt;/Year&gt;&lt;RecNum&gt;150&lt;/RecNum&gt;&lt;DisplayText&gt;(Oskyrko, 2024)&lt;/DisplayText&gt;&lt;record&gt;&lt;rec-number&gt;150&lt;/rec-number&gt;&lt;foreign-keys&gt;&lt;key app="EN" db-id="axpffp0eards98ew20rvpa0tdf0f0svatvst" timestamp="1748219542"&gt;150&lt;/key&gt;&lt;/foreign-keys&gt;&lt;ref-type name="Dataset"&gt;59&lt;/ref-type&gt;&lt;contributors&gt;&lt;authors&gt;&lt;author&gt;Oskyrko, Oleksandra; Mi, Chunrong; Meiri, Shai; Du, Weiguo&lt;/author&gt;&lt;/authors&gt;&lt;/contributors&gt;&lt;titles&gt;&lt;title&gt;ReptTraits: A comprehensive dataset of ecological traits in reptiles&lt;/title&gt;&lt;/titles&gt;&lt;dates&gt;&lt;year&gt;2024&lt;/year&gt;&lt;/dates&gt;&lt;urls&gt;&lt;/urls&gt;&lt;electronic-resource-num&gt;10.6084/m9.figshare.24572683.v4&lt;/electronic-resource-num&gt;&lt;/record&gt;&lt;/Cite&gt;&lt;/EndNote&gt;</w:instrText>
      </w:r>
      <w:r w:rsidR="00EC3EA9">
        <w:rPr>
          <w:rFonts w:eastAsia="Times New Roman" w:cs="Times New Roman"/>
          <w:kern w:val="0"/>
          <w:szCs w:val="24"/>
          <w:lang w:eastAsia="en-AU"/>
          <w14:ligatures w14:val="none"/>
        </w:rPr>
        <w:fldChar w:fldCharType="separate"/>
      </w:r>
      <w:r w:rsidR="00EC3EA9">
        <w:rPr>
          <w:rFonts w:eastAsia="Times New Roman" w:cs="Times New Roman"/>
          <w:noProof/>
          <w:kern w:val="0"/>
          <w:szCs w:val="24"/>
          <w:lang w:eastAsia="en-AU"/>
          <w14:ligatures w14:val="none"/>
        </w:rPr>
        <w:t>(Oskyrko, 2024)</w:t>
      </w:r>
      <w:r w:rsidR="00EC3EA9">
        <w:rPr>
          <w:rFonts w:eastAsia="Times New Roman" w:cs="Times New Roman"/>
          <w:kern w:val="0"/>
          <w:szCs w:val="24"/>
          <w:lang w:eastAsia="en-AU"/>
          <w14:ligatures w14:val="none"/>
        </w:rPr>
        <w:fldChar w:fldCharType="end"/>
      </w:r>
      <w:r w:rsidR="00FD3775" w:rsidRPr="00FD3775">
        <w:rPr>
          <w:rFonts w:eastAsia="Times New Roman" w:cs="Times New Roman"/>
          <w:kern w:val="0"/>
          <w:szCs w:val="24"/>
          <w:lang w:eastAsia="en-AU"/>
          <w14:ligatures w14:val="none"/>
        </w:rPr>
        <w:t xml:space="preserve">, and Phylacine </w:t>
      </w:r>
      <w:r w:rsidR="00EC3EA9">
        <w:rPr>
          <w:rFonts w:eastAsia="Times New Roman" w:cs="Times New Roman"/>
          <w:kern w:val="0"/>
          <w:szCs w:val="24"/>
          <w:lang w:eastAsia="en-AU"/>
          <w14:ligatures w14:val="none"/>
        </w:rPr>
        <w:fldChar w:fldCharType="begin"/>
      </w:r>
      <w:r w:rsidR="00EC3EA9">
        <w:rPr>
          <w:rFonts w:eastAsia="Times New Roman" w:cs="Times New Roman"/>
          <w:kern w:val="0"/>
          <w:szCs w:val="24"/>
          <w:lang w:eastAsia="en-AU"/>
          <w14:ligatures w14:val="none"/>
        </w:rPr>
        <w:instrText xml:space="preserve"> ADDIN EN.CITE &lt;EndNote&gt;&lt;Cite&gt;&lt;Author&gt;Faurby&lt;/Author&gt;&lt;Year&gt;2018&lt;/Year&gt;&lt;RecNum&gt;156&lt;/RecNum&gt;&lt;DisplayText&gt;(Faurby et al., 2018)&lt;/DisplayText&gt;&lt;record&gt;&lt;rec-number&gt;156&lt;/rec-number&gt;&lt;foreign-keys&gt;&lt;key app="EN" db-id="axpffp0eards98ew20rvpa0tdf0f0svatvst" timestamp="1748220238"&gt;156&lt;/key&gt;&lt;/foreign-keys&gt;&lt;ref-type name="Journal Article"&gt;17&lt;/ref-type&gt;&lt;contributors&gt;&lt;authors&gt;&lt;author&gt;Faurby, Søren&lt;/author&gt;&lt;author&gt;Davis, Matt&lt;/author&gt;&lt;author&gt;Pedersen, Rasmus Ø&lt;/author&gt;&lt;author&gt;Schowanek, Simon D.&lt;/author&gt;&lt;author&gt;Antonelli, Alexandre&lt;/author&gt;&lt;author&gt;Svenning, Jens-Christian&lt;/author&gt;&lt;/authors&gt;&lt;/contributors&gt;&lt;titles&gt;&lt;title&gt;PHYLACINE 1.2: The phylogenetic atlas of mammal macroecology&lt;/title&gt;&lt;secondary-title&gt;Ecology&lt;/secondary-title&gt;&lt;/titles&gt;&lt;periodical&gt;&lt;full-title&gt;Ecology&lt;/full-title&gt;&lt;abbr-1&gt;Ecology&lt;/abbr-1&gt;&lt;abbr-2&gt;Ecology&lt;/abbr-2&gt;&lt;/periodical&gt;&lt;pages&gt;2626-2626&lt;/pages&gt;&lt;volume&gt;99&lt;/volume&gt;&lt;number&gt;11&lt;/number&gt;&lt;keywords&gt;&lt;keyword&gt;body size&lt;/keyword&gt;&lt;keyword&gt;diet&lt;/keyword&gt;&lt;keyword&gt;distributions&lt;/keyword&gt;&lt;keyword&gt;IUCN&lt;/keyword&gt;&lt;keyword&gt;mammal&lt;/keyword&gt;&lt;keyword&gt;mass&lt;/keyword&gt;&lt;keyword&gt;phylogeny&lt;/keyword&gt;&lt;keyword&gt;present natural&lt;/keyword&gt;&lt;keyword&gt;range maps&lt;/keyword&gt;&lt;/keywords&gt;&lt;dates&gt;&lt;year&gt;2018&lt;/year&gt;&lt;pub-dates&gt;&lt;date&gt;2018/11/01&lt;/date&gt;&lt;/pub-dates&gt;&lt;/dates&gt;&lt;publisher&gt;John Wiley &amp;amp; Sons, Ltd&lt;/publisher&gt;&lt;isbn&gt;0012-9658&lt;/isbn&gt;&lt;urls&gt;&lt;related-urls&gt;&lt;url&gt;https://doi.org/10.1002/ecy.2443&lt;/url&gt;&lt;/related-urls&gt;&lt;/urls&gt;&lt;electronic-resource-num&gt;10.1002/ecy.2443&lt;/electronic-resource-num&gt;&lt;access-date&gt;2025/05/25&lt;/access-date&gt;&lt;/record&gt;&lt;/Cite&gt;&lt;/EndNote&gt;</w:instrText>
      </w:r>
      <w:r w:rsidR="00EC3EA9">
        <w:rPr>
          <w:rFonts w:eastAsia="Times New Roman" w:cs="Times New Roman"/>
          <w:kern w:val="0"/>
          <w:szCs w:val="24"/>
          <w:lang w:eastAsia="en-AU"/>
          <w14:ligatures w14:val="none"/>
        </w:rPr>
        <w:fldChar w:fldCharType="separate"/>
      </w:r>
      <w:r w:rsidR="00EC3EA9">
        <w:rPr>
          <w:rFonts w:eastAsia="Times New Roman" w:cs="Times New Roman"/>
          <w:noProof/>
          <w:kern w:val="0"/>
          <w:szCs w:val="24"/>
          <w:lang w:eastAsia="en-AU"/>
          <w14:ligatures w14:val="none"/>
        </w:rPr>
        <w:t>(Faurby et al., 2018)</w:t>
      </w:r>
      <w:r w:rsidR="00EC3EA9">
        <w:rPr>
          <w:rFonts w:eastAsia="Times New Roman" w:cs="Times New Roman"/>
          <w:kern w:val="0"/>
          <w:szCs w:val="24"/>
          <w:lang w:eastAsia="en-AU"/>
          <w14:ligatures w14:val="none"/>
        </w:rPr>
        <w:fldChar w:fldCharType="end"/>
      </w:r>
      <w:r w:rsidR="00167353">
        <w:rPr>
          <w:rFonts w:eastAsia="Times New Roman" w:cs="Times New Roman"/>
          <w:kern w:val="0"/>
          <w:szCs w:val="24"/>
          <w:lang w:eastAsia="en-AU"/>
          <w14:ligatures w14:val="none"/>
        </w:rPr>
        <w:t>.</w:t>
      </w:r>
      <w:r w:rsidR="00AD2708">
        <w:rPr>
          <w:rFonts w:eastAsia="Times New Roman" w:cs="Times New Roman"/>
          <w:kern w:val="0"/>
          <w:szCs w:val="24"/>
          <w:lang w:eastAsia="en-AU"/>
          <w14:ligatures w14:val="none"/>
        </w:rPr>
        <w:t xml:space="preserve"> Body mass data</w:t>
      </w:r>
      <w:r w:rsidR="000F13CC">
        <w:rPr>
          <w:rFonts w:eastAsia="Times New Roman" w:cs="Times New Roman"/>
          <w:kern w:val="0"/>
          <w:szCs w:val="24"/>
          <w:lang w:eastAsia="en-AU"/>
          <w14:ligatures w14:val="none"/>
        </w:rPr>
        <w:t xml:space="preserve"> from databases</w:t>
      </w:r>
      <w:r w:rsidR="00AD2708">
        <w:rPr>
          <w:rFonts w:eastAsia="Times New Roman" w:cs="Times New Roman"/>
          <w:kern w:val="0"/>
          <w:szCs w:val="24"/>
          <w:lang w:eastAsia="en-AU"/>
          <w14:ligatures w14:val="none"/>
        </w:rPr>
        <w:t xml:space="preserve"> were</w:t>
      </w:r>
      <w:r w:rsidR="00FD3775" w:rsidRPr="00FD3775">
        <w:rPr>
          <w:rFonts w:eastAsia="Times New Roman" w:cs="Times New Roman"/>
          <w:kern w:val="0"/>
          <w:szCs w:val="24"/>
          <w:lang w:eastAsia="en-AU"/>
          <w14:ligatures w14:val="none"/>
        </w:rPr>
        <w:t xml:space="preserve"> supplemented with </w:t>
      </w:r>
      <w:r w:rsidR="00402369">
        <w:rPr>
          <w:rFonts w:eastAsia="Times New Roman" w:cs="Times New Roman"/>
          <w:kern w:val="0"/>
          <w:szCs w:val="24"/>
          <w:lang w:eastAsia="en-AU"/>
          <w14:ligatures w14:val="none"/>
        </w:rPr>
        <w:t xml:space="preserve">those from </w:t>
      </w:r>
      <w:r w:rsidR="00FD3775" w:rsidRPr="00FD3775">
        <w:rPr>
          <w:rFonts w:eastAsia="Times New Roman" w:cs="Times New Roman"/>
          <w:kern w:val="0"/>
          <w:szCs w:val="24"/>
          <w:lang w:eastAsia="en-AU"/>
          <w14:ligatures w14:val="none"/>
        </w:rPr>
        <w:t xml:space="preserve">literature where </w:t>
      </w:r>
      <w:r w:rsidR="00DB0339" w:rsidRPr="00FD3775">
        <w:rPr>
          <w:rFonts w:eastAsia="Times New Roman" w:cs="Times New Roman"/>
          <w:kern w:val="0"/>
          <w:szCs w:val="24"/>
          <w:lang w:eastAsia="en-AU"/>
          <w14:ligatures w14:val="none"/>
        </w:rPr>
        <w:t>necessary</w:t>
      </w:r>
      <w:r w:rsidR="00FD3775" w:rsidRPr="00FD3775">
        <w:rPr>
          <w:rFonts w:eastAsia="Times New Roman" w:cs="Times New Roman"/>
          <w:kern w:val="0"/>
          <w:szCs w:val="24"/>
          <w:lang w:eastAsia="en-AU"/>
          <w14:ligatures w14:val="none"/>
        </w:rPr>
        <w:t xml:space="preserve">. </w:t>
      </w:r>
      <w:r w:rsidR="00F90E3E">
        <w:rPr>
          <w:rFonts w:eastAsia="Times New Roman" w:cs="Times New Roman"/>
          <w:kern w:val="0"/>
          <w:szCs w:val="24"/>
          <w:lang w:eastAsia="en-AU"/>
          <w14:ligatures w14:val="none"/>
        </w:rPr>
        <w:t>Binomial names</w:t>
      </w:r>
      <w:r w:rsidR="00FD3775" w:rsidRPr="00FD3775">
        <w:rPr>
          <w:rFonts w:eastAsia="Times New Roman" w:cs="Times New Roman"/>
          <w:kern w:val="0"/>
          <w:szCs w:val="24"/>
          <w:lang w:eastAsia="en-AU"/>
          <w14:ligatures w14:val="none"/>
        </w:rPr>
        <w:t xml:space="preserve"> were recorded for all effect sizes based on the original publications</w:t>
      </w:r>
      <w:r w:rsidR="003D238C">
        <w:rPr>
          <w:rFonts w:eastAsia="Times New Roman" w:cs="Times New Roman"/>
          <w:kern w:val="0"/>
          <w:szCs w:val="24"/>
          <w:lang w:eastAsia="en-AU"/>
          <w14:ligatures w14:val="none"/>
        </w:rPr>
        <w:t xml:space="preserve">, and updated where necessary </w:t>
      </w:r>
      <w:r w:rsidR="00727CBD">
        <w:rPr>
          <w:rFonts w:eastAsia="Times New Roman" w:cs="Times New Roman"/>
          <w:kern w:val="0"/>
          <w:szCs w:val="24"/>
          <w:lang w:eastAsia="en-AU"/>
          <w14:ligatures w14:val="none"/>
        </w:rPr>
        <w:t xml:space="preserve">using the rotl package </w:t>
      </w:r>
      <w:r w:rsidR="00EC3EA9">
        <w:rPr>
          <w:rFonts w:eastAsia="Times New Roman" w:cs="Times New Roman"/>
          <w:kern w:val="0"/>
          <w:szCs w:val="24"/>
          <w:lang w:eastAsia="en-AU"/>
          <w14:ligatures w14:val="none"/>
        </w:rPr>
        <w:fldChar w:fldCharType="begin"/>
      </w:r>
      <w:r w:rsidR="00EC3EA9">
        <w:rPr>
          <w:rFonts w:eastAsia="Times New Roman" w:cs="Times New Roman"/>
          <w:kern w:val="0"/>
          <w:szCs w:val="24"/>
          <w:lang w:eastAsia="en-AU"/>
          <w14:ligatures w14:val="none"/>
        </w:rPr>
        <w:instrText xml:space="preserve"> ADDIN EN.CITE &lt;EndNote&gt;&lt;Cite&gt;&lt;Author&gt;Michonneau&lt;/Author&gt;&lt;Year&gt;2016&lt;/Year&gt;&lt;RecNum&gt;146&lt;/RecNum&gt;&lt;DisplayText&gt;(Michonneau et al., 2016)&lt;/DisplayText&gt;&lt;record&gt;&lt;rec-number&gt;146&lt;/rec-number&gt;&lt;foreign-keys&gt;&lt;key app="EN" db-id="axpffp0eards98ew20rvpa0tdf0f0svatvst" timestamp="1748218717"&gt;146&lt;/key&gt;&lt;/foreign-keys&gt;&lt;ref-type name="Journal Article"&gt;17&lt;/ref-type&gt;&lt;contributors&gt;&lt;authors&gt;&lt;author&gt;Michonneau, François&lt;/author&gt;&lt;author&gt;Brown, Joseph W.&lt;/author&gt;&lt;author&gt;Winter, David J.&lt;/author&gt;&lt;/authors&gt;&lt;/contributors&gt;&lt;titles&gt;&lt;title&gt;rotl: An R package to interact with the Open Tree of Life data&lt;/title&gt;&lt;secondary-title&gt;Methods in Ecology and Evolution&lt;/secondary-title&gt;&lt;/titles&gt;&lt;pages&gt;1476-1481&lt;/pages&gt;&lt;volume&gt;7&lt;/volume&gt;&lt;number&gt;12&lt;/number&gt;&lt;keywords&gt;&lt;keyword&gt;comparative methods&lt;/keyword&gt;&lt;keyword&gt;macroevolution&lt;/keyword&gt;&lt;keyword&gt;Open Tree of Life&lt;/keyword&gt;&lt;keyword&gt;phylogenetics&lt;/keyword&gt;&lt;/keywords&gt;&lt;dates&gt;&lt;year&gt;2016&lt;/year&gt;&lt;pub-dates&gt;&lt;date&gt;2016/12/01&lt;/date&gt;&lt;/pub-dates&gt;&lt;/dates&gt;&lt;publisher&gt;John Wiley &amp;amp; Sons, Ltd&lt;/publisher&gt;&lt;urls&gt;&lt;related-urls&gt;&lt;url&gt;https://doi.org/10.1111/2041-210X.12593&lt;/url&gt;&lt;/related-urls&gt;&lt;/urls&gt;&lt;electronic-resource-num&gt;10.1111/2041-210X.12593&lt;/electronic-resource-num&gt;&lt;access-date&gt;2025/05/25&lt;/access-date&gt;&lt;/record&gt;&lt;/Cite&gt;&lt;/EndNote&gt;</w:instrText>
      </w:r>
      <w:r w:rsidR="00EC3EA9">
        <w:rPr>
          <w:rFonts w:eastAsia="Times New Roman" w:cs="Times New Roman"/>
          <w:kern w:val="0"/>
          <w:szCs w:val="24"/>
          <w:lang w:eastAsia="en-AU"/>
          <w14:ligatures w14:val="none"/>
        </w:rPr>
        <w:fldChar w:fldCharType="separate"/>
      </w:r>
      <w:r w:rsidR="00EC3EA9">
        <w:rPr>
          <w:rFonts w:eastAsia="Times New Roman" w:cs="Times New Roman"/>
          <w:noProof/>
          <w:kern w:val="0"/>
          <w:szCs w:val="24"/>
          <w:lang w:eastAsia="en-AU"/>
          <w14:ligatures w14:val="none"/>
        </w:rPr>
        <w:t>(Michonneau et al., 2016)</w:t>
      </w:r>
      <w:r w:rsidR="00EC3EA9">
        <w:rPr>
          <w:rFonts w:eastAsia="Times New Roman" w:cs="Times New Roman"/>
          <w:kern w:val="0"/>
          <w:szCs w:val="24"/>
          <w:lang w:eastAsia="en-AU"/>
          <w14:ligatures w14:val="none"/>
        </w:rPr>
        <w:fldChar w:fldCharType="end"/>
      </w:r>
      <w:r w:rsidR="00FD3775" w:rsidRPr="00FD3775">
        <w:rPr>
          <w:rFonts w:eastAsia="Times New Roman" w:cs="Times New Roman"/>
          <w:kern w:val="0"/>
          <w:szCs w:val="24"/>
          <w:lang w:eastAsia="en-AU"/>
          <w14:ligatures w14:val="none"/>
        </w:rPr>
        <w:t>.</w:t>
      </w:r>
      <w:r w:rsidR="00B245BF">
        <w:rPr>
          <w:rFonts w:eastAsia="Times New Roman" w:cs="Times New Roman"/>
          <w:kern w:val="0"/>
          <w:szCs w:val="24"/>
          <w:lang w:eastAsia="en-AU"/>
          <w14:ligatures w14:val="none"/>
        </w:rPr>
        <w:t xml:space="preserve"> Taxonomic class was extracted </w:t>
      </w:r>
      <w:r w:rsidR="005B7D6A">
        <w:rPr>
          <w:rFonts w:eastAsia="Times New Roman" w:cs="Times New Roman"/>
          <w:kern w:val="0"/>
          <w:szCs w:val="24"/>
          <w:lang w:eastAsia="en-AU"/>
          <w14:ligatures w14:val="none"/>
        </w:rPr>
        <w:t xml:space="preserve">from the </w:t>
      </w:r>
      <w:r w:rsidR="005B7D6A" w:rsidRPr="005B7D6A">
        <w:rPr>
          <w:rFonts w:eastAsia="Times New Roman" w:cs="Times New Roman"/>
          <w:kern w:val="0"/>
          <w:szCs w:val="24"/>
          <w:lang w:eastAsia="en-AU"/>
          <w14:ligatures w14:val="none"/>
        </w:rPr>
        <w:t xml:space="preserve">National Center for Biotechnology Information </w:t>
      </w:r>
      <w:r w:rsidR="005B7D6A">
        <w:rPr>
          <w:rFonts w:eastAsia="Times New Roman" w:cs="Times New Roman"/>
          <w:kern w:val="0"/>
          <w:szCs w:val="24"/>
          <w:lang w:eastAsia="en-AU"/>
          <w14:ligatures w14:val="none"/>
        </w:rPr>
        <w:t xml:space="preserve">database </w:t>
      </w:r>
      <w:r w:rsidR="00B245BF">
        <w:rPr>
          <w:rFonts w:eastAsia="Times New Roman" w:cs="Times New Roman"/>
          <w:kern w:val="0"/>
          <w:szCs w:val="24"/>
          <w:lang w:eastAsia="en-AU"/>
          <w14:ligatures w14:val="none"/>
        </w:rPr>
        <w:t>using the</w:t>
      </w:r>
      <w:r w:rsidR="000B2340">
        <w:rPr>
          <w:rFonts w:eastAsia="Times New Roman" w:cs="Times New Roman"/>
          <w:kern w:val="0"/>
          <w:szCs w:val="24"/>
          <w:lang w:eastAsia="en-AU"/>
          <w14:ligatures w14:val="none"/>
        </w:rPr>
        <w:t xml:space="preserve"> tax_name function</w:t>
      </w:r>
      <w:r w:rsidR="00DF3DF3">
        <w:rPr>
          <w:rFonts w:eastAsia="Times New Roman" w:cs="Times New Roman"/>
          <w:kern w:val="0"/>
          <w:szCs w:val="24"/>
          <w:lang w:eastAsia="en-AU"/>
          <w14:ligatures w14:val="none"/>
        </w:rPr>
        <w:t xml:space="preserve"> </w:t>
      </w:r>
      <w:r w:rsidR="005B7D6A">
        <w:rPr>
          <w:rFonts w:eastAsia="Times New Roman" w:cs="Times New Roman"/>
          <w:kern w:val="0"/>
          <w:szCs w:val="24"/>
          <w:lang w:eastAsia="en-AU"/>
          <w14:ligatures w14:val="none"/>
        </w:rPr>
        <w:t>within</w:t>
      </w:r>
      <w:r w:rsidR="000B2340">
        <w:rPr>
          <w:rFonts w:eastAsia="Times New Roman" w:cs="Times New Roman"/>
          <w:kern w:val="0"/>
          <w:szCs w:val="24"/>
          <w:lang w:eastAsia="en-AU"/>
          <w14:ligatures w14:val="none"/>
        </w:rPr>
        <w:t xml:space="preserve"> the</w:t>
      </w:r>
      <w:r w:rsidR="00B245BF">
        <w:rPr>
          <w:rFonts w:eastAsia="Times New Roman" w:cs="Times New Roman"/>
          <w:kern w:val="0"/>
          <w:szCs w:val="24"/>
          <w:lang w:eastAsia="en-AU"/>
          <w14:ligatures w14:val="none"/>
        </w:rPr>
        <w:t xml:space="preserve"> </w:t>
      </w:r>
      <w:r w:rsidR="000B2340">
        <w:rPr>
          <w:rFonts w:eastAsia="Times New Roman" w:cs="Times New Roman"/>
          <w:kern w:val="0"/>
          <w:szCs w:val="24"/>
          <w:lang w:eastAsia="en-AU"/>
          <w14:ligatures w14:val="none"/>
        </w:rPr>
        <w:t xml:space="preserve">taxize </w:t>
      </w:r>
      <w:r w:rsidR="002A6838">
        <w:rPr>
          <w:rFonts w:eastAsia="Times New Roman" w:cs="Times New Roman"/>
          <w:kern w:val="0"/>
          <w:szCs w:val="24"/>
          <w:lang w:eastAsia="en-AU"/>
          <w14:ligatures w14:val="none"/>
        </w:rPr>
        <w:t xml:space="preserve">R </w:t>
      </w:r>
      <w:r w:rsidR="000B2340">
        <w:rPr>
          <w:rFonts w:eastAsia="Times New Roman" w:cs="Times New Roman"/>
          <w:kern w:val="0"/>
          <w:szCs w:val="24"/>
          <w:lang w:eastAsia="en-AU"/>
          <w14:ligatures w14:val="none"/>
        </w:rPr>
        <w:t xml:space="preserve">package </w:t>
      </w:r>
      <w:r w:rsidR="00EC3EA9">
        <w:rPr>
          <w:rFonts w:eastAsia="Times New Roman" w:cs="Times New Roman"/>
          <w:kern w:val="0"/>
          <w:szCs w:val="24"/>
          <w:lang w:eastAsia="en-AU"/>
          <w14:ligatures w14:val="none"/>
        </w:rPr>
        <w:fldChar w:fldCharType="begin"/>
      </w:r>
      <w:r w:rsidR="00EC3EA9">
        <w:rPr>
          <w:rFonts w:eastAsia="Times New Roman" w:cs="Times New Roman"/>
          <w:kern w:val="0"/>
          <w:szCs w:val="24"/>
          <w:lang w:eastAsia="en-AU"/>
          <w14:ligatures w14:val="none"/>
        </w:rPr>
        <w:instrText xml:space="preserve"> ADDIN EN.CITE &lt;EndNote&gt;&lt;Cite&gt;&lt;Author&gt;Chamberlain&lt;/Author&gt;&lt;Year&gt;2013&lt;/Year&gt;&lt;RecNum&gt;720&lt;/RecNum&gt;&lt;DisplayText&gt;(Chamberlain &amp;amp; Szöcs, 2013)&lt;/DisplayText&gt;&lt;record&gt;&lt;rec-number&gt;720&lt;/rec-number&gt;&lt;foreign-keys&gt;&lt;key app="EN" db-id="axpffp0eards98ew20rvpa0tdf0f0svatvst" timestamp="1761283999"&gt;720&lt;/key&gt;&lt;/foreign-keys&gt;&lt;ref-type name="Journal Article"&gt;17&lt;/ref-type&gt;&lt;contributors&gt;&lt;authors&gt;&lt;author&gt;Chamberlain, SA&lt;/author&gt;&lt;author&gt;Szöcs, E&lt;/author&gt;&lt;/authors&gt;&lt;/contributors&gt;&lt;titles&gt;&lt;title&gt;Taxize: taxonomic search and retrieval in R [version 2; peer review: 3 approved]&lt;/title&gt;&lt;secondary-title&gt;F1000Research&lt;/secondary-title&gt;&lt;/titles&gt;&lt;volume&gt;2&lt;/volume&gt;&lt;number&gt;191&lt;/number&gt;&lt;dates&gt;&lt;year&gt;2013&lt;/year&gt;&lt;/dates&gt;&lt;urls&gt;&lt;related-urls&gt;&lt;url&gt;https://f1000research.com/articles/2-191/v2&lt;/url&gt;&lt;/related-urls&gt;&lt;/urls&gt;&lt;electronic-resource-num&gt;10.12688/f1000research.2-191.v2&lt;/electronic-resource-num&gt;&lt;/record&gt;&lt;/Cite&gt;&lt;/EndNote&gt;</w:instrText>
      </w:r>
      <w:r w:rsidR="00EC3EA9">
        <w:rPr>
          <w:rFonts w:eastAsia="Times New Roman" w:cs="Times New Roman"/>
          <w:kern w:val="0"/>
          <w:szCs w:val="24"/>
          <w:lang w:eastAsia="en-AU"/>
          <w14:ligatures w14:val="none"/>
        </w:rPr>
        <w:fldChar w:fldCharType="separate"/>
      </w:r>
      <w:r w:rsidR="00EC3EA9">
        <w:rPr>
          <w:rFonts w:eastAsia="Times New Roman" w:cs="Times New Roman"/>
          <w:noProof/>
          <w:kern w:val="0"/>
          <w:szCs w:val="24"/>
          <w:lang w:eastAsia="en-AU"/>
          <w14:ligatures w14:val="none"/>
        </w:rPr>
        <w:t>(Chamberlain &amp; Szöcs, 2013)</w:t>
      </w:r>
      <w:r w:rsidR="00EC3EA9">
        <w:rPr>
          <w:rFonts w:eastAsia="Times New Roman" w:cs="Times New Roman"/>
          <w:kern w:val="0"/>
          <w:szCs w:val="24"/>
          <w:lang w:eastAsia="en-AU"/>
          <w14:ligatures w14:val="none"/>
        </w:rPr>
        <w:fldChar w:fldCharType="end"/>
      </w:r>
      <w:r w:rsidR="005B7D6A">
        <w:rPr>
          <w:rFonts w:eastAsia="Times New Roman" w:cs="Times New Roman"/>
          <w:kern w:val="0"/>
          <w:szCs w:val="24"/>
          <w:lang w:eastAsia="en-AU"/>
          <w14:ligatures w14:val="none"/>
        </w:rPr>
        <w:t xml:space="preserve">. </w:t>
      </w:r>
      <w:r w:rsidR="00FD3775" w:rsidRPr="00FD3775">
        <w:rPr>
          <w:rFonts w:eastAsia="Times New Roman" w:cs="Times New Roman"/>
          <w:kern w:val="0"/>
          <w:szCs w:val="24"/>
          <w:lang w:eastAsia="en-AU"/>
          <w14:ligatures w14:val="none"/>
        </w:rPr>
        <w:t>Data extraction was conducted by</w:t>
      </w:r>
      <w:r w:rsidR="00850F38">
        <w:rPr>
          <w:rFonts w:eastAsia="Times New Roman" w:cs="Times New Roman"/>
          <w:kern w:val="0"/>
          <w:szCs w:val="24"/>
          <w:lang w:eastAsia="en-AU"/>
          <w14:ligatures w14:val="none"/>
        </w:rPr>
        <w:t xml:space="preserve"> </w:t>
      </w:r>
      <w:r w:rsidR="00CF65A3">
        <w:rPr>
          <w:rFonts w:eastAsia="Times New Roman" w:cs="Times New Roman"/>
          <w:kern w:val="0"/>
          <w:szCs w:val="24"/>
          <w:lang w:eastAsia="en-AU"/>
          <w14:ligatures w14:val="none"/>
        </w:rPr>
        <w:t xml:space="preserve">C.L.M and </w:t>
      </w:r>
      <w:r w:rsidR="00850F38">
        <w:rPr>
          <w:rFonts w:eastAsia="Times New Roman" w:cs="Times New Roman"/>
          <w:kern w:val="0"/>
          <w:szCs w:val="24"/>
          <w:lang w:eastAsia="en-AU"/>
          <w14:ligatures w14:val="none"/>
        </w:rPr>
        <w:t>E.I.F.W</w:t>
      </w:r>
      <w:r w:rsidR="00CF65A3">
        <w:rPr>
          <w:rFonts w:eastAsia="Times New Roman" w:cs="Times New Roman"/>
          <w:kern w:val="0"/>
          <w:szCs w:val="24"/>
          <w:lang w:eastAsia="en-AU"/>
          <w14:ligatures w14:val="none"/>
        </w:rPr>
        <w:t>.</w:t>
      </w:r>
    </w:p>
    <w:p w14:paraId="6E3E15C2" w14:textId="22EFAA03" w:rsidR="00E14814" w:rsidRDefault="00F26A6D" w:rsidP="008C3E70">
      <w:pPr>
        <w:pStyle w:val="Heading2"/>
      </w:pPr>
      <w:r w:rsidRPr="00F26A6D">
        <w:t>Meta</w:t>
      </w:r>
      <w:r w:rsidR="00350E30">
        <w:t>-a</w:t>
      </w:r>
      <w:r w:rsidRPr="00F26A6D">
        <w:t>nalysis</w:t>
      </w:r>
    </w:p>
    <w:p w14:paraId="3B57C566" w14:textId="3F474763" w:rsidR="00256951" w:rsidRDefault="00256951" w:rsidP="00294A0A">
      <w:r w:rsidRPr="00FD3775">
        <w:rPr>
          <w:rFonts w:eastAsia="Times New Roman" w:cs="Times New Roman"/>
          <w:kern w:val="0"/>
          <w:szCs w:val="24"/>
          <w:lang w:eastAsia="en-AU"/>
          <w14:ligatures w14:val="none"/>
        </w:rPr>
        <w:t xml:space="preserve">To qualify for data </w:t>
      </w:r>
      <w:r>
        <w:rPr>
          <w:rFonts w:eastAsia="Times New Roman" w:cs="Times New Roman"/>
          <w:kern w:val="0"/>
          <w:szCs w:val="24"/>
          <w:lang w:eastAsia="en-AU"/>
          <w14:ligatures w14:val="none"/>
        </w:rPr>
        <w:t>inclusion in the meta-analysis</w:t>
      </w:r>
      <w:r w:rsidRPr="00FD3775">
        <w:rPr>
          <w:rFonts w:eastAsia="Times New Roman" w:cs="Times New Roman"/>
          <w:kern w:val="0"/>
          <w:szCs w:val="24"/>
          <w:lang w:eastAsia="en-AU"/>
          <w14:ligatures w14:val="none"/>
        </w:rPr>
        <w:t xml:space="preserve">, studies were required to meet the following criteria: (i) they provided sufficient information to calculate sample sizes, means, and </w:t>
      </w:r>
      <w:r w:rsidRPr="00FD3775">
        <w:rPr>
          <w:rFonts w:eastAsia="Times New Roman" w:cs="Times New Roman"/>
          <w:kern w:val="0"/>
          <w:szCs w:val="24"/>
          <w:lang w:eastAsia="en-AU"/>
          <w14:ligatures w14:val="none"/>
        </w:rPr>
        <w:lastRenderedPageBreak/>
        <w:t>measures of variation (standard deviations, standard errors, or confidence intervals) for each treatment group; (ii) each treatment group had a sample size of at least five; (iii) methods were standardised across treatment groups; and (iv) potential confounding effects of other environmental variables were considered minimal. To minimise seasonal confounding in before–after designs, only studies in which data were collected during the same or adjacent seasons were included in subsequent analyses.</w:t>
      </w:r>
    </w:p>
    <w:p w14:paraId="3A28DBEA" w14:textId="2739A1D5" w:rsidR="00D571CC" w:rsidRDefault="001922E3" w:rsidP="00294A0A">
      <w:r>
        <w:t xml:space="preserve">We used the </w:t>
      </w:r>
      <w:r w:rsidR="00AB1BDB">
        <w:t xml:space="preserve">following formula </w:t>
      </w:r>
      <w:r w:rsidR="00CC1482">
        <w:t xml:space="preserve">from </w:t>
      </w:r>
      <w:r w:rsidR="00EC3EA9">
        <w:fldChar w:fldCharType="begin"/>
      </w:r>
      <w:r w:rsidR="00EC3EA9">
        <w:instrText xml:space="preserve"> ADDIN EN.CITE &lt;EndNote&gt;&lt;Cite AuthorYear="1"&gt;&lt;Author&gt;Morris&lt;/Author&gt;&lt;Year&gt;2008&lt;/Year&gt;&lt;RecNum&gt;141&lt;/RecNum&gt;&lt;DisplayText&gt;Morris (2008)&lt;/DisplayText&gt;&lt;record&gt;&lt;rec-number&gt;141&lt;/rec-number&gt;&lt;foreign-keys&gt;&lt;key app="EN" db-id="axpffp0eards98ew20rvpa0tdf0f0svatvst" timestamp="1747611774"&gt;141&lt;/key&gt;&lt;/foreign-keys&gt;&lt;ref-type name="Journal Article"&gt;17&lt;/ref-type&gt;&lt;contributors&gt;&lt;authors&gt;&lt;author&gt;Morris,  Scott B.&lt;/author&gt;&lt;/authors&gt;&lt;/contributors&gt;&lt;titles&gt;&lt;title&gt;Estimating Effect Sizes From Pretest-Posttest-Control Group Designs&lt;/title&gt;&lt;secondary-title&gt;Organizational Research Methods&lt;/secondary-title&gt;&lt;/titles&gt;&lt;pages&gt;364-386&lt;/pages&gt;&lt;volume&gt;11&lt;/volume&gt;&lt;number&gt;2&lt;/number&gt;&lt;dates&gt;&lt;year&gt;2008&lt;/year&gt;&lt;pub-dates&gt;&lt;date&gt;2008/04/01&lt;/date&gt;&lt;/pub-dates&gt;&lt;/dates&gt;&lt;publisher&gt;SAGE Publications Inc&lt;/publisher&gt;&lt;isbn&gt;1094-4281&lt;/isbn&gt;&lt;urls&gt;&lt;related-urls&gt;&lt;url&gt;https://doi.org/10.1177/1094428106291059&lt;/url&gt;&lt;/related-urls&gt;&lt;/urls&gt;&lt;electronic-resource-num&gt;10.1177/1094428106291059&lt;/electronic-resource-num&gt;&lt;access-date&gt;2025/05/18&lt;/access-date&gt;&lt;/record&gt;&lt;/Cite&gt;&lt;/EndNote&gt;</w:instrText>
      </w:r>
      <w:r w:rsidR="00EC3EA9">
        <w:fldChar w:fldCharType="separate"/>
      </w:r>
      <w:r w:rsidR="00EC3EA9">
        <w:rPr>
          <w:noProof/>
        </w:rPr>
        <w:t>Morris (2008)</w:t>
      </w:r>
      <w:r w:rsidR="00EC3EA9">
        <w:fldChar w:fldCharType="end"/>
      </w:r>
      <w:r w:rsidR="00CC1482">
        <w:t xml:space="preserve"> </w:t>
      </w:r>
      <w:r w:rsidR="00AB1BDB">
        <w:t>to convert</w:t>
      </w:r>
      <w:r>
        <w:t xml:space="preserve"> </w:t>
      </w:r>
      <w:r w:rsidR="00AB1BDB">
        <w:t>b</w:t>
      </w:r>
      <w:r w:rsidR="003A587F">
        <w:t>efore</w:t>
      </w:r>
      <w:r w:rsidR="009D5487">
        <w:t>–</w:t>
      </w:r>
      <w:r w:rsidR="003A587F">
        <w:t>after</w:t>
      </w:r>
      <w:r w:rsidR="009D5487">
        <w:t xml:space="preserve"> </w:t>
      </w:r>
      <w:r w:rsidR="003A587F">
        <w:t>control</w:t>
      </w:r>
      <w:r w:rsidR="009D5487">
        <w:t>–</w:t>
      </w:r>
      <w:r w:rsidR="003A587F">
        <w:t>impact studies to control</w:t>
      </w:r>
      <w:r w:rsidR="00887920">
        <w:t>–</w:t>
      </w:r>
      <w:r w:rsidR="003A587F">
        <w:t>impact</w:t>
      </w:r>
      <w:r w:rsidR="00197326">
        <w:t xml:space="preserve"> studies to </w:t>
      </w:r>
      <w:r w:rsidR="00244068">
        <w:t>calculate effect sizes</w:t>
      </w:r>
      <w:r w:rsidR="0062482F">
        <w:t>:</w:t>
      </w:r>
    </w:p>
    <w:p w14:paraId="5134FE41" w14:textId="26F51509" w:rsidR="00D571CC" w:rsidRDefault="00670E97" w:rsidP="00294A0A">
      <m:oMath>
        <m:sSub>
          <m:sSubPr>
            <m:ctrlPr>
              <w:rPr>
                <w:rFonts w:ascii="Cambria Math" w:hAnsi="Cambria Math"/>
                <w:i/>
              </w:rPr>
            </m:ctrlPr>
          </m:sSubPr>
          <m:e>
            <m:r>
              <w:rPr>
                <w:rFonts w:ascii="Cambria Math" w:hAnsi="Cambria Math"/>
              </w:rPr>
              <m:t>d</m:t>
            </m:r>
          </m:e>
          <m:sub>
            <m:r>
              <w:rPr>
                <w:rFonts w:ascii="Cambria Math" w:hAnsi="Cambria Math"/>
              </w:rPr>
              <m:t>ppc</m:t>
            </m:r>
            <m:r>
              <w:rPr>
                <w:rFonts w:ascii="Cambria Math" w:hAnsi="Cambria Math"/>
              </w:rPr>
              <m:t>1</m:t>
            </m:r>
          </m:sub>
        </m:sSub>
        <m:r>
          <w:rPr>
            <w:rFonts w:ascii="Cambria Math" w:hAnsi="Cambria Math"/>
          </w:rPr>
          <m:t xml:space="preserve">= </m:t>
        </m:r>
        <m:r>
          <w:rPr>
            <w:rFonts w:ascii="Cambria Math" w:hAnsi="Cambria Math"/>
          </w:rPr>
          <m:t>c</m:t>
        </m:r>
        <m:r>
          <w:rPr>
            <w:rFonts w:ascii="Cambria Math" w:hAnsi="Cambria Math"/>
          </w:rPr>
          <m:t>(</m:t>
        </m:r>
        <m:f>
          <m:fPr>
            <m:ctrlPr>
              <w:rPr>
                <w:rFonts w:ascii="Cambria Math" w:hAnsi="Cambria Math"/>
                <w:i/>
              </w:rPr>
            </m:ctrlPr>
          </m:fPr>
          <m:num>
            <m:r>
              <w:rPr>
                <w:rFonts w:ascii="Cambria Math" w:hAnsi="Cambria Math"/>
              </w:rPr>
              <m:t>M</m:t>
            </m:r>
            <m:r>
              <w:rPr>
                <w:rFonts w:ascii="Cambria Math" w:hAnsi="Cambria Math"/>
              </w:rPr>
              <m:t>ₚₒₛₜ</m:t>
            </m:r>
            <m:r>
              <w:rPr>
                <w:rFonts w:ascii="Cambria Math" w:hAnsi="Cambria Math"/>
              </w:rPr>
              <m:t xml:space="preserve">,ₜ - </m:t>
            </m:r>
            <m:r>
              <w:rPr>
                <w:rFonts w:ascii="Cambria Math" w:hAnsi="Cambria Math"/>
              </w:rPr>
              <m:t>M</m:t>
            </m:r>
            <m:r>
              <w:rPr>
                <w:rFonts w:ascii="Cambria Math" w:hAnsi="Cambria Math"/>
              </w:rPr>
              <m:t>ₚ</m:t>
            </m:r>
            <m:r>
              <w:rPr>
                <w:rFonts w:ascii="Cambria Math" w:hAnsi="Cambria Math"/>
              </w:rPr>
              <m:t>ᵣ</m:t>
            </m:r>
            <m:r>
              <w:rPr>
                <w:rFonts w:ascii="Cambria Math" w:hAnsi="Cambria Math"/>
              </w:rPr>
              <m:t>ₑ</m:t>
            </m:r>
            <m:r>
              <w:rPr>
                <w:rFonts w:ascii="Cambria Math" w:hAnsi="Cambria Math"/>
              </w:rPr>
              <m:t>,ₜ</m:t>
            </m:r>
          </m:num>
          <m:den>
            <m:r>
              <w:rPr>
                <w:rFonts w:ascii="Cambria Math" w:hAnsi="Cambria Math"/>
              </w:rPr>
              <m:t xml:space="preserve"> </m:t>
            </m:r>
            <m:r>
              <w:rPr>
                <w:rFonts w:ascii="Cambria Math" w:hAnsi="Cambria Math"/>
              </w:rPr>
              <m:t>SD</m:t>
            </m:r>
            <m:r>
              <w:rPr>
                <w:rFonts w:ascii="Cambria Math" w:hAnsi="Cambria Math"/>
              </w:rPr>
              <m:t>ₚ</m:t>
            </m:r>
            <m:r>
              <w:rPr>
                <w:rFonts w:ascii="Cambria Math" w:hAnsi="Cambria Math"/>
              </w:rPr>
              <m:t>ᵣ</m:t>
            </m:r>
            <m:r>
              <w:rPr>
                <w:rFonts w:ascii="Cambria Math" w:hAnsi="Cambria Math"/>
              </w:rPr>
              <m:t>ₑ</m:t>
            </m:r>
            <m:r>
              <w:rPr>
                <w:rFonts w:ascii="Cambria Math" w:hAnsi="Cambria Math"/>
              </w:rPr>
              <m:t>,ₜ</m:t>
            </m:r>
          </m:den>
        </m:f>
        <m:r>
          <w:rPr>
            <w:rFonts w:ascii="Cambria Math" w:hAnsi="Cambria Math"/>
          </w:rPr>
          <m:t xml:space="preserve"> ) - </m:t>
        </m:r>
        <m:r>
          <w:rPr>
            <w:rFonts w:ascii="Cambria Math" w:hAnsi="Cambria Math"/>
          </w:rPr>
          <m:t>c</m:t>
        </m:r>
        <m:r>
          <w:rPr>
            <w:rFonts w:ascii="Sans Serif Collection" w:hAnsi="Sans Serif Collection" w:cs="Sans Serif Collection"/>
          </w:rPr>
          <m:t>꜀</m:t>
        </m:r>
        <m:r>
          <w:rPr>
            <w:rFonts w:ascii="Cambria Math" w:hAnsi="Cambria Math"/>
          </w:rPr>
          <m:t>(</m:t>
        </m:r>
        <m:f>
          <m:fPr>
            <m:ctrlPr>
              <w:rPr>
                <w:rFonts w:ascii="Cambria Math" w:hAnsi="Cambria Math"/>
                <w:i/>
              </w:rPr>
            </m:ctrlPr>
          </m:fPr>
          <m:num>
            <m:r>
              <w:rPr>
                <w:rFonts w:ascii="Cambria Math" w:hAnsi="Cambria Math"/>
              </w:rPr>
              <m:t>M</m:t>
            </m:r>
            <m:r>
              <w:rPr>
                <w:rFonts w:ascii="Cambria Math" w:hAnsi="Cambria Math"/>
              </w:rPr>
              <m:t>ₚₒₛₜ</m:t>
            </m:r>
            <m:r>
              <w:rPr>
                <w:rFonts w:ascii="Cambria Math" w:hAnsi="Cambria Math"/>
              </w:rPr>
              <m:t>,</m:t>
            </m:r>
            <m:r>
              <w:rPr>
                <w:rFonts w:ascii="Sans Serif Collection" w:hAnsi="Sans Serif Collection" w:cs="Sans Serif Collection"/>
              </w:rPr>
              <m:t>꜀</m:t>
            </m:r>
            <m:r>
              <w:rPr>
                <w:rFonts w:ascii="Cambria Math" w:hAnsi="Cambria Math"/>
              </w:rPr>
              <m:t xml:space="preserve"> - </m:t>
            </m:r>
            <m:r>
              <w:rPr>
                <w:rFonts w:ascii="Cambria Math" w:hAnsi="Cambria Math"/>
              </w:rPr>
              <m:t>M</m:t>
            </m:r>
            <m:r>
              <w:rPr>
                <w:rFonts w:ascii="Cambria Math" w:hAnsi="Cambria Math"/>
              </w:rPr>
              <m:t>ₚ</m:t>
            </m:r>
            <m:r>
              <w:rPr>
                <w:rFonts w:ascii="Cambria Math" w:hAnsi="Cambria Math"/>
              </w:rPr>
              <m:t>ᵣ</m:t>
            </m:r>
            <m:r>
              <w:rPr>
                <w:rFonts w:ascii="Cambria Math" w:hAnsi="Cambria Math"/>
              </w:rPr>
              <m:t>ₑ</m:t>
            </m:r>
            <m:r>
              <w:rPr>
                <w:rFonts w:ascii="Cambria Math" w:hAnsi="Cambria Math"/>
              </w:rPr>
              <m:t>,</m:t>
            </m:r>
            <m:r>
              <w:rPr>
                <w:rFonts w:ascii="Sans Serif Collection" w:hAnsi="Sans Serif Collection" w:cs="Sans Serif Collection"/>
              </w:rPr>
              <m:t>꜀</m:t>
            </m:r>
          </m:num>
          <m:den>
            <m:r>
              <w:rPr>
                <w:rFonts w:ascii="Cambria Math" w:hAnsi="Cambria Math"/>
              </w:rPr>
              <m:t>SD</m:t>
            </m:r>
            <m:r>
              <w:rPr>
                <w:rFonts w:ascii="Cambria Math" w:hAnsi="Cambria Math"/>
              </w:rPr>
              <m:t>ₚ</m:t>
            </m:r>
            <m:r>
              <w:rPr>
                <w:rFonts w:ascii="Cambria Math" w:hAnsi="Cambria Math"/>
              </w:rPr>
              <m:t>ᵣ</m:t>
            </m:r>
            <m:r>
              <w:rPr>
                <w:rFonts w:ascii="Cambria Math" w:hAnsi="Cambria Math"/>
              </w:rPr>
              <m:t>ₑ</m:t>
            </m:r>
            <m:r>
              <w:rPr>
                <w:rFonts w:ascii="Cambria Math" w:hAnsi="Cambria Math"/>
              </w:rPr>
              <m:t>,</m:t>
            </m:r>
            <m:r>
              <w:rPr>
                <w:rFonts w:ascii="Sans Serif Collection" w:hAnsi="Sans Serif Collection" w:cs="Sans Serif Collection"/>
              </w:rPr>
              <m:t>꜀</m:t>
            </m:r>
          </m:den>
        </m:f>
        <m:r>
          <w:rPr>
            <w:rFonts w:ascii="Cambria Math" w:hAnsi="Cambria Math"/>
          </w:rPr>
          <m:t xml:space="preserve">) </m:t>
        </m:r>
      </m:oMath>
      <w:r w:rsidR="00AA2F6F">
        <w:t xml:space="preserve"> </w:t>
      </w:r>
    </w:p>
    <w:p w14:paraId="24681E7F" w14:textId="670AE040" w:rsidR="00E9257C" w:rsidRPr="00AA2F6F" w:rsidRDefault="00546EE3" w:rsidP="00294A0A">
      <w:pPr>
        <w:rPr>
          <w:highlight w:val="cyan"/>
        </w:rPr>
      </w:pPr>
      <w:r>
        <w:t xml:space="preserve">Following </w:t>
      </w:r>
      <w:r w:rsidR="00EC3EA9">
        <w:fldChar w:fldCharType="begin"/>
      </w:r>
      <w:r w:rsidR="00EC3EA9">
        <w:instrText xml:space="preserve"> ADDIN EN.CITE &lt;EndNote&gt;&lt;Cite AuthorYear="1"&gt;&lt;Author&gt;Morris&lt;/Author&gt;&lt;Year&gt;2008&lt;/Year&gt;&lt;RecNum&gt;141&lt;/RecNum&gt;&lt;DisplayText&gt;Morris (2008)&lt;/DisplayText&gt;&lt;record&gt;&lt;rec-number&gt;141&lt;/rec-number&gt;&lt;foreign-keys&gt;&lt;key app="EN" db-id="axpffp0eards98ew20rvpa0tdf0f0svatvst" timestamp="1747611774"&gt;141&lt;/key&gt;&lt;/foreign-keys&gt;&lt;ref-type name="Journal Article"&gt;17&lt;/ref-type&gt;&lt;contributors&gt;&lt;authors&gt;&lt;author&gt;Morris,  Scott B.&lt;/author&gt;&lt;/authors&gt;&lt;/contributors&gt;&lt;titles&gt;&lt;title&gt;Estimating Effect Sizes From Pretest-Posttest-Control Group Designs&lt;/title&gt;&lt;secondary-title&gt;Organizational Research Methods&lt;/secondary-title&gt;&lt;/titles&gt;&lt;pages&gt;364-386&lt;/pages&gt;&lt;volume&gt;11&lt;/volume&gt;&lt;number&gt;2&lt;/number&gt;&lt;dates&gt;&lt;year&gt;2008&lt;/year&gt;&lt;pub-dates&gt;&lt;date&gt;2008/04/01&lt;/date&gt;&lt;/pub-dates&gt;&lt;/dates&gt;&lt;publisher&gt;SAGE Publications Inc&lt;/publisher&gt;&lt;isbn&gt;1094-4281&lt;/isbn&gt;&lt;urls&gt;&lt;related-urls&gt;&lt;url&gt;https://doi.org/10.1177/1094428106291059&lt;/url&gt;&lt;/related-urls&gt;&lt;/urls&gt;&lt;electronic-resource-num&gt;10.1177/1094428106291059&lt;/electronic-resource-num&gt;&lt;access-date&gt;2025/05/18&lt;/access-date&gt;&lt;/record&gt;&lt;/Cite&gt;&lt;/EndNote&gt;</w:instrText>
      </w:r>
      <w:r w:rsidR="00EC3EA9">
        <w:fldChar w:fldCharType="separate"/>
      </w:r>
      <w:r w:rsidR="00EC3EA9">
        <w:rPr>
          <w:noProof/>
        </w:rPr>
        <w:t>Morris (2008)</w:t>
      </w:r>
      <w:r w:rsidR="00EC3EA9">
        <w:fldChar w:fldCharType="end"/>
      </w:r>
      <w:r w:rsidR="001E1858">
        <w:t>,</w:t>
      </w:r>
      <w:r w:rsidR="007A6482">
        <w:t xml:space="preserve"> we used the pretest (before) </w:t>
      </w:r>
      <w:r w:rsidR="00FE21D9" w:rsidRPr="00AA2F6F">
        <w:t>SD</w:t>
      </w:r>
      <w:r w:rsidR="007A6482">
        <w:t xml:space="preserve"> values</w:t>
      </w:r>
      <w:r w:rsidR="00FE21D9" w:rsidRPr="00AA2F6F">
        <w:t xml:space="preserve"> for the control and treatment groups.</w:t>
      </w:r>
      <w:r w:rsidR="00FE21D9">
        <w:t xml:space="preserve"> </w:t>
      </w:r>
      <w:r w:rsidR="0067239A">
        <w:t>All analyses were performed</w:t>
      </w:r>
      <w:r w:rsidR="006D1136">
        <w:t xml:space="preserve"> using R </w:t>
      </w:r>
      <w:r w:rsidR="006D1136" w:rsidRPr="00D1454F">
        <w:t>version</w:t>
      </w:r>
      <w:r w:rsidR="00D1454F">
        <w:t xml:space="preserve"> 4.4.2</w:t>
      </w:r>
      <w:r w:rsidR="00BA7AEF">
        <w:t xml:space="preserve"> </w:t>
      </w:r>
      <w:r w:rsidR="00EC3EA9">
        <w:fldChar w:fldCharType="begin"/>
      </w:r>
      <w:r w:rsidR="00EC3EA9">
        <w:instrText xml:space="preserve"> ADDIN EN.CITE &lt;EndNote&gt;&lt;Cite&gt;&lt;Author&gt;R Core Team&lt;/Author&gt;&lt;Year&gt;2024&lt;/Year&gt;&lt;RecNum&gt;194&lt;/RecNum&gt;&lt;DisplayText&gt;(R Core Team, 2024)&lt;/DisplayText&gt;&lt;record&gt;&lt;rec-number&gt;194&lt;/rec-number&gt;&lt;foreign-keys&gt;&lt;key app="EN" db-id="axpffp0eards98ew20rvpa0tdf0f0svatvst" timestamp="1754275711"&gt;194&lt;/key&gt;&lt;/foreign-keys&gt;&lt;ref-type name="Computer Program"&gt;9&lt;/ref-type&gt;&lt;contributors&gt;&lt;authors&gt;&lt;author&gt;R Core Team,&lt;/author&gt;&lt;/authors&gt;&lt;/contributors&gt;&lt;titles&gt;&lt;title&gt;R: A Language and Environment for Statistical Computing&lt;/title&gt;&lt;/titles&gt;&lt;dates&gt;&lt;year&gt;2024&lt;/year&gt;&lt;/dates&gt;&lt;pub-location&gt;Vienna, Austria&lt;/pub-location&gt;&lt;publisher&gt;R Foundation for Statistical Computing&lt;/publisher&gt;&lt;urls&gt;&lt;related-urls&gt;&lt;url&gt;https://www.R-project.org/&lt;/url&gt;&lt;/related-urls&gt;&lt;/urls&gt;&lt;/record&gt;&lt;/Cite&gt;&lt;/EndNote&gt;</w:instrText>
      </w:r>
      <w:r w:rsidR="00EC3EA9">
        <w:fldChar w:fldCharType="separate"/>
      </w:r>
      <w:r w:rsidR="00EC3EA9">
        <w:rPr>
          <w:noProof/>
        </w:rPr>
        <w:t>(R Core Team, 2024)</w:t>
      </w:r>
      <w:r w:rsidR="00EC3EA9">
        <w:fldChar w:fldCharType="end"/>
      </w:r>
      <w:r w:rsidR="006D1136">
        <w:t xml:space="preserve"> </w:t>
      </w:r>
      <w:r w:rsidR="00BA7AEF">
        <w:t>in</w:t>
      </w:r>
      <w:r w:rsidR="0067239A">
        <w:t xml:space="preserve"> RStudio</w:t>
      </w:r>
      <w:r w:rsidR="00BA7AEF">
        <w:t xml:space="preserve"> </w:t>
      </w:r>
      <w:r w:rsidR="00EC3EA9">
        <w:fldChar w:fldCharType="begin"/>
      </w:r>
      <w:r w:rsidR="00EC3EA9">
        <w:instrText xml:space="preserve"> ADDIN EN.CITE &lt;EndNote&gt;&lt;Cite&gt;&lt;Author&gt;Posit team&lt;/Author&gt;&lt;Year&gt;2025&lt;/Year&gt;&lt;RecNum&gt;195&lt;/RecNum&gt;&lt;DisplayText&gt;(Posit team, 2025)&lt;/DisplayText&gt;&lt;record&gt;&lt;rec-number&gt;195&lt;/rec-number&gt;&lt;foreign-keys&gt;&lt;key app="EN" db-id="axpffp0eards98ew20rvpa0tdf0f0svatvst" timestamp="1754275865"&gt;195&lt;/key&gt;&lt;/foreign-keys&gt;&lt;ref-type name="Computer Program"&gt;9&lt;/ref-type&gt;&lt;contributors&gt;&lt;authors&gt;&lt;author&gt;Posit team,&lt;/author&gt;&lt;/authors&gt;&lt;/contributors&gt;&lt;titles&gt;&lt;title&gt;RStudio: Integrated Development Environment for R&lt;/title&gt;&lt;/titles&gt;&lt;edition&gt;2025.5.0.496&lt;/edition&gt;&lt;dates&gt;&lt;year&gt;2025&lt;/year&gt;&lt;/dates&gt;&lt;pub-location&gt;Boston, MA&lt;/pub-location&gt;&lt;publisher&gt;Posit Software, PBC&lt;/publisher&gt;&lt;urls&gt;&lt;related-urls&gt;&lt;url&gt;http://www.posit.co/&lt;/url&gt;&lt;/related-urls&gt;&lt;/urls&gt;&lt;/record&gt;&lt;/Cite&gt;&lt;/EndNote&gt;</w:instrText>
      </w:r>
      <w:r w:rsidR="00EC3EA9">
        <w:fldChar w:fldCharType="separate"/>
      </w:r>
      <w:r w:rsidR="00EC3EA9">
        <w:rPr>
          <w:noProof/>
        </w:rPr>
        <w:t>(Posit team, 2025)</w:t>
      </w:r>
      <w:r w:rsidR="00EC3EA9">
        <w:fldChar w:fldCharType="end"/>
      </w:r>
      <w:r w:rsidR="00D1454F">
        <w:t xml:space="preserve">. </w:t>
      </w:r>
      <w:r w:rsidR="003A587F">
        <w:t>Hedge’s</w:t>
      </w:r>
      <w:r w:rsidR="00437B7D">
        <w:t xml:space="preserve"> </w:t>
      </w:r>
      <w:r w:rsidR="00437B7D" w:rsidRPr="00437B7D">
        <w:rPr>
          <w:i/>
          <w:iCs/>
        </w:rPr>
        <w:t>g</w:t>
      </w:r>
      <w:r w:rsidR="00D1454F">
        <w:t>,</w:t>
      </w:r>
      <w:r w:rsidR="00B953EF">
        <w:t xml:space="preserve"> using </w:t>
      </w:r>
      <w:r w:rsidR="00F95020">
        <w:t xml:space="preserve">the </w:t>
      </w:r>
      <w:r w:rsidR="00B953EF">
        <w:t>unbiased estimate of sampling variance</w:t>
      </w:r>
      <w:r w:rsidR="00F95020">
        <w:t>s</w:t>
      </w:r>
      <w:r w:rsidR="00765AA3">
        <w:t>,</w:t>
      </w:r>
      <w:r w:rsidR="00E67FFD">
        <w:t xml:space="preserve"> </w:t>
      </w:r>
      <w:r w:rsidR="000D6FBE">
        <w:t>was calculated for each study</w:t>
      </w:r>
      <w:r w:rsidR="003A587F">
        <w:t xml:space="preserve"> using the</w:t>
      </w:r>
      <w:r w:rsidR="00FC458B">
        <w:t xml:space="preserve"> escalc function in the</w:t>
      </w:r>
      <w:r w:rsidR="003A587F">
        <w:t xml:space="preserve"> metafor package</w:t>
      </w:r>
      <w:r w:rsidR="00EE7B42">
        <w:t xml:space="preserve"> </w:t>
      </w:r>
      <w:r w:rsidR="00EC3EA9">
        <w:fldChar w:fldCharType="begin"/>
      </w:r>
      <w:r w:rsidR="00EC3EA9">
        <w:instrText xml:space="preserve"> ADDIN EN.CITE &lt;EndNote&gt;&lt;Cite&gt;&lt;Author&gt;Viechtbauer&lt;/Author&gt;&lt;Year&gt;2010&lt;/Year&gt;&lt;RecNum&gt;145&lt;/RecNum&gt;&lt;DisplayText&gt;(Viechtbauer, 2010)&lt;/DisplayText&gt;&lt;record&gt;&lt;rec-number&gt;145&lt;/rec-number&gt;&lt;foreign-keys&gt;&lt;key app="EN" db-id="axpffp0eards98ew20rvpa0tdf0f0svatvst" timestamp="1748218618"&gt;145&lt;/key&gt;&lt;/foreign-keys&gt;&lt;ref-type name="Journal Article"&gt;17&lt;/ref-type&gt;&lt;contributors&gt;&lt;authors&gt;&lt;author&gt;Viechtbauer, Wolfgang&lt;/author&gt;&lt;/authors&gt;&lt;/contributors&gt;&lt;titles&gt;&lt;title&gt;Conducting Meta-Analyses in R with the metafor Package&lt;/title&gt;&lt;secondary-title&gt;Journal of Statistical Software&lt;/secondary-title&gt;&lt;/titles&gt;&lt;pages&gt;1 - 48&lt;/pages&gt;&lt;volume&gt;36&lt;/volume&gt;&lt;number&gt;3&lt;/number&gt;&lt;section&gt;Articles&lt;/section&gt;&lt;dates&gt;&lt;year&gt;2010&lt;/year&gt;&lt;pub-dates&gt;&lt;date&gt;08/05&lt;/date&gt;&lt;/pub-dates&gt;&lt;/dates&gt;&lt;urls&gt;&lt;related-urls&gt;&lt;url&gt;https://www.jstatsoft.org/index.php/jss/article/view/v036i03&lt;/url&gt;&lt;/related-urls&gt;&lt;/urls&gt;&lt;electronic-resource-num&gt;10.18637/jss.v036.i03&lt;/electronic-resource-num&gt;&lt;access-date&gt;2025/05/26&lt;/access-date&gt;&lt;/record&gt;&lt;/Cite&gt;&lt;Cite&gt;&lt;Author&gt;Viechtbauer&lt;/Author&gt;&lt;Year&gt;2010&lt;/Year&gt;&lt;RecNum&gt;145&lt;/RecNum&gt;&lt;record&gt;&lt;rec-number&gt;145&lt;/rec-number&gt;&lt;foreign-keys&gt;&lt;key app="EN" db-id="axpffp0eards98ew20rvpa0tdf0f0svatvst" timestamp="1748218618"&gt;145&lt;/key&gt;&lt;/foreign-keys&gt;&lt;ref-type name="Journal Article"&gt;17&lt;/ref-type&gt;&lt;contributors&gt;&lt;authors&gt;&lt;author&gt;Viechtbauer, Wolfgang&lt;/author&gt;&lt;/authors&gt;&lt;/contributors&gt;&lt;titles&gt;&lt;title&gt;Conducting Meta-Analyses in R with the metafor Package&lt;/title&gt;&lt;secondary-title&gt;Journal of Statistical Software&lt;/secondary-title&gt;&lt;/titles&gt;&lt;pages&gt;1 - 48&lt;/pages&gt;&lt;volume&gt;36&lt;/volume&gt;&lt;number&gt;3&lt;/number&gt;&lt;section&gt;Articles&lt;/section&gt;&lt;dates&gt;&lt;year&gt;2010&lt;/year&gt;&lt;pub-dates&gt;&lt;date&gt;08/05&lt;/date&gt;&lt;/pub-dates&gt;&lt;/dates&gt;&lt;urls&gt;&lt;related-urls&gt;&lt;url&gt;https://www.jstatsoft.org/index.php/jss/article/view/v036i03&lt;/url&gt;&lt;/related-urls&gt;&lt;/urls&gt;&lt;electronic-resource-num&gt;10.18637/jss.v036.i03&lt;/electronic-resource-num&gt;&lt;access-date&gt;2025/05/26&lt;/access-date&gt;&lt;/record&gt;&lt;/Cite&gt;&lt;/EndNote&gt;</w:instrText>
      </w:r>
      <w:r w:rsidR="00EC3EA9">
        <w:fldChar w:fldCharType="separate"/>
      </w:r>
      <w:r w:rsidR="00EC3EA9">
        <w:rPr>
          <w:noProof/>
        </w:rPr>
        <w:t>(Viechtbauer, 2010)</w:t>
      </w:r>
      <w:r w:rsidR="00EC3EA9">
        <w:fldChar w:fldCharType="end"/>
      </w:r>
      <w:r w:rsidR="00EF7423">
        <w:t>.</w:t>
      </w:r>
      <w:r w:rsidR="00863850">
        <w:t xml:space="preserve"> Hedge’s </w:t>
      </w:r>
      <w:r w:rsidR="000B48CF" w:rsidRPr="00437B7D">
        <w:rPr>
          <w:i/>
          <w:iCs/>
        </w:rPr>
        <w:t>g</w:t>
      </w:r>
      <w:r w:rsidR="007275CA">
        <w:t xml:space="preserve"> is</w:t>
      </w:r>
      <w:r w:rsidR="00863850">
        <w:t xml:space="preserve"> </w:t>
      </w:r>
      <w:r w:rsidR="00660C37">
        <w:t xml:space="preserve">a standardized mean difference method that includes a bias corrector for small sample </w:t>
      </w:r>
      <w:r w:rsidR="00F95020">
        <w:t>sizes</w:t>
      </w:r>
      <w:r w:rsidR="00D1454F">
        <w:t xml:space="preserve"> </w:t>
      </w:r>
      <w:r w:rsidR="00EC3EA9">
        <w:fldChar w:fldCharType="begin"/>
      </w:r>
      <w:r w:rsidR="00EC3EA9">
        <w:instrText xml:space="preserve"> ADDIN EN.CITE &lt;EndNote&gt;&lt;Cite&gt;&lt;Author&gt;Viechtbauer&lt;/Author&gt;&lt;Year&gt;2010&lt;/Year&gt;&lt;RecNum&gt;145&lt;/RecNum&gt;&lt;DisplayText&gt;(Viechtbauer, 2010)&lt;/DisplayText&gt;&lt;record&gt;&lt;rec-number&gt;145&lt;/rec-number&gt;&lt;foreign-keys&gt;&lt;key app="EN" db-id="axpffp0eards98ew20rvpa0tdf0f0svatvst" timestamp="1748218618"&gt;145&lt;/key&gt;&lt;/foreign-keys&gt;&lt;ref-type name="Journal Article"&gt;17&lt;/ref-type&gt;&lt;contributors&gt;&lt;authors&gt;&lt;author&gt;Viechtbauer, Wolfgang&lt;/author&gt;&lt;/authors&gt;&lt;/contributors&gt;&lt;titles&gt;&lt;title&gt;Conducting Meta-Analyses in R with the metafor Package&lt;/title&gt;&lt;secondary-title&gt;Journal of Statistical Software&lt;/secondary-title&gt;&lt;/titles&gt;&lt;pages&gt;1 - 48&lt;/pages&gt;&lt;volume&gt;36&lt;/volume&gt;&lt;number&gt;3&lt;/number&gt;&lt;section&gt;Articles&lt;/section&gt;&lt;dates&gt;&lt;year&gt;2010&lt;/year&gt;&lt;pub-dates&gt;&lt;date&gt;08/05&lt;/date&gt;&lt;/pub-dates&gt;&lt;/dates&gt;&lt;urls&gt;&lt;related-urls&gt;&lt;url&gt;https://www.jstatsoft.org/index.php/jss/article/view/v036i03&lt;/url&gt;&lt;/related-urls&gt;&lt;/urls&gt;&lt;electronic-resource-num&gt;10.18637/jss.v036.i03&lt;/electronic-resource-num&gt;&lt;access-date&gt;2025/05/26&lt;/access-date&gt;&lt;/record&gt;&lt;/Cite&gt;&lt;/EndNote&gt;</w:instrText>
      </w:r>
      <w:r w:rsidR="00EC3EA9">
        <w:fldChar w:fldCharType="separate"/>
      </w:r>
      <w:r w:rsidR="00EC3EA9">
        <w:rPr>
          <w:noProof/>
        </w:rPr>
        <w:t>(Viechtbauer, 2010)</w:t>
      </w:r>
      <w:r w:rsidR="00EC3EA9">
        <w:fldChar w:fldCharType="end"/>
      </w:r>
      <w:r w:rsidR="00D63A06">
        <w:t xml:space="preserve">. </w:t>
      </w:r>
      <w:r w:rsidR="00DB1640">
        <w:t xml:space="preserve">By providing a standardised measure between control and treatment groups, </w:t>
      </w:r>
      <w:r w:rsidR="0072034C">
        <w:t xml:space="preserve">Hedge’s </w:t>
      </w:r>
      <w:r w:rsidR="00437B7D" w:rsidRPr="00437B7D">
        <w:rPr>
          <w:i/>
          <w:iCs/>
        </w:rPr>
        <w:t>g</w:t>
      </w:r>
      <w:r w:rsidR="00437B7D">
        <w:t xml:space="preserve"> </w:t>
      </w:r>
      <w:r w:rsidR="0072034C">
        <w:t>allow</w:t>
      </w:r>
      <w:r w:rsidR="00DB1640">
        <w:t>s</w:t>
      </w:r>
      <w:r w:rsidR="0072034C">
        <w:t xml:space="preserve"> </w:t>
      </w:r>
      <w:r w:rsidR="0003049A">
        <w:t xml:space="preserve">for </w:t>
      </w:r>
      <w:r w:rsidR="00E740FD">
        <w:t xml:space="preserve">aggregation and </w:t>
      </w:r>
      <w:r w:rsidR="007E6413">
        <w:t>comparison</w:t>
      </w:r>
      <w:r w:rsidR="00B213F1">
        <w:t xml:space="preserve"> </w:t>
      </w:r>
      <w:r w:rsidR="0003049A">
        <w:t>of multiple movement responses.</w:t>
      </w:r>
      <w:r w:rsidR="00ED5884">
        <w:t xml:space="preserve"> </w:t>
      </w:r>
      <w:r w:rsidR="0039261B">
        <w:rPr>
          <w:rFonts w:eastAsia="Times New Roman" w:cs="Times New Roman"/>
          <w:kern w:val="0"/>
          <w:szCs w:val="24"/>
          <w:lang w:eastAsia="en-AU"/>
          <w14:ligatures w14:val="none"/>
        </w:rPr>
        <w:t>For home range</w:t>
      </w:r>
      <w:r w:rsidR="007A1E68">
        <w:rPr>
          <w:rFonts w:eastAsia="Times New Roman" w:cs="Times New Roman"/>
          <w:kern w:val="0"/>
          <w:szCs w:val="24"/>
          <w:lang w:eastAsia="en-AU"/>
          <w14:ligatures w14:val="none"/>
        </w:rPr>
        <w:t xml:space="preserve">, </w:t>
      </w:r>
      <w:r w:rsidR="0039261B">
        <w:rPr>
          <w:rFonts w:eastAsia="Times New Roman" w:cs="Times New Roman"/>
          <w:kern w:val="0"/>
          <w:szCs w:val="24"/>
          <w:lang w:eastAsia="en-AU"/>
          <w14:ligatures w14:val="none"/>
        </w:rPr>
        <w:t xml:space="preserve">linear distance </w:t>
      </w:r>
      <w:r w:rsidR="007A1E68">
        <w:rPr>
          <w:rFonts w:eastAsia="Times New Roman" w:cs="Times New Roman"/>
          <w:kern w:val="0"/>
          <w:szCs w:val="24"/>
          <w:lang w:eastAsia="en-AU"/>
          <w14:ligatures w14:val="none"/>
        </w:rPr>
        <w:t xml:space="preserve">and other space use </w:t>
      </w:r>
      <w:r w:rsidR="0039261B">
        <w:rPr>
          <w:rFonts w:eastAsia="Times New Roman" w:cs="Times New Roman"/>
          <w:kern w:val="0"/>
          <w:szCs w:val="24"/>
          <w:lang w:eastAsia="en-AU"/>
          <w14:ligatures w14:val="none"/>
        </w:rPr>
        <w:t xml:space="preserve">responses, a positive effect size indicates mean values were greater in </w:t>
      </w:r>
      <w:r w:rsidR="004E5114">
        <w:rPr>
          <w:rFonts w:eastAsia="Times New Roman" w:cs="Times New Roman"/>
          <w:kern w:val="0"/>
          <w:szCs w:val="24"/>
          <w:lang w:eastAsia="en-AU"/>
          <w14:ligatures w14:val="none"/>
        </w:rPr>
        <w:t xml:space="preserve">the fire treatment </w:t>
      </w:r>
      <w:r w:rsidR="008C2371">
        <w:rPr>
          <w:rFonts w:eastAsia="Times New Roman" w:cs="Times New Roman"/>
          <w:kern w:val="0"/>
          <w:szCs w:val="24"/>
          <w:lang w:eastAsia="en-AU"/>
          <w14:ligatures w14:val="none"/>
        </w:rPr>
        <w:t>group</w:t>
      </w:r>
      <w:r w:rsidR="0039261B">
        <w:rPr>
          <w:rFonts w:eastAsia="Times New Roman" w:cs="Times New Roman"/>
          <w:kern w:val="0"/>
          <w:szCs w:val="24"/>
          <w:lang w:eastAsia="en-AU"/>
          <w14:ligatures w14:val="none"/>
        </w:rPr>
        <w:t xml:space="preserve">. </w:t>
      </w:r>
      <w:r w:rsidR="00FF71EA" w:rsidRPr="004B2662">
        <w:rPr>
          <w:rFonts w:eastAsia="Times New Roman" w:cs="Times New Roman"/>
          <w:kern w:val="0"/>
          <w:szCs w:val="24"/>
          <w:lang w:eastAsia="en-AU"/>
          <w14:ligatures w14:val="none"/>
        </w:rPr>
        <w:t xml:space="preserve">A positive </w:t>
      </w:r>
      <w:r w:rsidR="00B65397" w:rsidRPr="004B2662">
        <w:rPr>
          <w:rFonts w:eastAsia="Times New Roman" w:cs="Times New Roman"/>
          <w:kern w:val="0"/>
          <w:szCs w:val="24"/>
          <w:lang w:eastAsia="en-AU"/>
          <w14:ligatures w14:val="none"/>
        </w:rPr>
        <w:t xml:space="preserve">tortuosity effect size </w:t>
      </w:r>
      <w:r w:rsidR="00500DD5" w:rsidRPr="004B2662">
        <w:rPr>
          <w:rFonts w:eastAsia="Times New Roman" w:cs="Times New Roman"/>
          <w:kern w:val="0"/>
          <w:szCs w:val="24"/>
          <w:lang w:eastAsia="en-AU"/>
          <w14:ligatures w14:val="none"/>
        </w:rPr>
        <w:t>indicates more directed, less tortu</w:t>
      </w:r>
      <w:r w:rsidR="0042063E" w:rsidRPr="004B2662">
        <w:rPr>
          <w:rFonts w:eastAsia="Times New Roman" w:cs="Times New Roman"/>
          <w:kern w:val="0"/>
          <w:szCs w:val="24"/>
          <w:lang w:eastAsia="en-AU"/>
          <w14:ligatures w14:val="none"/>
        </w:rPr>
        <w:t>ous</w:t>
      </w:r>
      <w:r w:rsidR="00500DD5" w:rsidRPr="004B2662">
        <w:rPr>
          <w:rFonts w:eastAsia="Times New Roman" w:cs="Times New Roman"/>
          <w:kern w:val="0"/>
          <w:szCs w:val="24"/>
          <w:lang w:eastAsia="en-AU"/>
          <w14:ligatures w14:val="none"/>
        </w:rPr>
        <w:t xml:space="preserve"> movement</w:t>
      </w:r>
      <w:r w:rsidR="007A1E68" w:rsidRPr="00664D33">
        <w:rPr>
          <w:rFonts w:eastAsia="Times New Roman" w:cs="Times New Roman"/>
          <w:kern w:val="0"/>
          <w:szCs w:val="24"/>
          <w:lang w:eastAsia="en-AU"/>
          <w14:ligatures w14:val="none"/>
        </w:rPr>
        <w:t>.</w:t>
      </w:r>
      <w:r w:rsidR="007A1E68">
        <w:rPr>
          <w:rFonts w:eastAsia="Times New Roman" w:cs="Times New Roman"/>
          <w:kern w:val="0"/>
          <w:szCs w:val="24"/>
          <w:lang w:eastAsia="en-AU"/>
          <w14:ligatures w14:val="none"/>
        </w:rPr>
        <w:t xml:space="preserve"> </w:t>
      </w:r>
      <w:r w:rsidR="00DC426C" w:rsidRPr="00E66867">
        <w:rPr>
          <w:rFonts w:eastAsia="Times New Roman" w:cs="Times New Roman"/>
          <w:kern w:val="0"/>
          <w:szCs w:val="24"/>
          <w:lang w:eastAsia="en-AU"/>
          <w14:ligatures w14:val="none"/>
        </w:rPr>
        <w:t xml:space="preserve">For </w:t>
      </w:r>
      <w:r w:rsidR="00863EDC" w:rsidRPr="00E66867">
        <w:rPr>
          <w:rFonts w:eastAsia="Times New Roman" w:cs="Times New Roman"/>
          <w:kern w:val="0"/>
          <w:szCs w:val="24"/>
          <w:lang w:eastAsia="en-AU"/>
          <w14:ligatures w14:val="none"/>
        </w:rPr>
        <w:t>other space use</w:t>
      </w:r>
      <w:r w:rsidR="004816E6" w:rsidRPr="004B2662">
        <w:rPr>
          <w:rFonts w:eastAsia="Times New Roman" w:cs="Times New Roman"/>
          <w:kern w:val="0"/>
          <w:szCs w:val="24"/>
          <w:lang w:eastAsia="en-AU"/>
          <w14:ligatures w14:val="none"/>
        </w:rPr>
        <w:t>, positive</w:t>
      </w:r>
      <w:r w:rsidR="00E66867">
        <w:rPr>
          <w:rFonts w:eastAsia="Times New Roman" w:cs="Times New Roman"/>
          <w:kern w:val="0"/>
          <w:szCs w:val="24"/>
          <w:lang w:eastAsia="en-AU"/>
          <w14:ligatures w14:val="none"/>
        </w:rPr>
        <w:t xml:space="preserve"> effect size</w:t>
      </w:r>
      <w:r w:rsidR="004816E6" w:rsidRPr="004B2662">
        <w:rPr>
          <w:rFonts w:eastAsia="Times New Roman" w:cs="Times New Roman"/>
          <w:kern w:val="0"/>
          <w:szCs w:val="24"/>
          <w:lang w:eastAsia="en-AU"/>
          <w14:ligatures w14:val="none"/>
        </w:rPr>
        <w:t xml:space="preserve"> values</w:t>
      </w:r>
      <w:r w:rsidR="00863EDC" w:rsidRPr="00E66867">
        <w:rPr>
          <w:rFonts w:eastAsia="Times New Roman" w:cs="Times New Roman"/>
          <w:kern w:val="0"/>
          <w:szCs w:val="24"/>
          <w:lang w:eastAsia="en-AU"/>
          <w14:ligatures w14:val="none"/>
        </w:rPr>
        <w:t xml:space="preserve"> indicate</w:t>
      </w:r>
      <w:r w:rsidR="00107506" w:rsidRPr="00E66867">
        <w:rPr>
          <w:rFonts w:eastAsia="Times New Roman" w:cs="Times New Roman"/>
          <w:kern w:val="0"/>
          <w:szCs w:val="24"/>
          <w:lang w:eastAsia="en-AU"/>
          <w14:ligatures w14:val="none"/>
        </w:rPr>
        <w:t xml:space="preserve"> </w:t>
      </w:r>
      <w:r w:rsidR="00863EDC" w:rsidRPr="00E66867">
        <w:rPr>
          <w:rFonts w:eastAsia="Times New Roman" w:cs="Times New Roman"/>
          <w:kern w:val="0"/>
          <w:szCs w:val="24"/>
          <w:lang w:eastAsia="en-AU"/>
          <w14:ligatures w14:val="none"/>
        </w:rPr>
        <w:t>animals</w:t>
      </w:r>
      <w:r w:rsidR="008E69B8" w:rsidRPr="004B2662">
        <w:rPr>
          <w:rFonts w:eastAsia="Times New Roman" w:cs="Times New Roman"/>
          <w:kern w:val="0"/>
          <w:szCs w:val="24"/>
          <w:lang w:eastAsia="en-AU"/>
          <w14:ligatures w14:val="none"/>
        </w:rPr>
        <w:t xml:space="preserve"> in the fire treatment group</w:t>
      </w:r>
      <w:r w:rsidR="00863EDC" w:rsidRPr="00E66867">
        <w:rPr>
          <w:rFonts w:eastAsia="Times New Roman" w:cs="Times New Roman"/>
          <w:kern w:val="0"/>
          <w:szCs w:val="24"/>
          <w:lang w:eastAsia="en-AU"/>
          <w14:ligatures w14:val="none"/>
        </w:rPr>
        <w:t xml:space="preserve"> </w:t>
      </w:r>
      <w:r w:rsidR="00797496" w:rsidRPr="004B2662">
        <w:rPr>
          <w:rFonts w:eastAsia="Times New Roman" w:cs="Times New Roman"/>
          <w:kern w:val="0"/>
          <w:szCs w:val="24"/>
          <w:lang w:eastAsia="en-AU"/>
          <w14:ligatures w14:val="none"/>
        </w:rPr>
        <w:t xml:space="preserve">either </w:t>
      </w:r>
      <w:r w:rsidR="00863EDC" w:rsidRPr="00E66867">
        <w:rPr>
          <w:rFonts w:eastAsia="Times New Roman" w:cs="Times New Roman"/>
          <w:kern w:val="0"/>
          <w:szCs w:val="24"/>
          <w:lang w:eastAsia="en-AU"/>
          <w14:ligatures w14:val="none"/>
        </w:rPr>
        <w:t>increased</w:t>
      </w:r>
      <w:r w:rsidR="009F04F4" w:rsidRPr="004B2662">
        <w:rPr>
          <w:rFonts w:eastAsia="Times New Roman" w:cs="Times New Roman"/>
          <w:kern w:val="0"/>
          <w:szCs w:val="24"/>
          <w:lang w:eastAsia="en-AU"/>
          <w14:ligatures w14:val="none"/>
        </w:rPr>
        <w:t xml:space="preserve"> </w:t>
      </w:r>
      <w:r w:rsidR="00555A6E" w:rsidRPr="004B2662">
        <w:rPr>
          <w:rFonts w:eastAsia="Times New Roman" w:cs="Times New Roman"/>
          <w:kern w:val="0"/>
          <w:szCs w:val="24"/>
          <w:lang w:eastAsia="en-AU"/>
          <w14:ligatures w14:val="none"/>
        </w:rPr>
        <w:t xml:space="preserve">time </w:t>
      </w:r>
      <w:r w:rsidR="000D49FD" w:rsidRPr="004B2662">
        <w:rPr>
          <w:rFonts w:eastAsia="Times New Roman" w:cs="Times New Roman"/>
          <w:kern w:val="0"/>
          <w:szCs w:val="24"/>
          <w:lang w:eastAsia="en-AU"/>
          <w14:ligatures w14:val="none"/>
        </w:rPr>
        <w:t xml:space="preserve">spent within </w:t>
      </w:r>
      <w:r w:rsidR="00F27F10" w:rsidRPr="00E66867">
        <w:rPr>
          <w:rFonts w:eastAsia="Times New Roman" w:cs="Times New Roman"/>
          <w:kern w:val="0"/>
          <w:szCs w:val="24"/>
          <w:lang w:eastAsia="en-AU"/>
          <w14:ligatures w14:val="none"/>
        </w:rPr>
        <w:t>burn perimeters</w:t>
      </w:r>
      <w:r w:rsidR="00E66867">
        <w:rPr>
          <w:rFonts w:eastAsia="Times New Roman" w:cs="Times New Roman"/>
          <w:kern w:val="0"/>
          <w:szCs w:val="24"/>
          <w:lang w:eastAsia="en-AU"/>
          <w14:ligatures w14:val="none"/>
        </w:rPr>
        <w:t>,</w:t>
      </w:r>
      <w:r w:rsidR="00F27F10" w:rsidRPr="00E66867">
        <w:rPr>
          <w:rFonts w:eastAsia="Times New Roman" w:cs="Times New Roman"/>
          <w:kern w:val="0"/>
          <w:szCs w:val="24"/>
          <w:lang w:eastAsia="en-AU"/>
          <w14:ligatures w14:val="none"/>
        </w:rPr>
        <w:t xml:space="preserve"> </w:t>
      </w:r>
      <w:r w:rsidR="009F04F4" w:rsidRPr="00E66867">
        <w:rPr>
          <w:rFonts w:eastAsia="Times New Roman" w:cs="Times New Roman"/>
          <w:kern w:val="0"/>
          <w:szCs w:val="24"/>
          <w:lang w:eastAsia="en-AU"/>
          <w14:ligatures w14:val="none"/>
        </w:rPr>
        <w:t xml:space="preserve">or </w:t>
      </w:r>
      <w:r w:rsidR="00ED7770" w:rsidRPr="00E66867">
        <w:rPr>
          <w:rFonts w:eastAsia="Times New Roman" w:cs="Times New Roman"/>
          <w:kern w:val="0"/>
          <w:szCs w:val="24"/>
          <w:lang w:eastAsia="en-AU"/>
          <w14:ligatures w14:val="none"/>
        </w:rPr>
        <w:t>reduced</w:t>
      </w:r>
      <w:r w:rsidR="008E69B8" w:rsidRPr="00E66867">
        <w:rPr>
          <w:rFonts w:eastAsia="Times New Roman" w:cs="Times New Roman"/>
          <w:kern w:val="0"/>
          <w:szCs w:val="24"/>
          <w:lang w:eastAsia="en-AU"/>
          <w14:ligatures w14:val="none"/>
        </w:rPr>
        <w:t xml:space="preserve"> the</w:t>
      </w:r>
      <w:r w:rsidR="00ED7770" w:rsidRPr="00E66867">
        <w:rPr>
          <w:rFonts w:eastAsia="Times New Roman" w:cs="Times New Roman"/>
          <w:kern w:val="0"/>
          <w:szCs w:val="24"/>
          <w:lang w:eastAsia="en-AU"/>
          <w14:ligatures w14:val="none"/>
        </w:rPr>
        <w:t xml:space="preserve"> overlap of activity areas</w:t>
      </w:r>
      <w:r w:rsidR="008E69B8" w:rsidRPr="004B2662">
        <w:rPr>
          <w:rFonts w:eastAsia="Times New Roman" w:cs="Times New Roman"/>
          <w:kern w:val="0"/>
          <w:szCs w:val="24"/>
          <w:lang w:eastAsia="en-AU"/>
          <w14:ligatures w14:val="none"/>
        </w:rPr>
        <w:t xml:space="preserve"> post-fire</w:t>
      </w:r>
      <w:r w:rsidR="00491F6E">
        <w:rPr>
          <w:rFonts w:eastAsia="Times New Roman" w:cs="Times New Roman"/>
          <w:kern w:val="0"/>
          <w:szCs w:val="24"/>
          <w:lang w:eastAsia="en-AU"/>
          <w14:ligatures w14:val="none"/>
        </w:rPr>
        <w:t xml:space="preserve"> (with reduced overlap of activity areas suggesting </w:t>
      </w:r>
      <w:r w:rsidR="003B679F">
        <w:rPr>
          <w:rFonts w:eastAsia="Times New Roman" w:cs="Times New Roman"/>
          <w:kern w:val="0"/>
          <w:szCs w:val="24"/>
          <w:lang w:eastAsia="en-AU"/>
          <w14:ligatures w14:val="none"/>
        </w:rPr>
        <w:t xml:space="preserve">movement away from burnt habitat </w:t>
      </w:r>
      <w:r w:rsidR="00E66867">
        <w:rPr>
          <w:rFonts w:eastAsia="Times New Roman" w:cs="Times New Roman"/>
          <w:kern w:val="0"/>
          <w:szCs w:val="24"/>
          <w:lang w:eastAsia="en-AU"/>
          <w14:ligatures w14:val="none"/>
        </w:rPr>
        <w:t>post-fire)</w:t>
      </w:r>
      <w:r w:rsidR="008E69B8">
        <w:rPr>
          <w:rFonts w:eastAsia="Times New Roman" w:cs="Times New Roman"/>
          <w:kern w:val="0"/>
          <w:szCs w:val="24"/>
          <w:lang w:eastAsia="en-AU"/>
          <w14:ligatures w14:val="none"/>
        </w:rPr>
        <w:t>.</w:t>
      </w:r>
      <w:r w:rsidR="00107506">
        <w:rPr>
          <w:rFonts w:eastAsia="Times New Roman" w:cs="Times New Roman"/>
          <w:kern w:val="0"/>
          <w:szCs w:val="24"/>
          <w:lang w:eastAsia="en-AU"/>
          <w14:ligatures w14:val="none"/>
        </w:rPr>
        <w:t xml:space="preserve"> </w:t>
      </w:r>
      <w:r w:rsidR="00F00221">
        <w:rPr>
          <w:rFonts w:eastAsia="Times New Roman" w:cs="Times New Roman"/>
          <w:kern w:val="0"/>
          <w:szCs w:val="24"/>
          <w:lang w:eastAsia="en-AU"/>
          <w14:ligatures w14:val="none"/>
        </w:rPr>
        <w:t xml:space="preserve">To </w:t>
      </w:r>
      <w:r w:rsidR="00D235D4">
        <w:rPr>
          <w:rFonts w:eastAsia="Times New Roman" w:cs="Times New Roman"/>
          <w:kern w:val="0"/>
          <w:szCs w:val="24"/>
          <w:lang w:eastAsia="en-AU"/>
          <w14:ligatures w14:val="none"/>
        </w:rPr>
        <w:t xml:space="preserve">ensure </w:t>
      </w:r>
      <w:r w:rsidR="00BC0CFA">
        <w:rPr>
          <w:rFonts w:eastAsia="Times New Roman" w:cs="Times New Roman"/>
          <w:kern w:val="0"/>
          <w:szCs w:val="24"/>
          <w:lang w:eastAsia="en-AU"/>
          <w14:ligatures w14:val="none"/>
        </w:rPr>
        <w:t>consistent</w:t>
      </w:r>
      <w:r w:rsidR="00D27312">
        <w:rPr>
          <w:rFonts w:eastAsia="Times New Roman" w:cs="Times New Roman"/>
          <w:kern w:val="0"/>
          <w:szCs w:val="24"/>
          <w:lang w:eastAsia="en-AU"/>
          <w14:ligatures w14:val="none"/>
        </w:rPr>
        <w:t xml:space="preserve"> directionality of </w:t>
      </w:r>
      <w:r w:rsidR="00F00221">
        <w:rPr>
          <w:rFonts w:eastAsia="Times New Roman" w:cs="Times New Roman"/>
          <w:kern w:val="0"/>
          <w:szCs w:val="24"/>
          <w:lang w:eastAsia="en-AU"/>
          <w14:ligatures w14:val="none"/>
        </w:rPr>
        <w:t>e</w:t>
      </w:r>
      <w:r w:rsidR="00D235D4">
        <w:rPr>
          <w:rFonts w:eastAsia="Times New Roman" w:cs="Times New Roman"/>
          <w:kern w:val="0"/>
          <w:szCs w:val="24"/>
          <w:lang w:eastAsia="en-AU"/>
          <w14:ligatures w14:val="none"/>
        </w:rPr>
        <w:t>ffect sizes</w:t>
      </w:r>
      <w:r w:rsidR="00C26CFD">
        <w:rPr>
          <w:rFonts w:eastAsia="Times New Roman" w:cs="Times New Roman"/>
          <w:kern w:val="0"/>
          <w:szCs w:val="24"/>
          <w:lang w:eastAsia="en-AU"/>
          <w14:ligatures w14:val="none"/>
        </w:rPr>
        <w:t xml:space="preserve"> across the dataset</w:t>
      </w:r>
      <w:r w:rsidR="00D27312">
        <w:rPr>
          <w:rFonts w:eastAsia="Times New Roman" w:cs="Times New Roman"/>
          <w:kern w:val="0"/>
          <w:szCs w:val="24"/>
          <w:lang w:eastAsia="en-AU"/>
          <w14:ligatures w14:val="none"/>
        </w:rPr>
        <w:t xml:space="preserve">, </w:t>
      </w:r>
      <w:r w:rsidR="00BC0CFA">
        <w:rPr>
          <w:rFonts w:eastAsia="Times New Roman" w:cs="Times New Roman"/>
          <w:kern w:val="0"/>
          <w:szCs w:val="24"/>
          <w:lang w:eastAsia="en-AU"/>
          <w14:ligatures w14:val="none"/>
        </w:rPr>
        <w:t xml:space="preserve">values </w:t>
      </w:r>
      <w:r w:rsidR="001B6846">
        <w:rPr>
          <w:rFonts w:eastAsia="Times New Roman" w:cs="Times New Roman"/>
          <w:kern w:val="0"/>
          <w:szCs w:val="24"/>
          <w:lang w:eastAsia="en-AU"/>
          <w14:ligatures w14:val="none"/>
        </w:rPr>
        <w:t>were</w:t>
      </w:r>
      <w:r w:rsidR="0029797F">
        <w:rPr>
          <w:rFonts w:eastAsia="Times New Roman" w:cs="Times New Roman"/>
          <w:kern w:val="0"/>
          <w:szCs w:val="24"/>
          <w:lang w:eastAsia="en-AU"/>
          <w14:ligatures w14:val="none"/>
        </w:rPr>
        <w:t xml:space="preserve"> multipl</w:t>
      </w:r>
      <w:r w:rsidR="001B6846">
        <w:rPr>
          <w:rFonts w:eastAsia="Times New Roman" w:cs="Times New Roman"/>
          <w:kern w:val="0"/>
          <w:szCs w:val="24"/>
          <w:lang w:eastAsia="en-AU"/>
          <w14:ligatures w14:val="none"/>
        </w:rPr>
        <w:t>ied</w:t>
      </w:r>
      <w:r w:rsidR="0029797F">
        <w:rPr>
          <w:rFonts w:eastAsia="Times New Roman" w:cs="Times New Roman"/>
          <w:kern w:val="0"/>
          <w:szCs w:val="24"/>
          <w:lang w:eastAsia="en-AU"/>
          <w14:ligatures w14:val="none"/>
        </w:rPr>
        <w:t xml:space="preserve"> </w:t>
      </w:r>
      <w:r w:rsidR="00EF0C13">
        <w:rPr>
          <w:rFonts w:eastAsia="Times New Roman" w:cs="Times New Roman"/>
          <w:kern w:val="0"/>
          <w:szCs w:val="24"/>
          <w:lang w:eastAsia="en-AU"/>
          <w14:ligatures w14:val="none"/>
        </w:rPr>
        <w:t>values</w:t>
      </w:r>
      <w:r w:rsidR="0029797F">
        <w:rPr>
          <w:rFonts w:eastAsia="Times New Roman" w:cs="Times New Roman"/>
          <w:kern w:val="0"/>
          <w:szCs w:val="24"/>
          <w:lang w:eastAsia="en-AU"/>
          <w14:ligatures w14:val="none"/>
        </w:rPr>
        <w:t xml:space="preserve"> by -1 where necessary. </w:t>
      </w:r>
      <w:r w:rsidR="00EE7B42">
        <w:t xml:space="preserve">We used </w:t>
      </w:r>
      <w:r w:rsidR="000B6FE0">
        <w:t>the effect size benchmarks outlined in</w:t>
      </w:r>
      <w:r w:rsidR="00D55C11">
        <w:t xml:space="preserve"> </w:t>
      </w:r>
      <w:r w:rsidR="00EC3EA9">
        <w:fldChar w:fldCharType="begin"/>
      </w:r>
      <w:r w:rsidR="00EC3EA9">
        <w:instrText xml:space="preserve"> ADDIN EN.CITE &lt;EndNote&gt;&lt;Cite AuthorYear="1"&gt;&lt;Author&gt;Nakagawa&lt;/Author&gt;&lt;Year&gt;2007&lt;/Year&gt;&lt;RecNum&gt;144&lt;/RecNum&gt;&lt;DisplayText&gt;Nakagawa and Cuthill (2007)&lt;/DisplayText&gt;&lt;record&gt;&lt;rec-number&gt;144&lt;/rec-number&gt;&lt;foreign-keys&gt;&lt;key app="EN" db-id="axpffp0eards98ew20rvpa0tdf0f0svatvst" timestamp="1748218290"&gt;144&lt;/key&gt;&lt;/foreign-keys&gt;&lt;ref-type name="Journal Article"&gt;17&lt;/ref-type&gt;&lt;contributors&gt;&lt;authors&gt;&lt;author&gt;Nakagawa, Shinichi&lt;/author&gt;&lt;author&gt;Cuthill, Innes C.&lt;/author&gt;&lt;/authors&gt;&lt;/contributors&gt;&lt;titles&gt;&lt;title&gt;Effect size, confidence interval and statistical significance: A practical guide for biologists&lt;/title&gt;&lt;secondary-title&gt;Biological Reviews&lt;/secondary-title&gt;&lt;/titles&gt;&lt;pages&gt;591-605&lt;/pages&gt;&lt;volume&gt;82&lt;/volume&gt;&lt;number&gt;4&lt;/number&gt;&lt;keywords&gt;&lt;keyword&gt;Bonferroni correction&lt;/keyword&gt;&lt;keyword&gt;confidence interval&lt;/keyword&gt;&lt;keyword&gt;effect size&lt;/keyword&gt;&lt;keyword&gt;effect statistic&lt;/keyword&gt;&lt;keyword&gt;meta-analysis&lt;/keyword&gt;&lt;keyword&gt;null hypothesis significance testing&lt;/keyword&gt;&lt;keyword&gt;p value&lt;/keyword&gt;&lt;keyword&gt;power analysis&lt;/keyword&gt;&lt;keyword&gt;statistical significance&lt;/keyword&gt;&lt;/keywords&gt;&lt;dates&gt;&lt;year&gt;2007&lt;/year&gt;&lt;pub-dates&gt;&lt;date&gt;2007/11/01&lt;/date&gt;&lt;/pub-dates&gt;&lt;/dates&gt;&lt;publisher&gt;John Wiley &amp;amp; Sons, Ltd&lt;/publisher&gt;&lt;isbn&gt;1464-7931&lt;/isbn&gt;&lt;urls&gt;&lt;related-urls&gt;&lt;url&gt;https://doi.org/10.1111/j.1469-185X.2007.00027.x&lt;/url&gt;&lt;/related-urls&gt;&lt;/urls&gt;&lt;electronic-resource-num&gt;10.1111/j.1469-185X.2007.00027.x&lt;/electronic-resource-num&gt;&lt;access-date&gt;2025/05/25&lt;/access-date&gt;&lt;/record&gt;&lt;/Cite&gt;&lt;/EndNote&gt;</w:instrText>
      </w:r>
      <w:r w:rsidR="00EC3EA9">
        <w:fldChar w:fldCharType="separate"/>
      </w:r>
      <w:r w:rsidR="00EC3EA9">
        <w:rPr>
          <w:noProof/>
        </w:rPr>
        <w:t>Nakagawa and Cuthill (2007)</w:t>
      </w:r>
      <w:r w:rsidR="00EC3EA9">
        <w:fldChar w:fldCharType="end"/>
      </w:r>
      <w:r w:rsidR="000B6FE0">
        <w:t>, as</w:t>
      </w:r>
      <w:r w:rsidR="005646DA">
        <w:t xml:space="preserve"> </w:t>
      </w:r>
      <w:r w:rsidR="005646DA" w:rsidRPr="005646DA">
        <w:rPr>
          <w:i/>
          <w:iCs/>
        </w:rPr>
        <w:t xml:space="preserve">g </w:t>
      </w:r>
      <w:r w:rsidR="00536C1F">
        <w:t>&gt;</w:t>
      </w:r>
      <w:r w:rsidR="000B6FE0">
        <w:t xml:space="preserve">0.2 for a small effect, </w:t>
      </w:r>
      <w:r w:rsidR="00090EBA">
        <w:t>&gt;</w:t>
      </w:r>
      <w:r w:rsidR="000B6FE0">
        <w:t>0.</w:t>
      </w:r>
      <w:r w:rsidR="005646DA">
        <w:t xml:space="preserve">5 </w:t>
      </w:r>
      <w:r w:rsidR="00B65DBA">
        <w:t>for</w:t>
      </w:r>
      <w:r w:rsidR="005646DA">
        <w:t xml:space="preserve"> moderate and </w:t>
      </w:r>
      <w:r w:rsidR="00512FDD">
        <w:t>&gt;</w:t>
      </w:r>
      <w:r w:rsidR="005646DA">
        <w:t xml:space="preserve">0.8 </w:t>
      </w:r>
      <w:r w:rsidR="00B65DBA">
        <w:t>for</w:t>
      </w:r>
      <w:r w:rsidR="005646DA">
        <w:t xml:space="preserve"> large</w:t>
      </w:r>
      <w:r w:rsidR="002201EA">
        <w:t xml:space="preserve">, and considered an effect to be significant when </w:t>
      </w:r>
      <w:r w:rsidR="00E55B2B">
        <w:t>95% confidence intervals did not overlap zero</w:t>
      </w:r>
      <w:r w:rsidR="005646DA">
        <w:t xml:space="preserve">. </w:t>
      </w:r>
      <w:r w:rsidR="00C507FF">
        <w:t>Effect size calculation was done by C.M</w:t>
      </w:r>
      <w:r w:rsidR="00887920">
        <w:t xml:space="preserve"> and</w:t>
      </w:r>
      <w:r w:rsidR="00E777DF">
        <w:t xml:space="preserve"> </w:t>
      </w:r>
      <w:r w:rsidR="00C507FF">
        <w:t>E.I.F.W.</w:t>
      </w:r>
    </w:p>
    <w:p w14:paraId="120EBE67" w14:textId="541A1CC5" w:rsidR="005E507B" w:rsidRDefault="002073B8" w:rsidP="00294A0A">
      <w:r>
        <w:t xml:space="preserve">To </w:t>
      </w:r>
      <w:r w:rsidR="00CF6185">
        <w:t>quantify</w:t>
      </w:r>
      <w:r w:rsidR="00F316B1">
        <w:t xml:space="preserve"> the effect of fire on </w:t>
      </w:r>
      <w:r w:rsidR="00CF6185">
        <w:t xml:space="preserve">animal </w:t>
      </w:r>
      <w:r w:rsidR="00F316B1">
        <w:t xml:space="preserve">movement, we constructed </w:t>
      </w:r>
      <w:r w:rsidR="00CA180A">
        <w:t>phylogenetic</w:t>
      </w:r>
      <w:r w:rsidR="004E0D2E">
        <w:t xml:space="preserve"> </w:t>
      </w:r>
      <w:r w:rsidR="00620859">
        <w:t>multi-level meta</w:t>
      </w:r>
      <w:r w:rsidR="000C6716">
        <w:t>-</w:t>
      </w:r>
      <w:r w:rsidR="00620859">
        <w:t>analytic</w:t>
      </w:r>
      <w:r w:rsidR="004E0D2E">
        <w:t xml:space="preserve"> models using the rma.mv function in the metafor package</w:t>
      </w:r>
      <w:r w:rsidR="00E31145">
        <w:t xml:space="preserve"> </w:t>
      </w:r>
      <w:r w:rsidR="00EC3EA9">
        <w:fldChar w:fldCharType="begin"/>
      </w:r>
      <w:r w:rsidR="00EC3EA9">
        <w:instrText xml:space="preserve"> ADDIN EN.CITE &lt;EndNote&gt;&lt;Cite&gt;&lt;Author&gt;Viechtbauer&lt;/Author&gt;&lt;Year&gt;2010&lt;/Year&gt;&lt;RecNum&gt;145&lt;/RecNum&gt;&lt;DisplayText&gt;(Viechtbauer, 2010)&lt;/DisplayText&gt;&lt;record&gt;&lt;rec-number&gt;145&lt;/rec-number&gt;&lt;foreign-keys&gt;&lt;key app="EN" db-id="axpffp0eards98ew20rvpa0tdf0f0svatvst" timestamp="1748218618"&gt;145&lt;/key&gt;&lt;/foreign-keys&gt;&lt;ref-type name="Journal Article"&gt;17&lt;/ref-type&gt;&lt;contributors&gt;&lt;authors&gt;&lt;author&gt;Viechtbauer, Wolfgang&lt;/author&gt;&lt;/authors&gt;&lt;/contributors&gt;&lt;titles&gt;&lt;title&gt;Conducting Meta-Analyses in R with the metafor Package&lt;/title&gt;&lt;secondary-title&gt;Journal of Statistical Software&lt;/secondary-title&gt;&lt;/titles&gt;&lt;pages&gt;1 - 48&lt;/pages&gt;&lt;volume&gt;36&lt;/volume&gt;&lt;number&gt;3&lt;/number&gt;&lt;section&gt;Articles&lt;/section&gt;&lt;dates&gt;&lt;year&gt;2010&lt;/year&gt;&lt;pub-dates&gt;&lt;date&gt;08/05&lt;/date&gt;&lt;/pub-dates&gt;&lt;/dates&gt;&lt;urls&gt;&lt;related-urls&gt;&lt;url&gt;https://www.jstatsoft.org/index.php/jss/article/view/v036i03&lt;/url&gt;&lt;/related-urls&gt;&lt;/urls&gt;&lt;electronic-resource-num&gt;10.18637/jss.v036.i03&lt;/electronic-resource-num&gt;&lt;access-date&gt;2025/05/26&lt;/access-date&gt;&lt;/record&gt;&lt;/Cite&gt;&lt;/EndNote&gt;</w:instrText>
      </w:r>
      <w:r w:rsidR="00EC3EA9">
        <w:fldChar w:fldCharType="separate"/>
      </w:r>
      <w:r w:rsidR="00EC3EA9">
        <w:rPr>
          <w:noProof/>
        </w:rPr>
        <w:t>(Viechtbauer, 2010)</w:t>
      </w:r>
      <w:r w:rsidR="00EC3EA9">
        <w:fldChar w:fldCharType="end"/>
      </w:r>
      <w:r w:rsidR="004E0D2E">
        <w:t xml:space="preserve">. </w:t>
      </w:r>
      <w:r w:rsidR="002E5922">
        <w:t>These models weigh</w:t>
      </w:r>
      <w:r w:rsidR="00CF13D7">
        <w:t>ted</w:t>
      </w:r>
      <w:r w:rsidR="002E5922">
        <w:t xml:space="preserve"> each effect size by the inverse of the sampling variance, allowing the models to account for </w:t>
      </w:r>
      <w:r w:rsidR="00887920">
        <w:t>uncertainty in effect sizes</w:t>
      </w:r>
      <w:r w:rsidR="002E5922">
        <w:t>. This result</w:t>
      </w:r>
      <w:r w:rsidR="00FE0EAA">
        <w:t>ed</w:t>
      </w:r>
      <w:r w:rsidR="002E5922">
        <w:t xml:space="preserve"> in</w:t>
      </w:r>
      <w:r w:rsidR="00871027">
        <w:t xml:space="preserve"> effects with </w:t>
      </w:r>
      <w:r w:rsidR="00B66F0F">
        <w:t>smaller samp</w:t>
      </w:r>
      <w:r w:rsidR="002E5922">
        <w:t>l</w:t>
      </w:r>
      <w:r w:rsidR="00A55663">
        <w:t>ing variances</w:t>
      </w:r>
      <w:r w:rsidR="002E5922">
        <w:t xml:space="preserve"> having higher weight in the models.</w:t>
      </w:r>
      <w:r w:rsidR="006221C7">
        <w:t xml:space="preserve"> </w:t>
      </w:r>
      <w:r w:rsidR="00E82962">
        <w:t xml:space="preserve">To account </w:t>
      </w:r>
      <w:r w:rsidR="008D0042">
        <w:t xml:space="preserve">for nonindependence </w:t>
      </w:r>
      <w:r w:rsidR="00722E57">
        <w:lastRenderedPageBreak/>
        <w:t xml:space="preserve">amongst </w:t>
      </w:r>
      <w:r w:rsidR="008D0042">
        <w:t>effect sizes, we included</w:t>
      </w:r>
      <w:r w:rsidR="00986910">
        <w:t xml:space="preserve"> stud</w:t>
      </w:r>
      <w:r w:rsidR="00D66DEE">
        <w:t>y ID</w:t>
      </w:r>
      <w:r w:rsidR="00440956">
        <w:t xml:space="preserve"> (a unique identifier assigned to each article or thesis)</w:t>
      </w:r>
      <w:r w:rsidR="00050CB1">
        <w:t xml:space="preserve">, </w:t>
      </w:r>
      <w:r w:rsidR="00A30ECB">
        <w:t>observation ID</w:t>
      </w:r>
      <w:r w:rsidR="00440956">
        <w:t xml:space="preserve"> (a unique identifie</w:t>
      </w:r>
      <w:r w:rsidR="00013DB7">
        <w:t>r</w:t>
      </w:r>
      <w:r w:rsidR="00440956">
        <w:t xml:space="preserve"> assigned to </w:t>
      </w:r>
      <w:r w:rsidR="00B45E8B">
        <w:t>each effect size)</w:t>
      </w:r>
      <w:r w:rsidR="00A30ECB">
        <w:t xml:space="preserve">, </w:t>
      </w:r>
      <w:r w:rsidR="000C73B6">
        <w:t>phylogen</w:t>
      </w:r>
      <w:r w:rsidR="007E0662">
        <w:t>etic relatedness</w:t>
      </w:r>
      <w:r w:rsidR="00013DB7">
        <w:t>,</w:t>
      </w:r>
      <w:r w:rsidR="000C73B6">
        <w:t xml:space="preserve"> and </w:t>
      </w:r>
      <w:r w:rsidR="00E66867">
        <w:t xml:space="preserve">the </w:t>
      </w:r>
      <w:r w:rsidR="002E5922">
        <w:t xml:space="preserve">species </w:t>
      </w:r>
      <w:r w:rsidR="00234C7E">
        <w:t xml:space="preserve">binomial </w:t>
      </w:r>
      <w:r w:rsidR="009408D2">
        <w:t>name</w:t>
      </w:r>
      <w:r w:rsidR="00234C7E">
        <w:t xml:space="preserve"> </w:t>
      </w:r>
      <w:r w:rsidR="000C73B6">
        <w:t>as random effects</w:t>
      </w:r>
      <w:r w:rsidR="00C86A5E">
        <w:t xml:space="preserve"> </w:t>
      </w:r>
      <w:r w:rsidR="00EC3EA9">
        <w:fldChar w:fldCharType="begin"/>
      </w:r>
      <w:r w:rsidR="00EC3EA9">
        <w:instrText xml:space="preserve"> ADDIN EN.CITE &lt;EndNote&gt;&lt;Cite&gt;&lt;Author&gt;Nakagawa&lt;/Author&gt;&lt;Year&gt;2012&lt;/Year&gt;&lt;RecNum&gt;142&lt;/RecNum&gt;&lt;DisplayText&gt;(Nakagawa &amp;amp; Santos, 2012)&lt;/DisplayText&gt;&lt;record&gt;&lt;rec-number&gt;142&lt;/rec-number&gt;&lt;foreign-keys&gt;&lt;key app="EN" db-id="axpffp0eards98ew20rvpa0tdf0f0svatvst" timestamp="1748000720"&gt;142&lt;/key&gt;&lt;/foreign-keys&gt;&lt;ref-type name="Journal Article"&gt;17&lt;/ref-type&gt;&lt;contributors&gt;&lt;authors&gt;&lt;author&gt;Nakagawa, Shinichi&lt;/author&gt;&lt;author&gt;Santos, Eduardo S. A.&lt;/author&gt;&lt;/authors&gt;&lt;/contributors&gt;&lt;titles&gt;&lt;title&gt;Methodological issues and advances in biological meta-analysis&lt;/title&gt;&lt;secondary-title&gt;Evolutionary Ecology&lt;/secondary-title&gt;&lt;/titles&gt;&lt;pages&gt;1253-1274&lt;/pages&gt;&lt;volume&gt;26&lt;/volume&gt;&lt;number&gt;5&lt;/number&gt;&lt;dates&gt;&lt;year&gt;2012&lt;/year&gt;&lt;pub-dates&gt;&lt;date&gt;2012/09/01&lt;/date&gt;&lt;/pub-dates&gt;&lt;/dates&gt;&lt;isbn&gt;1573-8477&lt;/isbn&gt;&lt;urls&gt;&lt;related-urls&gt;&lt;url&gt;https://doi.org/10.1007/s10682-012-9555-5&lt;/url&gt;&lt;/related-urls&gt;&lt;/urls&gt;&lt;electronic-resource-num&gt;10.1007/s10682-012-9555-5&lt;/electronic-resource-num&gt;&lt;/record&gt;&lt;/Cite&gt;&lt;/EndNote&gt;</w:instrText>
      </w:r>
      <w:r w:rsidR="00EC3EA9">
        <w:fldChar w:fldCharType="separate"/>
      </w:r>
      <w:r w:rsidR="00EC3EA9">
        <w:rPr>
          <w:noProof/>
        </w:rPr>
        <w:t>(Nakagawa &amp; Santos, 2012)</w:t>
      </w:r>
      <w:r w:rsidR="00EC3EA9">
        <w:fldChar w:fldCharType="end"/>
      </w:r>
      <w:r w:rsidR="000C73B6">
        <w:t>.</w:t>
      </w:r>
      <w:r w:rsidR="0031233F">
        <w:t xml:space="preserve"> </w:t>
      </w:r>
      <w:r w:rsidR="00930E94">
        <w:t xml:space="preserve">We included observation ID </w:t>
      </w:r>
      <w:r w:rsidR="00510711">
        <w:t xml:space="preserve">to account for within study heterogeneity and nonindependence arising from </w:t>
      </w:r>
      <w:r w:rsidR="001E3004">
        <w:t>multiple movement metrics being measured from a single</w:t>
      </w:r>
      <w:r w:rsidR="005E7A8C">
        <w:t xml:space="preserve"> individual</w:t>
      </w:r>
      <w:r w:rsidR="001E3004">
        <w:t xml:space="preserve"> or related population</w:t>
      </w:r>
      <w:r w:rsidR="0062482F">
        <w:t xml:space="preserve"> </w:t>
      </w:r>
      <w:r w:rsidR="00EF5B81">
        <w:t>(e.g.,</w:t>
      </w:r>
      <w:r w:rsidR="0062482F">
        <w:t xml:space="preserve"> </w:t>
      </w:r>
      <w:r w:rsidR="001E3004">
        <w:t>home range size and linear distance</w:t>
      </w:r>
      <w:r w:rsidR="00EF5B81">
        <w:t>)</w:t>
      </w:r>
      <w:r w:rsidR="001E3004">
        <w:t xml:space="preserve"> </w:t>
      </w:r>
      <w:r w:rsidR="00EC3EA9">
        <w:fldChar w:fldCharType="begin"/>
      </w:r>
      <w:r w:rsidR="00EC3EA9">
        <w:instrText xml:space="preserve"> ADDIN EN.CITE &lt;EndNote&gt;&lt;Cite&gt;&lt;Author&gt;Nakagawa&lt;/Author&gt;&lt;Year&gt;2012&lt;/Year&gt;&lt;RecNum&gt;142&lt;/RecNum&gt;&lt;DisplayText&gt;(Nakagawa &amp;amp; Santos, 2012)&lt;/DisplayText&gt;&lt;record&gt;&lt;rec-number&gt;142&lt;/rec-number&gt;&lt;foreign-keys&gt;&lt;key app="EN" db-id="axpffp0eards98ew20rvpa0tdf0f0svatvst" timestamp="1748000720"&gt;142&lt;/key&gt;&lt;/foreign-keys&gt;&lt;ref-type name="Journal Article"&gt;17&lt;/ref-type&gt;&lt;contributors&gt;&lt;authors&gt;&lt;author&gt;Nakagawa, Shinichi&lt;/author&gt;&lt;author&gt;Santos, Eduardo S. A.&lt;/author&gt;&lt;/authors&gt;&lt;/contributors&gt;&lt;titles&gt;&lt;title&gt;Methodological issues and advances in biological meta-analysis&lt;/title&gt;&lt;secondary-title&gt;Evolutionary Ecology&lt;/secondary-title&gt;&lt;/titles&gt;&lt;pages&gt;1253-1274&lt;/pages&gt;&lt;volume&gt;26&lt;/volume&gt;&lt;number&gt;5&lt;/number&gt;&lt;dates&gt;&lt;year&gt;2012&lt;/year&gt;&lt;pub-dates&gt;&lt;date&gt;2012/09/01&lt;/date&gt;&lt;/pub-dates&gt;&lt;/dates&gt;&lt;isbn&gt;1573-8477&lt;/isbn&gt;&lt;urls&gt;&lt;related-urls&gt;&lt;url&gt;https://doi.org/10.1007/s10682-012-9555-5&lt;/url&gt;&lt;/related-urls&gt;&lt;/urls&gt;&lt;electronic-resource-num&gt;10.1007/s10682-012-9555-5&lt;/electronic-resource-num&gt;&lt;/record&gt;&lt;/Cite&gt;&lt;/EndNote&gt;</w:instrText>
      </w:r>
      <w:r w:rsidR="00EC3EA9">
        <w:fldChar w:fldCharType="separate"/>
      </w:r>
      <w:r w:rsidR="00EC3EA9">
        <w:rPr>
          <w:noProof/>
        </w:rPr>
        <w:t>(Nakagawa &amp; Santos, 2012)</w:t>
      </w:r>
      <w:r w:rsidR="00EC3EA9">
        <w:fldChar w:fldCharType="end"/>
      </w:r>
      <w:r w:rsidR="001E3004">
        <w:t>. Phylogenies</w:t>
      </w:r>
      <w:r w:rsidR="006F793C">
        <w:t xml:space="preserve"> were obtained from the Open Tree of Life, using the</w:t>
      </w:r>
      <w:r w:rsidR="00B500B1">
        <w:t xml:space="preserve"> </w:t>
      </w:r>
      <w:r w:rsidR="00B500B1" w:rsidRPr="00B500B1">
        <w:t>tnrs_match_names</w:t>
      </w:r>
      <w:r w:rsidR="00B500B1">
        <w:t xml:space="preserve"> function in the</w:t>
      </w:r>
      <w:r w:rsidR="006F793C">
        <w:t xml:space="preserve"> rotl package </w:t>
      </w:r>
      <w:r w:rsidR="00EC3EA9">
        <w:fldChar w:fldCharType="begin"/>
      </w:r>
      <w:r w:rsidR="00EC3EA9">
        <w:instrText xml:space="preserve"> ADDIN EN.CITE &lt;EndNote&gt;&lt;Cite&gt;&lt;Author&gt;Michonneau&lt;/Author&gt;&lt;Year&gt;2016&lt;/Year&gt;&lt;RecNum&gt;146&lt;/RecNum&gt;&lt;DisplayText&gt;(Michonneau et al., 2016)&lt;/DisplayText&gt;&lt;record&gt;&lt;rec-number&gt;146&lt;/rec-number&gt;&lt;foreign-keys&gt;&lt;key app="EN" db-id="axpffp0eards98ew20rvpa0tdf0f0svatvst" timestamp="1748218717"&gt;146&lt;/key&gt;&lt;/foreign-keys&gt;&lt;ref-type name="Journal Article"&gt;17&lt;/ref-type&gt;&lt;contributors&gt;&lt;authors&gt;&lt;author&gt;Michonneau, François&lt;/author&gt;&lt;author&gt;Brown, Joseph W.&lt;/author&gt;&lt;author&gt;Winter, David J.&lt;/author&gt;&lt;/authors&gt;&lt;/contributors&gt;&lt;titles&gt;&lt;title&gt;rotl: An R package to interact with the Open Tree of Life data&lt;/title&gt;&lt;secondary-title&gt;Methods in Ecology and Evolution&lt;/secondary-title&gt;&lt;/titles&gt;&lt;pages&gt;1476-1481&lt;/pages&gt;&lt;volume&gt;7&lt;/volume&gt;&lt;number&gt;12&lt;/number&gt;&lt;keywords&gt;&lt;keyword&gt;comparative methods&lt;/keyword&gt;&lt;keyword&gt;macroevolution&lt;/keyword&gt;&lt;keyword&gt;Open Tree of Life&lt;/keyword&gt;&lt;keyword&gt;phylogenetics&lt;/keyword&gt;&lt;/keywords&gt;&lt;dates&gt;&lt;year&gt;2016&lt;/year&gt;&lt;pub-dates&gt;&lt;date&gt;2016/12/01&lt;/date&gt;&lt;/pub-dates&gt;&lt;/dates&gt;&lt;publisher&gt;John Wiley &amp;amp; Sons, Ltd&lt;/publisher&gt;&lt;urls&gt;&lt;related-urls&gt;&lt;url&gt;https://doi.org/10.1111/2041-210X.12593&lt;/url&gt;&lt;/related-urls&gt;&lt;/urls&gt;&lt;electronic-resource-num&gt;10.1111/2041-210X.12593&lt;/electronic-resource-num&gt;&lt;access-date&gt;2025/05/25&lt;/access-date&gt;&lt;/record&gt;&lt;/Cite&gt;&lt;/EndNote&gt;</w:instrText>
      </w:r>
      <w:r w:rsidR="00EC3EA9">
        <w:fldChar w:fldCharType="separate"/>
      </w:r>
      <w:r w:rsidR="00EC3EA9">
        <w:rPr>
          <w:noProof/>
        </w:rPr>
        <w:t>(Michonneau et al., 2016)</w:t>
      </w:r>
      <w:r w:rsidR="00EC3EA9">
        <w:fldChar w:fldCharType="end"/>
      </w:r>
      <w:r w:rsidR="006F793C">
        <w:t xml:space="preserve">. </w:t>
      </w:r>
      <w:r w:rsidR="002E5922" w:rsidRPr="00A33032">
        <w:t xml:space="preserve">Phylogenetic random effect values </w:t>
      </w:r>
      <w:r w:rsidR="0096086F">
        <w:t>were</w:t>
      </w:r>
      <w:r w:rsidR="0096086F" w:rsidRPr="00A33032">
        <w:t xml:space="preserve"> </w:t>
      </w:r>
      <w:r w:rsidR="002E5922" w:rsidRPr="00A33032">
        <w:t>a correlation matrix of branch lengths representing the phylogenetic relatedness between species</w:t>
      </w:r>
      <w:r w:rsidR="002E5922">
        <w:t xml:space="preserve">. This is important </w:t>
      </w:r>
      <w:r w:rsidR="002E5922" w:rsidRPr="00A33032">
        <w:t xml:space="preserve">as we would expect closely related species to </w:t>
      </w:r>
      <w:r w:rsidR="002E5922">
        <w:t>respond similarly to fire</w:t>
      </w:r>
      <w:r w:rsidR="002E5922" w:rsidRPr="00A33032">
        <w:t>, while species identity accounts for effect sizes of the same species instead of relatedness to another species.</w:t>
      </w:r>
      <w:r w:rsidR="002E5922">
        <w:t xml:space="preserve"> </w:t>
      </w:r>
      <w:r w:rsidR="008514E2">
        <w:t>We included a</w:t>
      </w:r>
      <w:r w:rsidR="00DE6330">
        <w:t xml:space="preserve"> variance</w:t>
      </w:r>
      <w:r w:rsidR="004F378C">
        <w:t>–</w:t>
      </w:r>
      <w:r w:rsidR="00DE6330">
        <w:t>covariance</w:t>
      </w:r>
      <w:r w:rsidR="000D1B5D">
        <w:t xml:space="preserve"> matrix</w:t>
      </w:r>
      <w:r w:rsidR="00013DB7">
        <w:t xml:space="preserve"> in</w:t>
      </w:r>
      <w:r w:rsidR="00D87D21">
        <w:t xml:space="preserve"> our models</w:t>
      </w:r>
      <w:r w:rsidR="008514E2">
        <w:t xml:space="preserve"> to account for </w:t>
      </w:r>
      <w:r w:rsidR="00792B9B">
        <w:t xml:space="preserve">non-independence </w:t>
      </w:r>
      <w:r w:rsidR="000B6BEF">
        <w:t>resulting from</w:t>
      </w:r>
      <w:r w:rsidR="00792B9B">
        <w:t xml:space="preserve"> </w:t>
      </w:r>
      <w:r w:rsidR="004E1DBD">
        <w:t>individuals and populations</w:t>
      </w:r>
      <w:r w:rsidR="000D1B5D">
        <w:t xml:space="preserve"> </w:t>
      </w:r>
      <w:r w:rsidR="004E1DBD">
        <w:t>contributing to multiple effect sizes</w:t>
      </w:r>
      <w:r w:rsidR="00DA7C99">
        <w:t xml:space="preserve"> </w:t>
      </w:r>
      <w:r w:rsidR="00EC3EA9">
        <w:fldChar w:fldCharType="begin"/>
      </w:r>
      <w:r w:rsidR="00EC3EA9">
        <w:instrText xml:space="preserve"> ADDIN EN.CITE &lt;EndNote&gt;&lt;Cite&gt;&lt;Author&gt;Nakagawa&lt;/Author&gt;&lt;Year&gt;2012&lt;/Year&gt;&lt;RecNum&gt;142&lt;/RecNum&gt;&lt;DisplayText&gt;(Nakagawa &amp;amp; Santos, 2012)&lt;/DisplayText&gt;&lt;record&gt;&lt;rec-number&gt;142&lt;/rec-number&gt;&lt;foreign-keys&gt;&lt;key app="EN" db-id="axpffp0eards98ew20rvpa0tdf0f0svatvst" timestamp="1748000720"&gt;142&lt;/key&gt;&lt;/foreign-keys&gt;&lt;ref-type name="Journal Article"&gt;17&lt;/ref-type&gt;&lt;contributors&gt;&lt;authors&gt;&lt;author&gt;Nakagawa, Shinichi&lt;/author&gt;&lt;author&gt;Santos, Eduardo S. A.&lt;/author&gt;&lt;/authors&gt;&lt;/contributors&gt;&lt;titles&gt;&lt;title&gt;Methodological issues and advances in biological meta-analysis&lt;/title&gt;&lt;secondary-title&gt;Evolutionary Ecology&lt;/secondary-title&gt;&lt;/titles&gt;&lt;pages&gt;1253-1274&lt;/pages&gt;&lt;volume&gt;26&lt;/volume&gt;&lt;number&gt;5&lt;/number&gt;&lt;dates&gt;&lt;year&gt;2012&lt;/year&gt;&lt;pub-dates&gt;&lt;date&gt;2012/09/01&lt;/date&gt;&lt;/pub-dates&gt;&lt;/dates&gt;&lt;isbn&gt;1573-8477&lt;/isbn&gt;&lt;urls&gt;&lt;related-urls&gt;&lt;url&gt;https://doi.org/10.1007/s10682-012-9555-5&lt;/url&gt;&lt;/related-urls&gt;&lt;/urls&gt;&lt;electronic-resource-num&gt;10.1007/s10682-012-9555-5&lt;/electronic-resource-num&gt;&lt;/record&gt;&lt;/Cite&gt;&lt;/EndNote&gt;</w:instrText>
      </w:r>
      <w:r w:rsidR="00EC3EA9">
        <w:fldChar w:fldCharType="separate"/>
      </w:r>
      <w:r w:rsidR="00EC3EA9">
        <w:rPr>
          <w:noProof/>
        </w:rPr>
        <w:t>(Nakagawa &amp; Santos, 2012)</w:t>
      </w:r>
      <w:r w:rsidR="00EC3EA9">
        <w:fldChar w:fldCharType="end"/>
      </w:r>
      <w:r w:rsidR="00D87D21">
        <w:t>. We assumed</w:t>
      </w:r>
      <w:r w:rsidR="007E56A9">
        <w:t xml:space="preserve"> a correlation of </w:t>
      </w:r>
      <w:r w:rsidR="007E56A9">
        <w:rPr>
          <w:i/>
          <w:iCs/>
        </w:rPr>
        <w:t xml:space="preserve">r </w:t>
      </w:r>
      <w:r w:rsidR="007E56A9">
        <w:t>= 0.5</w:t>
      </w:r>
      <w:r w:rsidR="00854365">
        <w:t xml:space="preserve"> </w:t>
      </w:r>
      <w:r w:rsidR="00013DB7">
        <w:t>for the same species within the same studies</w:t>
      </w:r>
      <w:r w:rsidR="00BC1141">
        <w:t xml:space="preserve"> </w:t>
      </w:r>
      <w:r w:rsidR="001D7DC3">
        <w:fldChar w:fldCharType="begin">
          <w:fldData xml:space="preserve">PEVuZE5vdGU+PENpdGU+PEF1dGhvcj5NYXRob3Q8L0F1dGhvcj48WWVhcj4yMDI0PC9ZZWFyPjxS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</w:fldData>
        </w:fldChar>
      </w:r>
      <w:r w:rsidR="00D3034C">
        <w:instrText xml:space="preserve"> ADDIN EN.CITE </w:instrText>
      </w:r>
      <w:r w:rsidR="00D3034C">
        <w:fldChar w:fldCharType="begin">
          <w:fldData xml:space="preserve">PEVuZE5vdGU+PENpdGU+PEF1dGhvcj5NYXRob3Q8L0F1dGhvcj48WWVhcj4yMDI0PC9ZZWFyPjxS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</w:fldData>
        </w:fldChar>
      </w:r>
      <w:r w:rsidR="00D3034C">
        <w:instrText xml:space="preserve"> ADDIN EN.CITE.DATA </w:instrText>
      </w:r>
      <w:r w:rsidR="00D3034C">
        <w:fldChar w:fldCharType="end"/>
      </w:r>
      <w:r w:rsidR="001D7DC3">
        <w:fldChar w:fldCharType="separate"/>
      </w:r>
      <w:r w:rsidR="00D3034C">
        <w:rPr>
          <w:noProof/>
        </w:rPr>
        <w:t>(Mathot et al., 2024; Noble et al., 2017)</w:t>
      </w:r>
      <w:r w:rsidR="001D7DC3">
        <w:fldChar w:fldCharType="end"/>
      </w:r>
      <w:r w:rsidR="00013DB7">
        <w:t xml:space="preserve">. </w:t>
      </w:r>
    </w:p>
    <w:p w14:paraId="3B3BD5DA" w14:textId="5C5A7719" w:rsidR="005B5C26" w:rsidRPr="00B45D96" w:rsidRDefault="00B633E9" w:rsidP="00294A0A">
      <w:r>
        <w:t xml:space="preserve">We first </w:t>
      </w:r>
      <w:r w:rsidR="00EC19F6">
        <w:t>model</w:t>
      </w:r>
      <w:r w:rsidR="002A32B2">
        <w:t>led</w:t>
      </w:r>
      <w:r w:rsidR="00EC19F6">
        <w:t xml:space="preserve"> the </w:t>
      </w:r>
      <w:r w:rsidR="003C0BF5">
        <w:t>overall effect of fire on animal movement</w:t>
      </w:r>
      <w:r w:rsidR="00641470">
        <w:t xml:space="preserve"> by fitting </w:t>
      </w:r>
      <w:r w:rsidR="00540B63">
        <w:t>a null mode</w:t>
      </w:r>
      <w:r w:rsidR="00641470">
        <w:t>l</w:t>
      </w:r>
      <w:r w:rsidR="009150AC">
        <w:t xml:space="preserve"> </w:t>
      </w:r>
      <w:r w:rsidR="00540B63">
        <w:t>with random effects</w:t>
      </w:r>
      <w:r w:rsidR="00CC42FF">
        <w:t xml:space="preserve">. </w:t>
      </w:r>
      <w:r w:rsidR="00EC19F6">
        <w:rPr>
          <w:iCs/>
          <w:color w:val="000000"/>
        </w:rPr>
        <w:t>We then asked in subsequent models</w:t>
      </w:r>
      <w:r w:rsidR="00676987">
        <w:rPr>
          <w:iCs/>
          <w:color w:val="000000"/>
        </w:rPr>
        <w:t xml:space="preserve"> whether</w:t>
      </w:r>
      <w:r w:rsidR="00EC19F6">
        <w:rPr>
          <w:iCs/>
          <w:color w:val="000000"/>
        </w:rPr>
        <w:t xml:space="preserve"> </w:t>
      </w:r>
      <w:r w:rsidR="00676987">
        <w:t>movement responses</w:t>
      </w:r>
      <w:r w:rsidR="00676987">
        <w:rPr>
          <w:iCs/>
          <w:color w:val="000000"/>
        </w:rPr>
        <w:t xml:space="preserve"> varied </w:t>
      </w:r>
      <w:r w:rsidR="00FD3BE1">
        <w:rPr>
          <w:iCs/>
          <w:color w:val="000000"/>
        </w:rPr>
        <w:t>according to</w:t>
      </w:r>
      <w:r w:rsidR="00676987">
        <w:rPr>
          <w:iCs/>
          <w:color w:val="000000"/>
        </w:rPr>
        <w:t xml:space="preserve"> </w:t>
      </w:r>
      <w:r w:rsidR="00EC19F6">
        <w:rPr>
          <w:iCs/>
          <w:color w:val="000000"/>
        </w:rPr>
        <w:t xml:space="preserve">movement </w:t>
      </w:r>
      <w:r w:rsidR="00173218">
        <w:rPr>
          <w:iCs/>
          <w:color w:val="000000"/>
        </w:rPr>
        <w:t>re</w:t>
      </w:r>
      <w:r w:rsidR="00E66867">
        <w:rPr>
          <w:iCs/>
          <w:color w:val="000000"/>
        </w:rPr>
        <w:t>s</w:t>
      </w:r>
      <w:r w:rsidR="00173218">
        <w:rPr>
          <w:iCs/>
          <w:color w:val="000000"/>
        </w:rPr>
        <w:t>po</w:t>
      </w:r>
      <w:r w:rsidR="00E66867">
        <w:rPr>
          <w:iCs/>
          <w:color w:val="000000"/>
        </w:rPr>
        <w:t>n</w:t>
      </w:r>
      <w:r w:rsidR="00173218">
        <w:rPr>
          <w:iCs/>
          <w:color w:val="000000"/>
        </w:rPr>
        <w:t xml:space="preserve">se </w:t>
      </w:r>
      <w:r w:rsidR="00EC19F6">
        <w:rPr>
          <w:iCs/>
          <w:color w:val="000000"/>
        </w:rPr>
        <w:t xml:space="preserve">category, </w:t>
      </w:r>
      <w:r w:rsidR="00EC19F6">
        <w:t xml:space="preserve">fire type, </w:t>
      </w:r>
      <w:r w:rsidR="00A30BF3">
        <w:t>burn extent</w:t>
      </w:r>
      <w:r w:rsidR="00EC19F6">
        <w:t xml:space="preserve">, </w:t>
      </w:r>
      <w:r w:rsidR="00A30BF3">
        <w:t>time since fire</w:t>
      </w:r>
      <w:r w:rsidR="00EC19F6">
        <w:t xml:space="preserve">, biome, body mass, </w:t>
      </w:r>
      <w:r w:rsidR="00071762">
        <w:t xml:space="preserve">and </w:t>
      </w:r>
      <w:r w:rsidR="00EC19F6">
        <w:t>taxonomic clas</w:t>
      </w:r>
      <w:r w:rsidR="00A452E1">
        <w:t>s</w:t>
      </w:r>
      <w:r w:rsidR="00FD3BE1">
        <w:t>.</w:t>
      </w:r>
      <w:r w:rsidR="00D34803">
        <w:t xml:space="preserve"> </w:t>
      </w:r>
      <w:r w:rsidR="00E970E1">
        <w:t xml:space="preserve">The biome </w:t>
      </w:r>
      <w:r w:rsidR="00DD32E3">
        <w:t xml:space="preserve">and fire type </w:t>
      </w:r>
      <w:r w:rsidR="00E970E1">
        <w:t>analys</w:t>
      </w:r>
      <w:r w:rsidR="00DD32E3">
        <w:t>es</w:t>
      </w:r>
      <w:r w:rsidR="00E970E1">
        <w:t xml:space="preserve"> was restricted to </w:t>
      </w:r>
      <w:r w:rsidR="00DD32E3">
        <w:t xml:space="preserve">groups </w:t>
      </w:r>
      <w:r w:rsidR="00B4535F">
        <w:t>with a minimum of 10 effect sizes.</w:t>
      </w:r>
      <w:r w:rsidR="00E970E1">
        <w:t xml:space="preserve"> </w:t>
      </w:r>
      <w:r w:rsidR="00380F58">
        <w:t xml:space="preserve">Models were plotted using the </w:t>
      </w:r>
      <w:r w:rsidR="004C6766">
        <w:t xml:space="preserve">orchaRd package </w:t>
      </w:r>
      <w:r w:rsidR="00EC3EA9">
        <w:fldChar w:fldCharType="begin"/>
      </w:r>
      <w:r w:rsidR="00EC3EA9">
        <w:instrText xml:space="preserve"> ADDIN EN.CITE &lt;EndNote&gt;&lt;Cite&gt;&lt;Author&gt;Nakagawa&lt;/Author&gt;&lt;Year&gt;2023&lt;/Year&gt;&lt;RecNum&gt;159&lt;/RecNum&gt;&lt;DisplayText&gt;(Nakagawa et al., 2023)&lt;/DisplayText&gt;&lt;record&gt;&lt;rec-number&gt;159&lt;/rec-number&gt;&lt;foreign-keys&gt;&lt;key app="EN" db-id="axpffp0eards98ew20rvpa0tdf0f0svatvst" timestamp="1748220528"&gt;159&lt;/key&gt;&lt;/foreign-keys&gt;&lt;ref-type name="Journal Article"&gt;17&lt;/ref-type&gt;&lt;contributors&gt;&lt;authors&gt;&lt;author&gt;Nakagawa, Shinichi&lt;/author&gt;&lt;author&gt;Lagisz, Malgorzata&lt;/author&gt;&lt;author&gt;O&amp;apos;Dea, Rose E.&lt;/author&gt;&lt;author&gt;Pottier, Patrice&lt;/author&gt;&lt;author&gt;Rutkowska, Joanna&lt;/author&gt;&lt;author&gt;Senior, Alistair M.&lt;/author&gt;&lt;author&gt;Yang, Yefeng&lt;/author&gt;&lt;author&gt;Noble, Daniel W. A.&lt;/author&gt;&lt;/authors&gt;&lt;/contributors&gt;&lt;titles&gt;&lt;title&gt;orchaRd 2.0: An R package for visualising meta-analyses with orchard plots&lt;/title&gt;&lt;secondary-title&gt;Methods in Ecology and Evolution&lt;/secondary-title&gt;&lt;/titles&gt;&lt;pages&gt;2003-2010&lt;/pages&gt;&lt;volume&gt;14&lt;/volume&gt;&lt;number&gt;8&lt;/number&gt;&lt;keywords&gt;&lt;keyword&gt;caterpillar plot&lt;/keyword&gt;&lt;keyword&gt;credibility interval&lt;/keyword&gt;&lt;keyword&gt;credible interval&lt;/keyword&gt;&lt;keyword&gt;evidence synthesis&lt;/keyword&gt;&lt;keyword&gt;graphical tools&lt;/keyword&gt;&lt;keyword&gt;meta-regression&lt;/keyword&gt;&lt;keyword&gt;summary forest plot&lt;/keyword&gt;&lt;/keywords&gt;&lt;dates&gt;&lt;year&gt;2023&lt;/year&gt;&lt;pub-dates&gt;&lt;date&gt;2023/08/01&lt;/date&gt;&lt;/pub-dates&gt;&lt;/dates&gt;&lt;publisher&gt;John Wiley &amp;amp; Sons, Ltd&lt;/publisher&gt;&lt;urls&gt;&lt;related-urls&gt;&lt;url&gt;https://doi.org/10.1111/2041-210X.14152&lt;/url&gt;&lt;/related-urls&gt;&lt;/urls&gt;&lt;electronic-resource-num&gt;10.1111/2041-210X.14152&lt;/electronic-resource-num&gt;&lt;access-date&gt;2025/05/25&lt;/access-date&gt;&lt;/record&gt;&lt;/Cite&gt;&lt;/EndNote&gt;</w:instrText>
      </w:r>
      <w:r w:rsidR="00EC3EA9">
        <w:fldChar w:fldCharType="separate"/>
      </w:r>
      <w:r w:rsidR="00EC3EA9">
        <w:rPr>
          <w:noProof/>
        </w:rPr>
        <w:t>(Nakagawa et al., 2023)</w:t>
      </w:r>
      <w:r w:rsidR="00EC3EA9">
        <w:fldChar w:fldCharType="end"/>
      </w:r>
      <w:r w:rsidR="00901B30">
        <w:t>.</w:t>
      </w:r>
      <w:r w:rsidR="00EC19F6">
        <w:t xml:space="preserve"> </w:t>
      </w:r>
      <w:r w:rsidR="00C34230">
        <w:t>Meta-analysis was performed by C.</w:t>
      </w:r>
      <w:r w:rsidR="003E34CC">
        <w:t>L.</w:t>
      </w:r>
      <w:r w:rsidR="00C34230">
        <w:t>M</w:t>
      </w:r>
      <w:r w:rsidR="00756D2A">
        <w:t xml:space="preserve"> and</w:t>
      </w:r>
      <w:r w:rsidR="00C34230">
        <w:t xml:space="preserve"> E.I.F.W</w:t>
      </w:r>
      <w:r w:rsidR="006C31BA">
        <w:t>.</w:t>
      </w:r>
    </w:p>
    <w:p w14:paraId="5864C413" w14:textId="612DC7E5" w:rsidR="00F26A6D" w:rsidRDefault="00F26A6D" w:rsidP="00294A0A">
      <w:pPr>
        <w:pStyle w:val="Heading2"/>
      </w:pPr>
      <w:r w:rsidRPr="00F26A6D">
        <w:t>Study heterogeneity</w:t>
      </w:r>
      <w:r w:rsidR="00F97364">
        <w:t>,</w:t>
      </w:r>
      <w:r w:rsidRPr="00F26A6D">
        <w:t xml:space="preserve"> publication bias</w:t>
      </w:r>
      <w:r w:rsidR="00F97364">
        <w:t xml:space="preserve"> and </w:t>
      </w:r>
      <w:r w:rsidR="00F97364" w:rsidRPr="00F26A6D">
        <w:t>sensitivity analysis</w:t>
      </w:r>
    </w:p>
    <w:p w14:paraId="4512C9E6" w14:textId="0CCAEE74" w:rsidR="00B44E59" w:rsidRDefault="00526E00" w:rsidP="00294A0A">
      <w:r>
        <w:t xml:space="preserve">To </w:t>
      </w:r>
      <w:r w:rsidR="00666C8F">
        <w:t>quantify study</w:t>
      </w:r>
      <w:r>
        <w:t xml:space="preserve"> </w:t>
      </w:r>
      <w:r w:rsidR="00666C8F">
        <w:t>heterogeneity</w:t>
      </w:r>
      <w:r>
        <w:t xml:space="preserve">, </w:t>
      </w:r>
      <w:r w:rsidR="00C5161F">
        <w:t xml:space="preserve">and the proportion of variance </w:t>
      </w:r>
      <w:r w:rsidR="004A3450">
        <w:t xml:space="preserve">attributable to random effects, </w:t>
      </w:r>
      <w:r>
        <w:t>w</w:t>
      </w:r>
      <w:r w:rsidR="00B90B97">
        <w:t xml:space="preserve">e </w:t>
      </w:r>
      <w:r>
        <w:t>calculated</w:t>
      </w:r>
      <w:r w:rsidR="00B90B97">
        <w:t xml:space="preserve"> </w:t>
      </w:r>
      <w:r w:rsidR="00C40EC7">
        <w:rPr>
          <w:i/>
          <w:iCs/>
        </w:rPr>
        <w:t>I</w:t>
      </w:r>
      <w:r w:rsidR="00C40EC7">
        <w:rPr>
          <w:i/>
          <w:iCs/>
          <w:vertAlign w:val="superscript"/>
        </w:rPr>
        <w:t xml:space="preserve">2 </w:t>
      </w:r>
      <w:r>
        <w:t xml:space="preserve">using </w:t>
      </w:r>
      <w:r w:rsidR="00174D70">
        <w:t xml:space="preserve">the </w:t>
      </w:r>
      <w:r w:rsidR="000C1363" w:rsidRPr="000C1363">
        <w:t>i2_ml</w:t>
      </w:r>
      <w:r w:rsidR="000C1363">
        <w:t xml:space="preserve"> function in the </w:t>
      </w:r>
      <w:r w:rsidR="00C30DB6" w:rsidRPr="00C30DB6">
        <w:t>orchaRd</w:t>
      </w:r>
      <w:r w:rsidR="0031615A">
        <w:t xml:space="preserve"> </w:t>
      </w:r>
      <w:r w:rsidR="00174D70">
        <w:t>packa</w:t>
      </w:r>
      <w:r w:rsidR="009E38A9">
        <w:t xml:space="preserve">ge </w:t>
      </w:r>
      <w:r w:rsidR="00EC3EA9">
        <w:fldChar w:fldCharType="begin">
          <w:fldData xml:space="preserve">PEVuZE5vdGU+PENpdGU+PEF1dGhvcj5OYWthZ2F3YTwvQXV0aG9yPjxZZWFyPjIwMTI8L1llYXI+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</w:fldData>
        </w:fldChar>
      </w:r>
      <w:r w:rsidR="00EC3EA9">
        <w:instrText xml:space="preserve"> ADDIN EN.CITE </w:instrText>
      </w:r>
      <w:r w:rsidR="00EC3EA9">
        <w:fldChar w:fldCharType="begin">
          <w:fldData xml:space="preserve">PEVuZE5vdGU+PENpdGU+PEF1dGhvcj5OYWthZ2F3YTwvQXV0aG9yPjxZZWFyPjIwMTI8L1llYXI+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</w:fldData>
        </w:fldChar>
      </w:r>
      <w:r w:rsidR="00EC3EA9">
        <w:instrText xml:space="preserve"> ADDIN EN.CITE.DATA </w:instrText>
      </w:r>
      <w:r w:rsidR="00EC3EA9">
        <w:fldChar w:fldCharType="end"/>
      </w:r>
      <w:r w:rsidR="00EC3EA9">
        <w:fldChar w:fldCharType="separate"/>
      </w:r>
      <w:r w:rsidR="00EC3EA9">
        <w:rPr>
          <w:noProof/>
        </w:rPr>
        <w:t>(Nakagawa et al., 2023; Nakagawa &amp; Santos, 2012)</w:t>
      </w:r>
      <w:r w:rsidR="00EC3EA9">
        <w:fldChar w:fldCharType="end"/>
      </w:r>
      <w:r w:rsidR="00715623" w:rsidRPr="00715623">
        <w:t>.</w:t>
      </w:r>
      <w:r w:rsidR="006234F8">
        <w:t xml:space="preserve"> </w:t>
      </w:r>
      <w:r w:rsidR="00FA6A4A">
        <w:t xml:space="preserve">To </w:t>
      </w:r>
      <w:r w:rsidR="000822C3">
        <w:t>test</w:t>
      </w:r>
      <w:r w:rsidR="00FA6A4A">
        <w:t xml:space="preserve"> </w:t>
      </w:r>
      <w:r w:rsidR="007A4DC4">
        <w:t xml:space="preserve">for </w:t>
      </w:r>
      <w:r w:rsidR="00FA6A4A">
        <w:t xml:space="preserve">publication bias, we </w:t>
      </w:r>
      <w:r w:rsidR="00C86B62">
        <w:t xml:space="preserve">visually </w:t>
      </w:r>
      <w:r w:rsidR="00680DED">
        <w:t xml:space="preserve">assessed funnel plot asymmetry and </w:t>
      </w:r>
      <w:r w:rsidR="00AB57E4">
        <w:t xml:space="preserve">ran a multilevel </w:t>
      </w:r>
      <w:r w:rsidR="008D1332">
        <w:t>version of Egger’s regression</w:t>
      </w:r>
      <w:r w:rsidR="003F07CA">
        <w:t xml:space="preserve"> </w:t>
      </w:r>
      <w:r w:rsidR="00154F8C">
        <w:t>with a</w:t>
      </w:r>
      <w:r w:rsidR="00381E2E">
        <w:t xml:space="preserve">n approximation of </w:t>
      </w:r>
      <w:r w:rsidR="00353F78">
        <w:t>observation precision as</w:t>
      </w:r>
      <w:r w:rsidR="00154F8C">
        <w:t xml:space="preserve"> </w:t>
      </w:r>
      <w:r w:rsidR="00B508EC">
        <w:t xml:space="preserve">a predictor </w:t>
      </w:r>
      <w:r w:rsidR="00EC3EA9">
        <w:fldChar w:fldCharType="begin"/>
      </w:r>
      <w:r w:rsidR="00EC3EA9">
        <w:instrText xml:space="preserve"> ADDIN EN.CITE &lt;EndNote&gt;&lt;Cite&gt;&lt;Author&gt;Nakagawa&lt;/Author&gt;&lt;Year&gt;2022&lt;/Year&gt;&lt;RecNum&gt;149&lt;/RecNum&gt;&lt;DisplayText&gt;(Nakagawa et al., 2022)&lt;/DisplayText&gt;&lt;record&gt;&lt;rec-number&gt;149&lt;/rec-number&gt;&lt;foreign-keys&gt;&lt;key app="EN" db-id="axpffp0eards98ew20rvpa0tdf0f0svatvst" timestamp="1748219193"&gt;149&lt;/key&gt;&lt;/foreign-keys&gt;&lt;ref-type name="Journal Article"&gt;17&lt;/ref-type&gt;&lt;contributors&gt;&lt;authors&gt;&lt;author&gt;Nakagawa, Shinichi&lt;/author&gt;&lt;author&gt;Lagisz, Malgorzata&lt;/author&gt;&lt;author&gt;Jennions, Michael D.&lt;/author&gt;&lt;author&gt;Koricheva, Julia&lt;/author&gt;&lt;author&gt;Noble, Daniel W. A.&lt;/author&gt;&lt;author&gt;Parker, Timothy H.&lt;/author&gt;&lt;author&gt;Sánchez-Tójar, Alfredo&lt;/author&gt;&lt;author&gt;Yang, Yefeng&lt;/author&gt;&lt;author&gt;O&amp;apos;Dea, Rose E.&lt;/author&gt;&lt;/authors&gt;&lt;/contributors&gt;&lt;titles&gt;&lt;title&gt;Methods for testing publication bias in ecological and evolutionary meta-analyses&lt;/title&gt;&lt;secondary-title&gt;Methods in Ecology and Evolution&lt;/secondary-title&gt;&lt;/titles&gt;&lt;pages&gt;4-21&lt;/pages&gt;&lt;volume&gt;13&lt;/volume&gt;&lt;number&gt;1&lt;/number&gt;&lt;keywords&gt;&lt;keyword&gt;decline effect&lt;/keyword&gt;&lt;keyword&gt;effective sample size&lt;/keyword&gt;&lt;keyword&gt;multilevel meta-analysis&lt;/keyword&gt;&lt;keyword&gt;outcome reporting bias&lt;/keyword&gt;&lt;keyword&gt;p-hacking&lt;/keyword&gt;&lt;keyword&gt;radial plot&lt;/keyword&gt;&lt;keyword&gt;selection bias&lt;/keyword&gt;&lt;keyword&gt;time-lag bias&lt;/keyword&gt;&lt;/keywords&gt;&lt;dates&gt;&lt;year&gt;2022&lt;/year&gt;&lt;pub-dates&gt;&lt;date&gt;2022/01/01&lt;/date&gt;&lt;/pub-dates&gt;&lt;/dates&gt;&lt;publisher&gt;John Wiley &amp;amp; Sons, Ltd&lt;/publisher&gt;&lt;urls&gt;&lt;related-urls&gt;&lt;url&gt;https://doi.org/10.1111/2041-210X.13724&lt;/url&gt;&lt;/related-urls&gt;&lt;/urls&gt;&lt;electronic-resource-num&gt;https://doi.org/10.1111/2041-210X.13724&lt;/electronic-resource-num&gt;&lt;access-date&gt;2025/05/25&lt;/access-date&gt;&lt;/record&gt;&lt;/Cite&gt;&lt;/EndNote&gt;</w:instrText>
      </w:r>
      <w:r w:rsidR="00EC3EA9">
        <w:fldChar w:fldCharType="separate"/>
      </w:r>
      <w:r w:rsidR="00EC3EA9">
        <w:rPr>
          <w:noProof/>
        </w:rPr>
        <w:t>(Nakagawa et al., 2022)</w:t>
      </w:r>
      <w:r w:rsidR="00EC3EA9">
        <w:fldChar w:fldCharType="end"/>
      </w:r>
      <w:r w:rsidR="00390563">
        <w:t xml:space="preserve">. </w:t>
      </w:r>
      <w:r w:rsidR="00731F4A">
        <w:rPr>
          <w:noProof/>
          <w:lang w:val="en-US"/>
        </w:rPr>
        <w:t>We</w:t>
      </w:r>
      <w:r w:rsidR="00C33D64">
        <w:rPr>
          <w:noProof/>
          <w:lang w:val="en-US"/>
        </w:rPr>
        <w:t xml:space="preserve"> tested for a time</w:t>
      </w:r>
      <w:r w:rsidR="00355FB5">
        <w:rPr>
          <w:noProof/>
          <w:lang w:val="en-US"/>
        </w:rPr>
        <w:t xml:space="preserve"> lag effect by regressing effect sizes against study year</w:t>
      </w:r>
      <w:r w:rsidR="00731F4A">
        <w:rPr>
          <w:noProof/>
          <w:lang w:val="en-US"/>
        </w:rPr>
        <w:t xml:space="preserve">. </w:t>
      </w:r>
      <w:r w:rsidR="00E931FC">
        <w:rPr>
          <w:noProof/>
          <w:lang w:val="en-US"/>
        </w:rPr>
        <w:t>Finally, w</w:t>
      </w:r>
      <w:r w:rsidR="00E05D42">
        <w:rPr>
          <w:noProof/>
          <w:lang w:val="en-US"/>
        </w:rPr>
        <w:t xml:space="preserve">e performed a </w:t>
      </w:r>
      <w:r w:rsidR="00FD5C61">
        <w:rPr>
          <w:noProof/>
          <w:lang w:val="en-US"/>
        </w:rPr>
        <w:t>leave-a-study-out</w:t>
      </w:r>
      <w:r w:rsidR="008A7E96">
        <w:rPr>
          <w:noProof/>
          <w:lang w:val="en-US"/>
        </w:rPr>
        <w:t xml:space="preserve"> </w:t>
      </w:r>
      <w:r w:rsidR="00FD5C61">
        <w:rPr>
          <w:noProof/>
          <w:lang w:val="en-US"/>
        </w:rPr>
        <w:t xml:space="preserve">test to </w:t>
      </w:r>
      <w:r w:rsidR="008E0130">
        <w:rPr>
          <w:noProof/>
          <w:lang w:val="en-US"/>
        </w:rPr>
        <w:t>evaluate the sensitity of</w:t>
      </w:r>
      <w:r w:rsidR="003D7ACE">
        <w:rPr>
          <w:noProof/>
          <w:lang w:val="en-US"/>
        </w:rPr>
        <w:t xml:space="preserve"> the overall</w:t>
      </w:r>
      <w:r w:rsidR="008E0130">
        <w:rPr>
          <w:noProof/>
          <w:lang w:val="en-US"/>
        </w:rPr>
        <w:t xml:space="preserve"> </w:t>
      </w:r>
      <w:r w:rsidR="008D7DDB">
        <w:rPr>
          <w:noProof/>
          <w:lang w:val="en-US"/>
        </w:rPr>
        <w:t>model results to</w:t>
      </w:r>
      <w:r w:rsidR="00710A33">
        <w:rPr>
          <w:noProof/>
          <w:lang w:val="en-US"/>
        </w:rPr>
        <w:t xml:space="preserve"> influential studies</w:t>
      </w:r>
      <w:r w:rsidR="00FD5206">
        <w:rPr>
          <w:noProof/>
          <w:lang w:val="en-US"/>
        </w:rPr>
        <w:t xml:space="preserve"> </w:t>
      </w:r>
      <w:r w:rsidR="00EC3EA9">
        <w:rPr>
          <w:noProof/>
          <w:lang w:val="en-US"/>
        </w:rPr>
        <w:fldChar w:fldCharType="begin"/>
      </w:r>
      <w:r w:rsidR="00EC3EA9">
        <w:rPr>
          <w:noProof/>
          <w:lang w:val="en-US"/>
        </w:rPr>
        <w:instrText xml:space="preserve"> ADDIN EN.CITE &lt;EndNote&gt;&lt;Cite&gt;&lt;Author&gt;Viechtbauer&lt;/Author&gt;&lt;Year&gt;2010&lt;/Year&gt;&lt;RecNum&gt;143&lt;/RecNum&gt;&lt;DisplayText&gt;(Viechtbauer &amp;amp; Cheung, 2010)&lt;/DisplayText&gt;&lt;record&gt;&lt;rec-number&gt;143&lt;/rec-number&gt;&lt;foreign-keys&gt;&lt;key app="EN" db-id="axpffp0eards98ew20rvpa0tdf0f0svatvst" timestamp="1748218109"&gt;143&lt;/key&gt;&lt;/foreign-keys&gt;&lt;ref-type name="Journal Article"&gt;17&lt;/ref-type&gt;&lt;contributors&gt;&lt;authors&gt;&lt;author&gt;Viechtbauer, Wolfgang&lt;/author&gt;&lt;author&gt;Cheung, Mike W. L.&lt;/author&gt;&lt;/authors&gt;&lt;/contributors&gt;&lt;titles&gt;&lt;title&gt;Outlier and influence diagnostics for meta-analysis&lt;/title&gt;&lt;secondary-title&gt;Research Synthesis Methods&lt;/secondary-title&gt;&lt;/titles&gt;&lt;pages&gt;112-125&lt;/pages&gt;&lt;volume&gt;1&lt;/volume&gt;&lt;number&gt;2&lt;/number&gt;&lt;keywords&gt;&lt;keyword&gt;meta-analysis&lt;/keyword&gt;&lt;keyword&gt;outliers&lt;/keyword&gt;&lt;keyword&gt;influence diagnostics&lt;/keyword&gt;&lt;keyword&gt;mixed-effects model&lt;/keyword&gt;&lt;/keywords&gt;&lt;dates&gt;&lt;year&gt;2010&lt;/year&gt;&lt;pub-dates&gt;&lt;date&gt;2010/04/01&lt;/date&gt;&lt;/pub-dates&gt;&lt;/dates&gt;&lt;publisher&gt;John Wiley &amp;amp; Sons, Ltd&lt;/publisher&gt;&lt;isbn&gt;1759-2879&lt;/isbn&gt;&lt;urls&gt;&lt;related-urls&gt;&lt;url&gt;https://doi.org/10.1002/jrsm.11&lt;/url&gt;&lt;/related-urls&gt;&lt;/urls&gt;&lt;electronic-resource-num&gt;10.1002/jrsm.11&lt;/electronic-resource-num&gt;&lt;access-date&gt;2025/05/25&lt;/access-date&gt;&lt;/record&gt;&lt;/Cite&gt;&lt;/EndNote&gt;</w:instrText>
      </w:r>
      <w:r w:rsidR="00EC3EA9">
        <w:rPr>
          <w:noProof/>
          <w:lang w:val="en-US"/>
        </w:rPr>
        <w:fldChar w:fldCharType="separate"/>
      </w:r>
      <w:r w:rsidR="00EC3EA9">
        <w:rPr>
          <w:noProof/>
          <w:lang w:val="en-US"/>
        </w:rPr>
        <w:t>(Viechtbauer &amp; Cheung, 2010)</w:t>
      </w:r>
      <w:r w:rsidR="00EC3EA9">
        <w:rPr>
          <w:noProof/>
          <w:lang w:val="en-US"/>
        </w:rPr>
        <w:fldChar w:fldCharType="end"/>
      </w:r>
      <w:r w:rsidR="00985545">
        <w:rPr>
          <w:noProof/>
          <w:lang w:val="en-US"/>
        </w:rPr>
        <w:t>.</w:t>
      </w:r>
      <w:r w:rsidR="001729D4">
        <w:t xml:space="preserve"> Publication bias testing was done by C.</w:t>
      </w:r>
      <w:r w:rsidR="003E34CC">
        <w:t>L.</w:t>
      </w:r>
      <w:r w:rsidR="001729D4">
        <w:t>M and E.I.F.W.</w:t>
      </w:r>
    </w:p>
    <w:p w14:paraId="038B0EB7" w14:textId="00B25429" w:rsidR="00F97364" w:rsidRPr="00F97364" w:rsidRDefault="00F97364" w:rsidP="00294A0A">
      <w:pPr>
        <w:pStyle w:val="Heading1"/>
      </w:pPr>
      <w:r>
        <w:lastRenderedPageBreak/>
        <w:t>Results</w:t>
      </w:r>
    </w:p>
    <w:p w14:paraId="4CE40FA4" w14:textId="77777777" w:rsidR="00F26A6D" w:rsidRDefault="00F26A6D" w:rsidP="00294A0A">
      <w:pPr>
        <w:pStyle w:val="Heading2"/>
      </w:pPr>
      <w:r w:rsidRPr="00F26A6D">
        <w:t>Systematic review</w:t>
      </w:r>
    </w:p>
    <w:p w14:paraId="62A6A2A4" w14:textId="7FFF8FFE" w:rsidR="000349DC" w:rsidRPr="000349DC" w:rsidRDefault="000349DC" w:rsidP="00F91C67">
      <w:pPr>
        <w:spacing w:before="100" w:beforeAutospacing="1" w:after="100" w:afterAutospacing="1"/>
        <w:rPr>
          <w:rFonts w:eastAsia="Times New Roman" w:cs="Times New Roman"/>
          <w:kern w:val="0"/>
          <w:szCs w:val="24"/>
          <w:lang w:eastAsia="en-AU"/>
          <w14:ligatures w14:val="none"/>
        </w:rPr>
      </w:pPr>
      <w:r w:rsidRPr="000349DC">
        <w:rPr>
          <w:rFonts w:eastAsia="Times New Roman" w:cs="Times New Roman"/>
          <w:kern w:val="0"/>
          <w:szCs w:val="24"/>
          <w:lang w:eastAsia="en-AU"/>
          <w14:ligatures w14:val="none"/>
        </w:rPr>
        <w:t xml:space="preserve">Our </w:t>
      </w:r>
      <w:r w:rsidR="000A06C1">
        <w:rPr>
          <w:rFonts w:eastAsia="Times New Roman" w:cs="Times New Roman"/>
          <w:kern w:val="0"/>
          <w:szCs w:val="24"/>
          <w:lang w:eastAsia="en-AU"/>
          <w14:ligatures w14:val="none"/>
        </w:rPr>
        <w:t>database searches</w:t>
      </w:r>
      <w:r w:rsidRPr="000349DC">
        <w:rPr>
          <w:rFonts w:eastAsia="Times New Roman" w:cs="Times New Roman"/>
          <w:kern w:val="0"/>
          <w:szCs w:val="24"/>
          <w:lang w:eastAsia="en-AU"/>
          <w14:ligatures w14:val="none"/>
        </w:rPr>
        <w:t xml:space="preserve"> yielded </w:t>
      </w:r>
      <w:r w:rsidRPr="00FB1493">
        <w:rPr>
          <w:rFonts w:eastAsia="Times New Roman" w:cs="Times New Roman"/>
          <w:kern w:val="0"/>
          <w:szCs w:val="24"/>
          <w:lang w:eastAsia="en-AU"/>
          <w14:ligatures w14:val="none"/>
        </w:rPr>
        <w:t>5,231 records</w:t>
      </w:r>
      <w:r w:rsidRPr="000349DC">
        <w:rPr>
          <w:rFonts w:eastAsia="Times New Roman" w:cs="Times New Roman"/>
          <w:kern w:val="0"/>
          <w:szCs w:val="24"/>
          <w:lang w:eastAsia="en-AU"/>
          <w14:ligatures w14:val="none"/>
        </w:rPr>
        <w:t xml:space="preserve"> after duplicate removal. Following screening, </w:t>
      </w:r>
      <w:r w:rsidRPr="00FB1493">
        <w:rPr>
          <w:rFonts w:eastAsia="Times New Roman" w:cs="Times New Roman"/>
          <w:kern w:val="0"/>
          <w:szCs w:val="24"/>
          <w:lang w:eastAsia="en-AU"/>
          <w14:ligatures w14:val="none"/>
        </w:rPr>
        <w:t>84 studies</w:t>
      </w:r>
      <w:r w:rsidRPr="000349DC">
        <w:rPr>
          <w:rFonts w:eastAsia="Times New Roman" w:cs="Times New Roman"/>
          <w:kern w:val="0"/>
          <w:szCs w:val="24"/>
          <w:lang w:eastAsia="en-AU"/>
          <w14:ligatures w14:val="none"/>
        </w:rPr>
        <w:t xml:space="preserve"> met the eligibility criteria</w:t>
      </w:r>
      <w:r w:rsidR="008A7E96">
        <w:rPr>
          <w:rFonts w:eastAsia="Times New Roman" w:cs="Times New Roman"/>
          <w:kern w:val="0"/>
          <w:szCs w:val="24"/>
          <w:lang w:eastAsia="en-AU"/>
          <w14:ligatures w14:val="none"/>
        </w:rPr>
        <w:t xml:space="preserve"> for the systematic review</w:t>
      </w:r>
      <w:r w:rsidRPr="000349DC">
        <w:rPr>
          <w:rFonts w:eastAsia="Times New Roman" w:cs="Times New Roman"/>
          <w:kern w:val="0"/>
          <w:szCs w:val="24"/>
          <w:lang w:eastAsia="en-AU"/>
          <w14:ligatures w14:val="none"/>
        </w:rPr>
        <w:t xml:space="preserve">. These studies were conducted across </w:t>
      </w:r>
      <w:r w:rsidRPr="00FB1493">
        <w:rPr>
          <w:rFonts w:eastAsia="Times New Roman" w:cs="Times New Roman"/>
          <w:kern w:val="0"/>
          <w:szCs w:val="24"/>
          <w:lang w:eastAsia="en-AU"/>
          <w14:ligatures w14:val="none"/>
        </w:rPr>
        <w:t>12 countries and six continents</w:t>
      </w:r>
      <w:r w:rsidRPr="000349DC">
        <w:rPr>
          <w:rFonts w:eastAsia="Times New Roman" w:cs="Times New Roman"/>
          <w:kern w:val="0"/>
          <w:szCs w:val="24"/>
          <w:lang w:eastAsia="en-AU"/>
          <w14:ligatures w14:val="none"/>
        </w:rPr>
        <w:t xml:space="preserve"> (Figure </w:t>
      </w:r>
      <w:r w:rsidR="003E34CC">
        <w:rPr>
          <w:rFonts w:eastAsia="Times New Roman" w:cs="Times New Roman"/>
          <w:kern w:val="0"/>
          <w:szCs w:val="24"/>
          <w:lang w:eastAsia="en-AU"/>
          <w14:ligatures w14:val="none"/>
        </w:rPr>
        <w:t>1</w:t>
      </w:r>
      <w:r w:rsidRPr="000349DC">
        <w:rPr>
          <w:rFonts w:eastAsia="Times New Roman" w:cs="Times New Roman"/>
          <w:kern w:val="0"/>
          <w:szCs w:val="24"/>
          <w:lang w:eastAsia="en-AU"/>
          <w14:ligatures w14:val="none"/>
        </w:rPr>
        <w:t xml:space="preserve">). Most research was conducted in </w:t>
      </w:r>
      <w:r w:rsidRPr="00FB1493">
        <w:rPr>
          <w:rFonts w:eastAsia="Times New Roman" w:cs="Times New Roman"/>
          <w:kern w:val="0"/>
          <w:szCs w:val="24"/>
          <w:lang w:eastAsia="en-AU"/>
          <w14:ligatures w14:val="none"/>
        </w:rPr>
        <w:t>North America (60.7%)</w:t>
      </w:r>
      <w:r w:rsidRPr="000349DC">
        <w:rPr>
          <w:rFonts w:eastAsia="Times New Roman" w:cs="Times New Roman"/>
          <w:kern w:val="0"/>
          <w:szCs w:val="24"/>
          <w:lang w:eastAsia="en-AU"/>
          <w14:ligatures w14:val="none"/>
        </w:rPr>
        <w:t xml:space="preserve">, followed by </w:t>
      </w:r>
      <w:r w:rsidRPr="00FB1493">
        <w:rPr>
          <w:rFonts w:eastAsia="Times New Roman" w:cs="Times New Roman"/>
          <w:kern w:val="0"/>
          <w:szCs w:val="24"/>
          <w:lang w:eastAsia="en-AU"/>
          <w14:ligatures w14:val="none"/>
        </w:rPr>
        <w:t>Oceania (20.2%)</w:t>
      </w:r>
      <w:r w:rsidRPr="000349DC">
        <w:rPr>
          <w:rFonts w:eastAsia="Times New Roman" w:cs="Times New Roman"/>
          <w:kern w:val="0"/>
          <w:szCs w:val="24"/>
          <w:lang w:eastAsia="en-AU"/>
          <w14:ligatures w14:val="none"/>
        </w:rPr>
        <w:t xml:space="preserve">. </w:t>
      </w:r>
      <w:r w:rsidR="00614768">
        <w:rPr>
          <w:rFonts w:eastAsia="Times New Roman" w:cs="Times New Roman"/>
          <w:kern w:val="0"/>
          <w:szCs w:val="24"/>
          <w:lang w:eastAsia="en-AU"/>
          <w14:ligatures w14:val="none"/>
        </w:rPr>
        <w:t xml:space="preserve">All </w:t>
      </w:r>
      <w:r w:rsidR="00AD5B80">
        <w:rPr>
          <w:rFonts w:eastAsia="Times New Roman" w:cs="Times New Roman"/>
          <w:kern w:val="0"/>
          <w:szCs w:val="24"/>
          <w:lang w:eastAsia="en-AU"/>
          <w14:ligatures w14:val="none"/>
        </w:rPr>
        <w:t xml:space="preserve">studies from </w:t>
      </w:r>
      <w:r w:rsidR="00614768">
        <w:rPr>
          <w:rFonts w:eastAsia="Times New Roman" w:cs="Times New Roman"/>
          <w:kern w:val="0"/>
          <w:szCs w:val="24"/>
          <w:lang w:eastAsia="en-AU"/>
          <w14:ligatures w14:val="none"/>
        </w:rPr>
        <w:t xml:space="preserve">Oceania were </w:t>
      </w:r>
      <w:r w:rsidR="00AD5B80">
        <w:rPr>
          <w:rFonts w:eastAsia="Times New Roman" w:cs="Times New Roman"/>
          <w:kern w:val="0"/>
          <w:szCs w:val="24"/>
          <w:lang w:eastAsia="en-AU"/>
          <w14:ligatures w14:val="none"/>
        </w:rPr>
        <w:t>conducted in</w:t>
      </w:r>
      <w:r w:rsidR="00614768">
        <w:rPr>
          <w:rFonts w:eastAsia="Times New Roman" w:cs="Times New Roman"/>
          <w:kern w:val="0"/>
          <w:szCs w:val="24"/>
          <w:lang w:eastAsia="en-AU"/>
          <w14:ligatures w14:val="none"/>
        </w:rPr>
        <w:t xml:space="preserve"> Australia, while 90.2% of</w:t>
      </w:r>
      <w:r w:rsidRPr="000349DC">
        <w:rPr>
          <w:rFonts w:eastAsia="Times New Roman" w:cs="Times New Roman"/>
          <w:kern w:val="0"/>
          <w:szCs w:val="24"/>
          <w:lang w:eastAsia="en-AU"/>
          <w14:ligatures w14:val="none"/>
        </w:rPr>
        <w:t xml:space="preserve"> North America</w:t>
      </w:r>
      <w:r w:rsidR="00614768">
        <w:rPr>
          <w:rFonts w:eastAsia="Times New Roman" w:cs="Times New Roman"/>
          <w:kern w:val="0"/>
          <w:szCs w:val="24"/>
          <w:lang w:eastAsia="en-AU"/>
          <w14:ligatures w14:val="none"/>
        </w:rPr>
        <w:t>n</w:t>
      </w:r>
      <w:r w:rsidRPr="000349DC">
        <w:rPr>
          <w:rFonts w:eastAsia="Times New Roman" w:cs="Times New Roman"/>
          <w:kern w:val="0"/>
          <w:szCs w:val="24"/>
          <w:lang w:eastAsia="en-AU"/>
          <w14:ligatures w14:val="none"/>
        </w:rPr>
        <w:t xml:space="preserve"> studies were from the </w:t>
      </w:r>
      <w:r w:rsidRPr="00FB1493">
        <w:rPr>
          <w:rFonts w:eastAsia="Times New Roman" w:cs="Times New Roman"/>
          <w:kern w:val="0"/>
          <w:szCs w:val="24"/>
          <w:lang w:eastAsia="en-AU"/>
          <w14:ligatures w14:val="none"/>
        </w:rPr>
        <w:t>United States</w:t>
      </w:r>
      <w:r w:rsidRPr="000349DC">
        <w:rPr>
          <w:rFonts w:eastAsia="Times New Roman" w:cs="Times New Roman"/>
          <w:kern w:val="0"/>
          <w:szCs w:val="24"/>
          <w:lang w:eastAsia="en-AU"/>
          <w14:ligatures w14:val="none"/>
        </w:rPr>
        <w:t xml:space="preserve">, with the remainder from </w:t>
      </w:r>
      <w:r w:rsidRPr="00FB1493">
        <w:rPr>
          <w:rFonts w:eastAsia="Times New Roman" w:cs="Times New Roman"/>
          <w:kern w:val="0"/>
          <w:szCs w:val="24"/>
          <w:lang w:eastAsia="en-AU"/>
          <w14:ligatures w14:val="none"/>
        </w:rPr>
        <w:t>Canada</w:t>
      </w:r>
      <w:r w:rsidRPr="000349DC">
        <w:rPr>
          <w:rFonts w:eastAsia="Times New Roman" w:cs="Times New Roman"/>
          <w:kern w:val="0"/>
          <w:szCs w:val="24"/>
          <w:lang w:eastAsia="en-AU"/>
          <w14:ligatures w14:val="none"/>
        </w:rPr>
        <w:t xml:space="preserve">. </w:t>
      </w:r>
      <w:r w:rsidR="00614768" w:rsidRPr="000349DC">
        <w:rPr>
          <w:rFonts w:eastAsia="Times New Roman" w:cs="Times New Roman"/>
          <w:kern w:val="0"/>
          <w:szCs w:val="24"/>
          <w:lang w:eastAsia="en-AU"/>
          <w14:ligatures w14:val="none"/>
        </w:rPr>
        <w:t>In</w:t>
      </w:r>
      <w:r w:rsidRPr="000349DC">
        <w:rPr>
          <w:rFonts w:eastAsia="Times New Roman" w:cs="Times New Roman"/>
          <w:kern w:val="0"/>
          <w:szCs w:val="24"/>
          <w:lang w:eastAsia="en-AU"/>
          <w14:ligatures w14:val="none"/>
        </w:rPr>
        <w:t xml:space="preserve"> </w:t>
      </w:r>
      <w:r w:rsidRPr="00FB1493">
        <w:rPr>
          <w:rFonts w:eastAsia="Times New Roman" w:cs="Times New Roman"/>
          <w:kern w:val="0"/>
          <w:szCs w:val="24"/>
          <w:lang w:eastAsia="en-AU"/>
          <w14:ligatures w14:val="none"/>
        </w:rPr>
        <w:t>Africa</w:t>
      </w:r>
      <w:r w:rsidR="00AD5B80">
        <w:rPr>
          <w:rFonts w:eastAsia="Times New Roman" w:cs="Times New Roman"/>
          <w:kern w:val="0"/>
          <w:szCs w:val="24"/>
          <w:lang w:eastAsia="en-AU"/>
          <w14:ligatures w14:val="none"/>
        </w:rPr>
        <w:t xml:space="preserve"> (</w:t>
      </w:r>
      <w:r w:rsidR="00E53229">
        <w:rPr>
          <w:rFonts w:eastAsia="Times New Roman" w:cs="Times New Roman"/>
          <w:kern w:val="0"/>
          <w:szCs w:val="24"/>
          <w:lang w:eastAsia="en-AU"/>
          <w14:ligatures w14:val="none"/>
        </w:rPr>
        <w:t>8.</w:t>
      </w:r>
      <w:r w:rsidR="002004A0">
        <w:rPr>
          <w:rFonts w:eastAsia="Times New Roman" w:cs="Times New Roman"/>
          <w:kern w:val="0"/>
          <w:szCs w:val="24"/>
          <w:lang w:eastAsia="en-AU"/>
          <w14:ligatures w14:val="none"/>
        </w:rPr>
        <w:t>3</w:t>
      </w:r>
      <w:r w:rsidR="00AD5B80">
        <w:rPr>
          <w:rFonts w:eastAsia="Times New Roman" w:cs="Times New Roman"/>
          <w:kern w:val="0"/>
          <w:szCs w:val="24"/>
          <w:lang w:eastAsia="en-AU"/>
          <w14:ligatures w14:val="none"/>
        </w:rPr>
        <w:t>% of global studies)</w:t>
      </w:r>
      <w:r w:rsidRPr="000349DC">
        <w:rPr>
          <w:rFonts w:eastAsia="Times New Roman" w:cs="Times New Roman"/>
          <w:kern w:val="0"/>
          <w:szCs w:val="24"/>
          <w:lang w:eastAsia="en-AU"/>
          <w14:ligatures w14:val="none"/>
        </w:rPr>
        <w:t xml:space="preserve">, </w:t>
      </w:r>
      <w:r w:rsidRPr="00FB1493">
        <w:rPr>
          <w:rFonts w:eastAsia="Times New Roman" w:cs="Times New Roman"/>
          <w:kern w:val="0"/>
          <w:szCs w:val="24"/>
          <w:lang w:eastAsia="en-AU"/>
          <w14:ligatures w14:val="none"/>
        </w:rPr>
        <w:t>71.4%</w:t>
      </w:r>
      <w:r w:rsidRPr="000349DC">
        <w:rPr>
          <w:rFonts w:eastAsia="Times New Roman" w:cs="Times New Roman"/>
          <w:kern w:val="0"/>
          <w:szCs w:val="24"/>
          <w:lang w:eastAsia="en-AU"/>
          <w14:ligatures w14:val="none"/>
        </w:rPr>
        <w:t xml:space="preserve"> of studies originated from </w:t>
      </w:r>
      <w:r w:rsidRPr="00FB1493">
        <w:rPr>
          <w:rFonts w:eastAsia="Times New Roman" w:cs="Times New Roman"/>
          <w:kern w:val="0"/>
          <w:szCs w:val="24"/>
          <w:lang w:eastAsia="en-AU"/>
          <w14:ligatures w14:val="none"/>
        </w:rPr>
        <w:t>South Africa</w:t>
      </w:r>
      <w:r w:rsidRPr="000349DC">
        <w:rPr>
          <w:rFonts w:eastAsia="Times New Roman" w:cs="Times New Roman"/>
          <w:kern w:val="0"/>
          <w:szCs w:val="24"/>
          <w:lang w:eastAsia="en-AU"/>
          <w14:ligatures w14:val="none"/>
        </w:rPr>
        <w:t xml:space="preserve">, with single studies from </w:t>
      </w:r>
      <w:r w:rsidRPr="00FB1493">
        <w:rPr>
          <w:rFonts w:eastAsia="Times New Roman" w:cs="Times New Roman"/>
          <w:kern w:val="0"/>
          <w:szCs w:val="24"/>
          <w:lang w:eastAsia="en-AU"/>
          <w14:ligatures w14:val="none"/>
        </w:rPr>
        <w:t>Kenya</w:t>
      </w:r>
      <w:r w:rsidRPr="000349DC">
        <w:rPr>
          <w:rFonts w:eastAsia="Times New Roman" w:cs="Times New Roman"/>
          <w:kern w:val="0"/>
          <w:szCs w:val="24"/>
          <w:lang w:eastAsia="en-AU"/>
          <w14:ligatures w14:val="none"/>
        </w:rPr>
        <w:t xml:space="preserve"> and </w:t>
      </w:r>
      <w:r w:rsidRPr="00FB1493">
        <w:rPr>
          <w:rFonts w:eastAsia="Times New Roman" w:cs="Times New Roman"/>
          <w:kern w:val="0"/>
          <w:szCs w:val="24"/>
          <w:lang w:eastAsia="en-AU"/>
          <w14:ligatures w14:val="none"/>
        </w:rPr>
        <w:t>Uganda</w:t>
      </w:r>
      <w:r w:rsidRPr="000349DC">
        <w:rPr>
          <w:rFonts w:eastAsia="Times New Roman" w:cs="Times New Roman"/>
          <w:kern w:val="0"/>
          <w:szCs w:val="24"/>
          <w:lang w:eastAsia="en-AU"/>
          <w14:ligatures w14:val="none"/>
        </w:rPr>
        <w:t xml:space="preserve">. </w:t>
      </w:r>
      <w:r w:rsidRPr="00FB1493">
        <w:rPr>
          <w:rFonts w:eastAsia="Times New Roman" w:cs="Times New Roman"/>
          <w:kern w:val="0"/>
          <w:szCs w:val="24"/>
          <w:lang w:eastAsia="en-AU"/>
          <w14:ligatures w14:val="none"/>
        </w:rPr>
        <w:t>South America</w:t>
      </w:r>
      <w:r w:rsidRPr="000349DC">
        <w:rPr>
          <w:rFonts w:eastAsia="Times New Roman" w:cs="Times New Roman"/>
          <w:kern w:val="0"/>
          <w:szCs w:val="24"/>
          <w:lang w:eastAsia="en-AU"/>
          <w14:ligatures w14:val="none"/>
        </w:rPr>
        <w:t xml:space="preserve"> was represented by a single study from </w:t>
      </w:r>
      <w:r w:rsidRPr="00FB1493">
        <w:rPr>
          <w:rFonts w:eastAsia="Times New Roman" w:cs="Times New Roman"/>
          <w:kern w:val="0"/>
          <w:szCs w:val="24"/>
          <w:lang w:eastAsia="en-AU"/>
          <w14:ligatures w14:val="none"/>
        </w:rPr>
        <w:t>Paraguay</w:t>
      </w:r>
      <w:r w:rsidRPr="000349DC">
        <w:rPr>
          <w:rFonts w:eastAsia="Times New Roman" w:cs="Times New Roman"/>
          <w:kern w:val="0"/>
          <w:szCs w:val="24"/>
          <w:lang w:eastAsia="en-AU"/>
          <w14:ligatures w14:val="none"/>
        </w:rPr>
        <w:t xml:space="preserve">. In </w:t>
      </w:r>
      <w:r w:rsidRPr="00FB1493">
        <w:rPr>
          <w:rFonts w:eastAsia="Times New Roman" w:cs="Times New Roman"/>
          <w:kern w:val="0"/>
          <w:szCs w:val="24"/>
          <w:lang w:eastAsia="en-AU"/>
          <w14:ligatures w14:val="none"/>
        </w:rPr>
        <w:t>Asia</w:t>
      </w:r>
      <w:r w:rsidR="00AD5B80">
        <w:rPr>
          <w:rFonts w:eastAsia="Times New Roman" w:cs="Times New Roman"/>
          <w:kern w:val="0"/>
          <w:szCs w:val="24"/>
          <w:lang w:eastAsia="en-AU"/>
          <w14:ligatures w14:val="none"/>
        </w:rPr>
        <w:t xml:space="preserve"> (</w:t>
      </w:r>
      <w:r w:rsidR="00A21BB3">
        <w:rPr>
          <w:rFonts w:eastAsia="Times New Roman" w:cs="Times New Roman"/>
          <w:kern w:val="0"/>
          <w:szCs w:val="24"/>
          <w:lang w:eastAsia="en-AU"/>
          <w14:ligatures w14:val="none"/>
        </w:rPr>
        <w:t>6</w:t>
      </w:r>
      <w:r w:rsidR="00AD5B80">
        <w:rPr>
          <w:rFonts w:eastAsia="Times New Roman" w:cs="Times New Roman"/>
          <w:kern w:val="0"/>
          <w:szCs w:val="24"/>
          <w:lang w:eastAsia="en-AU"/>
          <w14:ligatures w14:val="none"/>
        </w:rPr>
        <w:t>% of global studies)</w:t>
      </w:r>
      <w:r w:rsidRPr="000349DC">
        <w:rPr>
          <w:rFonts w:eastAsia="Times New Roman" w:cs="Times New Roman"/>
          <w:kern w:val="0"/>
          <w:szCs w:val="24"/>
          <w:lang w:eastAsia="en-AU"/>
          <w14:ligatures w14:val="none"/>
        </w:rPr>
        <w:t xml:space="preserve">, </w:t>
      </w:r>
      <w:r w:rsidRPr="00FB1493">
        <w:rPr>
          <w:rFonts w:eastAsia="Times New Roman" w:cs="Times New Roman"/>
          <w:kern w:val="0"/>
          <w:szCs w:val="24"/>
          <w:lang w:eastAsia="en-AU"/>
          <w14:ligatures w14:val="none"/>
        </w:rPr>
        <w:t>60%</w:t>
      </w:r>
      <w:r w:rsidRPr="000349DC">
        <w:rPr>
          <w:rFonts w:eastAsia="Times New Roman" w:cs="Times New Roman"/>
          <w:kern w:val="0"/>
          <w:szCs w:val="24"/>
          <w:lang w:eastAsia="en-AU"/>
          <w14:ligatures w14:val="none"/>
        </w:rPr>
        <w:t xml:space="preserve"> of studies were conducted in </w:t>
      </w:r>
      <w:r w:rsidRPr="00FB1493">
        <w:rPr>
          <w:rFonts w:eastAsia="Times New Roman" w:cs="Times New Roman"/>
          <w:kern w:val="0"/>
          <w:szCs w:val="24"/>
          <w:lang w:eastAsia="en-AU"/>
          <w14:ligatures w14:val="none"/>
        </w:rPr>
        <w:t>Indonesia</w:t>
      </w:r>
      <w:r w:rsidR="00AD5B80">
        <w:rPr>
          <w:rFonts w:eastAsia="Times New Roman" w:cs="Times New Roman"/>
          <w:kern w:val="0"/>
          <w:szCs w:val="24"/>
          <w:lang w:eastAsia="en-AU"/>
          <w14:ligatures w14:val="none"/>
        </w:rPr>
        <w:t>.</w:t>
      </w:r>
      <w:r w:rsidRPr="000349DC">
        <w:rPr>
          <w:rFonts w:eastAsia="Times New Roman" w:cs="Times New Roman"/>
          <w:kern w:val="0"/>
          <w:szCs w:val="24"/>
          <w:lang w:eastAsia="en-AU"/>
          <w14:ligatures w14:val="none"/>
        </w:rPr>
        <w:t xml:space="preserve"> </w:t>
      </w:r>
      <w:r w:rsidRPr="00FB1493">
        <w:rPr>
          <w:rFonts w:eastAsia="Times New Roman" w:cs="Times New Roman"/>
          <w:kern w:val="0"/>
          <w:szCs w:val="24"/>
          <w:lang w:eastAsia="en-AU"/>
          <w14:ligatures w14:val="none"/>
        </w:rPr>
        <w:t>Europe</w:t>
      </w:r>
      <w:r w:rsidR="00AD5B80">
        <w:rPr>
          <w:rFonts w:eastAsia="Times New Roman" w:cs="Times New Roman"/>
          <w:kern w:val="0"/>
          <w:szCs w:val="24"/>
          <w:lang w:eastAsia="en-AU"/>
          <w14:ligatures w14:val="none"/>
        </w:rPr>
        <w:t xml:space="preserve"> (~4% of global studies)</w:t>
      </w:r>
      <w:r w:rsidRPr="000349DC">
        <w:rPr>
          <w:rFonts w:eastAsia="Times New Roman" w:cs="Times New Roman"/>
          <w:kern w:val="0"/>
          <w:szCs w:val="24"/>
          <w:lang w:eastAsia="en-AU"/>
          <w14:ligatures w14:val="none"/>
        </w:rPr>
        <w:t xml:space="preserve"> was represented by three studies</w:t>
      </w:r>
      <w:r w:rsidR="000E1094">
        <w:rPr>
          <w:rFonts w:eastAsia="Times New Roman" w:cs="Times New Roman"/>
          <w:kern w:val="0"/>
          <w:szCs w:val="24"/>
          <w:lang w:eastAsia="en-AU"/>
          <w14:ligatures w14:val="none"/>
        </w:rPr>
        <w:t xml:space="preserve">, </w:t>
      </w:r>
      <w:r w:rsidRPr="000349DC">
        <w:rPr>
          <w:rFonts w:eastAsia="Times New Roman" w:cs="Times New Roman"/>
          <w:kern w:val="0"/>
          <w:szCs w:val="24"/>
          <w:lang w:eastAsia="en-AU"/>
          <w14:ligatures w14:val="none"/>
        </w:rPr>
        <w:t xml:space="preserve">two from </w:t>
      </w:r>
      <w:r w:rsidRPr="00FB1493">
        <w:rPr>
          <w:rFonts w:eastAsia="Times New Roman" w:cs="Times New Roman"/>
          <w:kern w:val="0"/>
          <w:szCs w:val="24"/>
          <w:lang w:eastAsia="en-AU"/>
          <w14:ligatures w14:val="none"/>
        </w:rPr>
        <w:t>Spain</w:t>
      </w:r>
      <w:r w:rsidRPr="000349DC">
        <w:rPr>
          <w:rFonts w:eastAsia="Times New Roman" w:cs="Times New Roman"/>
          <w:kern w:val="0"/>
          <w:szCs w:val="24"/>
          <w:lang w:eastAsia="en-AU"/>
          <w14:ligatures w14:val="none"/>
        </w:rPr>
        <w:t xml:space="preserve"> and one from </w:t>
      </w:r>
      <w:r w:rsidRPr="00FB1493">
        <w:rPr>
          <w:rFonts w:eastAsia="Times New Roman" w:cs="Times New Roman"/>
          <w:kern w:val="0"/>
          <w:szCs w:val="24"/>
          <w:lang w:eastAsia="en-AU"/>
          <w14:ligatures w14:val="none"/>
        </w:rPr>
        <w:t>Portugal</w:t>
      </w:r>
      <w:r w:rsidRPr="000349DC">
        <w:rPr>
          <w:rFonts w:eastAsia="Times New Roman" w:cs="Times New Roman"/>
          <w:kern w:val="0"/>
          <w:szCs w:val="24"/>
          <w:lang w:eastAsia="en-AU"/>
          <w14:ligatures w14:val="none"/>
        </w:rPr>
        <w:t xml:space="preserve">. Research effort has increased markedly over time. Only </w:t>
      </w:r>
      <w:r w:rsidRPr="00FB1493">
        <w:rPr>
          <w:rFonts w:eastAsia="Times New Roman" w:cs="Times New Roman"/>
          <w:kern w:val="0"/>
          <w:szCs w:val="24"/>
          <w:lang w:eastAsia="en-AU"/>
          <w14:ligatures w14:val="none"/>
        </w:rPr>
        <w:t>nine</w:t>
      </w:r>
      <w:r w:rsidRPr="000349DC">
        <w:rPr>
          <w:rFonts w:eastAsia="Times New Roman" w:cs="Times New Roman"/>
          <w:kern w:val="0"/>
          <w:szCs w:val="24"/>
          <w:lang w:eastAsia="en-AU"/>
          <w14:ligatures w14:val="none"/>
        </w:rPr>
        <w:t xml:space="preserve"> of the 84 studies were published before </w:t>
      </w:r>
      <w:r w:rsidRPr="00FB1493">
        <w:rPr>
          <w:rFonts w:eastAsia="Times New Roman" w:cs="Times New Roman"/>
          <w:kern w:val="0"/>
          <w:szCs w:val="24"/>
          <w:lang w:eastAsia="en-AU"/>
          <w14:ligatures w14:val="none"/>
        </w:rPr>
        <w:t>2000</w:t>
      </w:r>
      <w:r w:rsidRPr="000349DC">
        <w:rPr>
          <w:rFonts w:eastAsia="Times New Roman" w:cs="Times New Roman"/>
          <w:kern w:val="0"/>
          <w:szCs w:val="24"/>
          <w:lang w:eastAsia="en-AU"/>
          <w14:ligatures w14:val="none"/>
        </w:rPr>
        <w:t>, whereas nearly half (</w:t>
      </w:r>
      <w:r w:rsidRPr="00FB1493">
        <w:rPr>
          <w:rFonts w:eastAsia="Times New Roman" w:cs="Times New Roman"/>
          <w:kern w:val="0"/>
          <w:szCs w:val="24"/>
          <w:lang w:eastAsia="en-AU"/>
          <w14:ligatures w14:val="none"/>
        </w:rPr>
        <w:t>48.8%</w:t>
      </w:r>
      <w:r w:rsidRPr="000349DC">
        <w:rPr>
          <w:rFonts w:eastAsia="Times New Roman" w:cs="Times New Roman"/>
          <w:kern w:val="0"/>
          <w:szCs w:val="24"/>
          <w:lang w:eastAsia="en-AU"/>
          <w14:ligatures w14:val="none"/>
        </w:rPr>
        <w:t xml:space="preserve">) were published between </w:t>
      </w:r>
      <w:r w:rsidRPr="00FB1493">
        <w:rPr>
          <w:rFonts w:eastAsia="Times New Roman" w:cs="Times New Roman"/>
          <w:kern w:val="0"/>
          <w:szCs w:val="24"/>
          <w:lang w:eastAsia="en-AU"/>
          <w14:ligatures w14:val="none"/>
        </w:rPr>
        <w:t>2010 and 2019</w:t>
      </w:r>
      <w:r w:rsidRPr="000349DC">
        <w:rPr>
          <w:rFonts w:eastAsia="Times New Roman" w:cs="Times New Roman"/>
          <w:kern w:val="0"/>
          <w:szCs w:val="24"/>
          <w:lang w:eastAsia="en-AU"/>
          <w14:ligatures w14:val="none"/>
        </w:rPr>
        <w:t xml:space="preserve"> (Supplementary Information 3, Figure S3.1).</w:t>
      </w:r>
    </w:p>
    <w:p w14:paraId="62358331" w14:textId="56AD590A" w:rsidR="00900C02" w:rsidRDefault="00CE1C58" w:rsidP="00294A0A">
      <w:pPr>
        <w:rPr>
          <w:lang w:val="en-US"/>
        </w:rPr>
      </w:pPr>
      <w:r w:rsidRPr="00CE1C58">
        <w:rPr>
          <w:noProof/>
          <w:lang w:val="en-US"/>
        </w:rPr>
        <w:drawing>
          <wp:inline distT="0" distB="0" distL="0" distR="0" wp14:anchorId="533DBDE8" wp14:editId="05A01E9F">
            <wp:extent cx="5718964" cy="4399905"/>
            <wp:effectExtent l="0" t="0" r="0" b="1270"/>
            <wp:docPr id="892237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237055" name="Picture 1"/>
                    <pic:cNvPicPr/>
                  </pic:nvPicPr>
                  <pic:blipFill rotWithShape="1">
                    <a:blip r:embed="rId12" cstate="print">
                      <a:extLst>
                        <a:ext uri="{28A0092B-C50C-407E-A947-70E740481C1C}">
                          <a14:useLocalDpi xmlns:a14="http://schemas.microsoft.com/office/drawing/2010/main" val="0"/>
                        </a:ext>
                      </a:extLst>
                    </a:blip>
                    <a:srcRect l="7443" t="3083" r="17498" b="8180"/>
                    <a:stretch>
                      <a:fillRect/>
                    </a:stretch>
                  </pic:blipFill>
                  <pic:spPr bwMode="auto">
                    <a:xfrm>
                      <a:off x="0" y="0"/>
                      <a:ext cx="5748676" cy="4422764"/>
                    </a:xfrm>
                    <a:prstGeom prst="rect">
                      <a:avLst/>
                    </a:prstGeom>
                    <a:ln>
                      <a:noFill/>
                    </a:ln>
                    <a:extLst>
                      <a:ext uri="{53640926-AAD7-44D8-BBD7-CCE9431645EC}">
                        <a14:shadowObscured xmlns:a14="http://schemas.microsoft.com/office/drawing/2010/main"/>
                      </a:ext>
                    </a:extLst>
                  </pic:spPr>
                </pic:pic>
              </a:graphicData>
            </a:graphic>
          </wp:inline>
        </w:drawing>
      </w:r>
    </w:p>
    <w:p w14:paraId="10C08EAB" w14:textId="1218EDC8" w:rsidR="00F42D1F" w:rsidRPr="00F42D1F" w:rsidRDefault="00F42D1F" w:rsidP="008C3E70">
      <w:pPr>
        <w:pStyle w:val="MSCaption"/>
        <w:rPr>
          <w:lang w:val="en-US"/>
        </w:rPr>
      </w:pPr>
      <w:r w:rsidRPr="008C3E70">
        <w:rPr>
          <w:b/>
          <w:bCs w:val="0"/>
          <w:lang w:val="en-US"/>
        </w:rPr>
        <w:lastRenderedPageBreak/>
        <w:t xml:space="preserve">Figure </w:t>
      </w:r>
      <w:r w:rsidR="003E34CC">
        <w:rPr>
          <w:b/>
          <w:bCs w:val="0"/>
          <w:lang w:val="en-US"/>
        </w:rPr>
        <w:t>1</w:t>
      </w:r>
      <w:r w:rsidRPr="008C3E70">
        <w:rPr>
          <w:b/>
          <w:bCs w:val="0"/>
          <w:lang w:val="en-US"/>
        </w:rPr>
        <w:t>:</w:t>
      </w:r>
      <w:r w:rsidR="000F325C">
        <w:rPr>
          <w:b/>
          <w:bCs w:val="0"/>
          <w:lang w:val="en-US"/>
        </w:rPr>
        <w:t xml:space="preserve"> </w:t>
      </w:r>
      <w:r w:rsidR="00D22C25" w:rsidRPr="008C3E70">
        <w:rPr>
          <w:lang w:val="en-US"/>
        </w:rPr>
        <w:t xml:space="preserve">Map illustrating the number of studies </w:t>
      </w:r>
      <w:r w:rsidR="003972D3" w:rsidRPr="008C3E70">
        <w:rPr>
          <w:lang w:val="en-US"/>
        </w:rPr>
        <w:t xml:space="preserve">per country </w:t>
      </w:r>
      <w:r w:rsidR="00820180" w:rsidRPr="008C3E70">
        <w:rPr>
          <w:lang w:val="en-US"/>
        </w:rPr>
        <w:t xml:space="preserve">and locations </w:t>
      </w:r>
      <w:r w:rsidR="005D242B" w:rsidRPr="008C3E70">
        <w:rPr>
          <w:lang w:val="en-US"/>
        </w:rPr>
        <w:t xml:space="preserve">of the 84 studies </w:t>
      </w:r>
      <w:r w:rsidR="003972D3" w:rsidRPr="008C3E70">
        <w:rPr>
          <w:lang w:val="en-US"/>
        </w:rPr>
        <w:t xml:space="preserve">included in the </w:t>
      </w:r>
      <w:r w:rsidR="00005C17">
        <w:rPr>
          <w:lang w:val="en-US"/>
        </w:rPr>
        <w:t xml:space="preserve">systematic </w:t>
      </w:r>
      <w:r w:rsidR="005D242B" w:rsidRPr="008C3E70">
        <w:rPr>
          <w:lang w:val="en-US"/>
        </w:rPr>
        <w:t xml:space="preserve">review. </w:t>
      </w:r>
      <w:r w:rsidR="00AE5655">
        <w:rPr>
          <w:lang w:val="en-US"/>
        </w:rPr>
        <w:t>The color scale show</w:t>
      </w:r>
      <w:r w:rsidR="008E77AA">
        <w:rPr>
          <w:lang w:val="en-US"/>
        </w:rPr>
        <w:t>s</w:t>
      </w:r>
      <w:r w:rsidR="00AE5655">
        <w:rPr>
          <w:lang w:val="en-US"/>
        </w:rPr>
        <w:t xml:space="preserve"> the </w:t>
      </w:r>
      <w:r w:rsidR="00AD1958">
        <w:rPr>
          <w:lang w:val="en-US"/>
        </w:rPr>
        <w:t>number of studies per country, with darker colours indicating fewer studies and lighter colours</w:t>
      </w:r>
      <w:r w:rsidR="008C123F">
        <w:rPr>
          <w:lang w:val="en-US"/>
        </w:rPr>
        <w:t xml:space="preserve"> indicating more studies.</w:t>
      </w:r>
      <w:r w:rsidR="00AE5655">
        <w:rPr>
          <w:lang w:val="en-US"/>
        </w:rPr>
        <w:t xml:space="preserve"> </w:t>
      </w:r>
      <w:r w:rsidR="008C123F">
        <w:rPr>
          <w:lang w:val="en-US"/>
        </w:rPr>
        <w:t xml:space="preserve">The colour of the study </w:t>
      </w:r>
      <w:r w:rsidR="000F7959">
        <w:rPr>
          <w:lang w:val="en-US"/>
        </w:rPr>
        <w:t>points indicate</w:t>
      </w:r>
      <w:r w:rsidR="008C123F">
        <w:rPr>
          <w:lang w:val="en-US"/>
        </w:rPr>
        <w:t xml:space="preserve"> the type of fire the study investigated</w:t>
      </w:r>
      <w:r w:rsidR="008E77AA">
        <w:rPr>
          <w:lang w:val="en-US"/>
        </w:rPr>
        <w:t>.</w:t>
      </w:r>
      <w:r w:rsidR="008C123F">
        <w:rPr>
          <w:lang w:val="en-US"/>
        </w:rPr>
        <w:t xml:space="preserve"> </w:t>
      </w:r>
      <w:r w:rsidR="00FE3375">
        <w:t>M</w:t>
      </w:r>
      <w:r w:rsidR="00FE3375" w:rsidRPr="00FE3375">
        <w:t>ap lines delineate study areas and do not necessarily depict accepted national boundaries</w:t>
      </w:r>
      <w:r w:rsidR="00FE3375">
        <w:t>.</w:t>
      </w:r>
    </w:p>
    <w:p w14:paraId="7AA86B51" w14:textId="1EDA458F" w:rsidR="008D6AA9" w:rsidRDefault="002D1D00" w:rsidP="00294A0A">
      <w:pPr>
        <w:rPr>
          <w:lang w:val="en-US"/>
        </w:rPr>
      </w:pPr>
      <w:r>
        <w:rPr>
          <w:lang w:val="en-US"/>
        </w:rPr>
        <w:t>From the</w:t>
      </w:r>
      <w:r w:rsidR="00AC0C19">
        <w:rPr>
          <w:lang w:val="en-US"/>
        </w:rPr>
        <w:t xml:space="preserve"> 84 studies</w:t>
      </w:r>
      <w:r>
        <w:rPr>
          <w:lang w:val="en-US"/>
        </w:rPr>
        <w:t xml:space="preserve">, we extracted 185 cases investigating the influence of fire on animal movement </w:t>
      </w:r>
      <w:r w:rsidR="008A2945">
        <w:rPr>
          <w:lang w:val="en-US"/>
        </w:rPr>
        <w:t>for inclusion in the review</w:t>
      </w:r>
      <w:r>
        <w:rPr>
          <w:lang w:val="en-US"/>
        </w:rPr>
        <w:t xml:space="preserve">. </w:t>
      </w:r>
      <w:r w:rsidR="00C44110">
        <w:rPr>
          <w:lang w:val="en-US"/>
        </w:rPr>
        <w:t xml:space="preserve">Only a single study investigated movement responses to both </w:t>
      </w:r>
      <w:r w:rsidR="007E0662">
        <w:rPr>
          <w:lang w:val="en-US"/>
        </w:rPr>
        <w:t xml:space="preserve">prescribed </w:t>
      </w:r>
      <w:r w:rsidR="00F26A03">
        <w:rPr>
          <w:lang w:val="en-US"/>
        </w:rPr>
        <w:t xml:space="preserve">fire </w:t>
      </w:r>
      <w:r w:rsidR="00C44110">
        <w:rPr>
          <w:lang w:val="en-US"/>
        </w:rPr>
        <w:t xml:space="preserve">and wildfire separately </w:t>
      </w:r>
      <w:r w:rsidR="00EC3EA9">
        <w:rPr>
          <w:lang w:val="en-US"/>
        </w:rPr>
        <w:fldChar w:fldCharType="begin"/>
      </w:r>
      <w:r w:rsidR="00EC3EA9">
        <w:rPr>
          <w:lang w:val="en-US"/>
        </w:rPr>
        <w:instrText xml:space="preserve"> ADDIN EN.CITE &lt;EndNote&gt;&lt;Cite&gt;&lt;Author&gt;Clapp&lt;/Author&gt;&lt;Year&gt;2016&lt;/Year&gt;&lt;RecNum&gt;196&lt;/RecNum&gt;&lt;DisplayText&gt;(Clapp &amp;amp; Beck, 2016)&lt;/DisplayText&gt;&lt;record&gt;&lt;rec-number&gt;196&lt;/rec-number&gt;&lt;foreign-keys&gt;&lt;key app="EN" db-id="axpffp0eards98ew20rvpa0tdf0f0svatvst" timestamp="1754280982"&gt;196&lt;/key&gt;&lt;/foreign-keys&gt;&lt;ref-type name="Journal Article"&gt;17&lt;/ref-type&gt;&lt;contributors&gt;&lt;authors&gt;&lt;author&gt;Clapp, Justin G.&lt;/author&gt;&lt;author&gt;Beck, Jeffrey L.&lt;/author&gt;&lt;/authors&gt;&lt;/contributors&gt;&lt;titles&gt;&lt;title&gt;Short-term impacts of fire-mediated habitat alterations on an isolated bighorn sheep population&lt;/title&gt;&lt;secondary-title&gt;Fire Ecology&lt;/secondary-title&gt;&lt;/titles&gt;&lt;pages&gt;80-98&lt;/pages&gt;&lt;volume&gt;12&lt;/volume&gt;&lt;number&gt;3&lt;/number&gt;&lt;dates&gt;&lt;year&gt;2016&lt;/year&gt;&lt;pub-dates&gt;&lt;date&gt;2016/12/01&lt;/date&gt;&lt;/pub-dates&gt;&lt;/dates&gt;&lt;isbn&gt;1933-9747&lt;/isbn&gt;&lt;urls&gt;&lt;related-urls&gt;&lt;url&gt;https://doi.org/10.4996/fireecology.1203080&lt;/url&gt;&lt;/related-urls&gt;&lt;/urls&gt;&lt;electronic-resource-num&gt;10.4996/fireecology.1203080&lt;/electronic-resource-num&gt;&lt;/record&gt;&lt;/Cite&gt;&lt;/EndNote&gt;</w:instrText>
      </w:r>
      <w:r w:rsidR="00EC3EA9">
        <w:rPr>
          <w:lang w:val="en-US"/>
        </w:rPr>
        <w:fldChar w:fldCharType="separate"/>
      </w:r>
      <w:r w:rsidR="00EC3EA9">
        <w:rPr>
          <w:noProof/>
          <w:lang w:val="en-US"/>
        </w:rPr>
        <w:t>(Clapp &amp; Beck, 2016)</w:t>
      </w:r>
      <w:r w:rsidR="00EC3EA9">
        <w:rPr>
          <w:lang w:val="en-US"/>
        </w:rPr>
        <w:fldChar w:fldCharType="end"/>
      </w:r>
      <w:r w:rsidR="00452A81">
        <w:rPr>
          <w:lang w:val="en-US"/>
        </w:rPr>
        <w:t>.</w:t>
      </w:r>
      <w:r w:rsidR="00C44110" w:rsidRPr="00DB1057">
        <w:rPr>
          <w:lang w:val="en-US"/>
        </w:rPr>
        <w:t xml:space="preserve"> </w:t>
      </w:r>
      <w:r w:rsidR="003621F5">
        <w:rPr>
          <w:lang w:val="en-US"/>
        </w:rPr>
        <w:t xml:space="preserve">Over half </w:t>
      </w:r>
      <w:r w:rsidR="0049223B">
        <w:rPr>
          <w:lang w:val="en-US"/>
        </w:rPr>
        <w:t xml:space="preserve">(n = </w:t>
      </w:r>
      <w:r w:rsidR="00CE601D">
        <w:rPr>
          <w:lang w:val="en-US"/>
        </w:rPr>
        <w:t xml:space="preserve">102, </w:t>
      </w:r>
      <w:r w:rsidR="0049223B">
        <w:rPr>
          <w:lang w:val="en-US"/>
        </w:rPr>
        <w:t xml:space="preserve">55.1%) </w:t>
      </w:r>
      <w:r w:rsidR="003621F5">
        <w:rPr>
          <w:lang w:val="en-US"/>
        </w:rPr>
        <w:t xml:space="preserve">of all </w:t>
      </w:r>
      <w:r w:rsidR="00AD6572">
        <w:rPr>
          <w:lang w:val="en-US"/>
        </w:rPr>
        <w:t>case</w:t>
      </w:r>
      <w:r w:rsidR="007275CA">
        <w:rPr>
          <w:lang w:val="en-US"/>
        </w:rPr>
        <w:t xml:space="preserve">s </w:t>
      </w:r>
      <w:r w:rsidR="00AB2036">
        <w:rPr>
          <w:lang w:val="en-US"/>
        </w:rPr>
        <w:t xml:space="preserve">investigated movement </w:t>
      </w:r>
      <w:r w:rsidR="0049223B">
        <w:rPr>
          <w:lang w:val="en-US"/>
        </w:rPr>
        <w:t>responses</w:t>
      </w:r>
      <w:r w:rsidR="00AB2036">
        <w:rPr>
          <w:lang w:val="en-US"/>
        </w:rPr>
        <w:t xml:space="preserve"> using a </w:t>
      </w:r>
      <w:r w:rsidR="00AA7C76">
        <w:rPr>
          <w:lang w:val="en-US"/>
        </w:rPr>
        <w:t>control–impact (</w:t>
      </w:r>
      <w:r w:rsidR="003041D8">
        <w:rPr>
          <w:lang w:val="en-US"/>
        </w:rPr>
        <w:t>burnt</w:t>
      </w:r>
      <w:r w:rsidR="0063685C">
        <w:rPr>
          <w:lang w:val="en-US"/>
        </w:rPr>
        <w:t>–</w:t>
      </w:r>
      <w:r w:rsidR="003041D8">
        <w:rPr>
          <w:lang w:val="en-US"/>
        </w:rPr>
        <w:t>unburnt</w:t>
      </w:r>
      <w:r w:rsidR="00AA7C76">
        <w:rPr>
          <w:lang w:val="en-US"/>
        </w:rPr>
        <w:t>)</w:t>
      </w:r>
      <w:r w:rsidR="003041D8">
        <w:rPr>
          <w:lang w:val="en-US"/>
        </w:rPr>
        <w:t xml:space="preserve"> </w:t>
      </w:r>
      <w:r w:rsidR="00AB2036">
        <w:rPr>
          <w:lang w:val="en-US"/>
        </w:rPr>
        <w:t>study design</w:t>
      </w:r>
      <w:r w:rsidR="0049223B">
        <w:rPr>
          <w:lang w:val="en-US"/>
        </w:rPr>
        <w:t xml:space="preserve">. </w:t>
      </w:r>
      <w:r w:rsidR="00E626CB">
        <w:rPr>
          <w:lang w:val="en-US"/>
        </w:rPr>
        <w:t>A before</w:t>
      </w:r>
      <w:r w:rsidR="0063685C">
        <w:rPr>
          <w:lang w:val="en-US"/>
        </w:rPr>
        <w:t>–</w:t>
      </w:r>
      <w:r w:rsidR="00E626CB">
        <w:rPr>
          <w:lang w:val="en-US"/>
        </w:rPr>
        <w:t xml:space="preserve">after design was used in 34.6% of </w:t>
      </w:r>
      <w:r w:rsidR="00AD6572">
        <w:rPr>
          <w:lang w:val="en-US"/>
        </w:rPr>
        <w:t>cases</w:t>
      </w:r>
      <w:r w:rsidR="00E626CB">
        <w:rPr>
          <w:lang w:val="en-US"/>
        </w:rPr>
        <w:t xml:space="preserve"> and </w:t>
      </w:r>
      <w:r w:rsidR="008D186B">
        <w:rPr>
          <w:lang w:val="en-US"/>
        </w:rPr>
        <w:t>BACI</w:t>
      </w:r>
      <w:r w:rsidR="00E626CB">
        <w:rPr>
          <w:lang w:val="en-US"/>
        </w:rPr>
        <w:t xml:space="preserve"> designs accounted for the remaining 10.3%.</w:t>
      </w:r>
      <w:r w:rsidR="009362F8">
        <w:rPr>
          <w:lang w:val="en-US"/>
        </w:rPr>
        <w:t xml:space="preserve"> </w:t>
      </w:r>
      <w:r w:rsidR="00157994">
        <w:rPr>
          <w:lang w:val="en-US"/>
        </w:rPr>
        <w:t>H</w:t>
      </w:r>
      <w:r w:rsidR="00730230">
        <w:rPr>
          <w:lang w:val="en-US"/>
        </w:rPr>
        <w:t xml:space="preserve">ome range </w:t>
      </w:r>
      <w:r w:rsidR="00157994">
        <w:rPr>
          <w:lang w:val="en-US"/>
        </w:rPr>
        <w:t xml:space="preserve">was the </w:t>
      </w:r>
      <w:r w:rsidR="00196F20">
        <w:rPr>
          <w:lang w:val="en-US"/>
        </w:rPr>
        <w:t>most reported</w:t>
      </w:r>
      <w:r w:rsidR="00157994">
        <w:rPr>
          <w:lang w:val="en-US"/>
        </w:rPr>
        <w:t xml:space="preserve"> </w:t>
      </w:r>
      <w:r w:rsidR="00BC5032">
        <w:rPr>
          <w:lang w:val="en-US"/>
        </w:rPr>
        <w:t xml:space="preserve">movement </w:t>
      </w:r>
      <w:r w:rsidR="00ED6763">
        <w:rPr>
          <w:lang w:val="en-US"/>
        </w:rPr>
        <w:t xml:space="preserve">responses </w:t>
      </w:r>
      <w:r w:rsidR="00157994">
        <w:rPr>
          <w:lang w:val="en-US"/>
        </w:rPr>
        <w:t>(</w:t>
      </w:r>
      <w:r w:rsidR="00730230">
        <w:rPr>
          <w:lang w:val="en-US"/>
        </w:rPr>
        <w:t xml:space="preserve">45.6% of </w:t>
      </w:r>
      <w:r w:rsidR="00AD6572">
        <w:rPr>
          <w:lang w:val="en-US"/>
        </w:rPr>
        <w:t>cases</w:t>
      </w:r>
      <w:r w:rsidR="00157994">
        <w:rPr>
          <w:lang w:val="en-US"/>
        </w:rPr>
        <w:t>)</w:t>
      </w:r>
      <w:r w:rsidR="00A10956">
        <w:rPr>
          <w:lang w:val="en-US"/>
        </w:rPr>
        <w:t>, followed by linear distance (35.1%)</w:t>
      </w:r>
      <w:r w:rsidR="00ED6763">
        <w:rPr>
          <w:lang w:val="en-US"/>
        </w:rPr>
        <w:t xml:space="preserve">, </w:t>
      </w:r>
      <w:r w:rsidR="00A10956">
        <w:rPr>
          <w:lang w:val="en-US"/>
        </w:rPr>
        <w:t>other space use</w:t>
      </w:r>
      <w:r w:rsidR="001A10F2">
        <w:rPr>
          <w:lang w:val="en-US"/>
        </w:rPr>
        <w:t xml:space="preserve"> (14.1%)</w:t>
      </w:r>
      <w:r w:rsidR="00A5751A">
        <w:rPr>
          <w:lang w:val="en-US"/>
        </w:rPr>
        <w:t xml:space="preserve"> and </w:t>
      </w:r>
      <w:r w:rsidR="00ED6763">
        <w:rPr>
          <w:lang w:val="en-US"/>
        </w:rPr>
        <w:t xml:space="preserve">tortuosity (3.8%). </w:t>
      </w:r>
    </w:p>
    <w:p w14:paraId="28F94BFB" w14:textId="202B85CA" w:rsidR="000349DC" w:rsidRDefault="000349DC" w:rsidP="00294A0A">
      <w:r w:rsidRPr="000349DC">
        <w:t xml:space="preserve">Twelve biomes were represented among the 185 cases included in the review (Supplementary Information 3, Figure S3.2). Most research occurred in </w:t>
      </w:r>
      <w:r w:rsidRPr="00FB1493">
        <w:rPr>
          <w:rStyle w:val="Strong"/>
          <w:b w:val="0"/>
          <w:bCs w:val="0"/>
        </w:rPr>
        <w:t>temperate biomes</w:t>
      </w:r>
      <w:r w:rsidRPr="000349DC">
        <w:t xml:space="preserve">, with </w:t>
      </w:r>
      <w:r w:rsidRPr="00FB1493">
        <w:rPr>
          <w:rStyle w:val="Strong"/>
          <w:b w:val="0"/>
          <w:bCs w:val="0"/>
        </w:rPr>
        <w:t>20%</w:t>
      </w:r>
      <w:r w:rsidRPr="000349DC">
        <w:t xml:space="preserve"> of cases in </w:t>
      </w:r>
      <w:r w:rsidR="005461C7">
        <w:t>‘</w:t>
      </w:r>
      <w:r w:rsidRPr="005461C7">
        <w:rPr>
          <w:rStyle w:val="Emphasis"/>
          <w:i w:val="0"/>
          <w:iCs w:val="0"/>
        </w:rPr>
        <w:t>Temperate broadleaf and mixed forests</w:t>
      </w:r>
      <w:r w:rsidR="005461C7">
        <w:rPr>
          <w:rStyle w:val="Emphasis"/>
          <w:i w:val="0"/>
          <w:iCs w:val="0"/>
        </w:rPr>
        <w:t>’</w:t>
      </w:r>
      <w:r w:rsidR="00433FA3" w:rsidRPr="005461C7">
        <w:rPr>
          <w:rStyle w:val="Emphasis"/>
          <w:i w:val="0"/>
          <w:iCs w:val="0"/>
        </w:rPr>
        <w:t xml:space="preserve"> </w:t>
      </w:r>
      <w:r w:rsidR="00433FA3">
        <w:rPr>
          <w:rStyle w:val="Emphasis"/>
          <w:i w:val="0"/>
          <w:iCs w:val="0"/>
        </w:rPr>
        <w:t>(n = 37)</w:t>
      </w:r>
      <w:r w:rsidRPr="000349DC">
        <w:t xml:space="preserve">, </w:t>
      </w:r>
      <w:r w:rsidRPr="00FB1493">
        <w:rPr>
          <w:rStyle w:val="Strong"/>
          <w:b w:val="0"/>
          <w:bCs w:val="0"/>
        </w:rPr>
        <w:t>26%</w:t>
      </w:r>
      <w:r w:rsidRPr="000349DC">
        <w:t xml:space="preserve"> in </w:t>
      </w:r>
      <w:r w:rsidR="005461C7">
        <w:t>‘</w:t>
      </w:r>
      <w:r w:rsidRPr="005461C7">
        <w:rPr>
          <w:rStyle w:val="Emphasis"/>
          <w:i w:val="0"/>
          <w:iCs w:val="0"/>
        </w:rPr>
        <w:t>Mediterranean forests, woodlands and scrub</w:t>
      </w:r>
      <w:r w:rsidR="005461C7">
        <w:rPr>
          <w:rStyle w:val="Emphasis"/>
          <w:i w:val="0"/>
          <w:iCs w:val="0"/>
        </w:rPr>
        <w:t>’</w:t>
      </w:r>
      <w:r w:rsidRPr="005461C7">
        <w:rPr>
          <w:i/>
          <w:iCs/>
        </w:rPr>
        <w:t xml:space="preserve"> </w:t>
      </w:r>
      <w:r w:rsidRPr="000349DC">
        <w:t>(including sclerophyll forests</w:t>
      </w:r>
      <w:r w:rsidR="00802617">
        <w:t>, n = 26</w:t>
      </w:r>
      <w:r w:rsidRPr="000349DC">
        <w:t xml:space="preserve">), and </w:t>
      </w:r>
      <w:r w:rsidRPr="00FB1493">
        <w:rPr>
          <w:rStyle w:val="Strong"/>
          <w:b w:val="0"/>
          <w:bCs w:val="0"/>
        </w:rPr>
        <w:t>25%</w:t>
      </w:r>
      <w:r w:rsidRPr="000349DC">
        <w:t xml:space="preserve"> in </w:t>
      </w:r>
      <w:r w:rsidR="005461C7">
        <w:t>‘</w:t>
      </w:r>
      <w:r w:rsidRPr="005461C7">
        <w:rPr>
          <w:rStyle w:val="Emphasis"/>
          <w:i w:val="0"/>
          <w:iCs w:val="0"/>
        </w:rPr>
        <w:t>Temperate coniferous forests</w:t>
      </w:r>
      <w:r w:rsidR="00DC3E34">
        <w:rPr>
          <w:rStyle w:val="Emphasis"/>
          <w:i w:val="0"/>
          <w:iCs w:val="0"/>
        </w:rPr>
        <w:t xml:space="preserve">’ </w:t>
      </w:r>
      <w:r w:rsidR="00802617">
        <w:rPr>
          <w:rStyle w:val="Emphasis"/>
          <w:i w:val="0"/>
          <w:iCs w:val="0"/>
        </w:rPr>
        <w:t>(n =</w:t>
      </w:r>
      <w:r w:rsidR="007F6657">
        <w:rPr>
          <w:rStyle w:val="Emphasis"/>
          <w:i w:val="0"/>
          <w:iCs w:val="0"/>
        </w:rPr>
        <w:t xml:space="preserve"> </w:t>
      </w:r>
      <w:r w:rsidR="00802617">
        <w:rPr>
          <w:rStyle w:val="Emphasis"/>
          <w:i w:val="0"/>
          <w:iCs w:val="0"/>
        </w:rPr>
        <w:t>25)</w:t>
      </w:r>
      <w:r w:rsidRPr="000349DC">
        <w:t>. Approximately half of all cases (</w:t>
      </w:r>
      <w:r w:rsidRPr="00FB1493">
        <w:rPr>
          <w:rStyle w:val="Strong"/>
          <w:b w:val="0"/>
          <w:bCs w:val="0"/>
        </w:rPr>
        <w:t>49.7%</w:t>
      </w:r>
      <w:r w:rsidRPr="000349DC">
        <w:t xml:space="preserve">) examined the effects of </w:t>
      </w:r>
      <w:r w:rsidRPr="00FB1493">
        <w:rPr>
          <w:rStyle w:val="Strong"/>
          <w:b w:val="0"/>
          <w:bCs w:val="0"/>
        </w:rPr>
        <w:t>wildfire</w:t>
      </w:r>
      <w:r w:rsidRPr="000349DC">
        <w:t xml:space="preserve">, while </w:t>
      </w:r>
      <w:r w:rsidRPr="00FB1493">
        <w:rPr>
          <w:rStyle w:val="Strong"/>
          <w:b w:val="0"/>
          <w:bCs w:val="0"/>
        </w:rPr>
        <w:t>34.1%</w:t>
      </w:r>
      <w:r w:rsidRPr="000349DC">
        <w:t xml:space="preserve"> investigated </w:t>
      </w:r>
      <w:r w:rsidR="007E0662">
        <w:rPr>
          <w:rStyle w:val="Strong"/>
          <w:b w:val="0"/>
          <w:bCs w:val="0"/>
        </w:rPr>
        <w:t>prescribed</w:t>
      </w:r>
      <w:r w:rsidR="007E0662" w:rsidRPr="00FB1493">
        <w:rPr>
          <w:rStyle w:val="Strong"/>
          <w:b w:val="0"/>
          <w:bCs w:val="0"/>
        </w:rPr>
        <w:t xml:space="preserve"> </w:t>
      </w:r>
      <w:r w:rsidR="005E06E2">
        <w:rPr>
          <w:rStyle w:val="Strong"/>
          <w:b w:val="0"/>
          <w:bCs w:val="0"/>
        </w:rPr>
        <w:t>fire</w:t>
      </w:r>
      <w:r w:rsidRPr="000349DC">
        <w:t xml:space="preserve">. </w:t>
      </w:r>
      <w:r w:rsidR="008D186B">
        <w:t>Fire</w:t>
      </w:r>
      <w:r w:rsidRPr="00FB1493">
        <w:rPr>
          <w:rStyle w:val="Strong"/>
          <w:b w:val="0"/>
          <w:bCs w:val="0"/>
        </w:rPr>
        <w:t xml:space="preserve"> type</w:t>
      </w:r>
      <w:r w:rsidRPr="000349DC">
        <w:t xml:space="preserve"> was not clearly specified for </w:t>
      </w:r>
      <w:r w:rsidRPr="00FB1493">
        <w:rPr>
          <w:rStyle w:val="Strong"/>
          <w:b w:val="0"/>
          <w:bCs w:val="0"/>
        </w:rPr>
        <w:t>9.2%</w:t>
      </w:r>
      <w:r w:rsidRPr="000349DC">
        <w:t xml:space="preserve"> of observations, and </w:t>
      </w:r>
      <w:r w:rsidRPr="00FB1493">
        <w:rPr>
          <w:rStyle w:val="Strong"/>
          <w:b w:val="0"/>
          <w:bCs w:val="0"/>
        </w:rPr>
        <w:t>7%</w:t>
      </w:r>
      <w:r w:rsidRPr="000349DC">
        <w:t xml:space="preserve"> assessed the </w:t>
      </w:r>
      <w:r w:rsidRPr="00FB1493">
        <w:rPr>
          <w:rStyle w:val="Strong"/>
          <w:b w:val="0"/>
          <w:bCs w:val="0"/>
        </w:rPr>
        <w:t>combined effects</w:t>
      </w:r>
      <w:r w:rsidRPr="000349DC">
        <w:t xml:space="preserve"> of wildfire and </w:t>
      </w:r>
      <w:r w:rsidR="005E06E2">
        <w:t>prescribed fire</w:t>
      </w:r>
      <w:r w:rsidRPr="000349DC">
        <w:t xml:space="preserve">. Within </w:t>
      </w:r>
      <w:r w:rsidR="00DC3E34">
        <w:t>‘</w:t>
      </w:r>
      <w:r w:rsidRPr="00DC3E34">
        <w:rPr>
          <w:rStyle w:val="Emphasis"/>
          <w:i w:val="0"/>
          <w:iCs w:val="0"/>
        </w:rPr>
        <w:t>Temperate broadleaf and mixed forests</w:t>
      </w:r>
      <w:r w:rsidRPr="000349DC">
        <w:t>,</w:t>
      </w:r>
      <w:r w:rsidR="00DC3E34">
        <w:t>’</w:t>
      </w:r>
      <w:r w:rsidRPr="000349DC">
        <w:t xml:space="preserve"> more than half of the cases examined </w:t>
      </w:r>
      <w:r w:rsidR="005E06E2">
        <w:t>prescribed</w:t>
      </w:r>
      <w:r w:rsidR="005E06E2" w:rsidRPr="000349DC">
        <w:t xml:space="preserve"> </w:t>
      </w:r>
      <w:r w:rsidRPr="000349DC">
        <w:t xml:space="preserve">fires, whereas in </w:t>
      </w:r>
      <w:r w:rsidR="00DC3E34">
        <w:t>‘</w:t>
      </w:r>
      <w:r w:rsidRPr="00DC3E34">
        <w:rPr>
          <w:rStyle w:val="Emphasis"/>
          <w:i w:val="0"/>
          <w:iCs w:val="0"/>
        </w:rPr>
        <w:t>Mediterranean forests, woodlands and scrub</w:t>
      </w:r>
      <w:r w:rsidR="00DC3E34">
        <w:rPr>
          <w:rStyle w:val="Emphasis"/>
          <w:i w:val="0"/>
          <w:iCs w:val="0"/>
        </w:rPr>
        <w:t>’</w:t>
      </w:r>
      <w:r w:rsidRPr="000349DC">
        <w:t xml:space="preserve"> (or sclerophyll forests), most studies focused on wildfire effects.</w:t>
      </w:r>
      <w:r w:rsidR="00B874A0">
        <w:t xml:space="preserve"> </w:t>
      </w:r>
      <w:r w:rsidR="00DE303D">
        <w:t xml:space="preserve">Across the remaining biomes, </w:t>
      </w:r>
      <w:r w:rsidR="005E06E2">
        <w:t xml:space="preserve">prescribed fire </w:t>
      </w:r>
      <w:r w:rsidR="002315BA">
        <w:t>and wildfire</w:t>
      </w:r>
      <w:r w:rsidR="00B874A0">
        <w:t>s</w:t>
      </w:r>
      <w:r w:rsidR="002315BA">
        <w:t xml:space="preserve"> were </w:t>
      </w:r>
      <w:r w:rsidR="00B874A0">
        <w:t>investigated at similar frequencies</w:t>
      </w:r>
      <w:r w:rsidR="001428CB">
        <w:t>.</w:t>
      </w:r>
    </w:p>
    <w:p w14:paraId="4B8BF7E6" w14:textId="7FD4D656" w:rsidR="000349DC" w:rsidRPr="000349DC" w:rsidRDefault="000349DC" w:rsidP="000349DC">
      <w:r w:rsidRPr="000349DC">
        <w:t xml:space="preserve">The dataset encompassed </w:t>
      </w:r>
      <w:r w:rsidRPr="000349DC">
        <w:rPr>
          <w:bCs/>
        </w:rPr>
        <w:t>73 taxa</w:t>
      </w:r>
      <w:r w:rsidRPr="000349DC">
        <w:t xml:space="preserve"> spanning </w:t>
      </w:r>
      <w:r w:rsidRPr="000349DC">
        <w:rPr>
          <w:bCs/>
        </w:rPr>
        <w:t>23 orders</w:t>
      </w:r>
      <w:r w:rsidRPr="000349DC">
        <w:t xml:space="preserve"> and </w:t>
      </w:r>
      <w:r w:rsidRPr="000349DC">
        <w:rPr>
          <w:bCs/>
        </w:rPr>
        <w:t>four vertebrate classes</w:t>
      </w:r>
      <w:r w:rsidRPr="000349DC">
        <w:t xml:space="preserve">. Most taxa belonged to </w:t>
      </w:r>
      <w:commentRangeStart w:id="38"/>
      <w:commentRangeStart w:id="39"/>
      <w:r w:rsidRPr="00DC3E34">
        <w:rPr>
          <w:bCs/>
        </w:rPr>
        <w:t>Mammalia</w:t>
      </w:r>
      <w:commentRangeEnd w:id="38"/>
      <w:r w:rsidR="00196F20" w:rsidRPr="00DC3E34">
        <w:rPr>
          <w:rStyle w:val="CommentReference"/>
          <w:bCs/>
          <w:sz w:val="24"/>
          <w:szCs w:val="22"/>
        </w:rPr>
        <w:commentReference w:id="38"/>
      </w:r>
      <w:commentRangeEnd w:id="39"/>
      <w:r w:rsidR="009C4294" w:rsidRPr="00DC3E34">
        <w:rPr>
          <w:rStyle w:val="CommentReference"/>
          <w:bCs/>
          <w:sz w:val="24"/>
          <w:szCs w:val="22"/>
        </w:rPr>
        <w:commentReference w:id="39"/>
      </w:r>
      <w:r w:rsidRPr="00DC3E34">
        <w:rPr>
          <w:bCs/>
        </w:rPr>
        <w:t xml:space="preserve"> </w:t>
      </w:r>
      <w:r w:rsidRPr="000349DC">
        <w:rPr>
          <w:bCs/>
        </w:rPr>
        <w:t>(65.9%)</w:t>
      </w:r>
      <w:r w:rsidRPr="000349DC">
        <w:t xml:space="preserve">, followed by </w:t>
      </w:r>
      <w:r w:rsidRPr="00DC3E34">
        <w:rPr>
          <w:bCs/>
        </w:rPr>
        <w:t>Aves</w:t>
      </w:r>
      <w:r w:rsidRPr="000349DC">
        <w:rPr>
          <w:bCs/>
        </w:rPr>
        <w:t xml:space="preserve"> (18.9%)</w:t>
      </w:r>
      <w:r w:rsidRPr="000349DC">
        <w:t xml:space="preserve">, </w:t>
      </w:r>
      <w:r w:rsidRPr="00DC3E34">
        <w:rPr>
          <w:bCs/>
        </w:rPr>
        <w:t>Reptilia</w:t>
      </w:r>
      <w:r w:rsidRPr="000349DC">
        <w:rPr>
          <w:bCs/>
        </w:rPr>
        <w:t xml:space="preserve"> (13.0%)</w:t>
      </w:r>
      <w:r w:rsidRPr="000349DC">
        <w:t xml:space="preserve">, and </w:t>
      </w:r>
      <w:r w:rsidRPr="00DC3E34">
        <w:rPr>
          <w:bCs/>
        </w:rPr>
        <w:t>Amphibia</w:t>
      </w:r>
      <w:r w:rsidRPr="000349DC">
        <w:rPr>
          <w:bCs/>
        </w:rPr>
        <w:t xml:space="preserve"> (2.2%)</w:t>
      </w:r>
      <w:r w:rsidRPr="000349DC">
        <w:t xml:space="preserve">. Among orders, </w:t>
      </w:r>
      <w:r w:rsidRPr="000349DC">
        <w:rPr>
          <w:bCs/>
        </w:rPr>
        <w:t>Artiodactyla</w:t>
      </w:r>
      <w:r w:rsidRPr="000349DC">
        <w:t xml:space="preserve"> (even-toed ungulates; 23.8%) and </w:t>
      </w:r>
      <w:r w:rsidRPr="000349DC">
        <w:rPr>
          <w:bCs/>
        </w:rPr>
        <w:t>Rodentia</w:t>
      </w:r>
      <w:r w:rsidRPr="000349DC">
        <w:t xml:space="preserve"> (14.1%) were the most frequently represented (Supplementary Information 3, Figure S3.3). Several orders</w:t>
      </w:r>
      <w:r w:rsidR="0042488F">
        <w:t xml:space="preserve">, </w:t>
      </w:r>
      <w:r w:rsidRPr="000349DC">
        <w:rPr>
          <w:bCs/>
        </w:rPr>
        <w:t>Accipitriformes</w:t>
      </w:r>
      <w:r w:rsidRPr="000349DC">
        <w:t xml:space="preserve">, </w:t>
      </w:r>
      <w:r w:rsidRPr="000349DC">
        <w:rPr>
          <w:bCs/>
        </w:rPr>
        <w:t>Caprimulgiformes</w:t>
      </w:r>
      <w:r w:rsidRPr="000349DC">
        <w:t xml:space="preserve">, </w:t>
      </w:r>
      <w:r w:rsidRPr="000349DC">
        <w:rPr>
          <w:bCs/>
        </w:rPr>
        <w:t>Piciformes</w:t>
      </w:r>
      <w:r w:rsidRPr="000349DC">
        <w:t xml:space="preserve">, and </w:t>
      </w:r>
      <w:r w:rsidRPr="000349DC">
        <w:rPr>
          <w:bCs/>
        </w:rPr>
        <w:t>Dasyuromorphia</w:t>
      </w:r>
      <w:r w:rsidR="0042488F">
        <w:t xml:space="preserve">, </w:t>
      </w:r>
      <w:r w:rsidRPr="000349DC">
        <w:t xml:space="preserve">were each represented by a single case. Within </w:t>
      </w:r>
      <w:r w:rsidRPr="00DC3E34">
        <w:t>Aves</w:t>
      </w:r>
      <w:r w:rsidRPr="000349DC">
        <w:t xml:space="preserve">, </w:t>
      </w:r>
      <w:r w:rsidRPr="000349DC">
        <w:rPr>
          <w:bCs/>
        </w:rPr>
        <w:t>Galliformes</w:t>
      </w:r>
      <w:r w:rsidRPr="000349DC">
        <w:t xml:space="preserve"> was the most frequently studied order, while within </w:t>
      </w:r>
      <w:r w:rsidRPr="00DC3E34">
        <w:t>Reptilia</w:t>
      </w:r>
      <w:r w:rsidRPr="000349DC">
        <w:t xml:space="preserve">, </w:t>
      </w:r>
      <w:r w:rsidRPr="000349DC">
        <w:rPr>
          <w:bCs/>
        </w:rPr>
        <w:t>Testudines</w:t>
      </w:r>
      <w:r w:rsidRPr="000349DC">
        <w:t xml:space="preserve"> predominated. At the species level, </w:t>
      </w:r>
      <w:r w:rsidRPr="000349DC">
        <w:rPr>
          <w:bCs/>
        </w:rPr>
        <w:t>white-tailed deer (</w:t>
      </w:r>
      <w:r w:rsidRPr="000349DC">
        <w:rPr>
          <w:bCs/>
          <w:i/>
          <w:iCs/>
        </w:rPr>
        <w:t>Odocoileus virginianus</w:t>
      </w:r>
      <w:r w:rsidRPr="000349DC">
        <w:rPr>
          <w:bCs/>
        </w:rPr>
        <w:t>)</w:t>
      </w:r>
      <w:r w:rsidRPr="000349DC">
        <w:t xml:space="preserve"> was the most commonly studied species (12 cases), followed by </w:t>
      </w:r>
      <w:r w:rsidRPr="000349DC">
        <w:rPr>
          <w:bCs/>
        </w:rPr>
        <w:t>moose (</w:t>
      </w:r>
      <w:r w:rsidRPr="000349DC">
        <w:rPr>
          <w:bCs/>
          <w:i/>
          <w:iCs/>
        </w:rPr>
        <w:t>Alces alces</w:t>
      </w:r>
      <w:r w:rsidRPr="000349DC">
        <w:rPr>
          <w:bCs/>
        </w:rPr>
        <w:t>)</w:t>
      </w:r>
      <w:r w:rsidRPr="000349DC">
        <w:t xml:space="preserve"> with 10 cases.</w:t>
      </w:r>
    </w:p>
    <w:p w14:paraId="5759D2BD" w14:textId="30DFECE1" w:rsidR="0034536B" w:rsidRDefault="002B2E22" w:rsidP="003E34CC">
      <w:pPr>
        <w:pStyle w:val="Heading2"/>
      </w:pPr>
      <w:r>
        <w:lastRenderedPageBreak/>
        <w:t>M</w:t>
      </w:r>
      <w:r w:rsidR="0034536B">
        <w:t>e</w:t>
      </w:r>
      <w:r>
        <w:t>ta-</w:t>
      </w:r>
      <w:r w:rsidR="0034536B">
        <w:t>analysis</w:t>
      </w:r>
    </w:p>
    <w:p w14:paraId="4A4329D4" w14:textId="4A3DA851" w:rsidR="00FF0E51" w:rsidRDefault="00D10A7E" w:rsidP="00294A0A">
      <w:pPr>
        <w:rPr>
          <w:strike/>
        </w:rPr>
      </w:pPr>
      <w:r>
        <w:t>From the 18</w:t>
      </w:r>
      <w:r w:rsidR="00BD1E7D">
        <w:t>5 cases</w:t>
      </w:r>
      <w:r>
        <w:t xml:space="preserve"> included in the</w:t>
      </w:r>
      <w:r w:rsidR="00293AC1">
        <w:t xml:space="preserve"> systematic</w:t>
      </w:r>
      <w:r>
        <w:t xml:space="preserve"> review, </w:t>
      </w:r>
      <w:r w:rsidR="005465D3">
        <w:t xml:space="preserve">we calculated </w:t>
      </w:r>
      <w:del w:id="40" w:author="Chloe McAuley" w:date="2026-04-06T19:36:00Z" w16du:dateUtc="2026-04-06T11:36:00Z">
        <w:r w:rsidR="00293AC1" w:rsidDel="00F043A5">
          <w:delText>11</w:delText>
        </w:r>
        <w:r w:rsidR="006D4028" w:rsidDel="00F043A5">
          <w:delText>2</w:delText>
        </w:r>
        <w:r w:rsidR="00293AC1" w:rsidDel="00F043A5">
          <w:delText xml:space="preserve"> </w:delText>
        </w:r>
      </w:del>
      <w:ins w:id="41" w:author="Chloe McAuley" w:date="2026-04-06T19:36:00Z" w16du:dateUtc="2026-04-06T11:36:00Z">
        <w:r w:rsidR="00F043A5">
          <w:t xml:space="preserve">93 </w:t>
        </w:r>
      </w:ins>
      <w:r w:rsidR="005465D3">
        <w:t>effect sizes</w:t>
      </w:r>
      <w:r w:rsidR="00293AC1">
        <w:t xml:space="preserve"> from </w:t>
      </w:r>
      <w:del w:id="42" w:author="Chloe McAuley" w:date="2026-04-06T19:36:00Z" w16du:dateUtc="2026-04-06T11:36:00Z">
        <w:r w:rsidR="00FF7010" w:rsidRPr="009E4070" w:rsidDel="00F043A5">
          <w:delText>4</w:delText>
        </w:r>
        <w:r w:rsidR="009E4070" w:rsidRPr="007F71A8" w:rsidDel="00F043A5">
          <w:delText>2</w:delText>
        </w:r>
        <w:r w:rsidR="00FF7010" w:rsidDel="00F043A5">
          <w:delText xml:space="preserve"> </w:delText>
        </w:r>
      </w:del>
      <w:ins w:id="43" w:author="Chloe McAuley" w:date="2026-04-06T19:36:00Z" w16du:dateUtc="2026-04-06T11:36:00Z">
        <w:r w:rsidR="00F043A5">
          <w:t>38</w:t>
        </w:r>
        <w:r w:rsidR="00F043A5">
          <w:t xml:space="preserve"> </w:t>
        </w:r>
      </w:ins>
      <w:r w:rsidR="00FF7010">
        <w:t>studies</w:t>
      </w:r>
      <w:ins w:id="44" w:author="Chloe McAuley" w:date="2026-04-06T19:40:00Z" w16du:dateUtc="2026-04-06T11:40:00Z">
        <w:r w:rsidR="00540D6E">
          <w:t xml:space="preserve"> examining how fire influenced home range size, l</w:t>
        </w:r>
      </w:ins>
      <w:ins w:id="45" w:author="Chloe McAuley" w:date="2026-04-06T19:41:00Z" w16du:dateUtc="2026-04-06T11:41:00Z">
        <w:r w:rsidR="00540D6E">
          <w:t>inear distance movements and tortuosity</w:t>
        </w:r>
      </w:ins>
      <w:r w:rsidR="005465D3">
        <w:t xml:space="preserve">. </w:t>
      </w:r>
      <w:ins w:id="46" w:author="Chloe McAuley" w:date="2026-04-06T19:40:00Z" w16du:dateUtc="2026-04-06T11:40:00Z">
        <w:r w:rsidR="00540D6E">
          <w:t>T</w:t>
        </w:r>
      </w:ins>
      <w:del w:id="47" w:author="Chloe McAuley" w:date="2026-04-06T19:37:00Z" w16du:dateUtc="2026-04-06T11:37:00Z">
        <w:r w:rsidR="005465D3" w:rsidDel="005D4578">
          <w:delText>T</w:delText>
        </w:r>
      </w:del>
      <w:r w:rsidR="005465D3">
        <w:t>he remaining</w:t>
      </w:r>
      <w:r w:rsidR="0007168E">
        <w:t xml:space="preserve"> </w:t>
      </w:r>
      <w:del w:id="48" w:author="Chloe McAuley" w:date="2026-04-06T19:36:00Z" w16du:dateUtc="2026-04-06T11:36:00Z">
        <w:r w:rsidR="0007168E" w:rsidDel="00F043A5">
          <w:delText>7</w:delText>
        </w:r>
        <w:r w:rsidR="005D31B7" w:rsidDel="00F043A5">
          <w:delText>3</w:delText>
        </w:r>
        <w:r w:rsidR="005465D3" w:rsidDel="00F043A5">
          <w:delText xml:space="preserve"> </w:delText>
        </w:r>
      </w:del>
      <w:r w:rsidR="005465D3">
        <w:t>cases</w:t>
      </w:r>
      <w:r w:rsidR="0007168E">
        <w:t xml:space="preserve"> </w:t>
      </w:r>
      <w:r w:rsidR="003C7D2B">
        <w:t xml:space="preserve">were </w:t>
      </w:r>
      <w:ins w:id="49" w:author="Chloe McAuley" w:date="2026-04-06T19:38:00Z" w16du:dateUtc="2026-04-06T11:38:00Z">
        <w:r w:rsidR="004E209E">
          <w:t xml:space="preserve">excluded </w:t>
        </w:r>
      </w:ins>
      <w:del w:id="50" w:author="Chloe McAuley" w:date="2026-04-06T19:38:00Z" w16du:dateUtc="2026-04-06T11:38:00Z">
        <w:r w:rsidR="003C7D2B" w:rsidDel="004E209E">
          <w:delText>not included</w:delText>
        </w:r>
        <w:r w:rsidR="00FF7010" w:rsidDel="004E209E">
          <w:delText xml:space="preserve"> in the meta-analysis</w:delText>
        </w:r>
        <w:r w:rsidR="00BB4136" w:rsidDel="008E6D2A">
          <w:delText>, largely</w:delText>
        </w:r>
        <w:r w:rsidR="00BB4136" w:rsidDel="004E209E">
          <w:delText xml:space="preserve"> </w:delText>
        </w:r>
      </w:del>
      <w:r w:rsidR="00BB4136">
        <w:t xml:space="preserve">due to insufficient sample sizes and </w:t>
      </w:r>
      <w:r w:rsidR="003C7D2B">
        <w:t>inadequate data to calculate effect sizes</w:t>
      </w:r>
      <w:r w:rsidR="00FF7010">
        <w:t>.</w:t>
      </w:r>
      <w:r>
        <w:t xml:space="preserve"> </w:t>
      </w:r>
      <w:r w:rsidR="000349DC" w:rsidRPr="000349DC">
        <w:t>The</w:t>
      </w:r>
      <w:ins w:id="51" w:author="Chloe McAuley" w:date="2026-04-06T19:43:00Z" w16du:dateUtc="2026-04-06T11:43:00Z">
        <w:r w:rsidR="001334AA">
          <w:t xml:space="preserve"> overall</w:t>
        </w:r>
      </w:ins>
      <w:r w:rsidR="000349DC" w:rsidRPr="000349DC">
        <w:t xml:space="preserve"> phylogenetic multilevel meta-analytic model revealed </w:t>
      </w:r>
      <w:del w:id="52" w:author="Chloe McAuley" w:date="2026-04-06T19:42:00Z" w16du:dateUtc="2026-04-06T11:42:00Z">
        <w:r w:rsidR="000349DC" w:rsidRPr="000349DC" w:rsidDel="00A22D9F">
          <w:delText xml:space="preserve">a </w:delText>
        </w:r>
        <w:r w:rsidR="000349DC" w:rsidRPr="00FB1493" w:rsidDel="00A22D9F">
          <w:delText xml:space="preserve">significant positive overall </w:delText>
        </w:r>
      </w:del>
      <w:ins w:id="53" w:author="Chloe McAuley" w:date="2026-04-06T19:42:00Z" w16du:dateUtc="2026-04-06T11:42:00Z">
        <w:r w:rsidR="001334AA">
          <w:t xml:space="preserve">fire had little effect </w:t>
        </w:r>
      </w:ins>
      <w:del w:id="54" w:author="Chloe McAuley" w:date="2026-04-06T19:43:00Z" w16du:dateUtc="2026-04-06T11:43:00Z">
        <w:r w:rsidR="000349DC" w:rsidRPr="00FB1493" w:rsidDel="001334AA">
          <w:delText>effect</w:delText>
        </w:r>
        <w:r w:rsidR="000349DC" w:rsidRPr="000349DC" w:rsidDel="001334AA">
          <w:delText xml:space="preserve"> of fire </w:delText>
        </w:r>
      </w:del>
      <w:r w:rsidR="000349DC" w:rsidRPr="000349DC">
        <w:t xml:space="preserve">on animal movement </w:t>
      </w:r>
      <w:r w:rsidR="000349DC" w:rsidRPr="00EE4713">
        <w:t>(Hedge’s</w:t>
      </w:r>
      <w:r w:rsidR="000349DC" w:rsidRPr="00EE4713">
        <w:rPr>
          <w:i/>
          <w:iCs/>
        </w:rPr>
        <w:t xml:space="preserve"> g</w:t>
      </w:r>
      <w:r w:rsidR="00256B33" w:rsidRPr="00EE4713">
        <w:rPr>
          <w:i/>
          <w:iCs/>
        </w:rPr>
        <w:t xml:space="preserve"> </w:t>
      </w:r>
      <w:r w:rsidR="000349DC" w:rsidRPr="00EE4713">
        <w:t>= 0.</w:t>
      </w:r>
      <w:ins w:id="55" w:author="Chloe McAuley" w:date="2026-04-06T19:43:00Z" w16du:dateUtc="2026-04-06T11:43:00Z">
        <w:r w:rsidR="00423843">
          <w:t>18</w:t>
        </w:r>
      </w:ins>
      <w:del w:id="56" w:author="Chloe McAuley" w:date="2026-04-06T19:43:00Z" w16du:dateUtc="2026-04-06T11:43:00Z">
        <w:r w:rsidR="000349DC" w:rsidRPr="00EE4713" w:rsidDel="001334AA">
          <w:delText>2</w:delText>
        </w:r>
      </w:del>
      <w:r w:rsidR="00A83DCA">
        <w:t>,</w:t>
      </w:r>
      <w:r w:rsidR="00256B33" w:rsidRPr="00EE4713">
        <w:t xml:space="preserve"> </w:t>
      </w:r>
      <w:r w:rsidR="00A83DCA" w:rsidRPr="00EE4713">
        <w:t xml:space="preserve">95% CI </w:t>
      </w:r>
      <w:r w:rsidR="00256B33" w:rsidRPr="00EE4713">
        <w:t>[</w:t>
      </w:r>
      <w:ins w:id="57" w:author="Chloe McAuley" w:date="2026-04-06T19:44:00Z" w16du:dateUtc="2026-04-06T11:44:00Z">
        <w:r w:rsidR="007F5186">
          <w:t>-0.0</w:t>
        </w:r>
        <w:r w:rsidR="0012658D">
          <w:t>3</w:t>
        </w:r>
      </w:ins>
      <w:ins w:id="58" w:author="Chloe McAuley" w:date="2026-04-06T21:38:00Z" w16du:dateUtc="2026-04-06T13:38:00Z">
        <w:r w:rsidR="005E1525">
          <w:t xml:space="preserve"> </w:t>
        </w:r>
      </w:ins>
      <w:del w:id="59" w:author="Chloe McAuley" w:date="2026-04-06T19:44:00Z" w16du:dateUtc="2026-04-06T11:44:00Z">
        <w:r w:rsidR="00256B33" w:rsidRPr="00EE4713" w:rsidDel="007F5186">
          <w:delText>0.</w:delText>
        </w:r>
        <w:r w:rsidR="0088297A" w:rsidRPr="00EE4713" w:rsidDel="007F5186">
          <w:delText>0</w:delText>
        </w:r>
        <w:r w:rsidR="00E179B6" w:rsidDel="007F5186">
          <w:delText>0</w:delText>
        </w:r>
      </w:del>
      <w:r w:rsidR="00256B33" w:rsidRPr="00EE4713">
        <w:t>–</w:t>
      </w:r>
      <w:ins w:id="60" w:author="Chloe McAuley" w:date="2026-04-06T21:38:00Z" w16du:dateUtc="2026-04-06T13:38:00Z">
        <w:r w:rsidR="005E1525">
          <w:t xml:space="preserve"> </w:t>
        </w:r>
      </w:ins>
      <w:r w:rsidR="00256B33" w:rsidRPr="00EE4713">
        <w:t>0.</w:t>
      </w:r>
      <w:del w:id="61" w:author="Chloe McAuley" w:date="2026-04-06T19:44:00Z" w16du:dateUtc="2026-04-06T11:44:00Z">
        <w:r w:rsidR="00256B33" w:rsidRPr="00EE4713" w:rsidDel="0012658D">
          <w:delText>4</w:delText>
        </w:r>
        <w:r w:rsidR="00EE4713" w:rsidRPr="00EE4713" w:rsidDel="0012658D">
          <w:delText>0</w:delText>
        </w:r>
      </w:del>
      <w:ins w:id="62" w:author="Chloe McAuley" w:date="2026-04-06T19:44:00Z" w16du:dateUtc="2026-04-06T11:44:00Z">
        <w:r w:rsidR="0012658D">
          <w:t>38</w:t>
        </w:r>
      </w:ins>
      <w:r w:rsidR="00256B33" w:rsidRPr="00EE4713">
        <w:t>]</w:t>
      </w:r>
      <w:r w:rsidR="00EA5A0D">
        <w:t xml:space="preserve">, </w:t>
      </w:r>
      <w:r w:rsidR="006151A7" w:rsidRPr="004B2662">
        <w:rPr>
          <w:i/>
          <w:iCs/>
        </w:rPr>
        <w:t>k</w:t>
      </w:r>
      <w:r w:rsidR="006151A7">
        <w:t xml:space="preserve"> = </w:t>
      </w:r>
      <w:del w:id="63" w:author="Chloe McAuley" w:date="2026-04-06T19:44:00Z" w16du:dateUtc="2026-04-06T11:44:00Z">
        <w:r w:rsidR="00EA5A0D" w:rsidDel="0012658D">
          <w:delText>11</w:delText>
        </w:r>
        <w:r w:rsidR="00E179B6" w:rsidDel="0012658D">
          <w:delText>2</w:delText>
        </w:r>
      </w:del>
      <w:ins w:id="64" w:author="Chloe McAuley" w:date="2026-04-06T19:44:00Z" w16du:dateUtc="2026-04-06T11:44:00Z">
        <w:r w:rsidR="0012658D">
          <w:t>93</w:t>
        </w:r>
      </w:ins>
      <w:r w:rsidR="000349DC" w:rsidRPr="00EE4713">
        <w:t xml:space="preserve">; Figure </w:t>
      </w:r>
      <w:r w:rsidR="003E34CC" w:rsidRPr="00EE4713">
        <w:t>2</w:t>
      </w:r>
      <w:r w:rsidR="000349DC" w:rsidRPr="00EE4713">
        <w:t>).</w:t>
      </w:r>
      <w:r w:rsidR="000349DC" w:rsidRPr="000349DC">
        <w:t xml:space="preserve"> </w:t>
      </w:r>
      <w:del w:id="65" w:author="Chloe McAuley" w:date="2026-04-06T19:44:00Z" w16du:dateUtc="2026-04-06T11:44:00Z">
        <w:r w:rsidR="000349DC" w:rsidRPr="000349DC" w:rsidDel="0012658D">
          <w:delText xml:space="preserve">On average, animals occupying </w:delText>
        </w:r>
        <w:r w:rsidR="000349DC" w:rsidRPr="00FB1493" w:rsidDel="0012658D">
          <w:delText>fire-affected habitats moved more</w:delText>
        </w:r>
        <w:r w:rsidR="000349DC" w:rsidRPr="000349DC" w:rsidDel="0012658D">
          <w:delText xml:space="preserve"> than those in unburnt areas. </w:delText>
        </w:r>
      </w:del>
      <w:r w:rsidR="000349DC" w:rsidRPr="000349DC">
        <w:t xml:space="preserve">However, </w:t>
      </w:r>
      <w:r w:rsidR="000349DC" w:rsidRPr="00FB1493">
        <w:t>responses varied substantially among</w:t>
      </w:r>
      <w:ins w:id="66" w:author="Chloe McAuley" w:date="2026-04-06T19:48:00Z" w16du:dateUtc="2026-04-06T11:48:00Z">
        <w:r w:rsidR="00CF0B46">
          <w:t xml:space="preserve"> and between</w:t>
        </w:r>
      </w:ins>
      <w:r w:rsidR="000349DC" w:rsidRPr="00FB1493">
        <w:t xml:space="preserve"> species</w:t>
      </w:r>
      <w:r w:rsidR="000349DC" w:rsidRPr="000349DC">
        <w:t xml:space="preserve">, indicating </w:t>
      </w:r>
      <w:del w:id="67" w:author="Chloe McAuley" w:date="2026-04-06T19:48:00Z" w16du:dateUtc="2026-04-06T11:48:00Z">
        <w:r w:rsidR="000349DC" w:rsidRPr="000349DC" w:rsidDel="00CF0B46">
          <w:delText xml:space="preserve">high interspecific </w:delText>
        </w:r>
      </w:del>
      <w:r w:rsidR="000349DC" w:rsidRPr="000349DC">
        <w:t xml:space="preserve">heterogeneity </w:t>
      </w:r>
      <w:ins w:id="68" w:author="Chloe McAuley" w:date="2026-04-06T19:48:00Z" w16du:dateUtc="2026-04-06T11:48:00Z">
        <w:r w:rsidR="00CF0B46">
          <w:t xml:space="preserve">in responses </w:t>
        </w:r>
      </w:ins>
      <w:r w:rsidR="000349DC" w:rsidRPr="000349DC">
        <w:t>(Supplementary Information 4, Figure S4.1).</w:t>
      </w:r>
      <w:r w:rsidR="00916C70" w:rsidRPr="00FB1493">
        <w:rPr>
          <w:strike/>
        </w:rPr>
        <w:t xml:space="preserve"> </w:t>
      </w:r>
    </w:p>
    <w:p w14:paraId="36E1E17A" w14:textId="77777777" w:rsidR="00434E98" w:rsidRPr="00FB1493" w:rsidRDefault="00434E98" w:rsidP="00294A0A">
      <w:pPr>
        <w:rPr>
          <w:strike/>
        </w:rPr>
      </w:pPr>
    </w:p>
    <w:p w14:paraId="130B8204" w14:textId="4E9354EC" w:rsidR="00BF6BA1" w:rsidRDefault="00B20FCD" w:rsidP="00294A0A">
      <w:r w:rsidRPr="00B20FCD">
        <w:rPr>
          <w:noProof/>
        </w:rPr>
        <w:drawing>
          <wp:inline distT="0" distB="0" distL="0" distR="0" wp14:anchorId="052DC398" wp14:editId="05706C34">
            <wp:extent cx="5723681" cy="4482367"/>
            <wp:effectExtent l="0" t="0" r="0" b="0"/>
            <wp:docPr id="1586416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416973" name="Picture 1"/>
                    <pic:cNvPicPr/>
                  </pic:nvPicPr>
                  <pic:blipFill rotWithShape="1">
                    <a:blip r:embed="rId13" cstate="print">
                      <a:extLst>
                        <a:ext uri="{28A0092B-C50C-407E-A947-70E740481C1C}">
                          <a14:useLocalDpi xmlns:a14="http://schemas.microsoft.com/office/drawing/2010/main" val="0"/>
                        </a:ext>
                      </a:extLst>
                    </a:blip>
                    <a:srcRect l="11602" r="3270"/>
                    <a:stretch>
                      <a:fillRect/>
                    </a:stretch>
                  </pic:blipFill>
                  <pic:spPr bwMode="auto">
                    <a:xfrm>
                      <a:off x="0" y="0"/>
                      <a:ext cx="5727769" cy="4485568"/>
                    </a:xfrm>
                    <a:prstGeom prst="rect">
                      <a:avLst/>
                    </a:prstGeom>
                    <a:ln>
                      <a:noFill/>
                    </a:ln>
                    <a:extLst>
                      <a:ext uri="{53640926-AAD7-44D8-BBD7-CCE9431645EC}">
                        <a14:shadowObscured xmlns:a14="http://schemas.microsoft.com/office/drawing/2010/main"/>
                      </a:ext>
                    </a:extLst>
                  </pic:spPr>
                </pic:pic>
              </a:graphicData>
            </a:graphic>
          </wp:inline>
        </w:drawing>
      </w:r>
    </w:p>
    <w:p w14:paraId="6B283354" w14:textId="72B0D57A" w:rsidR="00A960B8" w:rsidRPr="00591A10" w:rsidRDefault="00A960B8" w:rsidP="008C3E70">
      <w:pPr>
        <w:pStyle w:val="MSCaption"/>
      </w:pPr>
      <w:r w:rsidRPr="004B2662">
        <w:rPr>
          <w:b/>
        </w:rPr>
        <w:t xml:space="preserve">Figure </w:t>
      </w:r>
      <w:r w:rsidR="003E34CC" w:rsidRPr="004B2662">
        <w:rPr>
          <w:b/>
        </w:rPr>
        <w:t>2</w:t>
      </w:r>
      <w:r w:rsidR="00E03DE3" w:rsidRPr="004B2662">
        <w:rPr>
          <w:b/>
        </w:rPr>
        <w:t>:</w:t>
      </w:r>
      <w:r w:rsidR="00E03DE3" w:rsidRPr="00E179B6">
        <w:rPr>
          <w:b/>
        </w:rPr>
        <w:t xml:space="preserve"> </w:t>
      </w:r>
      <w:r w:rsidR="00681CD7" w:rsidRPr="00E179B6">
        <w:rPr>
          <w:rStyle w:val="MSCaptionChar"/>
        </w:rPr>
        <w:t>Orchard</w:t>
      </w:r>
      <w:r w:rsidR="00681CD7" w:rsidRPr="008C3E70">
        <w:rPr>
          <w:rStyle w:val="MSCaptionChar"/>
        </w:rPr>
        <w:t xml:space="preserve"> p</w:t>
      </w:r>
      <w:r w:rsidR="00756D44" w:rsidRPr="008C3E70">
        <w:rPr>
          <w:rStyle w:val="MSCaptionChar"/>
        </w:rPr>
        <w:t xml:space="preserve">lot </w:t>
      </w:r>
      <w:r w:rsidR="00EF1E97" w:rsidRPr="008C3E70">
        <w:rPr>
          <w:rStyle w:val="MSCaptionChar"/>
        </w:rPr>
        <w:t>showing the overall</w:t>
      </w:r>
      <w:r w:rsidR="005935FF" w:rsidRPr="008C3E70">
        <w:rPr>
          <w:rStyle w:val="MSCaptionChar"/>
        </w:rPr>
        <w:t xml:space="preserve"> </w:t>
      </w:r>
      <w:r w:rsidR="00632508" w:rsidRPr="008C3E70">
        <w:rPr>
          <w:rStyle w:val="MSCaptionChar"/>
        </w:rPr>
        <w:t xml:space="preserve">estimated </w:t>
      </w:r>
      <w:r w:rsidR="005935FF" w:rsidRPr="008C3E70">
        <w:rPr>
          <w:rStyle w:val="MSCaptionChar"/>
        </w:rPr>
        <w:t xml:space="preserve">effect of fire on animal movement. </w:t>
      </w:r>
      <w:r w:rsidR="00C74FDF">
        <w:rPr>
          <w:rStyle w:val="MSCaptionChar"/>
        </w:rPr>
        <w:t>The outlined point is t</w:t>
      </w:r>
      <w:r w:rsidR="00591A10" w:rsidRPr="008C3E70">
        <w:rPr>
          <w:rStyle w:val="MSCaptionChar"/>
        </w:rPr>
        <w:t xml:space="preserve">he meta-analytic mean, the thick horizontal bars </w:t>
      </w:r>
      <w:r w:rsidR="00881588">
        <w:rPr>
          <w:rStyle w:val="MSCaptionChar"/>
        </w:rPr>
        <w:t xml:space="preserve">are </w:t>
      </w:r>
      <w:r w:rsidR="00591A10" w:rsidRPr="008C3E70">
        <w:rPr>
          <w:rStyle w:val="MSCaptionChar"/>
        </w:rPr>
        <w:t xml:space="preserve">95% confidence </w:t>
      </w:r>
      <w:r w:rsidR="001E3004" w:rsidRPr="008C3E70">
        <w:rPr>
          <w:rStyle w:val="MSCaptionChar"/>
        </w:rPr>
        <w:t>interval</w:t>
      </w:r>
      <w:r w:rsidR="001E3004">
        <w:rPr>
          <w:rStyle w:val="MSCaptionChar"/>
        </w:rPr>
        <w:t>s,</w:t>
      </w:r>
      <w:r w:rsidR="00591A10" w:rsidRPr="008C3E70">
        <w:rPr>
          <w:rStyle w:val="MSCaptionChar"/>
        </w:rPr>
        <w:t xml:space="preserve"> and the whiskers </w:t>
      </w:r>
      <w:r w:rsidR="00881588">
        <w:rPr>
          <w:rStyle w:val="MSCaptionChar"/>
        </w:rPr>
        <w:t>are</w:t>
      </w:r>
      <w:r w:rsidR="00881588" w:rsidRPr="008C3E70">
        <w:rPr>
          <w:rStyle w:val="MSCaptionChar"/>
        </w:rPr>
        <w:t xml:space="preserve"> </w:t>
      </w:r>
      <w:r w:rsidR="00591A10" w:rsidRPr="008C3E70">
        <w:rPr>
          <w:rStyle w:val="MSCaptionChar"/>
        </w:rPr>
        <w:t>95% prediction intervals</w:t>
      </w:r>
      <w:r w:rsidR="00D66FD7" w:rsidRPr="008C3E70">
        <w:rPr>
          <w:rStyle w:val="MSCaptionChar"/>
        </w:rPr>
        <w:t>.</w:t>
      </w:r>
      <w:r w:rsidR="00591A10" w:rsidRPr="008C3E70">
        <w:rPr>
          <w:rStyle w:val="MSCaptionChar"/>
        </w:rPr>
        <w:t xml:space="preserve"> </w:t>
      </w:r>
      <w:r w:rsidR="00881588">
        <w:rPr>
          <w:rStyle w:val="MSCaptionChar"/>
        </w:rPr>
        <w:t>S</w:t>
      </w:r>
      <w:r w:rsidR="00294C00" w:rsidRPr="008C3E70">
        <w:rPr>
          <w:rStyle w:val="MSCaptionChar"/>
        </w:rPr>
        <w:t>haded point</w:t>
      </w:r>
      <w:r w:rsidR="00881588">
        <w:rPr>
          <w:rStyle w:val="MSCaptionChar"/>
        </w:rPr>
        <w:t>s</w:t>
      </w:r>
      <w:r w:rsidR="00294C00" w:rsidRPr="008C3E70">
        <w:rPr>
          <w:rStyle w:val="MSCaptionChar"/>
        </w:rPr>
        <w:t xml:space="preserve"> </w:t>
      </w:r>
      <w:r w:rsidR="00DA4FC0" w:rsidRPr="008C3E70">
        <w:rPr>
          <w:rStyle w:val="MSCaptionChar"/>
        </w:rPr>
        <w:t>a</w:t>
      </w:r>
      <w:r w:rsidR="00881588">
        <w:rPr>
          <w:rStyle w:val="MSCaptionChar"/>
        </w:rPr>
        <w:t>re</w:t>
      </w:r>
      <w:r w:rsidR="00DA4FC0" w:rsidRPr="008C3E70">
        <w:rPr>
          <w:rStyle w:val="MSCaptionChar"/>
        </w:rPr>
        <w:t xml:space="preserve"> </w:t>
      </w:r>
      <w:r w:rsidR="00294C00" w:rsidRPr="008C3E70">
        <w:rPr>
          <w:rStyle w:val="MSCaptionChar"/>
        </w:rPr>
        <w:t>effect size</w:t>
      </w:r>
      <w:r w:rsidR="00881588">
        <w:rPr>
          <w:rStyle w:val="MSCaptionChar"/>
        </w:rPr>
        <w:t>s</w:t>
      </w:r>
      <w:r w:rsidR="00294C00" w:rsidRPr="008C3E70">
        <w:rPr>
          <w:rStyle w:val="MSCaptionChar"/>
        </w:rPr>
        <w:t xml:space="preserve"> (</w:t>
      </w:r>
      <w:r w:rsidR="00D3763B" w:rsidRPr="00821948">
        <w:rPr>
          <w:rStyle w:val="MSCaptionChar"/>
        </w:rPr>
        <w:t>Hedge’s</w:t>
      </w:r>
      <w:r w:rsidR="00D3763B">
        <w:rPr>
          <w:rStyle w:val="MSCaptionChar"/>
          <w:i/>
          <w:iCs/>
        </w:rPr>
        <w:t xml:space="preserve"> </w:t>
      </w:r>
      <w:r w:rsidR="00D3763B" w:rsidRPr="00D3763B">
        <w:rPr>
          <w:rStyle w:val="MSCaptionChar"/>
          <w:i/>
          <w:iCs/>
        </w:rPr>
        <w:t>g</w:t>
      </w:r>
      <w:r w:rsidR="00D3763B">
        <w:rPr>
          <w:rStyle w:val="MSCaptionChar"/>
        </w:rPr>
        <w:t xml:space="preserve">, </w:t>
      </w:r>
      <w:del w:id="69" w:author="Chloe McAuley" w:date="2026-04-06T21:38:00Z" w16du:dateUtc="2026-04-06T13:38:00Z">
        <w:r w:rsidR="00294C00" w:rsidRPr="005E1525" w:rsidDel="005E1525">
          <w:rPr>
            <w:rStyle w:val="MSCaptionChar"/>
            <w:i/>
            <w:iCs/>
            <w:rPrChange w:id="70" w:author="Chloe McAuley" w:date="2026-04-06T21:38:00Z" w16du:dateUtc="2026-04-06T13:38:00Z">
              <w:rPr>
                <w:rStyle w:val="MSCaptionChar"/>
              </w:rPr>
            </w:rPrChange>
          </w:rPr>
          <w:delText>n</w:delText>
        </w:r>
        <w:r w:rsidR="00294C00" w:rsidRPr="008C3E70" w:rsidDel="005E1525">
          <w:rPr>
            <w:rStyle w:val="MSCaptionChar"/>
          </w:rPr>
          <w:delText xml:space="preserve"> </w:delText>
        </w:r>
      </w:del>
      <w:ins w:id="71" w:author="Chloe McAuley" w:date="2026-04-06T21:38:00Z" w16du:dateUtc="2026-04-06T13:38:00Z">
        <w:r w:rsidR="005E1525">
          <w:rPr>
            <w:rStyle w:val="MSCaptionChar"/>
            <w:i/>
            <w:iCs/>
          </w:rPr>
          <w:t>k</w:t>
        </w:r>
        <w:r w:rsidR="005E1525" w:rsidRPr="008C3E70">
          <w:rPr>
            <w:rStyle w:val="MSCaptionChar"/>
          </w:rPr>
          <w:t xml:space="preserve"> </w:t>
        </w:r>
      </w:ins>
      <w:r w:rsidR="00294C00" w:rsidRPr="008C3E70">
        <w:rPr>
          <w:rStyle w:val="MSCaptionChar"/>
        </w:rPr>
        <w:t xml:space="preserve">= </w:t>
      </w:r>
      <w:del w:id="72" w:author="Chloe McAuley" w:date="2026-04-06T19:36:00Z" w16du:dateUtc="2026-04-06T11:36:00Z">
        <w:r w:rsidR="00294C00" w:rsidRPr="008C3E70" w:rsidDel="00F043A5">
          <w:rPr>
            <w:rStyle w:val="MSCaptionChar"/>
          </w:rPr>
          <w:delText>11</w:delText>
        </w:r>
        <w:r w:rsidR="00E179B6" w:rsidDel="00F043A5">
          <w:rPr>
            <w:rStyle w:val="MSCaptionChar"/>
          </w:rPr>
          <w:delText>2</w:delText>
        </w:r>
      </w:del>
      <w:ins w:id="73" w:author="Chloe McAuley" w:date="2026-04-06T19:36:00Z" w16du:dateUtc="2026-04-06T11:36:00Z">
        <w:r w:rsidR="00F043A5">
          <w:rPr>
            <w:rStyle w:val="MSCaptionChar"/>
          </w:rPr>
          <w:t>93</w:t>
        </w:r>
      </w:ins>
      <w:r w:rsidR="00EE4713">
        <w:rPr>
          <w:rStyle w:val="MSCaptionChar"/>
        </w:rPr>
        <w:t>)</w:t>
      </w:r>
      <w:r w:rsidR="00371816" w:rsidRPr="008C3E70">
        <w:rPr>
          <w:rStyle w:val="MSCaptionChar"/>
        </w:rPr>
        <w:t xml:space="preserve">, </w:t>
      </w:r>
      <w:r w:rsidR="007533D7" w:rsidRPr="008C3E70">
        <w:rPr>
          <w:rStyle w:val="MSCaptionChar"/>
        </w:rPr>
        <w:t xml:space="preserve">with </w:t>
      </w:r>
      <w:r w:rsidR="00881588">
        <w:rPr>
          <w:rStyle w:val="MSCaptionChar"/>
        </w:rPr>
        <w:t>point</w:t>
      </w:r>
      <w:r w:rsidR="00881588" w:rsidRPr="008C3E70">
        <w:rPr>
          <w:rStyle w:val="MSCaptionChar"/>
        </w:rPr>
        <w:t xml:space="preserve"> </w:t>
      </w:r>
      <w:r w:rsidR="007533D7" w:rsidRPr="008C3E70">
        <w:rPr>
          <w:rStyle w:val="MSCaptionChar"/>
        </w:rPr>
        <w:t>size scaled to show precision</w:t>
      </w:r>
      <w:r w:rsidR="003B350C" w:rsidRPr="008C3E70">
        <w:rPr>
          <w:rStyle w:val="MSCaptionChar"/>
        </w:rPr>
        <w:t xml:space="preserve"> </w:t>
      </w:r>
      <w:r w:rsidR="00805D79" w:rsidRPr="008C3E70">
        <w:rPr>
          <w:rStyle w:val="MSCaptionChar"/>
        </w:rPr>
        <w:t>(</w:t>
      </w:r>
      <w:r w:rsidR="003B350C" w:rsidRPr="008C3E70">
        <w:rPr>
          <w:rStyle w:val="MSCaptionChar"/>
        </w:rPr>
        <w:t>1/SE</w:t>
      </w:r>
      <w:r w:rsidR="0002536A">
        <w:rPr>
          <w:rStyle w:val="MSCaptionChar"/>
        </w:rPr>
        <w:t>; i.e.,</w:t>
      </w:r>
      <w:r w:rsidR="00A41177" w:rsidRPr="008C3E70">
        <w:rPr>
          <w:rStyle w:val="MSCaptionChar"/>
        </w:rPr>
        <w:t xml:space="preserve"> l</w:t>
      </w:r>
      <w:r w:rsidR="00805D79" w:rsidRPr="008C3E70">
        <w:rPr>
          <w:rStyle w:val="MSCaptionChar"/>
        </w:rPr>
        <w:t>arger points</w:t>
      </w:r>
      <w:r w:rsidR="00F434E1" w:rsidRPr="008C3E70">
        <w:rPr>
          <w:rStyle w:val="MSCaptionChar"/>
        </w:rPr>
        <w:t xml:space="preserve"> </w:t>
      </w:r>
      <w:r w:rsidR="0002536A">
        <w:rPr>
          <w:rStyle w:val="MSCaptionChar"/>
        </w:rPr>
        <w:t xml:space="preserve">had </w:t>
      </w:r>
      <w:r w:rsidR="00C909FA" w:rsidRPr="008C3E70">
        <w:rPr>
          <w:rStyle w:val="MSCaptionChar"/>
        </w:rPr>
        <w:t>greater influence</w:t>
      </w:r>
      <w:r w:rsidR="0002536A">
        <w:rPr>
          <w:rStyle w:val="MSCaptionChar"/>
        </w:rPr>
        <w:t>).</w:t>
      </w:r>
      <w:r w:rsidR="007A0ABA" w:rsidRPr="008C3E70">
        <w:rPr>
          <w:rStyle w:val="MSCaptionChar"/>
        </w:rPr>
        <w:t xml:space="preserve"> </w:t>
      </w:r>
      <w:r w:rsidR="0002536A">
        <w:rPr>
          <w:rStyle w:val="MSCaptionChar"/>
        </w:rPr>
        <w:t>P</w:t>
      </w:r>
      <w:r w:rsidR="007A0ABA" w:rsidRPr="008C3E70">
        <w:rPr>
          <w:rStyle w:val="MSCaptionChar"/>
        </w:rPr>
        <w:t xml:space="preserve">oints are jittered on the y axis to </w:t>
      </w:r>
      <w:r w:rsidR="00591A10" w:rsidRPr="008C3E70">
        <w:rPr>
          <w:rStyle w:val="MSCaptionChar"/>
        </w:rPr>
        <w:t>improve</w:t>
      </w:r>
      <w:r w:rsidR="0057501D" w:rsidRPr="008C3E70">
        <w:rPr>
          <w:rStyle w:val="MSCaptionChar"/>
        </w:rPr>
        <w:t xml:space="preserve"> </w:t>
      </w:r>
      <w:r w:rsidR="005443E2" w:rsidRPr="008C3E70">
        <w:rPr>
          <w:rStyle w:val="MSCaptionChar"/>
        </w:rPr>
        <w:t>readability</w:t>
      </w:r>
      <w:r w:rsidR="00591A10" w:rsidRPr="008C3E70">
        <w:rPr>
          <w:rStyle w:val="MSCaptionChar"/>
        </w:rPr>
        <w:t>.</w:t>
      </w:r>
      <w:r w:rsidR="003D666B">
        <w:rPr>
          <w:rStyle w:val="MSCaptionChar"/>
        </w:rPr>
        <w:t xml:space="preserve"> The annotation next to the point cloud represents number of effect sizes followed by number of studies in parentheses.</w:t>
      </w:r>
    </w:p>
    <w:p w14:paraId="39573A1F" w14:textId="0EC21493" w:rsidR="0058085F" w:rsidRPr="000349DC" w:rsidRDefault="004317C5" w:rsidP="008C3E70">
      <w:pPr>
        <w:pStyle w:val="Heading3"/>
      </w:pPr>
      <w:r w:rsidRPr="000349DC">
        <w:lastRenderedPageBreak/>
        <w:t xml:space="preserve">Movement </w:t>
      </w:r>
      <w:r w:rsidR="0089245E" w:rsidRPr="000349DC">
        <w:t>Category</w:t>
      </w:r>
    </w:p>
    <w:p w14:paraId="3227682A" w14:textId="31F1E79E" w:rsidR="00D3763B" w:rsidRDefault="000349DC" w:rsidP="00294A0A">
      <w:r w:rsidRPr="000349DC">
        <w:t xml:space="preserve">When </w:t>
      </w:r>
      <w:r w:rsidR="00FC6FA8">
        <w:t>testing</w:t>
      </w:r>
      <w:r w:rsidR="00FC6FA8" w:rsidRPr="000349DC">
        <w:t xml:space="preserve"> </w:t>
      </w:r>
      <w:r w:rsidRPr="00FB1493">
        <w:t>movement category</w:t>
      </w:r>
      <w:r w:rsidRPr="000349DC">
        <w:t xml:space="preserve"> as a moderator, </w:t>
      </w:r>
      <w:r w:rsidR="00737514" w:rsidRPr="000349DC">
        <w:t>there</w:t>
      </w:r>
      <w:r w:rsidR="00737514">
        <w:t xml:space="preserve"> was no clear</w:t>
      </w:r>
      <w:r w:rsidR="00737514" w:rsidRPr="000349DC">
        <w:t xml:space="preserve"> effect </w:t>
      </w:r>
      <w:r w:rsidR="00737514">
        <w:t xml:space="preserve">for </w:t>
      </w:r>
      <w:r w:rsidR="00737514" w:rsidRPr="00FB1493">
        <w:t>home-range size</w:t>
      </w:r>
      <w:r w:rsidR="00737514" w:rsidRPr="000349DC">
        <w:t xml:space="preserve"> (0.1</w:t>
      </w:r>
      <w:ins w:id="74" w:author="Chloe McAuley" w:date="2026-04-06T19:46:00Z" w16du:dateUtc="2026-04-06T11:46:00Z">
        <w:r w:rsidR="00466B17">
          <w:t>2</w:t>
        </w:r>
      </w:ins>
      <w:del w:id="75" w:author="Chloe McAuley" w:date="2026-04-06T19:46:00Z" w16du:dateUtc="2026-04-06T11:46:00Z">
        <w:r w:rsidR="00737514" w:rsidRPr="000349DC" w:rsidDel="00466B17">
          <w:delText>5</w:delText>
        </w:r>
      </w:del>
      <w:r w:rsidR="00737514" w:rsidRPr="000349DC">
        <w:t>,</w:t>
      </w:r>
      <w:r w:rsidR="00737514">
        <w:t xml:space="preserve"> [-</w:t>
      </w:r>
      <w:r w:rsidR="00737514" w:rsidRPr="000349DC">
        <w:t>0.</w:t>
      </w:r>
      <w:del w:id="76" w:author="Chloe McAuley" w:date="2026-04-06T19:46:00Z" w16du:dateUtc="2026-04-06T11:46:00Z">
        <w:r w:rsidR="00737514" w:rsidRPr="000349DC" w:rsidDel="00466B17">
          <w:delText>0</w:delText>
        </w:r>
        <w:r w:rsidR="00737514" w:rsidDel="00466B17">
          <w:delText>8</w:delText>
        </w:r>
      </w:del>
      <w:ins w:id="77" w:author="Chloe McAuley" w:date="2026-04-06T19:46:00Z" w16du:dateUtc="2026-04-06T11:46:00Z">
        <w:r w:rsidR="00466B17">
          <w:t>10</w:t>
        </w:r>
      </w:ins>
      <w:ins w:id="78" w:author="Chloe McAuley" w:date="2026-04-06T21:38:00Z" w16du:dateUtc="2026-04-06T13:38:00Z">
        <w:r w:rsidR="005E1525">
          <w:t xml:space="preserve"> </w:t>
        </w:r>
      </w:ins>
      <w:r w:rsidR="00737514" w:rsidRPr="000349DC">
        <w:t>–</w:t>
      </w:r>
      <w:ins w:id="79" w:author="Chloe McAuley" w:date="2026-04-06T21:38:00Z" w16du:dateUtc="2026-04-06T13:38:00Z">
        <w:r w:rsidR="005E1525">
          <w:t xml:space="preserve"> </w:t>
        </w:r>
      </w:ins>
      <w:r w:rsidR="00737514" w:rsidRPr="000349DC">
        <w:t>0.</w:t>
      </w:r>
      <w:r w:rsidR="00737514">
        <w:t>3</w:t>
      </w:r>
      <w:ins w:id="80" w:author="Chloe McAuley" w:date="2026-04-06T19:46:00Z" w16du:dateUtc="2026-04-06T11:46:00Z">
        <w:r w:rsidR="00466B17">
          <w:t>4</w:t>
        </w:r>
      </w:ins>
      <w:del w:id="81" w:author="Chloe McAuley" w:date="2026-04-06T19:46:00Z" w16du:dateUtc="2026-04-06T11:46:00Z">
        <w:r w:rsidR="00737514" w:rsidDel="00466B17">
          <w:delText>7</w:delText>
        </w:r>
      </w:del>
      <w:r w:rsidR="00737514">
        <w:t>], 49</w:t>
      </w:r>
      <w:r w:rsidR="00737514" w:rsidRPr="000349DC">
        <w:t>)</w:t>
      </w:r>
      <w:r w:rsidR="00737514">
        <w:t>. F</w:t>
      </w:r>
      <w:r w:rsidRPr="000349DC">
        <w:t xml:space="preserve">ire had a </w:t>
      </w:r>
      <w:r w:rsidR="00534F47" w:rsidRPr="00FB1493">
        <w:t xml:space="preserve">significant </w:t>
      </w:r>
      <w:r w:rsidRPr="00FB1493">
        <w:t>small positive effect</w:t>
      </w:r>
      <w:r w:rsidRPr="000349DC">
        <w:t xml:space="preserve"> on </w:t>
      </w:r>
      <w:r w:rsidRPr="00FB1493">
        <w:t>linear distance movements</w:t>
      </w:r>
      <w:r w:rsidR="008745E9">
        <w:t xml:space="preserve"> (</w:t>
      </w:r>
      <w:del w:id="82" w:author="Chloe McAuley" w:date="2026-04-06T19:46:00Z" w16du:dateUtc="2026-04-06T11:46:00Z">
        <w:r w:rsidR="008745E9" w:rsidDel="00466B17">
          <w:delText>0.</w:delText>
        </w:r>
        <w:r w:rsidR="00D33F15" w:rsidDel="00466B17">
          <w:delText>29</w:delText>
        </w:r>
      </w:del>
      <w:ins w:id="83" w:author="Chloe McAuley" w:date="2026-04-06T19:46:00Z" w16du:dateUtc="2026-04-06T11:46:00Z">
        <w:r w:rsidR="00466B17">
          <w:t>0.27</w:t>
        </w:r>
      </w:ins>
      <w:r w:rsidR="001E3004">
        <w:t xml:space="preserve">, </w:t>
      </w:r>
      <w:r w:rsidR="008745E9">
        <w:t>[0.0</w:t>
      </w:r>
      <w:ins w:id="84" w:author="Chloe McAuley" w:date="2026-04-06T19:47:00Z" w16du:dateUtc="2026-04-06T11:47:00Z">
        <w:r w:rsidR="00466B17">
          <w:t>2</w:t>
        </w:r>
      </w:ins>
      <w:ins w:id="85" w:author="Chloe McAuley" w:date="2026-04-06T21:38:00Z" w16du:dateUtc="2026-04-06T13:38:00Z">
        <w:r w:rsidR="005E1525">
          <w:t xml:space="preserve"> </w:t>
        </w:r>
      </w:ins>
      <w:del w:id="86" w:author="Chloe McAuley" w:date="2026-04-06T19:47:00Z" w16du:dateUtc="2026-04-06T11:47:00Z">
        <w:r w:rsidR="00D33F15" w:rsidDel="00466B17">
          <w:delText>3</w:delText>
        </w:r>
      </w:del>
      <w:r w:rsidR="008745E9">
        <w:t>–</w:t>
      </w:r>
      <w:ins w:id="87" w:author="Chloe McAuley" w:date="2026-04-06T21:38:00Z" w16du:dateUtc="2026-04-06T13:38:00Z">
        <w:r w:rsidR="005E1525">
          <w:t xml:space="preserve"> </w:t>
        </w:r>
      </w:ins>
      <w:r w:rsidR="008745E9">
        <w:t>0.</w:t>
      </w:r>
      <w:del w:id="88" w:author="Chloe McAuley" w:date="2026-04-06T19:47:00Z" w16du:dateUtc="2026-04-06T11:47:00Z">
        <w:r w:rsidR="008745E9" w:rsidDel="00466B17">
          <w:delText>5</w:delText>
        </w:r>
        <w:r w:rsidR="00D33F15" w:rsidDel="00466B17">
          <w:delText>5</w:delText>
        </w:r>
      </w:del>
      <w:ins w:id="89" w:author="Chloe McAuley" w:date="2026-04-06T19:47:00Z" w16du:dateUtc="2026-04-06T11:47:00Z">
        <w:r w:rsidR="00466B17">
          <w:t>52</w:t>
        </w:r>
      </w:ins>
      <w:r w:rsidR="008745E9">
        <w:t>]</w:t>
      </w:r>
      <w:r w:rsidR="00CB648F">
        <w:t>, 40</w:t>
      </w:r>
      <w:r w:rsidR="009E2BE2">
        <w:t>; Figure 3)</w:t>
      </w:r>
      <w:r w:rsidR="00737514">
        <w:t>, with no detectable effect on</w:t>
      </w:r>
      <w:r w:rsidRPr="000349DC">
        <w:t xml:space="preserve"> </w:t>
      </w:r>
      <w:r w:rsidRPr="00FB1493">
        <w:t>tortuosity</w:t>
      </w:r>
      <w:r w:rsidRPr="000349DC">
        <w:t xml:space="preserve"> (0</w:t>
      </w:r>
      <w:del w:id="90" w:author="Chloe McAuley" w:date="2026-04-06T19:47:00Z" w16du:dateUtc="2026-04-06T11:47:00Z">
        <w:r w:rsidRPr="000349DC" w:rsidDel="008D3F45">
          <w:delText>.</w:delText>
        </w:r>
        <w:r w:rsidR="00B847E7" w:rsidDel="008D3F45">
          <w:delText>21</w:delText>
        </w:r>
      </w:del>
      <w:ins w:id="91" w:author="Chloe McAuley" w:date="2026-04-06T19:47:00Z" w16du:dateUtc="2026-04-06T11:47:00Z">
        <w:r w:rsidR="008D3F45">
          <w:t>.15</w:t>
        </w:r>
      </w:ins>
      <w:r w:rsidRPr="000349DC">
        <w:t xml:space="preserve">, </w:t>
      </w:r>
      <w:r w:rsidR="0012359B">
        <w:t>[</w:t>
      </w:r>
      <w:r w:rsidR="008D2CFE">
        <w:t>-</w:t>
      </w:r>
      <w:r w:rsidRPr="000349DC">
        <w:t>0.</w:t>
      </w:r>
      <w:r w:rsidR="00B847E7">
        <w:t>34</w:t>
      </w:r>
      <w:ins w:id="92" w:author="Chloe McAuley" w:date="2026-04-06T21:38:00Z" w16du:dateUtc="2026-04-06T13:38:00Z">
        <w:r w:rsidR="005E1525">
          <w:t xml:space="preserve"> </w:t>
        </w:r>
      </w:ins>
      <w:r w:rsidRPr="000349DC">
        <w:t>–</w:t>
      </w:r>
      <w:ins w:id="93" w:author="Chloe McAuley" w:date="2026-04-06T21:38:00Z" w16du:dateUtc="2026-04-06T13:38:00Z">
        <w:r w:rsidR="005E1525">
          <w:t xml:space="preserve"> </w:t>
        </w:r>
      </w:ins>
      <w:r w:rsidRPr="000349DC">
        <w:t>0.</w:t>
      </w:r>
      <w:del w:id="94" w:author="Chloe McAuley" w:date="2026-04-06T19:47:00Z" w16du:dateUtc="2026-04-06T11:47:00Z">
        <w:r w:rsidR="00B847E7" w:rsidDel="008D3F45">
          <w:delText>77</w:delText>
        </w:r>
      </w:del>
      <w:ins w:id="95" w:author="Chloe McAuley" w:date="2026-04-06T19:47:00Z" w16du:dateUtc="2026-04-06T11:47:00Z">
        <w:r w:rsidR="008D3F45">
          <w:t>65</w:t>
        </w:r>
      </w:ins>
      <w:r w:rsidR="0012359B">
        <w:t>]</w:t>
      </w:r>
      <w:r w:rsidR="00CB648F">
        <w:t xml:space="preserve">, </w:t>
      </w:r>
      <w:r w:rsidR="00B847E7">
        <w:t>4</w:t>
      </w:r>
      <w:r w:rsidRPr="000349DC">
        <w:t>)</w:t>
      </w:r>
      <w:ins w:id="96" w:author="Chloe McAuley" w:date="2026-04-06T19:45:00Z" w16du:dateUtc="2026-04-06T11:45:00Z">
        <w:r w:rsidR="0012658D">
          <w:t>.</w:t>
        </w:r>
      </w:ins>
      <w:del w:id="97" w:author="Chloe McAuley" w:date="2026-04-06T19:45:00Z" w16du:dateUtc="2026-04-06T11:45:00Z">
        <w:r w:rsidR="009A2D83" w:rsidDel="0012658D">
          <w:delText xml:space="preserve"> or</w:delText>
        </w:r>
        <w:r w:rsidR="009A2D83" w:rsidRPr="009A2D83" w:rsidDel="0012658D">
          <w:delText xml:space="preserve"> </w:delText>
        </w:r>
        <w:r w:rsidR="009A2D83" w:rsidDel="0012658D">
          <w:delText>other space use</w:delText>
        </w:r>
        <w:r w:rsidR="009A2D83" w:rsidRPr="000349DC" w:rsidDel="0012658D">
          <w:delText xml:space="preserve"> (0.</w:delText>
        </w:r>
        <w:r w:rsidR="009A2D83" w:rsidDel="0012658D">
          <w:delText>2</w:delText>
        </w:r>
        <w:r w:rsidR="00E47811" w:rsidDel="0012658D">
          <w:delText>1</w:delText>
        </w:r>
        <w:r w:rsidR="009A2D83" w:rsidRPr="000349DC" w:rsidDel="0012658D">
          <w:delText xml:space="preserve">, </w:delText>
        </w:r>
        <w:r w:rsidR="009A2D83" w:rsidDel="0012658D">
          <w:delText>[-</w:delText>
        </w:r>
        <w:r w:rsidR="009A2D83" w:rsidRPr="000349DC" w:rsidDel="0012658D">
          <w:delText>0.</w:delText>
        </w:r>
        <w:r w:rsidR="009A2D83" w:rsidDel="0012658D">
          <w:delText>1</w:delText>
        </w:r>
        <w:r w:rsidR="00E47811" w:rsidDel="0012658D">
          <w:delText>9</w:delText>
        </w:r>
        <w:r w:rsidR="009A2D83" w:rsidRPr="000349DC" w:rsidDel="0012658D">
          <w:delText>–0.</w:delText>
        </w:r>
        <w:r w:rsidR="00E47811" w:rsidDel="0012658D">
          <w:delText>59</w:delText>
        </w:r>
        <w:r w:rsidR="009A2D83" w:rsidDel="0012658D">
          <w:delText>]</w:delText>
        </w:r>
        <w:r w:rsidR="00CB648F" w:rsidDel="0012658D">
          <w:delText xml:space="preserve">, </w:delText>
        </w:r>
        <w:r w:rsidR="00EA5A0D" w:rsidDel="0012658D">
          <w:delText>19</w:delText>
        </w:r>
        <w:r w:rsidR="009A2D83" w:rsidRPr="000349DC" w:rsidDel="0012658D">
          <w:delText>)</w:delText>
        </w:r>
        <w:r w:rsidR="009A2D83" w:rsidDel="0012658D">
          <w:delText>.</w:delText>
        </w:r>
      </w:del>
    </w:p>
    <w:p w14:paraId="5FE83D3F" w14:textId="390C911A" w:rsidR="001E2E0B" w:rsidRDefault="001E2E0B" w:rsidP="00294A0A">
      <w:r w:rsidRPr="001E2E0B">
        <w:rPr>
          <w:noProof/>
        </w:rPr>
        <w:drawing>
          <wp:inline distT="0" distB="0" distL="0" distR="0" wp14:anchorId="13366EAA" wp14:editId="74086FB0">
            <wp:extent cx="5694995" cy="3796663"/>
            <wp:effectExtent l="0" t="0" r="1270" b="0"/>
            <wp:docPr id="323685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685085"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94995" cy="3796663"/>
                    </a:xfrm>
                    <a:prstGeom prst="rect">
                      <a:avLst/>
                    </a:prstGeom>
                  </pic:spPr>
                </pic:pic>
              </a:graphicData>
            </a:graphic>
          </wp:inline>
        </w:drawing>
      </w:r>
    </w:p>
    <w:p w14:paraId="48454FFC" w14:textId="070890EF" w:rsidR="009A1782" w:rsidRDefault="009E3DAB" w:rsidP="008C3E70">
      <w:pPr>
        <w:pStyle w:val="MSCaption"/>
        <w:rPr>
          <w:bCs w:val="0"/>
        </w:rPr>
      </w:pPr>
      <w:commentRangeStart w:id="98"/>
      <w:commentRangeStart w:id="99"/>
      <w:r w:rsidRPr="004B2662">
        <w:rPr>
          <w:b/>
        </w:rPr>
        <w:t>Figure</w:t>
      </w:r>
      <w:commentRangeEnd w:id="98"/>
      <w:r w:rsidR="003A757D" w:rsidRPr="004B2662">
        <w:rPr>
          <w:rStyle w:val="CommentReference"/>
          <w:b/>
          <w:sz w:val="22"/>
          <w:szCs w:val="22"/>
        </w:rPr>
        <w:commentReference w:id="98"/>
      </w:r>
      <w:commentRangeEnd w:id="99"/>
      <w:r w:rsidR="00FB79AC" w:rsidRPr="004B2662">
        <w:rPr>
          <w:rStyle w:val="CommentReference"/>
          <w:b/>
          <w:sz w:val="22"/>
          <w:szCs w:val="22"/>
        </w:rPr>
        <w:commentReference w:id="99"/>
      </w:r>
      <w:r w:rsidRPr="004B2662">
        <w:rPr>
          <w:b/>
        </w:rPr>
        <w:t xml:space="preserve"> </w:t>
      </w:r>
      <w:r w:rsidR="00D3763B" w:rsidRPr="004B2662">
        <w:rPr>
          <w:b/>
        </w:rPr>
        <w:t>3</w:t>
      </w:r>
      <w:r w:rsidRPr="00552BF7">
        <w:rPr>
          <w:b/>
        </w:rPr>
        <w:t>:</w:t>
      </w:r>
      <w:r>
        <w:rPr>
          <w:b/>
        </w:rPr>
        <w:t xml:space="preserve"> </w:t>
      </w:r>
      <w:r w:rsidR="00554978" w:rsidRPr="005F502D">
        <w:t xml:space="preserve">Orchard plot showing the estimated effect of fire </w:t>
      </w:r>
      <w:r w:rsidR="006D6A12">
        <w:t xml:space="preserve">on each of the four </w:t>
      </w:r>
      <w:r w:rsidR="00554978">
        <w:t>moveme</w:t>
      </w:r>
      <w:r w:rsidR="006D6A12">
        <w:t>nt response categor</w:t>
      </w:r>
      <w:r w:rsidR="00773409">
        <w:t>ies</w:t>
      </w:r>
      <w:r w:rsidR="00554978" w:rsidRPr="005F502D">
        <w:t xml:space="preserve">. </w:t>
      </w:r>
      <w:r w:rsidR="003E6C58">
        <w:t>The outlined point is the meta-analytic mean,</w:t>
      </w:r>
      <w:r w:rsidR="003E6C58" w:rsidRPr="008C3E70">
        <w:rPr>
          <w:rStyle w:val="MSCaptionChar"/>
        </w:rPr>
        <w:t xml:space="preserve"> the thick horizontal bars </w:t>
      </w:r>
      <w:r w:rsidR="003E6C58">
        <w:rPr>
          <w:rStyle w:val="MSCaptionChar"/>
        </w:rPr>
        <w:t xml:space="preserve">are </w:t>
      </w:r>
      <w:r w:rsidR="003E6C58" w:rsidRPr="008C3E70">
        <w:rPr>
          <w:rStyle w:val="MSCaptionChar"/>
        </w:rPr>
        <w:t>95% confidence interval</w:t>
      </w:r>
      <w:r w:rsidR="003E6C58">
        <w:rPr>
          <w:rStyle w:val="MSCaptionChar"/>
        </w:rPr>
        <w:t>s,</w:t>
      </w:r>
      <w:r w:rsidR="003E6C58" w:rsidRPr="008C3E70">
        <w:rPr>
          <w:rStyle w:val="MSCaptionChar"/>
        </w:rPr>
        <w:t xml:space="preserve"> and the whiskers </w:t>
      </w:r>
      <w:r w:rsidR="003E6C58">
        <w:rPr>
          <w:rStyle w:val="MSCaptionChar"/>
        </w:rPr>
        <w:t>are</w:t>
      </w:r>
      <w:r w:rsidR="003E6C58" w:rsidRPr="008C3E70">
        <w:rPr>
          <w:rStyle w:val="MSCaptionChar"/>
        </w:rPr>
        <w:t xml:space="preserve"> 95% prediction intervals. </w:t>
      </w:r>
      <w:r w:rsidR="003E6C58">
        <w:rPr>
          <w:rStyle w:val="MSCaptionChar"/>
        </w:rPr>
        <w:t>S</w:t>
      </w:r>
      <w:r w:rsidR="003E6C58" w:rsidRPr="008C3E70">
        <w:rPr>
          <w:rStyle w:val="MSCaptionChar"/>
        </w:rPr>
        <w:t>haded point</w:t>
      </w:r>
      <w:r w:rsidR="003E6C58">
        <w:rPr>
          <w:rStyle w:val="MSCaptionChar"/>
        </w:rPr>
        <w:t>s</w:t>
      </w:r>
      <w:r w:rsidR="003E6C58" w:rsidRPr="008C3E70">
        <w:rPr>
          <w:rStyle w:val="MSCaptionChar"/>
        </w:rPr>
        <w:t xml:space="preserve"> a</w:t>
      </w:r>
      <w:r w:rsidR="003E6C58">
        <w:rPr>
          <w:rStyle w:val="MSCaptionChar"/>
        </w:rPr>
        <w:t>re</w:t>
      </w:r>
      <w:r w:rsidR="003E6C58" w:rsidRPr="008C3E70">
        <w:rPr>
          <w:rStyle w:val="MSCaptionChar"/>
        </w:rPr>
        <w:t xml:space="preserve"> effect size</w:t>
      </w:r>
      <w:r w:rsidR="003E6C58">
        <w:rPr>
          <w:rStyle w:val="MSCaptionChar"/>
        </w:rPr>
        <w:t>s</w:t>
      </w:r>
      <w:r w:rsidR="003E6C58" w:rsidRPr="008C3E70">
        <w:rPr>
          <w:rStyle w:val="MSCaptionChar"/>
        </w:rPr>
        <w:t xml:space="preserve"> (</w:t>
      </w:r>
      <w:r w:rsidR="003E6C58" w:rsidRPr="00821948">
        <w:rPr>
          <w:rStyle w:val="MSCaptionChar"/>
        </w:rPr>
        <w:t>Hedge’s</w:t>
      </w:r>
      <w:r w:rsidR="003E6C58">
        <w:rPr>
          <w:rStyle w:val="MSCaptionChar"/>
          <w:i/>
          <w:iCs/>
        </w:rPr>
        <w:t xml:space="preserve"> </w:t>
      </w:r>
      <w:r w:rsidR="003E6C58" w:rsidRPr="00D3763B">
        <w:rPr>
          <w:rStyle w:val="MSCaptionChar"/>
          <w:i/>
          <w:iCs/>
        </w:rPr>
        <w:t>g</w:t>
      </w:r>
      <w:r w:rsidR="003E6C58" w:rsidRPr="004B2662">
        <w:rPr>
          <w:rStyle w:val="MSCaptionChar"/>
          <w:i/>
          <w:iCs/>
        </w:rPr>
        <w:t>,</w:t>
      </w:r>
      <w:r w:rsidR="003E6C58">
        <w:rPr>
          <w:rStyle w:val="MSCaptionChar"/>
        </w:rPr>
        <w:t xml:space="preserve"> </w:t>
      </w:r>
      <w:r w:rsidR="006151A7">
        <w:rPr>
          <w:rStyle w:val="MSCaptionChar"/>
          <w:i/>
          <w:iCs/>
        </w:rPr>
        <w:t>k</w:t>
      </w:r>
      <w:r w:rsidR="003E6C58" w:rsidRPr="008C3E70">
        <w:rPr>
          <w:rStyle w:val="MSCaptionChar"/>
        </w:rPr>
        <w:t xml:space="preserve"> = </w:t>
      </w:r>
      <w:del w:id="100" w:author="Chloe McAuley" w:date="2026-04-06T19:47:00Z" w16du:dateUtc="2026-04-06T11:47:00Z">
        <w:r w:rsidR="003E6C58" w:rsidRPr="008C3E70" w:rsidDel="008D3F45">
          <w:rPr>
            <w:rStyle w:val="MSCaptionChar"/>
          </w:rPr>
          <w:delText>11</w:delText>
        </w:r>
        <w:r w:rsidR="00E47811" w:rsidDel="008D3F45">
          <w:rPr>
            <w:rStyle w:val="MSCaptionChar"/>
          </w:rPr>
          <w:delText>2</w:delText>
        </w:r>
      </w:del>
      <w:ins w:id="101" w:author="Chloe McAuley" w:date="2026-04-06T19:47:00Z" w16du:dateUtc="2026-04-06T11:47:00Z">
        <w:r w:rsidR="008D3F45">
          <w:rPr>
            <w:rStyle w:val="MSCaptionChar"/>
          </w:rPr>
          <w:t>93</w:t>
        </w:r>
      </w:ins>
      <w:r w:rsidR="003E6C58">
        <w:rPr>
          <w:rStyle w:val="MSCaptionChar"/>
        </w:rPr>
        <w:t>)</w:t>
      </w:r>
      <w:r w:rsidR="003E6C58" w:rsidRPr="008C3E70">
        <w:rPr>
          <w:rStyle w:val="MSCaptionChar"/>
        </w:rPr>
        <w:t xml:space="preserve">, with </w:t>
      </w:r>
      <w:r w:rsidR="003E6C58">
        <w:rPr>
          <w:rStyle w:val="MSCaptionChar"/>
        </w:rPr>
        <w:t>point</w:t>
      </w:r>
      <w:r w:rsidR="003E6C58" w:rsidRPr="008C3E70">
        <w:rPr>
          <w:rStyle w:val="MSCaptionChar"/>
        </w:rPr>
        <w:t xml:space="preserve"> size scaled to show precision (1/SE</w:t>
      </w:r>
      <w:r w:rsidR="003E6C58">
        <w:rPr>
          <w:rStyle w:val="MSCaptionChar"/>
        </w:rPr>
        <w:t>; i.e.,</w:t>
      </w:r>
      <w:r w:rsidR="003E6C58" w:rsidRPr="008C3E70">
        <w:rPr>
          <w:rStyle w:val="MSCaptionChar"/>
        </w:rPr>
        <w:t xml:space="preserve"> larger points </w:t>
      </w:r>
      <w:r w:rsidR="003E6C58">
        <w:rPr>
          <w:rStyle w:val="MSCaptionChar"/>
        </w:rPr>
        <w:t xml:space="preserve">had </w:t>
      </w:r>
      <w:r w:rsidR="003E6C58" w:rsidRPr="008C3E70">
        <w:rPr>
          <w:rStyle w:val="MSCaptionChar"/>
        </w:rPr>
        <w:t>greater influence</w:t>
      </w:r>
      <w:r w:rsidR="003E6C58">
        <w:rPr>
          <w:rStyle w:val="MSCaptionChar"/>
        </w:rPr>
        <w:t>).</w:t>
      </w:r>
      <w:r w:rsidR="00057FDA">
        <w:rPr>
          <w:rStyle w:val="MSCaptionChar"/>
        </w:rPr>
        <w:t xml:space="preserve"> </w:t>
      </w:r>
      <w:r w:rsidR="003E6C58">
        <w:rPr>
          <w:rStyle w:val="MSCaptionChar"/>
        </w:rPr>
        <w:t>P</w:t>
      </w:r>
      <w:r w:rsidR="003E6C58" w:rsidRPr="008C3E70">
        <w:rPr>
          <w:rStyle w:val="MSCaptionChar"/>
        </w:rPr>
        <w:t>oints are jittered on the y axis to improve readability</w:t>
      </w:r>
      <w:r w:rsidR="003E6C58">
        <w:t xml:space="preserve">. </w:t>
      </w:r>
      <w:r w:rsidR="00D478F6">
        <w:rPr>
          <w:rStyle w:val="MSCaptionChar"/>
        </w:rPr>
        <w:t>The annotation next to the point cloud represents number of effect sizes followed by number of studies in parentheses.</w:t>
      </w:r>
      <w:r w:rsidR="00D478F6" w:rsidRPr="008C3E70">
        <w:rPr>
          <w:rStyle w:val="MSCaptionChar"/>
        </w:rPr>
        <w:t xml:space="preserve"> </w:t>
      </w:r>
      <w:r w:rsidR="00CA29A8">
        <w:rPr>
          <w:bCs w:val="0"/>
        </w:rPr>
        <w:t>Silhouettes are from Phylopic.</w:t>
      </w:r>
    </w:p>
    <w:p w14:paraId="45D471F3" w14:textId="1208D211" w:rsidR="00220579" w:rsidRDefault="009A2D83" w:rsidP="008C3E70">
      <w:pPr>
        <w:pStyle w:val="Heading3"/>
      </w:pPr>
      <w:r>
        <w:t>Taxonomic Class</w:t>
      </w:r>
    </w:p>
    <w:p w14:paraId="67C29E37" w14:textId="556D937E" w:rsidR="00753026" w:rsidRDefault="000349DC" w:rsidP="00294A0A">
      <w:pPr>
        <w:rPr>
          <w:ins w:id="102" w:author="Chloe McAuley" w:date="2026-04-06T19:51:00Z" w16du:dateUtc="2026-04-06T11:51:00Z"/>
        </w:rPr>
      </w:pPr>
      <w:r w:rsidRPr="000349DC">
        <w:t xml:space="preserve">When modelling </w:t>
      </w:r>
      <w:r w:rsidRPr="00FB1493">
        <w:t>taxonomic class</w:t>
      </w:r>
      <w:r w:rsidRPr="000349DC">
        <w:t xml:space="preserve"> as a moderator,</w:t>
      </w:r>
      <w:r w:rsidR="002578F2">
        <w:t xml:space="preserve"> </w:t>
      </w:r>
      <w:r w:rsidR="00491BCC">
        <w:t xml:space="preserve">we found </w:t>
      </w:r>
      <w:del w:id="103" w:author="Chloe McAuley" w:date="2026-04-06T19:49:00Z" w16du:dateUtc="2026-04-06T11:49:00Z">
        <w:r w:rsidR="005604C5" w:rsidDel="0027499B">
          <w:delText>positive</w:delText>
        </w:r>
        <w:r w:rsidR="004D0F85" w:rsidDel="0027499B">
          <w:delText xml:space="preserve">, but uncertain, </w:delText>
        </w:r>
      </w:del>
      <w:ins w:id="104" w:author="Chloe McAuley" w:date="2026-04-06T19:49:00Z" w16du:dateUtc="2026-04-06T11:49:00Z">
        <w:r w:rsidR="0027499B">
          <w:t xml:space="preserve">no </w:t>
        </w:r>
      </w:ins>
      <w:ins w:id="105" w:author="Chloe McAuley" w:date="2026-04-06T19:50:00Z" w16du:dateUtc="2026-04-06T11:50:00Z">
        <w:r w:rsidR="000C36C0">
          <w:t xml:space="preserve">evidence of an </w:t>
        </w:r>
      </w:ins>
      <w:r w:rsidR="005604C5">
        <w:t>effect</w:t>
      </w:r>
      <w:del w:id="106" w:author="Chloe McAuley" w:date="2026-04-06T19:50:00Z" w16du:dateUtc="2026-04-06T11:50:00Z">
        <w:r w:rsidR="00491BCC" w:rsidDel="000C36C0">
          <w:delText>s</w:delText>
        </w:r>
      </w:del>
      <w:r w:rsidR="004D0F85">
        <w:t xml:space="preserve"> </w:t>
      </w:r>
      <w:r w:rsidR="005604C5">
        <w:t xml:space="preserve">in </w:t>
      </w:r>
      <w:r w:rsidR="00616B6F">
        <w:t>mammals</w:t>
      </w:r>
      <w:r w:rsidR="00D80FBF">
        <w:t xml:space="preserve"> </w:t>
      </w:r>
      <w:r w:rsidR="00616B6F">
        <w:t>(0.</w:t>
      </w:r>
      <w:del w:id="107" w:author="Chloe McAuley" w:date="2026-04-06T19:50:00Z" w16du:dateUtc="2026-04-06T11:50:00Z">
        <w:r w:rsidR="00616B6F" w:rsidDel="000C36C0">
          <w:delText>22</w:delText>
        </w:r>
      </w:del>
      <w:ins w:id="108" w:author="Chloe McAuley" w:date="2026-04-06T19:50:00Z" w16du:dateUtc="2026-04-06T11:50:00Z">
        <w:r w:rsidR="000C36C0">
          <w:t>18</w:t>
        </w:r>
      </w:ins>
      <w:r w:rsidR="00616B6F">
        <w:t xml:space="preserve">, </w:t>
      </w:r>
      <w:commentRangeStart w:id="109"/>
      <w:r w:rsidR="00616B6F">
        <w:t>[-0.</w:t>
      </w:r>
      <w:ins w:id="110" w:author="Chloe McAuley" w:date="2026-04-06T19:50:00Z" w16du:dateUtc="2026-04-06T11:50:00Z">
        <w:r w:rsidR="000C36C0">
          <w:t>10</w:t>
        </w:r>
      </w:ins>
      <w:ins w:id="111" w:author="Chloe McAuley" w:date="2026-04-06T21:38:00Z" w16du:dateUtc="2026-04-06T13:38:00Z">
        <w:r w:rsidR="005E1525">
          <w:t xml:space="preserve"> </w:t>
        </w:r>
      </w:ins>
      <w:del w:id="112" w:author="Chloe McAuley" w:date="2026-04-06T19:50:00Z" w16du:dateUtc="2026-04-06T11:50:00Z">
        <w:r w:rsidR="00616B6F" w:rsidDel="000C36C0">
          <w:delText>0</w:delText>
        </w:r>
      </w:del>
      <w:commentRangeEnd w:id="109"/>
      <w:r w:rsidR="00616B6F">
        <w:rPr>
          <w:rStyle w:val="CommentReference"/>
          <w:sz w:val="24"/>
          <w:szCs w:val="22"/>
        </w:rPr>
        <w:commentReference w:id="109"/>
      </w:r>
      <w:del w:id="113" w:author="Chloe McAuley" w:date="2026-04-06T19:50:00Z" w16du:dateUtc="2026-04-06T11:50:00Z">
        <w:r w:rsidR="00616B6F" w:rsidDel="000C36C0">
          <w:delText>4</w:delText>
        </w:r>
      </w:del>
      <w:r w:rsidR="00616B6F" w:rsidRPr="000349DC">
        <w:t>–</w:t>
      </w:r>
      <w:ins w:id="114" w:author="Chloe McAuley" w:date="2026-04-06T21:38:00Z" w16du:dateUtc="2026-04-06T13:38:00Z">
        <w:r w:rsidR="005E1525">
          <w:t xml:space="preserve"> </w:t>
        </w:r>
      </w:ins>
      <w:r w:rsidR="00616B6F">
        <w:t>0.4</w:t>
      </w:r>
      <w:ins w:id="115" w:author="Chloe McAuley" w:date="2026-04-06T19:50:00Z" w16du:dateUtc="2026-04-06T11:50:00Z">
        <w:r w:rsidR="000C36C0">
          <w:t>7</w:t>
        </w:r>
      </w:ins>
      <w:del w:id="116" w:author="Chloe McAuley" w:date="2026-04-06T19:50:00Z" w16du:dateUtc="2026-04-06T11:50:00Z">
        <w:r w:rsidR="00616B6F" w:rsidDel="000C36C0">
          <w:delText>8</w:delText>
        </w:r>
      </w:del>
      <w:r w:rsidR="00616B6F">
        <w:t xml:space="preserve">], </w:t>
      </w:r>
      <w:del w:id="117" w:author="Chloe McAuley" w:date="2026-04-06T19:51:00Z" w16du:dateUtc="2026-04-06T11:51:00Z">
        <w:r w:rsidR="00616B6F" w:rsidDel="00C706C4">
          <w:delText>75</w:delText>
        </w:r>
      </w:del>
      <w:ins w:id="118" w:author="Chloe McAuley" w:date="2026-04-06T19:51:00Z" w16du:dateUtc="2026-04-06T11:51:00Z">
        <w:r w:rsidR="00C706C4">
          <w:t>58</w:t>
        </w:r>
      </w:ins>
      <w:r w:rsidR="00491BCC">
        <w:t>;</w:t>
      </w:r>
      <w:r w:rsidR="00491BCC" w:rsidRPr="00491BCC">
        <w:t xml:space="preserve"> </w:t>
      </w:r>
      <w:r w:rsidR="00491BCC" w:rsidRPr="000349DC">
        <w:t xml:space="preserve">Figure </w:t>
      </w:r>
      <w:r w:rsidR="00491BCC">
        <w:t>4</w:t>
      </w:r>
      <w:r w:rsidR="00616B6F">
        <w:t>)</w:t>
      </w:r>
      <w:ins w:id="119" w:author="Chloe McAuley" w:date="2026-04-06T19:51:00Z" w16du:dateUtc="2026-04-06T11:51:00Z">
        <w:r w:rsidR="00C706C4">
          <w:t xml:space="preserve">. </w:t>
        </w:r>
      </w:ins>
      <w:ins w:id="120" w:author="Chloe McAuley" w:date="2026-04-06T19:52:00Z" w16du:dateUtc="2026-04-06T11:52:00Z">
        <w:r w:rsidR="00C706C4">
          <w:t xml:space="preserve">Comparatively, we found </w:t>
        </w:r>
        <w:r w:rsidR="00F67385">
          <w:t xml:space="preserve">fire had a small positive effect in </w:t>
        </w:r>
      </w:ins>
      <w:del w:id="121" w:author="Chloe McAuley" w:date="2026-04-06T19:52:00Z" w16du:dateUtc="2026-04-06T11:52:00Z">
        <w:r w:rsidR="00491BCC" w:rsidDel="00F67385">
          <w:delText xml:space="preserve"> and </w:delText>
        </w:r>
      </w:del>
      <w:r w:rsidR="00491BCC">
        <w:t xml:space="preserve">birds </w:t>
      </w:r>
      <w:r w:rsidR="00491BCC" w:rsidRPr="000349DC">
        <w:t>(</w:t>
      </w:r>
      <w:r w:rsidR="00491BCC">
        <w:t>0.</w:t>
      </w:r>
      <w:del w:id="122" w:author="Chloe McAuley" w:date="2026-04-06T19:52:00Z" w16du:dateUtc="2026-04-06T11:52:00Z">
        <w:r w:rsidR="00491BCC" w:rsidDel="00F67385">
          <w:delText>38</w:delText>
        </w:r>
      </w:del>
      <w:ins w:id="123" w:author="Chloe McAuley" w:date="2026-04-06T19:52:00Z" w16du:dateUtc="2026-04-06T11:52:00Z">
        <w:r w:rsidR="00F67385">
          <w:t>40</w:t>
        </w:r>
      </w:ins>
      <w:r w:rsidR="00491BCC">
        <w:t xml:space="preserve">, </w:t>
      </w:r>
      <w:commentRangeStart w:id="124"/>
      <w:r w:rsidR="00491BCC">
        <w:t>[</w:t>
      </w:r>
      <w:del w:id="125" w:author="Chloe McAuley" w:date="2026-04-06T19:53:00Z" w16du:dateUtc="2026-04-06T11:53:00Z">
        <w:r w:rsidR="00491BCC" w:rsidDel="00905F48">
          <w:delText>-</w:delText>
        </w:r>
      </w:del>
      <w:r w:rsidR="00491BCC">
        <w:t>0.01</w:t>
      </w:r>
      <w:commentRangeEnd w:id="124"/>
      <w:r w:rsidR="00491BCC">
        <w:rPr>
          <w:rStyle w:val="CommentReference"/>
          <w:sz w:val="24"/>
          <w:szCs w:val="22"/>
        </w:rPr>
        <w:commentReference w:id="124"/>
      </w:r>
      <w:ins w:id="126" w:author="Chloe McAuley" w:date="2026-04-06T21:38:00Z" w16du:dateUtc="2026-04-06T13:38:00Z">
        <w:r w:rsidR="005E1525">
          <w:t xml:space="preserve"> </w:t>
        </w:r>
      </w:ins>
      <w:r w:rsidR="00491BCC" w:rsidRPr="000349DC">
        <w:t>–</w:t>
      </w:r>
      <w:ins w:id="127" w:author="Chloe McAuley" w:date="2026-04-06T21:38:00Z" w16du:dateUtc="2026-04-06T13:38:00Z">
        <w:r w:rsidR="005E1525">
          <w:t xml:space="preserve"> </w:t>
        </w:r>
      </w:ins>
      <w:r w:rsidR="00491BCC">
        <w:t>0.7</w:t>
      </w:r>
      <w:ins w:id="128" w:author="Chloe McAuley" w:date="2026-04-06T19:53:00Z" w16du:dateUtc="2026-04-06T11:53:00Z">
        <w:r w:rsidR="00905F48">
          <w:t>9</w:t>
        </w:r>
      </w:ins>
      <w:del w:id="129" w:author="Chloe McAuley" w:date="2026-04-06T19:53:00Z" w16du:dateUtc="2026-04-06T11:53:00Z">
        <w:r w:rsidR="00491BCC" w:rsidDel="00905F48">
          <w:delText>8</w:delText>
        </w:r>
      </w:del>
      <w:r w:rsidR="00491BCC">
        <w:t>], 2</w:t>
      </w:r>
      <w:ins w:id="130" w:author="Chloe McAuley" w:date="2026-04-06T19:53:00Z" w16du:dateUtc="2026-04-06T11:53:00Z">
        <w:r w:rsidR="00905F48">
          <w:t>0</w:t>
        </w:r>
      </w:ins>
      <w:del w:id="131" w:author="Chloe McAuley" w:date="2026-04-06T19:53:00Z" w16du:dateUtc="2026-04-06T11:53:00Z">
        <w:r w:rsidR="00491BCC" w:rsidDel="00905F48">
          <w:delText>1</w:delText>
        </w:r>
      </w:del>
      <w:r w:rsidR="00491BCC" w:rsidRPr="000349DC">
        <w:t>)</w:t>
      </w:r>
      <w:ins w:id="132" w:author="Chloe McAuley" w:date="2026-04-06T19:53:00Z" w16du:dateUtc="2026-04-06T11:53:00Z">
        <w:r w:rsidR="00D6181D">
          <w:t xml:space="preserve">, although confidence intervals </w:t>
        </w:r>
      </w:ins>
      <w:ins w:id="133" w:author="Chloe McAuley" w:date="2026-04-06T19:54:00Z" w16du:dateUtc="2026-04-06T11:54:00Z">
        <w:r w:rsidR="00D6181D">
          <w:t>associated with this estimate were wide</w:t>
        </w:r>
      </w:ins>
      <w:r w:rsidR="00491BCC">
        <w:t>.</w:t>
      </w:r>
      <w:r w:rsidR="002578F2">
        <w:t xml:space="preserve"> </w:t>
      </w:r>
      <w:r w:rsidR="00EB3F5F">
        <w:t>Fire</w:t>
      </w:r>
      <w:r w:rsidRPr="000349DC">
        <w:t xml:space="preserve"> </w:t>
      </w:r>
      <w:r w:rsidR="00DB261C">
        <w:t xml:space="preserve">had no detectable effect on </w:t>
      </w:r>
      <w:r w:rsidR="00844548">
        <w:t>reptile</w:t>
      </w:r>
      <w:r w:rsidR="00F659E0">
        <w:t xml:space="preserve"> movement</w:t>
      </w:r>
      <w:r w:rsidR="00844548">
        <w:t xml:space="preserve"> </w:t>
      </w:r>
      <w:r w:rsidRPr="000349DC">
        <w:t>(0.0</w:t>
      </w:r>
      <w:ins w:id="134" w:author="Chloe McAuley" w:date="2026-04-06T19:55:00Z" w16du:dateUtc="2026-04-06T11:55:00Z">
        <w:r w:rsidR="008B3847">
          <w:t>0</w:t>
        </w:r>
      </w:ins>
      <w:del w:id="135" w:author="Chloe McAuley" w:date="2026-04-06T19:55:00Z" w16du:dateUtc="2026-04-06T11:55:00Z">
        <w:r w:rsidR="00CF176F" w:rsidDel="008B3847">
          <w:delText>1</w:delText>
        </w:r>
      </w:del>
      <w:r w:rsidRPr="000349DC">
        <w:t xml:space="preserve">, </w:t>
      </w:r>
      <w:r w:rsidR="0012359B">
        <w:t>[</w:t>
      </w:r>
      <w:r w:rsidR="00BD01DE">
        <w:t>-</w:t>
      </w:r>
      <w:r w:rsidRPr="000349DC">
        <w:t>0.4</w:t>
      </w:r>
      <w:ins w:id="136" w:author="Chloe McAuley" w:date="2026-04-06T19:55:00Z" w16du:dateUtc="2026-04-06T11:55:00Z">
        <w:r w:rsidR="008B3847">
          <w:t>2</w:t>
        </w:r>
      </w:ins>
      <w:ins w:id="137" w:author="Chloe McAuley" w:date="2026-04-06T21:38:00Z" w16du:dateUtc="2026-04-06T13:38:00Z">
        <w:r w:rsidR="005E1525">
          <w:t xml:space="preserve"> </w:t>
        </w:r>
      </w:ins>
      <w:del w:id="138" w:author="Chloe McAuley" w:date="2026-04-06T19:55:00Z" w16du:dateUtc="2026-04-06T11:55:00Z">
        <w:r w:rsidR="00CF176F" w:rsidDel="008B3847">
          <w:delText>1</w:delText>
        </w:r>
      </w:del>
      <w:r w:rsidRPr="000349DC">
        <w:t>–</w:t>
      </w:r>
      <w:ins w:id="139" w:author="Chloe McAuley" w:date="2026-04-06T21:38:00Z" w16du:dateUtc="2026-04-06T13:38:00Z">
        <w:r w:rsidR="005E1525">
          <w:t xml:space="preserve"> </w:t>
        </w:r>
      </w:ins>
      <w:r w:rsidRPr="000349DC">
        <w:t>0.4</w:t>
      </w:r>
      <w:ins w:id="140" w:author="Chloe McAuley" w:date="2026-04-06T19:55:00Z" w16du:dateUtc="2026-04-06T11:55:00Z">
        <w:r w:rsidR="008B3847">
          <w:t>2</w:t>
        </w:r>
      </w:ins>
      <w:del w:id="141" w:author="Chloe McAuley" w:date="2026-04-06T19:55:00Z" w16du:dateUtc="2026-04-06T11:55:00Z">
        <w:r w:rsidR="00DB6C96" w:rsidDel="008B3847">
          <w:delText>3</w:delText>
        </w:r>
      </w:del>
      <w:r w:rsidR="0012359B">
        <w:t>]</w:t>
      </w:r>
      <w:r w:rsidR="00C26964">
        <w:t xml:space="preserve">, </w:t>
      </w:r>
      <w:ins w:id="142" w:author="Chloe McAuley" w:date="2026-04-06T19:55:00Z" w16du:dateUtc="2026-04-06T11:55:00Z">
        <w:r w:rsidR="008B3847">
          <w:t>14</w:t>
        </w:r>
      </w:ins>
      <w:del w:id="143" w:author="Chloe McAuley" w:date="2026-04-06T19:55:00Z" w16du:dateUtc="2026-04-06T11:55:00Z">
        <w:r w:rsidR="00C26964" w:rsidDel="008B3847">
          <w:delText>1</w:delText>
        </w:r>
        <w:r w:rsidR="008A43B1" w:rsidDel="008B3847">
          <w:delText>5</w:delText>
        </w:r>
      </w:del>
      <w:r w:rsidRPr="000349DC">
        <w:t>)</w:t>
      </w:r>
      <w:ins w:id="144" w:author="Chloe McAuley" w:date="2026-04-06T19:53:00Z" w16du:dateUtc="2026-04-06T11:53:00Z">
        <w:r w:rsidR="00905F48">
          <w:t>.</w:t>
        </w:r>
      </w:ins>
      <w:del w:id="145" w:author="Chloe McAuley" w:date="2026-04-06T19:53:00Z" w16du:dateUtc="2026-04-06T11:53:00Z">
        <w:r w:rsidR="00DB261C" w:rsidDel="00905F48">
          <w:delText>,</w:delText>
        </w:r>
      </w:del>
      <w:r w:rsidR="00DB261C">
        <w:t xml:space="preserve"> </w:t>
      </w:r>
      <w:r w:rsidR="00515998">
        <w:t>however</w:t>
      </w:r>
      <w:r w:rsidR="00F659E0">
        <w:t xml:space="preserve"> the wide confidence </w:t>
      </w:r>
      <w:r w:rsidR="00DE249A">
        <w:t xml:space="preserve">intervals reflect considerable </w:t>
      </w:r>
      <w:r w:rsidR="00515998">
        <w:t>uncertainty</w:t>
      </w:r>
      <w:r w:rsidR="00DE249A">
        <w:t>,</w:t>
      </w:r>
      <w:r w:rsidR="00515998">
        <w:t xml:space="preserve"> likely due </w:t>
      </w:r>
      <w:r w:rsidR="00515998">
        <w:lastRenderedPageBreak/>
        <w:t xml:space="preserve">to the </w:t>
      </w:r>
      <w:r w:rsidR="00EB3F5F">
        <w:t xml:space="preserve">small number of effect sizes. </w:t>
      </w:r>
      <w:r w:rsidR="00163926">
        <w:t xml:space="preserve">We did not include Amphibians </w:t>
      </w:r>
      <w:r w:rsidR="004831A8">
        <w:t>due to the small sample size (</w:t>
      </w:r>
      <w:r w:rsidR="006E1B3E" w:rsidRPr="004B2662">
        <w:rPr>
          <w:i/>
          <w:iCs/>
        </w:rPr>
        <w:t>k</w:t>
      </w:r>
      <w:r w:rsidR="006E1B3E">
        <w:t xml:space="preserve"> = </w:t>
      </w:r>
      <w:r w:rsidR="004831A8">
        <w:t xml:space="preserve">1). </w:t>
      </w:r>
    </w:p>
    <w:p w14:paraId="131C746D" w14:textId="13E955EB" w:rsidR="000C36C0" w:rsidDel="00C706C4" w:rsidRDefault="000C36C0" w:rsidP="00294A0A">
      <w:pPr>
        <w:rPr>
          <w:del w:id="146" w:author="Chloe McAuley" w:date="2026-04-06T19:51:00Z" w16du:dateUtc="2026-04-06T11:51:00Z"/>
        </w:rPr>
      </w:pPr>
      <w:ins w:id="147" w:author="Chloe McAuley" w:date="2026-04-06T19:51:00Z" w16du:dateUtc="2026-04-06T11:51:00Z">
        <w:r>
          <w:rPr>
            <w:noProof/>
          </w:rPr>
          <w:drawing>
            <wp:inline distT="0" distB="0" distL="0" distR="0" wp14:anchorId="7991E2FF" wp14:editId="1B6A7359">
              <wp:extent cx="5712106" cy="3928237"/>
              <wp:effectExtent l="0" t="0" r="3175" b="0"/>
              <wp:docPr id="3964398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439808" name="Picture 396439808"/>
                      <pic:cNvPicPr/>
                    </pic:nvPicPr>
                    <pic:blipFill rotWithShape="1">
                      <a:blip r:embed="rId15" cstate="print">
                        <a:extLst>
                          <a:ext uri="{28A0092B-C50C-407E-A947-70E740481C1C}">
                            <a14:useLocalDpi xmlns:a14="http://schemas.microsoft.com/office/drawing/2010/main" val="0"/>
                          </a:ext>
                        </a:extLst>
                      </a:blip>
                      <a:srcRect r="3059"/>
                      <a:stretch>
                        <a:fillRect/>
                      </a:stretch>
                    </pic:blipFill>
                    <pic:spPr bwMode="auto">
                      <a:xfrm>
                        <a:off x="0" y="0"/>
                        <a:ext cx="5718911" cy="3932917"/>
                      </a:xfrm>
                      <a:prstGeom prst="rect">
                        <a:avLst/>
                      </a:prstGeom>
                      <a:ln>
                        <a:noFill/>
                      </a:ln>
                      <a:extLst>
                        <a:ext uri="{53640926-AAD7-44D8-BBD7-CCE9431645EC}">
                          <a14:shadowObscured xmlns:a14="http://schemas.microsoft.com/office/drawing/2010/main"/>
                        </a:ext>
                      </a:extLst>
                    </pic:spPr>
                  </pic:pic>
                </a:graphicData>
              </a:graphic>
            </wp:inline>
          </w:drawing>
        </w:r>
      </w:ins>
    </w:p>
    <w:p w14:paraId="674E3756" w14:textId="4ED88DF0" w:rsidR="001B0BCB" w:rsidRPr="000349DC" w:rsidRDefault="001B0BCB" w:rsidP="00294A0A">
      <w:del w:id="148" w:author="Chloe McAuley" w:date="2026-04-06T19:51:00Z" w16du:dateUtc="2026-04-06T11:51:00Z">
        <w:r w:rsidRPr="000349DC" w:rsidDel="000C36C0">
          <w:rPr>
            <w:noProof/>
          </w:rPr>
          <w:drawing>
            <wp:inline distT="0" distB="0" distL="0" distR="0" wp14:anchorId="6D75FB9A" wp14:editId="64CA1676">
              <wp:extent cx="5715568" cy="3810379"/>
              <wp:effectExtent l="0" t="0" r="0" b="0"/>
              <wp:docPr id="524467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67144" name="Picture 1"/>
                      <pic:cNvPicPr/>
                    </pic:nvPicPr>
                    <pic:blipFill>
                      <a:blip r:embed="rId16">
                        <a:extLst>
                          <a:ext uri="{96DAC541-7B7A-43D3-8B79-37D633B846F1}">
                            <asvg:svgBlip xmlns:asvg="http://schemas.microsoft.com/office/drawing/2016/SVG/main" r:embed="rId17"/>
                          </a:ext>
                        </a:extLst>
                      </a:blip>
                      <a:stretch>
                        <a:fillRect/>
                      </a:stretch>
                    </pic:blipFill>
                    <pic:spPr>
                      <a:xfrm>
                        <a:off x="0" y="0"/>
                        <a:ext cx="5715568" cy="3810379"/>
                      </a:xfrm>
                      <a:prstGeom prst="rect">
                        <a:avLst/>
                      </a:prstGeom>
                    </pic:spPr>
                  </pic:pic>
                </a:graphicData>
              </a:graphic>
            </wp:inline>
          </w:drawing>
        </w:r>
      </w:del>
    </w:p>
    <w:p w14:paraId="152542A8" w14:textId="6D7286D6" w:rsidR="00D45967" w:rsidDel="00282F31" w:rsidRDefault="00974596" w:rsidP="00D45967">
      <w:pPr>
        <w:pStyle w:val="MSCaption"/>
        <w:rPr>
          <w:del w:id="149" w:author="Chloe McAuley" w:date="2026-04-06T19:56:00Z" w16du:dateUtc="2026-04-06T11:56:00Z"/>
          <w:bCs w:val="0"/>
        </w:rPr>
      </w:pPr>
      <w:r w:rsidRPr="004B2662">
        <w:rPr>
          <w:b/>
        </w:rPr>
        <w:t xml:space="preserve">Figure </w:t>
      </w:r>
      <w:r w:rsidR="00D3763B" w:rsidRPr="004B2662">
        <w:rPr>
          <w:b/>
        </w:rPr>
        <w:t>4</w:t>
      </w:r>
      <w:r w:rsidRPr="004B2662">
        <w:rPr>
          <w:b/>
        </w:rPr>
        <w:t>:</w:t>
      </w:r>
      <w:r w:rsidRPr="00FB1493">
        <w:rPr>
          <w:bCs w:val="0"/>
        </w:rPr>
        <w:t xml:space="preserve"> </w:t>
      </w:r>
      <w:r w:rsidR="00D45967" w:rsidRPr="00FB1493">
        <w:rPr>
          <w:bCs w:val="0"/>
        </w:rPr>
        <w:t xml:space="preserve">Orchard plot showing the estimated effect of fire on animal movement by taxonomic class. </w:t>
      </w:r>
      <w:r w:rsidR="003E6C58">
        <w:t>The outlined point is the meta-analytic mean,</w:t>
      </w:r>
      <w:r w:rsidR="003E6C58" w:rsidRPr="008C3E70">
        <w:rPr>
          <w:rStyle w:val="MSCaptionChar"/>
        </w:rPr>
        <w:t xml:space="preserve"> the thick horizontal bars </w:t>
      </w:r>
      <w:r w:rsidR="003E6C58">
        <w:rPr>
          <w:rStyle w:val="MSCaptionChar"/>
        </w:rPr>
        <w:t xml:space="preserve">are </w:t>
      </w:r>
      <w:r w:rsidR="003E6C58" w:rsidRPr="008C3E70">
        <w:rPr>
          <w:rStyle w:val="MSCaptionChar"/>
        </w:rPr>
        <w:t>95% confidence interval</w:t>
      </w:r>
      <w:r w:rsidR="003E6C58">
        <w:rPr>
          <w:rStyle w:val="MSCaptionChar"/>
        </w:rPr>
        <w:t>s,</w:t>
      </w:r>
      <w:r w:rsidR="003E6C58" w:rsidRPr="008C3E70">
        <w:rPr>
          <w:rStyle w:val="MSCaptionChar"/>
        </w:rPr>
        <w:t xml:space="preserve"> and the whiskers </w:t>
      </w:r>
      <w:r w:rsidR="003E6C58">
        <w:rPr>
          <w:rStyle w:val="MSCaptionChar"/>
        </w:rPr>
        <w:t>are</w:t>
      </w:r>
      <w:r w:rsidR="003E6C58" w:rsidRPr="008C3E70">
        <w:rPr>
          <w:rStyle w:val="MSCaptionChar"/>
        </w:rPr>
        <w:t xml:space="preserve"> 95% prediction intervals. </w:t>
      </w:r>
      <w:r w:rsidR="003E6C58">
        <w:rPr>
          <w:rStyle w:val="MSCaptionChar"/>
        </w:rPr>
        <w:t>S</w:t>
      </w:r>
      <w:r w:rsidR="003E6C58" w:rsidRPr="008C3E70">
        <w:rPr>
          <w:rStyle w:val="MSCaptionChar"/>
        </w:rPr>
        <w:t>haded point</w:t>
      </w:r>
      <w:r w:rsidR="003E6C58">
        <w:rPr>
          <w:rStyle w:val="MSCaptionChar"/>
        </w:rPr>
        <w:t>s</w:t>
      </w:r>
      <w:r w:rsidR="003E6C58" w:rsidRPr="008C3E70">
        <w:rPr>
          <w:rStyle w:val="MSCaptionChar"/>
        </w:rPr>
        <w:t xml:space="preserve"> a</w:t>
      </w:r>
      <w:r w:rsidR="003E6C58">
        <w:rPr>
          <w:rStyle w:val="MSCaptionChar"/>
        </w:rPr>
        <w:t>re</w:t>
      </w:r>
      <w:r w:rsidR="003E6C58" w:rsidRPr="008C3E70">
        <w:rPr>
          <w:rStyle w:val="MSCaptionChar"/>
        </w:rPr>
        <w:t xml:space="preserve"> effect size</w:t>
      </w:r>
      <w:r w:rsidR="003E6C58">
        <w:rPr>
          <w:rStyle w:val="MSCaptionChar"/>
        </w:rPr>
        <w:t>s</w:t>
      </w:r>
      <w:r w:rsidR="003E6C58" w:rsidRPr="008C3E70">
        <w:rPr>
          <w:rStyle w:val="MSCaptionChar"/>
        </w:rPr>
        <w:t xml:space="preserve"> (</w:t>
      </w:r>
      <w:r w:rsidR="003E6C58" w:rsidRPr="00821948">
        <w:rPr>
          <w:rStyle w:val="MSCaptionChar"/>
        </w:rPr>
        <w:t>Hedge’s</w:t>
      </w:r>
      <w:r w:rsidR="003E6C58">
        <w:rPr>
          <w:rStyle w:val="MSCaptionChar"/>
          <w:i/>
          <w:iCs/>
        </w:rPr>
        <w:t xml:space="preserve"> </w:t>
      </w:r>
      <w:r w:rsidR="003E6C58" w:rsidRPr="00D3763B">
        <w:rPr>
          <w:rStyle w:val="MSCaptionChar"/>
          <w:i/>
          <w:iCs/>
        </w:rPr>
        <w:t>g</w:t>
      </w:r>
      <w:r w:rsidR="003E6C58">
        <w:rPr>
          <w:rStyle w:val="MSCaptionChar"/>
        </w:rPr>
        <w:t xml:space="preserve">, </w:t>
      </w:r>
      <w:r w:rsidR="006E1B3E">
        <w:rPr>
          <w:rStyle w:val="MSCaptionChar"/>
          <w:i/>
          <w:iCs/>
        </w:rPr>
        <w:t>k</w:t>
      </w:r>
      <w:r w:rsidR="006E1B3E" w:rsidRPr="008C3E70">
        <w:rPr>
          <w:rStyle w:val="MSCaptionChar"/>
        </w:rPr>
        <w:t xml:space="preserve"> </w:t>
      </w:r>
      <w:r w:rsidR="003E6C58" w:rsidRPr="008C3E70">
        <w:rPr>
          <w:rStyle w:val="MSCaptionChar"/>
        </w:rPr>
        <w:t xml:space="preserve">= </w:t>
      </w:r>
      <w:del w:id="150" w:author="Chloe McAuley" w:date="2026-04-06T19:55:00Z" w16du:dateUtc="2026-04-06T11:55:00Z">
        <w:r w:rsidR="003E6C58" w:rsidRPr="008C3E70" w:rsidDel="00282F31">
          <w:rPr>
            <w:rStyle w:val="MSCaptionChar"/>
          </w:rPr>
          <w:delText>11</w:delText>
        </w:r>
        <w:r w:rsidR="004C2E00" w:rsidDel="00282F31">
          <w:rPr>
            <w:rStyle w:val="MSCaptionChar"/>
          </w:rPr>
          <w:delText>1</w:delText>
        </w:r>
      </w:del>
      <w:ins w:id="151" w:author="Chloe McAuley" w:date="2026-04-06T19:55:00Z" w16du:dateUtc="2026-04-06T11:55:00Z">
        <w:r w:rsidR="00282F31">
          <w:rPr>
            <w:rStyle w:val="MSCaptionChar"/>
          </w:rPr>
          <w:t>92</w:t>
        </w:r>
      </w:ins>
      <w:r w:rsidR="003E6C58">
        <w:rPr>
          <w:rStyle w:val="MSCaptionChar"/>
        </w:rPr>
        <w:t>)</w:t>
      </w:r>
      <w:r w:rsidR="003E6C58" w:rsidRPr="008C3E70">
        <w:rPr>
          <w:rStyle w:val="MSCaptionChar"/>
        </w:rPr>
        <w:t xml:space="preserve">, with </w:t>
      </w:r>
      <w:r w:rsidR="003E6C58">
        <w:rPr>
          <w:rStyle w:val="MSCaptionChar"/>
        </w:rPr>
        <w:t>point</w:t>
      </w:r>
      <w:r w:rsidR="003E6C58" w:rsidRPr="008C3E70">
        <w:rPr>
          <w:rStyle w:val="MSCaptionChar"/>
        </w:rPr>
        <w:t xml:space="preserve"> size scaled to show precision (1/SE</w:t>
      </w:r>
      <w:r w:rsidR="003E6C58">
        <w:rPr>
          <w:rStyle w:val="MSCaptionChar"/>
        </w:rPr>
        <w:t>; i.e.,</w:t>
      </w:r>
      <w:r w:rsidR="003E6C58" w:rsidRPr="008C3E70">
        <w:rPr>
          <w:rStyle w:val="MSCaptionChar"/>
        </w:rPr>
        <w:t xml:space="preserve"> larger points </w:t>
      </w:r>
      <w:r w:rsidR="003E6C58">
        <w:rPr>
          <w:rStyle w:val="MSCaptionChar"/>
        </w:rPr>
        <w:t xml:space="preserve">had </w:t>
      </w:r>
      <w:r w:rsidR="003E6C58" w:rsidRPr="008C3E70">
        <w:rPr>
          <w:rStyle w:val="MSCaptionChar"/>
        </w:rPr>
        <w:t>greater influence</w:t>
      </w:r>
      <w:r w:rsidR="003E6C58">
        <w:rPr>
          <w:rStyle w:val="MSCaptionChar"/>
        </w:rPr>
        <w:t>).</w:t>
      </w:r>
      <w:r w:rsidR="003E6C58" w:rsidRPr="008C3E70">
        <w:rPr>
          <w:rStyle w:val="MSCaptionChar"/>
        </w:rPr>
        <w:t xml:space="preserve"> </w:t>
      </w:r>
      <w:r w:rsidR="003E6C58">
        <w:rPr>
          <w:rStyle w:val="MSCaptionChar"/>
        </w:rPr>
        <w:t>P</w:t>
      </w:r>
      <w:r w:rsidR="003E6C58" w:rsidRPr="008C3E70">
        <w:rPr>
          <w:rStyle w:val="MSCaptionChar"/>
        </w:rPr>
        <w:t>oints are jittered on the y axis to improve readability</w:t>
      </w:r>
      <w:r w:rsidR="003E6C58">
        <w:t>.</w:t>
      </w:r>
      <w:r w:rsidR="00057FDA">
        <w:t xml:space="preserve"> </w:t>
      </w:r>
      <w:r w:rsidR="00057FDA">
        <w:rPr>
          <w:rStyle w:val="MSCaptionChar"/>
        </w:rPr>
        <w:t>The annotation next to the point cloud represents number of effect sizes followed by number of studies in parentheses</w:t>
      </w:r>
      <w:r w:rsidR="00DD5362">
        <w:rPr>
          <w:rStyle w:val="MSCaptionChar"/>
        </w:rPr>
        <w:t>.</w:t>
      </w:r>
      <w:r w:rsidR="003E6C58">
        <w:t xml:space="preserve"> </w:t>
      </w:r>
      <w:r w:rsidR="003E6C58">
        <w:rPr>
          <w:bCs w:val="0"/>
        </w:rPr>
        <w:t xml:space="preserve">Silhouettes are from Phylopic. </w:t>
      </w:r>
    </w:p>
    <w:p w14:paraId="78CB5088" w14:textId="77777777" w:rsidR="00D3763B" w:rsidRPr="00FB1493" w:rsidRDefault="00D3763B" w:rsidP="00D45967">
      <w:pPr>
        <w:pStyle w:val="MSCaption"/>
        <w:rPr>
          <w:bCs w:val="0"/>
        </w:rPr>
      </w:pPr>
    </w:p>
    <w:p w14:paraId="3150C4C9" w14:textId="68FADEAD" w:rsidR="00D3763B" w:rsidRDefault="00D3763B" w:rsidP="00D3763B">
      <w:pPr>
        <w:pStyle w:val="Heading3"/>
      </w:pPr>
      <w:r w:rsidRPr="00F12E64">
        <w:t xml:space="preserve">Fire Type, </w:t>
      </w:r>
      <w:r w:rsidR="00842E61">
        <w:t>Burn Extent</w:t>
      </w:r>
      <w:r w:rsidR="00197BF8">
        <w:t xml:space="preserve">, </w:t>
      </w:r>
      <w:r w:rsidRPr="00F12E64">
        <w:t xml:space="preserve">&amp; </w:t>
      </w:r>
      <w:r w:rsidR="00842E61">
        <w:t>Time Since Fire</w:t>
      </w:r>
    </w:p>
    <w:p w14:paraId="029A14E3" w14:textId="683825C0" w:rsidR="00D3763B" w:rsidRDefault="00262052" w:rsidP="00D3763B">
      <w:ins w:id="152" w:author="Chloe McAuley" w:date="2026-04-06T19:57:00Z" w16du:dateUtc="2026-04-06T11:57:00Z">
        <w:r>
          <w:t xml:space="preserve">Fire </w:t>
        </w:r>
      </w:ins>
      <w:ins w:id="153" w:author="Chloe McAuley" w:date="2026-04-06T19:58:00Z" w16du:dateUtc="2026-04-06T11:58:00Z">
        <w:r>
          <w:t>type did not influence movement resp</w:t>
        </w:r>
        <w:r w:rsidR="00483680">
          <w:t xml:space="preserve">onses, </w:t>
        </w:r>
      </w:ins>
      <w:ins w:id="154" w:author="Chloe McAuley" w:date="2026-04-06T20:02:00Z" w16du:dateUtc="2026-04-06T12:02:00Z">
        <w:r w:rsidR="00B24449">
          <w:t xml:space="preserve">and </w:t>
        </w:r>
      </w:ins>
      <w:ins w:id="155" w:author="Chloe McAuley" w:date="2026-04-06T19:58:00Z" w16du:dateUtc="2026-04-06T11:58:00Z">
        <w:r w:rsidR="00483680">
          <w:t>n</w:t>
        </w:r>
      </w:ins>
      <w:ins w:id="156" w:author="Chloe McAuley" w:date="2026-04-06T19:57:00Z" w16du:dateUtc="2026-04-06T11:57:00Z">
        <w:r>
          <w:t>either</w:t>
        </w:r>
        <w:r w:rsidR="00282F31">
          <w:t xml:space="preserve"> pres</w:t>
        </w:r>
        <w:r>
          <w:t>cribed fire</w:t>
        </w:r>
      </w:ins>
      <w:ins w:id="157" w:author="Chloe McAuley" w:date="2026-04-06T19:58:00Z" w16du:dateUtc="2026-04-06T11:58:00Z">
        <w:r w:rsidR="00483680">
          <w:t xml:space="preserve"> </w:t>
        </w:r>
        <w:r w:rsidR="00AD50B7">
          <w:t>(0.15, [</w:t>
        </w:r>
      </w:ins>
      <w:ins w:id="158" w:author="Chloe McAuley" w:date="2026-04-06T19:59:00Z" w16du:dateUtc="2026-04-06T11:59:00Z">
        <w:r w:rsidR="00AD50B7">
          <w:t>-</w:t>
        </w:r>
        <w:r w:rsidR="00AD50B7" w:rsidRPr="00D1510E">
          <w:t>0.</w:t>
        </w:r>
        <w:r w:rsidR="00D7204D">
          <w:t>17</w:t>
        </w:r>
      </w:ins>
      <w:ins w:id="159" w:author="Chloe McAuley" w:date="2026-04-06T21:37:00Z" w16du:dateUtc="2026-04-06T13:37:00Z">
        <w:r w:rsidR="005E1525">
          <w:t xml:space="preserve"> </w:t>
        </w:r>
      </w:ins>
      <w:ins w:id="160" w:author="Chloe McAuley" w:date="2026-04-06T19:59:00Z" w16du:dateUtc="2026-04-06T11:59:00Z">
        <w:r w:rsidR="00AD50B7">
          <w:t>–</w:t>
        </w:r>
      </w:ins>
      <w:ins w:id="161" w:author="Chloe McAuley" w:date="2026-04-06T21:37:00Z" w16du:dateUtc="2026-04-06T13:37:00Z">
        <w:r w:rsidR="005E1525">
          <w:t xml:space="preserve"> </w:t>
        </w:r>
      </w:ins>
      <w:ins w:id="162" w:author="Chloe McAuley" w:date="2026-04-06T19:59:00Z" w16du:dateUtc="2026-04-06T11:59:00Z">
        <w:r w:rsidR="00AD50B7" w:rsidRPr="00D1510E">
          <w:t>0.</w:t>
        </w:r>
        <w:r w:rsidR="00D7204D">
          <w:t>47</w:t>
        </w:r>
        <w:r w:rsidR="00AD50B7">
          <w:t>],</w:t>
        </w:r>
      </w:ins>
      <w:ins w:id="163" w:author="Chloe McAuley" w:date="2026-04-06T20:00:00Z" w16du:dateUtc="2026-04-06T12:00:00Z">
        <w:r w:rsidR="000B1694">
          <w:t xml:space="preserve"> 25; Figure 5)</w:t>
        </w:r>
      </w:ins>
      <w:ins w:id="164" w:author="Chloe McAuley" w:date="2026-04-06T19:59:00Z" w16du:dateUtc="2026-04-06T11:59:00Z">
        <w:r w:rsidR="00AD50B7">
          <w:t xml:space="preserve"> </w:t>
        </w:r>
      </w:ins>
      <w:ins w:id="165" w:author="Chloe McAuley" w:date="2026-04-06T19:57:00Z" w16du:dateUtc="2026-04-06T11:57:00Z">
        <w:r>
          <w:t>nor wildfire</w:t>
        </w:r>
      </w:ins>
      <w:ins w:id="166" w:author="Chloe McAuley" w:date="2026-04-06T20:00:00Z" w16du:dateUtc="2026-04-06T12:00:00Z">
        <w:r w:rsidR="000B1694">
          <w:t xml:space="preserve"> </w:t>
        </w:r>
        <w:r w:rsidR="000B1694">
          <w:t>(0.</w:t>
        </w:r>
      </w:ins>
      <w:ins w:id="167" w:author="Chloe McAuley" w:date="2026-04-06T20:01:00Z" w16du:dateUtc="2026-04-06T12:01:00Z">
        <w:r w:rsidR="000B1694">
          <w:t>08</w:t>
        </w:r>
      </w:ins>
      <w:ins w:id="168" w:author="Chloe McAuley" w:date="2026-04-06T20:00:00Z" w16du:dateUtc="2026-04-06T12:00:00Z">
        <w:r w:rsidR="000B1694">
          <w:t>, [-</w:t>
        </w:r>
        <w:r w:rsidR="000B1694" w:rsidRPr="00D1510E">
          <w:t>0.</w:t>
        </w:r>
      </w:ins>
      <w:ins w:id="169" w:author="Chloe McAuley" w:date="2026-04-06T20:01:00Z" w16du:dateUtc="2026-04-06T12:01:00Z">
        <w:r w:rsidR="00B24449">
          <w:t>37</w:t>
        </w:r>
      </w:ins>
      <w:ins w:id="170" w:author="Chloe McAuley" w:date="2026-04-06T21:37:00Z" w16du:dateUtc="2026-04-06T13:37:00Z">
        <w:r w:rsidR="005E1525">
          <w:t xml:space="preserve"> </w:t>
        </w:r>
      </w:ins>
      <w:ins w:id="171" w:author="Chloe McAuley" w:date="2026-04-06T20:00:00Z" w16du:dateUtc="2026-04-06T12:00:00Z">
        <w:r w:rsidR="000B1694">
          <w:t>–</w:t>
        </w:r>
      </w:ins>
      <w:ins w:id="172" w:author="Chloe McAuley" w:date="2026-04-06T21:37:00Z" w16du:dateUtc="2026-04-06T13:37:00Z">
        <w:r w:rsidR="005E1525">
          <w:t xml:space="preserve"> </w:t>
        </w:r>
      </w:ins>
      <w:ins w:id="173" w:author="Chloe McAuley" w:date="2026-04-06T20:00:00Z" w16du:dateUtc="2026-04-06T12:00:00Z">
        <w:r w:rsidR="000B1694" w:rsidRPr="00D1510E">
          <w:t>0.</w:t>
        </w:r>
      </w:ins>
      <w:ins w:id="174" w:author="Chloe McAuley" w:date="2026-04-06T20:01:00Z" w16du:dateUtc="2026-04-06T12:01:00Z">
        <w:r w:rsidR="00B24449">
          <w:t>52</w:t>
        </w:r>
      </w:ins>
      <w:ins w:id="175" w:author="Chloe McAuley" w:date="2026-04-06T20:00:00Z" w16du:dateUtc="2026-04-06T12:00:00Z">
        <w:r w:rsidR="000B1694">
          <w:t xml:space="preserve">], </w:t>
        </w:r>
      </w:ins>
      <w:ins w:id="176" w:author="Chloe McAuley" w:date="2026-04-06T20:01:00Z" w16du:dateUtc="2026-04-06T12:01:00Z">
        <w:r w:rsidR="00B24449">
          <w:t>52)</w:t>
        </w:r>
      </w:ins>
      <w:ins w:id="177" w:author="Chloe McAuley" w:date="2026-04-06T20:02:00Z" w16du:dateUtc="2026-04-06T12:02:00Z">
        <w:r w:rsidR="00B24449">
          <w:t xml:space="preserve"> demonstrated </w:t>
        </w:r>
        <w:r w:rsidR="0031798F">
          <w:t xml:space="preserve">an effect. </w:t>
        </w:r>
      </w:ins>
      <w:del w:id="178" w:author="Chloe McAuley" w:date="2026-04-06T20:02:00Z" w16du:dateUtc="2026-04-06T12:02:00Z">
        <w:r w:rsidR="00CF3E3C" w:rsidDel="0031798F">
          <w:delText>P</w:delText>
        </w:r>
        <w:r w:rsidR="005322E1" w:rsidDel="0031798F">
          <w:delText xml:space="preserve">rescribed fire </w:delText>
        </w:r>
        <w:r w:rsidR="00D3763B" w:rsidDel="0031798F">
          <w:delText xml:space="preserve">had a </w:delText>
        </w:r>
        <w:r w:rsidR="004C494F" w:rsidDel="0031798F">
          <w:delText xml:space="preserve">small </w:delText>
        </w:r>
        <w:r w:rsidR="00D3763B" w:rsidDel="0031798F">
          <w:delText>positive effect on movement (</w:delText>
        </w:r>
        <w:r w:rsidR="00D3763B" w:rsidRPr="00D1510E" w:rsidDel="0031798F">
          <w:delText>0.3</w:delText>
        </w:r>
        <w:r w:rsidR="00C12D61" w:rsidDel="0031798F">
          <w:delText>5</w:delText>
        </w:r>
        <w:r w:rsidR="00D3763B" w:rsidDel="0031798F">
          <w:delText xml:space="preserve">, </w:delText>
        </w:r>
        <w:r w:rsidR="0012359B" w:rsidDel="0031798F">
          <w:delText>[</w:delText>
        </w:r>
        <w:r w:rsidR="00D3763B" w:rsidRPr="00D1510E" w:rsidDel="0031798F">
          <w:delText>0.0</w:delText>
        </w:r>
        <w:r w:rsidR="00C12D61" w:rsidDel="0031798F">
          <w:delText>3</w:delText>
        </w:r>
        <w:r w:rsidR="004C494F" w:rsidDel="0031798F">
          <w:delText>–</w:delText>
        </w:r>
        <w:r w:rsidR="00D3763B" w:rsidRPr="00D1510E" w:rsidDel="0031798F">
          <w:delText>0.</w:delText>
        </w:r>
      </w:del>
      <w:del w:id="179" w:author="Chloe McAuley" w:date="2026-04-06T20:01:00Z" w16du:dateUtc="2026-04-06T12:01:00Z">
        <w:r w:rsidR="00D3763B" w:rsidRPr="00D1510E" w:rsidDel="00B24449">
          <w:delText>6</w:delText>
        </w:r>
        <w:r w:rsidR="00142F26" w:rsidDel="00B24449">
          <w:delText>6</w:delText>
        </w:r>
      </w:del>
      <w:del w:id="180" w:author="Chloe McAuley" w:date="2026-04-06T20:02:00Z" w16du:dateUtc="2026-04-06T12:02:00Z">
        <w:r w:rsidR="0012359B" w:rsidDel="0031798F">
          <w:delText>]</w:delText>
        </w:r>
        <w:r w:rsidR="001D344F" w:rsidDel="0031798F">
          <w:delText xml:space="preserve">, </w:delText>
        </w:r>
        <w:r w:rsidR="00A82C47" w:rsidDel="0031798F">
          <w:delText>31</w:delText>
        </w:r>
        <w:r w:rsidR="003C5EA6" w:rsidDel="0031798F">
          <w:delText>;</w:delText>
        </w:r>
        <w:r w:rsidR="003C5EA6" w:rsidRPr="003C5EA6" w:rsidDel="0031798F">
          <w:delText xml:space="preserve"> </w:delText>
        </w:r>
        <w:r w:rsidR="003C5EA6" w:rsidRPr="003E596E" w:rsidDel="0031798F">
          <w:delText>Figure 5</w:delText>
        </w:r>
        <w:r w:rsidR="0028696B" w:rsidDel="0031798F">
          <w:delText xml:space="preserve">), whereas </w:delText>
        </w:r>
        <w:r w:rsidR="003C5EA6" w:rsidDel="0031798F">
          <w:delText xml:space="preserve">there was no detectable effect of </w:delText>
        </w:r>
        <w:r w:rsidR="0028696B" w:rsidDel="0031798F">
          <w:delText>wildfire</w:delText>
        </w:r>
        <w:r w:rsidR="00EE282B" w:rsidDel="0031798F">
          <w:delText xml:space="preserve"> and uncertainty was high</w:delText>
        </w:r>
        <w:r w:rsidR="00291278" w:rsidDel="0031798F">
          <w:delText xml:space="preserve"> </w:delText>
        </w:r>
        <w:r w:rsidR="0028696B" w:rsidDel="0031798F">
          <w:delText>(</w:delText>
        </w:r>
        <w:r w:rsidR="009B07B8" w:rsidRPr="009B07B8" w:rsidDel="0031798F">
          <w:delText>-0.</w:delText>
        </w:r>
        <w:r w:rsidR="00142F26" w:rsidDel="0031798F">
          <w:delText>24</w:delText>
        </w:r>
        <w:r w:rsidR="009B07B8" w:rsidDel="0031798F">
          <w:delText>, [</w:delText>
        </w:r>
        <w:r w:rsidR="006D56E7" w:rsidRPr="006D56E7" w:rsidDel="0031798F">
          <w:delText>-0.6</w:delText>
        </w:r>
        <w:r w:rsidR="00142F26" w:rsidDel="0031798F">
          <w:delText>6</w:delText>
        </w:r>
        <w:r w:rsidR="006D56E7" w:rsidDel="0031798F">
          <w:delText>–0.</w:delText>
        </w:r>
        <w:r w:rsidR="00142F26" w:rsidDel="0031798F">
          <w:delText>17</w:delText>
        </w:r>
        <w:r w:rsidR="006D56E7" w:rsidDel="0031798F">
          <w:delText>]</w:delText>
        </w:r>
        <w:r w:rsidR="00F77FD3" w:rsidDel="0031798F">
          <w:delText xml:space="preserve">, </w:delText>
        </w:r>
        <w:r w:rsidR="00A82C47" w:rsidDel="0031798F">
          <w:delText>65</w:delText>
        </w:r>
        <w:r w:rsidR="00D3763B" w:rsidRPr="003E596E" w:rsidDel="0031798F">
          <w:delText>).</w:delText>
        </w:r>
        <w:r w:rsidR="00D3763B" w:rsidDel="0031798F">
          <w:delText xml:space="preserve"> </w:delText>
        </w:r>
      </w:del>
      <w:r w:rsidR="003F2071">
        <w:t>Ti</w:t>
      </w:r>
      <w:r w:rsidR="00624B5B">
        <w:t>me since fire</w:t>
      </w:r>
      <w:r w:rsidR="003F2071">
        <w:t xml:space="preserve"> had no </w:t>
      </w:r>
      <w:r w:rsidR="00310684">
        <w:t>clear</w:t>
      </w:r>
      <w:r w:rsidR="00D3763B">
        <w:t xml:space="preserve"> </w:t>
      </w:r>
      <w:r w:rsidR="00F50462">
        <w:t>effect on</w:t>
      </w:r>
      <w:r w:rsidR="00D3763B">
        <w:t xml:space="preserve"> movement responses </w:t>
      </w:r>
      <w:r w:rsidR="00D3763B" w:rsidRPr="00FC7835">
        <w:t>(</w:t>
      </w:r>
      <w:r w:rsidR="00277CF5" w:rsidRPr="00FC7835">
        <w:t>R²</w:t>
      </w:r>
      <w:r w:rsidR="00277CF5" w:rsidRPr="00FC7835">
        <w:rPr>
          <w:iCs/>
          <w:color w:val="000000"/>
          <w:vertAlign w:val="subscript"/>
        </w:rPr>
        <w:t>[marginal]</w:t>
      </w:r>
      <w:r w:rsidR="00277CF5" w:rsidRPr="00FC7835">
        <w:t xml:space="preserve"> =</w:t>
      </w:r>
      <w:r w:rsidR="003F294A" w:rsidRPr="00FC7835">
        <w:t xml:space="preserve"> </w:t>
      </w:r>
      <w:r w:rsidR="00472181" w:rsidRPr="00FC7835">
        <w:t>0.0</w:t>
      </w:r>
      <w:ins w:id="181" w:author="Chloe McAuley" w:date="2026-04-06T20:51:00Z" w16du:dateUtc="2026-04-06T12:51:00Z">
        <w:r w:rsidR="005E14AF" w:rsidRPr="00FC7835">
          <w:rPr>
            <w:rPrChange w:id="182" w:author="Chloe McAuley" w:date="2026-04-06T20:52:00Z" w16du:dateUtc="2026-04-06T12:52:00Z">
              <w:rPr>
                <w:highlight w:val="yellow"/>
              </w:rPr>
            </w:rPrChange>
          </w:rPr>
          <w:t>4</w:t>
        </w:r>
      </w:ins>
      <w:del w:id="183" w:author="Chloe McAuley" w:date="2026-04-06T20:51:00Z" w16du:dateUtc="2026-04-06T12:51:00Z">
        <w:r w:rsidR="00472181" w:rsidRPr="00FC7835" w:rsidDel="005E14AF">
          <w:delText>2</w:delText>
        </w:r>
      </w:del>
      <w:r w:rsidR="00277CF5" w:rsidRPr="00FC7835">
        <w:t>, R²</w:t>
      </w:r>
      <w:r w:rsidR="00277CF5" w:rsidRPr="00FC7835">
        <w:rPr>
          <w:iCs/>
          <w:color w:val="000000"/>
          <w:vertAlign w:val="subscript"/>
        </w:rPr>
        <w:t>[conditional]</w:t>
      </w:r>
      <w:r w:rsidR="00277CF5" w:rsidRPr="00FC7835">
        <w:t xml:space="preserve"> =</w:t>
      </w:r>
      <w:r w:rsidR="0086681A" w:rsidRPr="00FC7835">
        <w:t xml:space="preserve"> 0.</w:t>
      </w:r>
      <w:del w:id="184" w:author="Chloe McAuley" w:date="2026-04-06T20:51:00Z" w16du:dateUtc="2026-04-06T12:51:00Z">
        <w:r w:rsidR="00317777" w:rsidRPr="00FC7835" w:rsidDel="00B41C7C">
          <w:delText>53</w:delText>
        </w:r>
      </w:del>
      <w:ins w:id="185" w:author="Chloe McAuley" w:date="2026-04-06T20:51:00Z" w16du:dateUtc="2026-04-06T12:51:00Z">
        <w:r w:rsidR="00B41C7C" w:rsidRPr="00FC7835">
          <w:t>69</w:t>
        </w:r>
      </w:ins>
      <w:r w:rsidR="00277CF5" w:rsidRPr="00FC7835">
        <w:t>;</w:t>
      </w:r>
      <w:r w:rsidR="00277CF5" w:rsidRPr="00E2147E">
        <w:t xml:space="preserve"> </w:t>
      </w:r>
      <w:r w:rsidR="00E9706E" w:rsidRPr="00E2147E">
        <w:t>-</w:t>
      </w:r>
      <w:r w:rsidR="00D3763B" w:rsidRPr="00E2147E">
        <w:t>0.0</w:t>
      </w:r>
      <w:ins w:id="186" w:author="Chloe McAuley" w:date="2026-04-06T20:03:00Z" w16du:dateUtc="2026-04-06T12:03:00Z">
        <w:r w:rsidR="009A7F1C" w:rsidRPr="00E2147E">
          <w:rPr>
            <w:rPrChange w:id="187" w:author="Chloe McAuley" w:date="2026-04-06T20:04:00Z" w16du:dateUtc="2026-04-06T12:04:00Z">
              <w:rPr>
                <w:highlight w:val="yellow"/>
              </w:rPr>
            </w:rPrChange>
          </w:rPr>
          <w:t>5</w:t>
        </w:r>
      </w:ins>
      <w:del w:id="188" w:author="Chloe McAuley" w:date="2026-04-06T20:03:00Z" w16du:dateUtc="2026-04-06T12:03:00Z">
        <w:r w:rsidR="00D3763B" w:rsidRPr="00E2147E" w:rsidDel="009A7F1C">
          <w:delText>4</w:delText>
        </w:r>
      </w:del>
      <w:r w:rsidR="0012359B" w:rsidRPr="00E2147E">
        <w:t>,</w:t>
      </w:r>
      <w:r w:rsidR="00D3763B" w:rsidRPr="00E2147E">
        <w:t xml:space="preserve"> </w:t>
      </w:r>
      <w:r w:rsidR="00614768" w:rsidRPr="00E2147E">
        <w:t>[</w:t>
      </w:r>
      <w:r w:rsidR="00E9706E" w:rsidRPr="00E2147E">
        <w:t>-</w:t>
      </w:r>
      <w:r w:rsidR="00D26F53" w:rsidRPr="00E2147E">
        <w:t>0.</w:t>
      </w:r>
      <w:r w:rsidR="009C1148" w:rsidRPr="00E2147E">
        <w:t>1</w:t>
      </w:r>
      <w:ins w:id="189" w:author="Chloe McAuley" w:date="2026-04-06T20:03:00Z" w16du:dateUtc="2026-04-06T12:03:00Z">
        <w:r w:rsidR="00A07680" w:rsidRPr="00E2147E">
          <w:rPr>
            <w:rPrChange w:id="190" w:author="Chloe McAuley" w:date="2026-04-06T20:04:00Z" w16du:dateUtc="2026-04-06T12:04:00Z">
              <w:rPr>
                <w:highlight w:val="yellow"/>
              </w:rPr>
            </w:rPrChange>
          </w:rPr>
          <w:t>7</w:t>
        </w:r>
      </w:ins>
      <w:ins w:id="191" w:author="Chloe McAuley" w:date="2026-04-06T21:37:00Z" w16du:dateUtc="2026-04-06T13:37:00Z">
        <w:r w:rsidR="005E1525">
          <w:t xml:space="preserve"> </w:t>
        </w:r>
      </w:ins>
      <w:del w:id="192" w:author="Chloe McAuley" w:date="2026-04-06T20:03:00Z" w16du:dateUtc="2026-04-06T12:03:00Z">
        <w:r w:rsidR="009C1148" w:rsidRPr="00E2147E" w:rsidDel="00A07680">
          <w:delText>6</w:delText>
        </w:r>
      </w:del>
      <w:r w:rsidR="00D26F53" w:rsidRPr="00E2147E">
        <w:t>–</w:t>
      </w:r>
      <w:ins w:id="193" w:author="Chloe McAuley" w:date="2026-04-06T21:37:00Z" w16du:dateUtc="2026-04-06T13:37:00Z">
        <w:r w:rsidR="005E1525">
          <w:t xml:space="preserve"> </w:t>
        </w:r>
      </w:ins>
      <w:r w:rsidR="00F511DC" w:rsidRPr="00E2147E">
        <w:t>0.0</w:t>
      </w:r>
      <w:ins w:id="194" w:author="Chloe McAuley" w:date="2026-04-06T20:03:00Z" w16du:dateUtc="2026-04-06T12:03:00Z">
        <w:r w:rsidR="00A07680" w:rsidRPr="00E2147E">
          <w:rPr>
            <w:rPrChange w:id="195" w:author="Chloe McAuley" w:date="2026-04-06T20:04:00Z" w16du:dateUtc="2026-04-06T12:04:00Z">
              <w:rPr>
                <w:highlight w:val="yellow"/>
              </w:rPr>
            </w:rPrChange>
          </w:rPr>
          <w:t>7</w:t>
        </w:r>
      </w:ins>
      <w:del w:id="196" w:author="Chloe McAuley" w:date="2026-04-06T20:03:00Z" w16du:dateUtc="2026-04-06T12:03:00Z">
        <w:r w:rsidR="00FE1D49" w:rsidRPr="00E2147E" w:rsidDel="00A07680">
          <w:delText>8</w:delText>
        </w:r>
      </w:del>
      <w:r w:rsidR="00D3763B" w:rsidRPr="00E2147E">
        <w:t>]</w:t>
      </w:r>
      <w:r w:rsidR="004C276B" w:rsidRPr="00E2147E">
        <w:t xml:space="preserve">, </w:t>
      </w:r>
      <w:del w:id="197" w:author="Chloe McAuley" w:date="2026-04-06T20:04:00Z" w16du:dateUtc="2026-04-06T12:04:00Z">
        <w:r w:rsidR="004C276B" w:rsidRPr="00E2147E" w:rsidDel="00E2147E">
          <w:delText>1</w:delText>
        </w:r>
        <w:r w:rsidR="008625E3" w:rsidRPr="00E2147E" w:rsidDel="00E2147E">
          <w:delText>10</w:delText>
        </w:r>
      </w:del>
      <w:ins w:id="198" w:author="Chloe McAuley" w:date="2026-04-06T20:05:00Z" w16du:dateUtc="2026-04-06T12:05:00Z">
        <w:r w:rsidR="000567D7">
          <w:t>91</w:t>
        </w:r>
      </w:ins>
      <w:r w:rsidR="00D3763B" w:rsidRPr="00E2147E">
        <w:t>; Supplementary Information 4, Table S4.1</w:t>
      </w:r>
      <w:r w:rsidR="00D3763B">
        <w:t>).</w:t>
      </w:r>
      <w:r w:rsidR="00310684">
        <w:t xml:space="preserve"> Similarly,</w:t>
      </w:r>
      <w:r w:rsidR="00D3763B">
        <w:t xml:space="preserve"> </w:t>
      </w:r>
      <w:r w:rsidR="00310684">
        <w:t>w</w:t>
      </w:r>
      <w:r w:rsidR="00D3763B">
        <w:t>e found no</w:t>
      </w:r>
      <w:r w:rsidR="00291278">
        <w:t xml:space="preserve"> evidence of a</w:t>
      </w:r>
      <w:r w:rsidR="00D3763B">
        <w:t xml:space="preserve"> relationship between </w:t>
      </w:r>
      <w:r w:rsidR="00624B5B">
        <w:t>burn extent</w:t>
      </w:r>
      <w:r w:rsidR="00D3763B">
        <w:t xml:space="preserve"> and movement </w:t>
      </w:r>
      <w:r w:rsidR="00D3763B" w:rsidRPr="00325B65">
        <w:t>responses</w:t>
      </w:r>
      <w:r w:rsidR="0012359B" w:rsidRPr="00325B65">
        <w:t xml:space="preserve"> </w:t>
      </w:r>
      <w:r w:rsidR="00D3763B" w:rsidRPr="00325B65">
        <w:t>(</w:t>
      </w:r>
      <w:r w:rsidR="002C6638" w:rsidRPr="00325B65">
        <w:t>R²</w:t>
      </w:r>
      <w:r w:rsidR="002C6638" w:rsidRPr="00325B65">
        <w:rPr>
          <w:iCs/>
          <w:color w:val="000000"/>
          <w:vertAlign w:val="subscript"/>
        </w:rPr>
        <w:t>[marginal]</w:t>
      </w:r>
      <w:r w:rsidR="002C6638" w:rsidRPr="00325B65">
        <w:t xml:space="preserve"> = </w:t>
      </w:r>
      <w:del w:id="199" w:author="Chloe McAuley" w:date="2026-04-06T20:30:00Z" w16du:dateUtc="2026-04-06T12:30:00Z">
        <w:r w:rsidR="002C6638" w:rsidRPr="00325B65" w:rsidDel="001A584A">
          <w:delText>0.0</w:delText>
        </w:r>
        <w:r w:rsidR="002C5974" w:rsidRPr="00325B65" w:rsidDel="001A584A">
          <w:delText>01</w:delText>
        </w:r>
      </w:del>
      <w:ins w:id="200" w:author="Chloe McAuley" w:date="2026-04-06T20:30:00Z" w16du:dateUtc="2026-04-06T12:30:00Z">
        <w:r w:rsidR="001A584A" w:rsidRPr="00325B65">
          <w:rPr>
            <w:rPrChange w:id="201" w:author="Chloe McAuley" w:date="2026-04-06T20:31:00Z" w16du:dateUtc="2026-04-06T12:31:00Z">
              <w:rPr>
                <w:highlight w:val="yellow"/>
              </w:rPr>
            </w:rPrChange>
          </w:rPr>
          <w:t>0.</w:t>
        </w:r>
        <w:r w:rsidR="00325B65" w:rsidRPr="00325B65">
          <w:rPr>
            <w:rPrChange w:id="202" w:author="Chloe McAuley" w:date="2026-04-06T20:31:00Z" w16du:dateUtc="2026-04-06T12:31:00Z">
              <w:rPr>
                <w:highlight w:val="yellow"/>
              </w:rPr>
            </w:rPrChange>
          </w:rPr>
          <w:t>07</w:t>
        </w:r>
      </w:ins>
      <w:r w:rsidR="002C6638" w:rsidRPr="00325B65">
        <w:t>, R²</w:t>
      </w:r>
      <w:r w:rsidR="002C6638" w:rsidRPr="00325B65">
        <w:rPr>
          <w:iCs/>
          <w:color w:val="000000"/>
          <w:vertAlign w:val="subscript"/>
        </w:rPr>
        <w:t>[conditional]</w:t>
      </w:r>
      <w:r w:rsidR="002C6638" w:rsidRPr="00325B65">
        <w:t xml:space="preserve"> = 0.</w:t>
      </w:r>
      <w:del w:id="203" w:author="Chloe McAuley" w:date="2026-04-06T20:31:00Z" w16du:dateUtc="2026-04-06T12:31:00Z">
        <w:r w:rsidR="002C5974" w:rsidRPr="00F11DF0" w:rsidDel="00325B65">
          <w:delText>27</w:delText>
        </w:r>
      </w:del>
      <w:ins w:id="204" w:author="Chloe McAuley" w:date="2026-04-06T20:31:00Z" w16du:dateUtc="2026-04-06T12:31:00Z">
        <w:r w:rsidR="00325B65" w:rsidRPr="00F11DF0">
          <w:rPr>
            <w:rPrChange w:id="205" w:author="Chloe McAuley" w:date="2026-04-06T20:50:00Z" w16du:dateUtc="2026-04-06T12:50:00Z">
              <w:rPr>
                <w:highlight w:val="yellow"/>
              </w:rPr>
            </w:rPrChange>
          </w:rPr>
          <w:t>51</w:t>
        </w:r>
      </w:ins>
      <w:r w:rsidR="002C6638" w:rsidRPr="00F11DF0">
        <w:t xml:space="preserve">; </w:t>
      </w:r>
      <w:del w:id="206" w:author="Chloe McAuley" w:date="2026-04-06T20:06:00Z" w16du:dateUtc="2026-04-06T12:06:00Z">
        <w:r w:rsidR="00E9706E" w:rsidRPr="00F11DF0" w:rsidDel="000567D7">
          <w:delText>-0.01</w:delText>
        </w:r>
      </w:del>
      <w:ins w:id="207" w:author="Chloe McAuley" w:date="2026-04-06T20:06:00Z" w16du:dateUtc="2026-04-06T12:06:00Z">
        <w:r w:rsidR="000567D7" w:rsidRPr="00F11DF0">
          <w:rPr>
            <w:rPrChange w:id="208" w:author="Chloe McAuley" w:date="2026-04-06T20:50:00Z" w16du:dateUtc="2026-04-06T12:50:00Z">
              <w:rPr>
                <w:highlight w:val="yellow"/>
              </w:rPr>
            </w:rPrChange>
          </w:rPr>
          <w:t>0.0</w:t>
        </w:r>
      </w:ins>
      <w:ins w:id="209" w:author="Chloe McAuley" w:date="2026-04-06T20:49:00Z" w16du:dateUtc="2026-04-06T12:49:00Z">
        <w:r w:rsidR="005F406E" w:rsidRPr="00F11DF0">
          <w:rPr>
            <w:rPrChange w:id="210" w:author="Chloe McAuley" w:date="2026-04-06T20:50:00Z" w16du:dateUtc="2026-04-06T12:50:00Z">
              <w:rPr>
                <w:highlight w:val="yellow"/>
              </w:rPr>
            </w:rPrChange>
          </w:rPr>
          <w:t>5</w:t>
        </w:r>
      </w:ins>
      <w:r w:rsidR="0012359B" w:rsidRPr="00F11DF0">
        <w:t xml:space="preserve">, </w:t>
      </w:r>
      <w:r w:rsidR="00D3763B" w:rsidRPr="00F11DF0">
        <w:t>[</w:t>
      </w:r>
      <w:r w:rsidR="00BC7271" w:rsidRPr="00F11DF0">
        <w:t>-0.</w:t>
      </w:r>
      <w:ins w:id="211" w:author="Chloe McAuley" w:date="2026-04-06T20:50:00Z" w16du:dateUtc="2026-04-06T12:50:00Z">
        <w:r w:rsidR="00F11DF0" w:rsidRPr="00F11DF0">
          <w:rPr>
            <w:rPrChange w:id="212" w:author="Chloe McAuley" w:date="2026-04-06T20:50:00Z" w16du:dateUtc="2026-04-06T12:50:00Z">
              <w:rPr>
                <w:highlight w:val="yellow"/>
              </w:rPr>
            </w:rPrChange>
          </w:rPr>
          <w:t>04</w:t>
        </w:r>
      </w:ins>
      <w:ins w:id="213" w:author="Chloe McAuley" w:date="2026-04-06T21:37:00Z" w16du:dateUtc="2026-04-06T13:37:00Z">
        <w:r w:rsidR="005E1525">
          <w:t xml:space="preserve"> </w:t>
        </w:r>
      </w:ins>
      <w:del w:id="214" w:author="Chloe McAuley" w:date="2026-04-06T20:50:00Z" w16du:dateUtc="2026-04-06T12:50:00Z">
        <w:r w:rsidR="00BC7271" w:rsidRPr="00F11DF0" w:rsidDel="00F11DF0">
          <w:delText>1</w:delText>
        </w:r>
      </w:del>
      <w:del w:id="215" w:author="Chloe McAuley" w:date="2026-04-06T20:06:00Z" w16du:dateUtc="2026-04-06T12:06:00Z">
        <w:r w:rsidR="00BC7271" w:rsidRPr="00F11DF0" w:rsidDel="000567D7">
          <w:delText>2</w:delText>
        </w:r>
      </w:del>
      <w:r w:rsidR="00BC7271" w:rsidRPr="00F11DF0">
        <w:t>–</w:t>
      </w:r>
      <w:ins w:id="216" w:author="Chloe McAuley" w:date="2026-04-06T21:37:00Z" w16du:dateUtc="2026-04-06T13:37:00Z">
        <w:r w:rsidR="005E1525">
          <w:t xml:space="preserve"> </w:t>
        </w:r>
      </w:ins>
      <w:r w:rsidR="00BC7271" w:rsidRPr="00F11DF0">
        <w:t>0.1</w:t>
      </w:r>
      <w:ins w:id="217" w:author="Chloe McAuley" w:date="2026-04-06T20:50:00Z" w16du:dateUtc="2026-04-06T12:50:00Z">
        <w:r w:rsidR="00F11DF0" w:rsidRPr="00F11DF0">
          <w:rPr>
            <w:rPrChange w:id="218" w:author="Chloe McAuley" w:date="2026-04-06T20:50:00Z" w16du:dateUtc="2026-04-06T12:50:00Z">
              <w:rPr>
                <w:highlight w:val="yellow"/>
              </w:rPr>
            </w:rPrChange>
          </w:rPr>
          <w:t>3</w:t>
        </w:r>
      </w:ins>
      <w:del w:id="219" w:author="Chloe McAuley" w:date="2026-04-06T20:06:00Z" w16du:dateUtc="2026-04-06T12:06:00Z">
        <w:r w:rsidR="008F0DE5" w:rsidRPr="00F11DF0" w:rsidDel="000567D7">
          <w:delText>0</w:delText>
        </w:r>
      </w:del>
      <w:r w:rsidR="00D3763B" w:rsidRPr="00F11DF0">
        <w:t>]</w:t>
      </w:r>
      <w:r w:rsidR="00624B5B" w:rsidRPr="00F11DF0">
        <w:t xml:space="preserve">, </w:t>
      </w:r>
      <w:del w:id="220" w:author="Chloe McAuley" w:date="2026-04-06T20:05:00Z" w16du:dateUtc="2026-04-06T12:05:00Z">
        <w:r w:rsidR="00624B5B" w:rsidRPr="00F11DF0" w:rsidDel="00EE52A5">
          <w:delText>6</w:delText>
        </w:r>
        <w:r w:rsidR="00431D95" w:rsidRPr="00F11DF0" w:rsidDel="00EE52A5">
          <w:delText>8</w:delText>
        </w:r>
      </w:del>
      <w:ins w:id="221" w:author="Chloe McAuley" w:date="2026-04-06T20:05:00Z" w16du:dateUtc="2026-04-06T12:05:00Z">
        <w:r w:rsidR="00EE52A5" w:rsidRPr="00F11DF0">
          <w:t>6</w:t>
        </w:r>
        <w:r w:rsidR="00EE52A5" w:rsidRPr="00F11DF0">
          <w:t>2</w:t>
        </w:r>
      </w:ins>
      <w:r w:rsidR="006E1B3E" w:rsidRPr="00F11DF0">
        <w:t xml:space="preserve">; </w:t>
      </w:r>
      <w:r w:rsidR="00D3763B" w:rsidRPr="00F11DF0">
        <w:t>Supplementary</w:t>
      </w:r>
      <w:r w:rsidR="00D3763B">
        <w:t xml:space="preserve"> Information 4, Table S4.1).</w:t>
      </w:r>
      <w:r w:rsidR="00D3763B" w:rsidRPr="00F12E64">
        <w:t xml:space="preserve"> </w:t>
      </w:r>
    </w:p>
    <w:p w14:paraId="6C1FEEFA" w14:textId="77777777" w:rsidR="00D3763B" w:rsidRDefault="00D3763B" w:rsidP="00D3763B"/>
    <w:p w14:paraId="201FD49A" w14:textId="77777777" w:rsidR="00D3763B" w:rsidRDefault="00D3763B" w:rsidP="00D3763B">
      <w:r w:rsidRPr="00490D69">
        <w:rPr>
          <w:noProof/>
        </w:rPr>
        <w:lastRenderedPageBreak/>
        <w:drawing>
          <wp:inline distT="0" distB="0" distL="0" distR="0" wp14:anchorId="2C24B487" wp14:editId="6831D407">
            <wp:extent cx="5706319" cy="3944168"/>
            <wp:effectExtent l="0" t="0" r="8890" b="0"/>
            <wp:docPr id="2076834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834756" name="Picture 1"/>
                    <pic:cNvPicPr/>
                  </pic:nvPicPr>
                  <pic:blipFill rotWithShape="1">
                    <a:blip r:embed="rId18" cstate="print">
                      <a:extLst>
                        <a:ext uri="{28A0092B-C50C-407E-A947-70E740481C1C}">
                          <a14:useLocalDpi xmlns:a14="http://schemas.microsoft.com/office/drawing/2010/main" val="0"/>
                        </a:ext>
                      </a:extLst>
                    </a:blip>
                    <a:srcRect l="3548"/>
                    <a:stretch>
                      <a:fillRect/>
                    </a:stretch>
                  </pic:blipFill>
                  <pic:spPr bwMode="auto">
                    <a:xfrm>
                      <a:off x="0" y="0"/>
                      <a:ext cx="5713889" cy="3949400"/>
                    </a:xfrm>
                    <a:prstGeom prst="rect">
                      <a:avLst/>
                    </a:prstGeom>
                    <a:ln>
                      <a:noFill/>
                    </a:ln>
                    <a:extLst>
                      <a:ext uri="{53640926-AAD7-44D8-BBD7-CCE9431645EC}">
                        <a14:shadowObscured xmlns:a14="http://schemas.microsoft.com/office/drawing/2010/main"/>
                      </a:ext>
                    </a:extLst>
                  </pic:spPr>
                </pic:pic>
              </a:graphicData>
            </a:graphic>
          </wp:inline>
        </w:drawing>
      </w:r>
    </w:p>
    <w:p w14:paraId="002BD205" w14:textId="4D619085" w:rsidR="00D3763B" w:rsidRPr="0007102B" w:rsidRDefault="00D3763B" w:rsidP="00D3763B">
      <w:pPr>
        <w:pStyle w:val="MSCaption"/>
      </w:pPr>
      <w:r w:rsidRPr="004B2662">
        <w:rPr>
          <w:b/>
        </w:rPr>
        <w:t xml:space="preserve">Figure </w:t>
      </w:r>
      <w:r w:rsidR="006E37B7" w:rsidRPr="004B2662">
        <w:rPr>
          <w:b/>
        </w:rPr>
        <w:t>5</w:t>
      </w:r>
      <w:r w:rsidRPr="008F0DE5">
        <w:rPr>
          <w:b/>
        </w:rPr>
        <w:t>:</w:t>
      </w:r>
      <w:r w:rsidRPr="008F0DE5">
        <w:t xml:space="preserve"> Orchard</w:t>
      </w:r>
      <w:r w:rsidRPr="005F502D">
        <w:t xml:space="preserve"> plot showing the estimated effect of fire </w:t>
      </w:r>
      <w:r>
        <w:t>on animal movement by fire type</w:t>
      </w:r>
      <w:r w:rsidRPr="005F502D">
        <w:t xml:space="preserve">. </w:t>
      </w:r>
      <w:r w:rsidR="00DD470D">
        <w:t>The outlined point is the meta-analytic mean,</w:t>
      </w:r>
      <w:r w:rsidR="00DD470D" w:rsidRPr="008C3E70">
        <w:rPr>
          <w:rStyle w:val="MSCaptionChar"/>
        </w:rPr>
        <w:t xml:space="preserve"> the thick horizontal bars </w:t>
      </w:r>
      <w:r w:rsidR="00DD470D">
        <w:rPr>
          <w:rStyle w:val="MSCaptionChar"/>
        </w:rPr>
        <w:t xml:space="preserve">are </w:t>
      </w:r>
      <w:r w:rsidR="00DD470D" w:rsidRPr="008C3E70">
        <w:rPr>
          <w:rStyle w:val="MSCaptionChar"/>
        </w:rPr>
        <w:t>95% confidence interval</w:t>
      </w:r>
      <w:r w:rsidR="00DD470D">
        <w:rPr>
          <w:rStyle w:val="MSCaptionChar"/>
        </w:rPr>
        <w:t>s,</w:t>
      </w:r>
      <w:r w:rsidR="00DD470D" w:rsidRPr="008C3E70">
        <w:rPr>
          <w:rStyle w:val="MSCaptionChar"/>
        </w:rPr>
        <w:t xml:space="preserve"> and the whiskers </w:t>
      </w:r>
      <w:r w:rsidR="00DD470D">
        <w:rPr>
          <w:rStyle w:val="MSCaptionChar"/>
        </w:rPr>
        <w:t>are</w:t>
      </w:r>
      <w:r w:rsidR="00DD470D" w:rsidRPr="008C3E70">
        <w:rPr>
          <w:rStyle w:val="MSCaptionChar"/>
        </w:rPr>
        <w:t xml:space="preserve"> 95% prediction intervals. </w:t>
      </w:r>
      <w:r w:rsidR="00DD470D">
        <w:rPr>
          <w:rStyle w:val="MSCaptionChar"/>
        </w:rPr>
        <w:t>S</w:t>
      </w:r>
      <w:r w:rsidR="00DD470D" w:rsidRPr="008C3E70">
        <w:rPr>
          <w:rStyle w:val="MSCaptionChar"/>
        </w:rPr>
        <w:t>haded point</w:t>
      </w:r>
      <w:r w:rsidR="00DD470D">
        <w:rPr>
          <w:rStyle w:val="MSCaptionChar"/>
        </w:rPr>
        <w:t>s</w:t>
      </w:r>
      <w:r w:rsidR="00DD470D" w:rsidRPr="008C3E70">
        <w:rPr>
          <w:rStyle w:val="MSCaptionChar"/>
        </w:rPr>
        <w:t xml:space="preserve"> a</w:t>
      </w:r>
      <w:r w:rsidR="00DD470D">
        <w:rPr>
          <w:rStyle w:val="MSCaptionChar"/>
        </w:rPr>
        <w:t>re</w:t>
      </w:r>
      <w:r w:rsidR="00DD470D" w:rsidRPr="008C3E70">
        <w:rPr>
          <w:rStyle w:val="MSCaptionChar"/>
        </w:rPr>
        <w:t xml:space="preserve"> effect size</w:t>
      </w:r>
      <w:r w:rsidR="00DD470D">
        <w:rPr>
          <w:rStyle w:val="MSCaptionChar"/>
        </w:rPr>
        <w:t>s</w:t>
      </w:r>
      <w:r w:rsidR="00DD470D" w:rsidRPr="008C3E70">
        <w:rPr>
          <w:rStyle w:val="MSCaptionChar"/>
        </w:rPr>
        <w:t xml:space="preserve"> (</w:t>
      </w:r>
      <w:r w:rsidR="00DD470D" w:rsidRPr="00821948">
        <w:rPr>
          <w:rStyle w:val="MSCaptionChar"/>
        </w:rPr>
        <w:t>Hedge’s</w:t>
      </w:r>
      <w:r w:rsidR="00DD470D">
        <w:rPr>
          <w:rStyle w:val="MSCaptionChar"/>
          <w:i/>
          <w:iCs/>
        </w:rPr>
        <w:t xml:space="preserve"> </w:t>
      </w:r>
      <w:r w:rsidR="00DD470D" w:rsidRPr="00D3763B">
        <w:rPr>
          <w:rStyle w:val="MSCaptionChar"/>
          <w:i/>
          <w:iCs/>
        </w:rPr>
        <w:t>g</w:t>
      </w:r>
      <w:r w:rsidR="00DD470D">
        <w:rPr>
          <w:rStyle w:val="MSCaptionChar"/>
        </w:rPr>
        <w:t xml:space="preserve">, </w:t>
      </w:r>
      <w:r w:rsidR="006E1B3E">
        <w:rPr>
          <w:rStyle w:val="MSCaptionChar"/>
          <w:i/>
          <w:iCs/>
        </w:rPr>
        <w:t>k</w:t>
      </w:r>
      <w:r w:rsidR="006E1B3E" w:rsidRPr="008C3E70">
        <w:rPr>
          <w:rStyle w:val="MSCaptionChar"/>
        </w:rPr>
        <w:t xml:space="preserve"> </w:t>
      </w:r>
      <w:r w:rsidR="00DD470D" w:rsidRPr="008C3E70">
        <w:rPr>
          <w:rStyle w:val="MSCaptionChar"/>
        </w:rPr>
        <w:t xml:space="preserve">= </w:t>
      </w:r>
      <w:del w:id="222" w:author="Chloe McAuley" w:date="2026-04-06T20:53:00Z" w16du:dateUtc="2026-04-06T12:53:00Z">
        <w:r w:rsidR="0092223E" w:rsidDel="00144DC1">
          <w:rPr>
            <w:rStyle w:val="MSCaptionChar"/>
          </w:rPr>
          <w:delText>96</w:delText>
        </w:r>
      </w:del>
      <w:ins w:id="223" w:author="Chloe McAuley" w:date="2026-04-06T20:53:00Z" w16du:dateUtc="2026-04-06T12:53:00Z">
        <w:r w:rsidR="00144DC1">
          <w:rPr>
            <w:rStyle w:val="MSCaptionChar"/>
          </w:rPr>
          <w:t>77</w:t>
        </w:r>
      </w:ins>
      <w:r w:rsidR="00DD470D">
        <w:rPr>
          <w:rStyle w:val="MSCaptionChar"/>
        </w:rPr>
        <w:t>)</w:t>
      </w:r>
      <w:r w:rsidR="00DD470D" w:rsidRPr="008C3E70">
        <w:rPr>
          <w:rStyle w:val="MSCaptionChar"/>
        </w:rPr>
        <w:t xml:space="preserve">, with </w:t>
      </w:r>
      <w:r w:rsidR="00DD470D">
        <w:rPr>
          <w:rStyle w:val="MSCaptionChar"/>
        </w:rPr>
        <w:t>point</w:t>
      </w:r>
      <w:r w:rsidR="00DD470D" w:rsidRPr="008C3E70">
        <w:rPr>
          <w:rStyle w:val="MSCaptionChar"/>
        </w:rPr>
        <w:t xml:space="preserve"> size scaled to show precision (1/SE</w:t>
      </w:r>
      <w:r w:rsidR="00DD470D">
        <w:rPr>
          <w:rStyle w:val="MSCaptionChar"/>
        </w:rPr>
        <w:t>; i.e.,</w:t>
      </w:r>
      <w:r w:rsidR="00DD470D" w:rsidRPr="008C3E70">
        <w:rPr>
          <w:rStyle w:val="MSCaptionChar"/>
        </w:rPr>
        <w:t xml:space="preserve"> larger points </w:t>
      </w:r>
      <w:r w:rsidR="00DD470D">
        <w:rPr>
          <w:rStyle w:val="MSCaptionChar"/>
        </w:rPr>
        <w:t xml:space="preserve">had </w:t>
      </w:r>
      <w:r w:rsidR="00DD470D" w:rsidRPr="008C3E70">
        <w:rPr>
          <w:rStyle w:val="MSCaptionChar"/>
        </w:rPr>
        <w:t>greater influence</w:t>
      </w:r>
      <w:r w:rsidR="00DD470D">
        <w:rPr>
          <w:rStyle w:val="MSCaptionChar"/>
        </w:rPr>
        <w:t>).</w:t>
      </w:r>
      <w:r w:rsidR="00DD470D" w:rsidRPr="008C3E70">
        <w:rPr>
          <w:rStyle w:val="MSCaptionChar"/>
        </w:rPr>
        <w:t xml:space="preserve"> </w:t>
      </w:r>
      <w:r w:rsidR="00DD470D">
        <w:rPr>
          <w:rStyle w:val="MSCaptionChar"/>
        </w:rPr>
        <w:t>P</w:t>
      </w:r>
      <w:r w:rsidR="00DD470D" w:rsidRPr="008C3E70">
        <w:rPr>
          <w:rStyle w:val="MSCaptionChar"/>
        </w:rPr>
        <w:t>oints are jittered on the y axis to improve readability</w:t>
      </w:r>
      <w:r w:rsidR="00DD470D">
        <w:rPr>
          <w:bCs w:val="0"/>
        </w:rPr>
        <w:t>.</w:t>
      </w:r>
      <w:r w:rsidR="00D478F6" w:rsidRPr="00D478F6">
        <w:rPr>
          <w:rStyle w:val="MSCaptionChar"/>
        </w:rPr>
        <w:t xml:space="preserve"> </w:t>
      </w:r>
      <w:r w:rsidR="00D478F6">
        <w:rPr>
          <w:rStyle w:val="MSCaptionChar"/>
        </w:rPr>
        <w:t>The annotation next to the point cloud represents number of effect sizes followed by number of studies in parentheses.</w:t>
      </w:r>
    </w:p>
    <w:p w14:paraId="166357EB" w14:textId="50090D6A" w:rsidR="0089245E" w:rsidRDefault="0089245E" w:rsidP="00FB1493">
      <w:pPr>
        <w:pStyle w:val="Heading3"/>
      </w:pPr>
      <w:commentRangeStart w:id="224"/>
      <w:commentRangeStart w:id="225"/>
      <w:r w:rsidRPr="00F12E64">
        <w:t>Biome</w:t>
      </w:r>
      <w:commentRangeEnd w:id="224"/>
      <w:r w:rsidR="00196F20">
        <w:rPr>
          <w:rStyle w:val="CommentReference"/>
          <w:sz w:val="24"/>
          <w:szCs w:val="28"/>
        </w:rPr>
        <w:commentReference w:id="224"/>
      </w:r>
      <w:commentRangeEnd w:id="225"/>
      <w:r w:rsidR="00196F20">
        <w:rPr>
          <w:rStyle w:val="CommentReference"/>
          <w:sz w:val="24"/>
          <w:szCs w:val="28"/>
        </w:rPr>
        <w:commentReference w:id="225"/>
      </w:r>
    </w:p>
    <w:p w14:paraId="772BDD6C" w14:textId="3E04D31E" w:rsidR="000B19C2" w:rsidRDefault="00EE1F28" w:rsidP="00294A0A">
      <w:del w:id="226" w:author="Chloe McAuley" w:date="2026-04-06T20:53:00Z" w16du:dateUtc="2026-04-06T12:53:00Z">
        <w:r w:rsidDel="004F4558">
          <w:delText xml:space="preserve">Seven </w:delText>
        </w:r>
      </w:del>
      <w:ins w:id="227" w:author="Chloe McAuley" w:date="2026-04-06T20:53:00Z" w16du:dateUtc="2026-04-06T12:53:00Z">
        <w:r w:rsidR="004F4558">
          <w:t>Five</w:t>
        </w:r>
        <w:r w:rsidR="004F4558">
          <w:t xml:space="preserve"> </w:t>
        </w:r>
      </w:ins>
      <w:r>
        <w:t>biomes had sufficient sample sizes to be included in the</w:t>
      </w:r>
      <w:r w:rsidR="00942A1C">
        <w:t xml:space="preserve"> </w:t>
      </w:r>
      <w:r w:rsidR="00AB51EA">
        <w:t xml:space="preserve">biome </w:t>
      </w:r>
      <w:r w:rsidR="00AB51EA" w:rsidRPr="000349DC">
        <w:t>model</w:t>
      </w:r>
      <w:r w:rsidR="005560ED">
        <w:t xml:space="preserve">. </w:t>
      </w:r>
      <w:r w:rsidR="00196F20">
        <w:t>We found</w:t>
      </w:r>
      <w:r w:rsidR="000349DC" w:rsidRPr="000349DC">
        <w:t xml:space="preserve"> </w:t>
      </w:r>
      <w:r w:rsidR="007F70F3">
        <w:t xml:space="preserve">that </w:t>
      </w:r>
      <w:r w:rsidR="000349DC" w:rsidRPr="00FB1493">
        <w:t xml:space="preserve">biome </w:t>
      </w:r>
      <w:r w:rsidR="00935143">
        <w:t>had little influence</w:t>
      </w:r>
      <w:r w:rsidR="000349DC" w:rsidRPr="00FB1493">
        <w:t xml:space="preserve"> </w:t>
      </w:r>
      <w:r w:rsidR="00935143">
        <w:t>on</w:t>
      </w:r>
      <w:r w:rsidR="000349DC" w:rsidRPr="00FB1493">
        <w:t xml:space="preserve"> animal movement responses to </w:t>
      </w:r>
      <w:r w:rsidR="00993ACD" w:rsidRPr="00FB1493">
        <w:t>fire</w:t>
      </w:r>
      <w:r w:rsidR="00993ACD">
        <w:t>,</w:t>
      </w:r>
      <w:r w:rsidR="00935143">
        <w:t xml:space="preserve"> with </w:t>
      </w:r>
      <w:r w:rsidR="006E1B3E">
        <w:t xml:space="preserve">considerably wide </w:t>
      </w:r>
      <w:r w:rsidR="00935143">
        <w:t xml:space="preserve">confidence levels overlapping </w:t>
      </w:r>
      <w:r w:rsidR="009A3E18">
        <w:t>zero</w:t>
      </w:r>
      <w:r w:rsidR="006E1B3E">
        <w:t xml:space="preserve"> and </w:t>
      </w:r>
      <w:r w:rsidR="009A3E18">
        <w:t xml:space="preserve">for </w:t>
      </w:r>
      <w:r w:rsidR="00942A1C">
        <w:t>all biomes</w:t>
      </w:r>
      <w:r w:rsidR="00941F97">
        <w:t xml:space="preserve"> </w:t>
      </w:r>
      <w:r w:rsidR="005560ED">
        <w:t>(</w:t>
      </w:r>
      <w:r w:rsidR="006E1B3E">
        <w:rPr>
          <w:i/>
          <w:iCs/>
        </w:rPr>
        <w:t xml:space="preserve">k </w:t>
      </w:r>
      <w:r w:rsidR="006E1B3E" w:rsidRPr="004B2662">
        <w:t>=</w:t>
      </w:r>
      <w:del w:id="228" w:author="Chloe McAuley" w:date="2026-04-06T20:53:00Z" w16du:dateUtc="2026-04-06T12:53:00Z">
        <w:r w:rsidR="006E1B3E" w:rsidDel="004F4558">
          <w:rPr>
            <w:i/>
            <w:iCs/>
          </w:rPr>
          <w:delText xml:space="preserve"> </w:delText>
        </w:r>
        <w:r w:rsidR="009812DD" w:rsidDel="004F4558">
          <w:delText>98</w:delText>
        </w:r>
      </w:del>
      <w:ins w:id="229" w:author="Chloe McAuley" w:date="2026-04-06T20:53:00Z" w16du:dateUtc="2026-04-06T12:53:00Z">
        <w:r w:rsidR="004F4558">
          <w:t>6</w:t>
        </w:r>
      </w:ins>
      <w:ins w:id="230" w:author="Chloe McAuley" w:date="2026-04-06T20:55:00Z" w16du:dateUtc="2026-04-06T12:55:00Z">
        <w:r w:rsidR="00B24AE5">
          <w:t>9</w:t>
        </w:r>
      </w:ins>
      <w:r w:rsidR="009812DD">
        <w:t xml:space="preserve">, </w:t>
      </w:r>
      <w:r w:rsidR="000349DC" w:rsidRPr="000349DC">
        <w:t xml:space="preserve">Figure </w:t>
      </w:r>
      <w:r w:rsidR="006E37B7">
        <w:t>6</w:t>
      </w:r>
      <w:r w:rsidR="00093D1B">
        <w:t xml:space="preserve">; </w:t>
      </w:r>
      <w:r w:rsidR="00093D1B" w:rsidRPr="000349DC">
        <w:t>Supplementary Information 4, Table S4.1</w:t>
      </w:r>
      <w:r w:rsidR="000349DC" w:rsidRPr="000349DC">
        <w:t xml:space="preserve">). </w:t>
      </w:r>
    </w:p>
    <w:p w14:paraId="39EB0BFC" w14:textId="61A7A32D" w:rsidR="00DB07C1" w:rsidRDefault="00DB07C1" w:rsidP="00294A0A">
      <w:r w:rsidRPr="00DE5D8B">
        <w:rPr>
          <w:noProof/>
        </w:rPr>
        <w:lastRenderedPageBreak/>
        <w:drawing>
          <wp:inline distT="0" distB="0" distL="0" distR="0" wp14:anchorId="7D8C96FF" wp14:editId="1C245B8A">
            <wp:extent cx="5706319" cy="4601229"/>
            <wp:effectExtent l="0" t="0" r="8890" b="8890"/>
            <wp:docPr id="1966302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302555" name="Picture 1"/>
                    <pic:cNvPicPr/>
                  </pic:nvPicPr>
                  <pic:blipFill rotWithShape="1">
                    <a:blip r:embed="rId19" cstate="print">
                      <a:extLst>
                        <a:ext uri="{28A0092B-C50C-407E-A947-70E740481C1C}">
                          <a14:useLocalDpi xmlns:a14="http://schemas.microsoft.com/office/drawing/2010/main" val="0"/>
                        </a:ext>
                      </a:extLst>
                    </a:blip>
                    <a:srcRect l="3638" r="3348"/>
                    <a:stretch>
                      <a:fillRect/>
                    </a:stretch>
                  </pic:blipFill>
                  <pic:spPr bwMode="auto">
                    <a:xfrm>
                      <a:off x="0" y="0"/>
                      <a:ext cx="5714037" cy="4607453"/>
                    </a:xfrm>
                    <a:prstGeom prst="rect">
                      <a:avLst/>
                    </a:prstGeom>
                    <a:ln>
                      <a:noFill/>
                    </a:ln>
                    <a:extLst>
                      <a:ext uri="{53640926-AAD7-44D8-BBD7-CCE9431645EC}">
                        <a14:shadowObscured xmlns:a14="http://schemas.microsoft.com/office/drawing/2010/main"/>
                      </a:ext>
                    </a:extLst>
                  </pic:spPr>
                </pic:pic>
              </a:graphicData>
            </a:graphic>
          </wp:inline>
        </w:drawing>
      </w:r>
    </w:p>
    <w:p w14:paraId="4A3E0C71" w14:textId="64F624B3" w:rsidR="007D792B" w:rsidRPr="007D792B" w:rsidRDefault="00B63554" w:rsidP="00D75E02">
      <w:pPr>
        <w:pStyle w:val="MSCaption"/>
      </w:pPr>
      <w:r w:rsidRPr="004B2662">
        <w:rPr>
          <w:b/>
        </w:rPr>
        <w:t xml:space="preserve">Figure </w:t>
      </w:r>
      <w:r w:rsidR="00875402" w:rsidRPr="004B2662">
        <w:rPr>
          <w:b/>
        </w:rPr>
        <w:t>6</w:t>
      </w:r>
      <w:r w:rsidRPr="004B2662">
        <w:rPr>
          <w:b/>
        </w:rPr>
        <w:t>:</w:t>
      </w:r>
      <w:r w:rsidRPr="00993ACD">
        <w:rPr>
          <w:b/>
        </w:rPr>
        <w:t xml:space="preserve"> </w:t>
      </w:r>
      <w:r w:rsidRPr="00993ACD">
        <w:t>Orchard</w:t>
      </w:r>
      <w:r w:rsidRPr="005F502D">
        <w:t xml:space="preserve"> plot showing the estimated effect of fire </w:t>
      </w:r>
      <w:r>
        <w:t xml:space="preserve">on animal </w:t>
      </w:r>
      <w:commentRangeStart w:id="231"/>
      <w:commentRangeStart w:id="232"/>
      <w:r>
        <w:t>movement</w:t>
      </w:r>
      <w:commentRangeEnd w:id="231"/>
      <w:r w:rsidR="00B10D3F">
        <w:rPr>
          <w:rStyle w:val="CommentReference"/>
          <w:sz w:val="22"/>
          <w:szCs w:val="22"/>
        </w:rPr>
        <w:commentReference w:id="231"/>
      </w:r>
      <w:commentRangeEnd w:id="232"/>
      <w:r w:rsidR="00695100">
        <w:rPr>
          <w:rStyle w:val="CommentReference"/>
          <w:sz w:val="22"/>
          <w:szCs w:val="22"/>
        </w:rPr>
        <w:commentReference w:id="232"/>
      </w:r>
      <w:r>
        <w:t xml:space="preserve"> by biome</w:t>
      </w:r>
      <w:r w:rsidRPr="005F502D">
        <w:t xml:space="preserve">. </w:t>
      </w:r>
      <w:r w:rsidR="00DD470D">
        <w:t>The outlined point is the meta-analytic mean,</w:t>
      </w:r>
      <w:r w:rsidR="00DD470D" w:rsidRPr="008C3E70">
        <w:rPr>
          <w:rStyle w:val="MSCaptionChar"/>
        </w:rPr>
        <w:t xml:space="preserve"> the thick horizontal bars </w:t>
      </w:r>
      <w:r w:rsidR="00DD470D">
        <w:rPr>
          <w:rStyle w:val="MSCaptionChar"/>
        </w:rPr>
        <w:t xml:space="preserve">are </w:t>
      </w:r>
      <w:r w:rsidR="00DD470D" w:rsidRPr="008C3E70">
        <w:rPr>
          <w:rStyle w:val="MSCaptionChar"/>
        </w:rPr>
        <w:t>95% confidence interval</w:t>
      </w:r>
      <w:r w:rsidR="00DD470D">
        <w:rPr>
          <w:rStyle w:val="MSCaptionChar"/>
        </w:rPr>
        <w:t>s,</w:t>
      </w:r>
      <w:r w:rsidR="00DD470D" w:rsidRPr="008C3E70">
        <w:rPr>
          <w:rStyle w:val="MSCaptionChar"/>
        </w:rPr>
        <w:t xml:space="preserve"> and the whiskers </w:t>
      </w:r>
      <w:r w:rsidR="00DD470D">
        <w:rPr>
          <w:rStyle w:val="MSCaptionChar"/>
        </w:rPr>
        <w:t>are</w:t>
      </w:r>
      <w:r w:rsidR="00DD470D" w:rsidRPr="008C3E70">
        <w:rPr>
          <w:rStyle w:val="MSCaptionChar"/>
        </w:rPr>
        <w:t xml:space="preserve"> 95% prediction intervals. </w:t>
      </w:r>
      <w:r w:rsidR="00DD470D">
        <w:rPr>
          <w:rStyle w:val="MSCaptionChar"/>
        </w:rPr>
        <w:t>S</w:t>
      </w:r>
      <w:r w:rsidR="00DD470D" w:rsidRPr="008C3E70">
        <w:rPr>
          <w:rStyle w:val="MSCaptionChar"/>
        </w:rPr>
        <w:t>haded point</w:t>
      </w:r>
      <w:r w:rsidR="00DD470D">
        <w:rPr>
          <w:rStyle w:val="MSCaptionChar"/>
        </w:rPr>
        <w:t>s</w:t>
      </w:r>
      <w:r w:rsidR="00DD470D" w:rsidRPr="008C3E70">
        <w:rPr>
          <w:rStyle w:val="MSCaptionChar"/>
        </w:rPr>
        <w:t xml:space="preserve"> a</w:t>
      </w:r>
      <w:r w:rsidR="00DD470D">
        <w:rPr>
          <w:rStyle w:val="MSCaptionChar"/>
        </w:rPr>
        <w:t>re</w:t>
      </w:r>
      <w:r w:rsidR="00DD470D" w:rsidRPr="008C3E70">
        <w:rPr>
          <w:rStyle w:val="MSCaptionChar"/>
        </w:rPr>
        <w:t xml:space="preserve"> effect size</w:t>
      </w:r>
      <w:r w:rsidR="00DD470D">
        <w:rPr>
          <w:rStyle w:val="MSCaptionChar"/>
        </w:rPr>
        <w:t>s</w:t>
      </w:r>
      <w:r w:rsidR="00DD470D" w:rsidRPr="008C3E70">
        <w:rPr>
          <w:rStyle w:val="MSCaptionChar"/>
        </w:rPr>
        <w:t xml:space="preserve"> (</w:t>
      </w:r>
      <w:r w:rsidR="00DD470D" w:rsidRPr="00821948">
        <w:rPr>
          <w:rStyle w:val="MSCaptionChar"/>
        </w:rPr>
        <w:t>Hedge’s</w:t>
      </w:r>
      <w:r w:rsidR="00DD470D">
        <w:rPr>
          <w:rStyle w:val="MSCaptionChar"/>
          <w:i/>
          <w:iCs/>
        </w:rPr>
        <w:t xml:space="preserve"> </w:t>
      </w:r>
      <w:r w:rsidR="00DD470D" w:rsidRPr="00D3763B">
        <w:rPr>
          <w:rStyle w:val="MSCaptionChar"/>
          <w:i/>
          <w:iCs/>
        </w:rPr>
        <w:t>g</w:t>
      </w:r>
      <w:r w:rsidR="00DD470D">
        <w:rPr>
          <w:rStyle w:val="MSCaptionChar"/>
        </w:rPr>
        <w:t xml:space="preserve">, </w:t>
      </w:r>
      <w:r w:rsidR="006E1B3E">
        <w:rPr>
          <w:rStyle w:val="MSCaptionChar"/>
          <w:i/>
          <w:iCs/>
        </w:rPr>
        <w:t>k</w:t>
      </w:r>
      <w:r w:rsidR="006E1B3E" w:rsidRPr="008C3E70">
        <w:rPr>
          <w:rStyle w:val="MSCaptionChar"/>
        </w:rPr>
        <w:t xml:space="preserve"> </w:t>
      </w:r>
      <w:r w:rsidR="00DD470D" w:rsidRPr="008C3E70">
        <w:rPr>
          <w:rStyle w:val="MSCaptionChar"/>
        </w:rPr>
        <w:t xml:space="preserve">= </w:t>
      </w:r>
      <w:del w:id="233" w:author="Chloe McAuley" w:date="2026-04-06T20:54:00Z" w16du:dateUtc="2026-04-06T12:54:00Z">
        <w:r w:rsidR="004C4726" w:rsidDel="00B24AE5">
          <w:rPr>
            <w:rStyle w:val="MSCaptionChar"/>
          </w:rPr>
          <w:delText>9</w:delText>
        </w:r>
        <w:r w:rsidR="00993ACD" w:rsidDel="00B24AE5">
          <w:rPr>
            <w:rStyle w:val="MSCaptionChar"/>
          </w:rPr>
          <w:delText>8</w:delText>
        </w:r>
      </w:del>
      <w:ins w:id="234" w:author="Chloe McAuley" w:date="2026-04-06T20:54:00Z" w16du:dateUtc="2026-04-06T12:54:00Z">
        <w:r w:rsidR="00B24AE5">
          <w:rPr>
            <w:rStyle w:val="MSCaptionChar"/>
          </w:rPr>
          <w:t>6</w:t>
        </w:r>
      </w:ins>
      <w:ins w:id="235" w:author="Chloe McAuley" w:date="2026-04-06T20:55:00Z" w16du:dateUtc="2026-04-06T12:55:00Z">
        <w:r w:rsidR="00B24AE5">
          <w:rPr>
            <w:rStyle w:val="MSCaptionChar"/>
          </w:rPr>
          <w:t>9</w:t>
        </w:r>
      </w:ins>
      <w:r w:rsidR="00DD470D">
        <w:rPr>
          <w:rStyle w:val="MSCaptionChar"/>
        </w:rPr>
        <w:t>)</w:t>
      </w:r>
      <w:r w:rsidR="00DD470D" w:rsidRPr="008C3E70">
        <w:rPr>
          <w:rStyle w:val="MSCaptionChar"/>
        </w:rPr>
        <w:t xml:space="preserve">, with </w:t>
      </w:r>
      <w:r w:rsidR="00DD470D">
        <w:rPr>
          <w:rStyle w:val="MSCaptionChar"/>
        </w:rPr>
        <w:t>point</w:t>
      </w:r>
      <w:r w:rsidR="00DD470D" w:rsidRPr="008C3E70">
        <w:rPr>
          <w:rStyle w:val="MSCaptionChar"/>
        </w:rPr>
        <w:t xml:space="preserve"> size scaled to show precision (1/SE</w:t>
      </w:r>
      <w:r w:rsidR="00DD470D">
        <w:rPr>
          <w:rStyle w:val="MSCaptionChar"/>
        </w:rPr>
        <w:t>; i.e.,</w:t>
      </w:r>
      <w:r w:rsidR="00DD470D" w:rsidRPr="008C3E70">
        <w:rPr>
          <w:rStyle w:val="MSCaptionChar"/>
        </w:rPr>
        <w:t xml:space="preserve"> larger points </w:t>
      </w:r>
      <w:r w:rsidR="00DD470D">
        <w:rPr>
          <w:rStyle w:val="MSCaptionChar"/>
        </w:rPr>
        <w:t xml:space="preserve">had </w:t>
      </w:r>
      <w:r w:rsidR="00DD470D" w:rsidRPr="008C3E70">
        <w:rPr>
          <w:rStyle w:val="MSCaptionChar"/>
        </w:rPr>
        <w:t>greater influence</w:t>
      </w:r>
      <w:r w:rsidR="00DD470D">
        <w:rPr>
          <w:rStyle w:val="MSCaptionChar"/>
        </w:rPr>
        <w:t>).</w:t>
      </w:r>
      <w:r w:rsidR="00DD470D" w:rsidRPr="008C3E70">
        <w:rPr>
          <w:rStyle w:val="MSCaptionChar"/>
        </w:rPr>
        <w:t xml:space="preserve"> </w:t>
      </w:r>
      <w:r w:rsidR="00DD470D">
        <w:rPr>
          <w:rStyle w:val="MSCaptionChar"/>
        </w:rPr>
        <w:t>P</w:t>
      </w:r>
      <w:r w:rsidR="00DD470D" w:rsidRPr="008C3E70">
        <w:rPr>
          <w:rStyle w:val="MSCaptionChar"/>
        </w:rPr>
        <w:t>oints are jittered on the y axis to improve readability</w:t>
      </w:r>
      <w:r w:rsidR="00DD470D">
        <w:t xml:space="preserve">. </w:t>
      </w:r>
      <w:r w:rsidR="00DD470D">
        <w:rPr>
          <w:bCs w:val="0"/>
        </w:rPr>
        <w:t>Silhouettes are from Phylopic.</w:t>
      </w:r>
    </w:p>
    <w:p w14:paraId="0E066523" w14:textId="418627B3" w:rsidR="0089245E" w:rsidRDefault="0089245E" w:rsidP="008C3E70">
      <w:pPr>
        <w:pStyle w:val="Heading3"/>
      </w:pPr>
      <w:r>
        <w:t>Body Mass</w:t>
      </w:r>
    </w:p>
    <w:p w14:paraId="3BC76139" w14:textId="69B109CC" w:rsidR="004E3AD1" w:rsidRPr="004831E1" w:rsidRDefault="004E3AD1" w:rsidP="004E3AD1">
      <w:pPr>
        <w:rPr>
          <w:bCs/>
        </w:rPr>
      </w:pPr>
      <w:r w:rsidRPr="004E3AD1">
        <w:t xml:space="preserve">Across the full dataset, </w:t>
      </w:r>
      <w:r w:rsidRPr="004E3AD1">
        <w:rPr>
          <w:bCs/>
        </w:rPr>
        <w:t>body mass</w:t>
      </w:r>
      <w:r w:rsidR="00885B0D">
        <w:rPr>
          <w:bCs/>
        </w:rPr>
        <w:t xml:space="preserve"> ranged from 6.2 grams </w:t>
      </w:r>
      <w:r w:rsidR="00D866C3">
        <w:rPr>
          <w:bCs/>
        </w:rPr>
        <w:t>(</w:t>
      </w:r>
      <w:r w:rsidR="006E1E50">
        <w:rPr>
          <w:bCs/>
        </w:rPr>
        <w:t>Ru</w:t>
      </w:r>
      <w:r w:rsidR="003E4CF4">
        <w:rPr>
          <w:bCs/>
        </w:rPr>
        <w:t>by-crowned kinglet</w:t>
      </w:r>
      <w:r w:rsidR="00D866C3">
        <w:rPr>
          <w:bCs/>
        </w:rPr>
        <w:t xml:space="preserve">, </w:t>
      </w:r>
      <w:r w:rsidR="006E1E50" w:rsidRPr="006E1E50">
        <w:rPr>
          <w:bCs/>
          <w:i/>
          <w:iCs/>
        </w:rPr>
        <w:t>Corthylio calendula</w:t>
      </w:r>
      <w:r w:rsidR="00D866C3">
        <w:rPr>
          <w:bCs/>
        </w:rPr>
        <w:t xml:space="preserve">) </w:t>
      </w:r>
      <w:r w:rsidR="00885B0D">
        <w:rPr>
          <w:bCs/>
        </w:rPr>
        <w:t xml:space="preserve">to </w:t>
      </w:r>
      <w:del w:id="236" w:author="Chloe McAuley" w:date="2026-04-06T21:14:00Z" w16du:dateUtc="2026-04-06T13:14:00Z">
        <w:r w:rsidR="003139C9" w:rsidDel="002C63F6">
          <w:rPr>
            <w:bCs/>
          </w:rPr>
          <w:delText>579.3</w:delText>
        </w:r>
      </w:del>
      <w:ins w:id="237" w:author="Chloe McAuley" w:date="2026-04-06T21:14:00Z" w16du:dateUtc="2026-04-06T13:14:00Z">
        <w:r w:rsidR="002C63F6">
          <w:rPr>
            <w:bCs/>
          </w:rPr>
          <w:t>175</w:t>
        </w:r>
      </w:ins>
      <w:r w:rsidR="00696B45">
        <w:rPr>
          <w:bCs/>
        </w:rPr>
        <w:t xml:space="preserve"> </w:t>
      </w:r>
      <w:r w:rsidR="003139C9">
        <w:rPr>
          <w:bCs/>
        </w:rPr>
        <w:t>k</w:t>
      </w:r>
      <w:r w:rsidR="00696B45">
        <w:rPr>
          <w:bCs/>
        </w:rPr>
        <w:t>g</w:t>
      </w:r>
      <w:r w:rsidR="007F2305">
        <w:rPr>
          <w:bCs/>
        </w:rPr>
        <w:t xml:space="preserve"> (</w:t>
      </w:r>
      <w:del w:id="238" w:author="Chloe McAuley" w:date="2026-04-06T21:14:00Z" w16du:dateUtc="2026-04-06T13:14:00Z">
        <w:r w:rsidR="00516E49" w:rsidDel="00587C1B">
          <w:rPr>
            <w:bCs/>
          </w:rPr>
          <w:delText>American bison</w:delText>
        </w:r>
      </w:del>
      <w:ins w:id="239" w:author="Chloe McAuley" w:date="2026-04-06T21:14:00Z" w16du:dateUtc="2026-04-06T13:14:00Z">
        <w:r w:rsidR="00587C1B">
          <w:rPr>
            <w:bCs/>
          </w:rPr>
          <w:t>Plains zebra</w:t>
        </w:r>
      </w:ins>
      <w:r w:rsidR="00516E49">
        <w:rPr>
          <w:bCs/>
        </w:rPr>
        <w:t xml:space="preserve">, </w:t>
      </w:r>
      <w:ins w:id="240" w:author="Chloe McAuley" w:date="2026-04-06T21:14:00Z" w16du:dateUtc="2026-04-06T13:14:00Z">
        <w:r w:rsidR="00587C1B" w:rsidRPr="00587C1B">
          <w:rPr>
            <w:bCs/>
            <w:i/>
            <w:iCs/>
            <w:rPrChange w:id="241" w:author="Chloe McAuley" w:date="2026-04-06T21:14:00Z" w16du:dateUtc="2026-04-06T13:14:00Z">
              <w:rPr>
                <w:bCs/>
              </w:rPr>
            </w:rPrChange>
          </w:rPr>
          <w:t>Equus</w:t>
        </w:r>
        <w:r w:rsidR="00587C1B" w:rsidRPr="00587C1B">
          <w:rPr>
            <w:bCs/>
            <w:i/>
            <w:iCs/>
            <w:rPrChange w:id="242" w:author="Chloe McAuley" w:date="2026-04-06T21:14:00Z" w16du:dateUtc="2026-04-06T13:14:00Z">
              <w:rPr>
                <w:bCs/>
              </w:rPr>
            </w:rPrChange>
          </w:rPr>
          <w:t xml:space="preserve"> </w:t>
        </w:r>
        <w:r w:rsidR="00587C1B" w:rsidRPr="00587C1B">
          <w:rPr>
            <w:bCs/>
            <w:i/>
            <w:iCs/>
            <w:rPrChange w:id="243" w:author="Chloe McAuley" w:date="2026-04-06T21:14:00Z" w16du:dateUtc="2026-04-06T13:14:00Z">
              <w:rPr>
                <w:bCs/>
              </w:rPr>
            </w:rPrChange>
          </w:rPr>
          <w:t>burchellii</w:t>
        </w:r>
      </w:ins>
      <w:del w:id="244" w:author="Chloe McAuley" w:date="2026-04-06T21:14:00Z" w16du:dateUtc="2026-04-06T13:14:00Z">
        <w:r w:rsidR="007F2305" w:rsidRPr="004B2662" w:rsidDel="00587C1B">
          <w:rPr>
            <w:bCs/>
            <w:i/>
            <w:iCs/>
          </w:rPr>
          <w:delText>Bison bison</w:delText>
        </w:r>
      </w:del>
      <w:r w:rsidR="007240FC">
        <w:rPr>
          <w:bCs/>
        </w:rPr>
        <w:t>) and</w:t>
      </w:r>
      <w:r w:rsidRPr="004E3AD1">
        <w:rPr>
          <w:bCs/>
        </w:rPr>
        <w:t xml:space="preserve"> was not correlated</w:t>
      </w:r>
      <w:r w:rsidRPr="004E3AD1">
        <w:t xml:space="preserve"> with animal movement responses to fire (</w:t>
      </w:r>
      <w:r w:rsidR="0024547C" w:rsidRPr="0024547C">
        <w:t>R²</w:t>
      </w:r>
      <w:r w:rsidR="0024547C" w:rsidRPr="00B913A4">
        <w:rPr>
          <w:iCs/>
          <w:color w:val="000000"/>
          <w:vertAlign w:val="subscript"/>
        </w:rPr>
        <w:t>[</w:t>
      </w:r>
      <w:r w:rsidR="0024547C">
        <w:rPr>
          <w:iCs/>
          <w:color w:val="000000"/>
          <w:vertAlign w:val="subscript"/>
        </w:rPr>
        <w:t>marginal]</w:t>
      </w:r>
      <w:r w:rsidR="0024547C" w:rsidRPr="0024547C">
        <w:t xml:space="preserve"> = 0.0</w:t>
      </w:r>
      <w:ins w:id="245" w:author="Chloe McAuley" w:date="2026-04-06T21:20:00Z" w16du:dateUtc="2026-04-06T13:20:00Z">
        <w:r w:rsidR="00EB529D">
          <w:t>0</w:t>
        </w:r>
      </w:ins>
      <w:del w:id="246" w:author="Chloe McAuley" w:date="2026-04-06T21:20:00Z" w16du:dateUtc="2026-04-06T13:20:00Z">
        <w:r w:rsidR="0024547C" w:rsidRPr="0024547C" w:rsidDel="00EB529D">
          <w:delText>4</w:delText>
        </w:r>
      </w:del>
      <w:r w:rsidR="0024547C" w:rsidRPr="0024547C">
        <w:t>, R²</w:t>
      </w:r>
      <w:r w:rsidR="0024547C" w:rsidRPr="00B913A4">
        <w:rPr>
          <w:iCs/>
          <w:color w:val="000000"/>
          <w:vertAlign w:val="subscript"/>
        </w:rPr>
        <w:t>[</w:t>
      </w:r>
      <w:r w:rsidR="0024547C">
        <w:rPr>
          <w:iCs/>
          <w:color w:val="000000"/>
          <w:vertAlign w:val="subscript"/>
        </w:rPr>
        <w:t>conditional]</w:t>
      </w:r>
      <w:r w:rsidR="0024547C" w:rsidRPr="0024547C">
        <w:t xml:space="preserve"> = 0.</w:t>
      </w:r>
      <w:del w:id="247" w:author="Chloe McAuley" w:date="2026-04-06T21:20:00Z" w16du:dateUtc="2026-04-06T13:20:00Z">
        <w:r w:rsidR="0024547C" w:rsidRPr="0024547C" w:rsidDel="00EB529D">
          <w:delText>60</w:delText>
        </w:r>
      </w:del>
      <w:ins w:id="248" w:author="Chloe McAuley" w:date="2026-04-06T21:20:00Z" w16du:dateUtc="2026-04-06T13:20:00Z">
        <w:r w:rsidR="00EB529D">
          <w:t>73</w:t>
        </w:r>
      </w:ins>
      <w:r w:rsidR="00534F47">
        <w:t>;</w:t>
      </w:r>
      <w:r w:rsidR="0024547C" w:rsidRPr="0024547C">
        <w:t xml:space="preserve"> </w:t>
      </w:r>
      <w:r w:rsidRPr="004E3AD1">
        <w:t>0.0</w:t>
      </w:r>
      <w:ins w:id="249" w:author="Chloe McAuley" w:date="2026-04-06T21:15:00Z" w16du:dateUtc="2026-04-06T13:15:00Z">
        <w:r w:rsidR="006D1F1C">
          <w:t>0</w:t>
        </w:r>
      </w:ins>
      <w:del w:id="250" w:author="Chloe McAuley" w:date="2026-04-06T21:15:00Z" w16du:dateUtc="2026-04-06T13:15:00Z">
        <w:r w:rsidR="000B499A" w:rsidDel="006D1F1C">
          <w:delText>1</w:delText>
        </w:r>
      </w:del>
      <w:r w:rsidRPr="004E3AD1">
        <w:t xml:space="preserve">, </w:t>
      </w:r>
      <w:r w:rsidR="00197BF8">
        <w:t>[</w:t>
      </w:r>
      <w:r w:rsidR="00A27012">
        <w:t>-</w:t>
      </w:r>
      <w:r w:rsidRPr="004E3AD1">
        <w:t>0.0</w:t>
      </w:r>
      <w:ins w:id="251" w:author="Chloe McAuley" w:date="2026-04-06T21:15:00Z" w16du:dateUtc="2026-04-06T13:15:00Z">
        <w:r w:rsidR="006D1F1C">
          <w:t>7</w:t>
        </w:r>
      </w:ins>
      <w:ins w:id="252" w:author="Chloe McAuley" w:date="2026-04-06T21:37:00Z" w16du:dateUtc="2026-04-06T13:37:00Z">
        <w:r w:rsidR="005E1525">
          <w:t xml:space="preserve"> </w:t>
        </w:r>
      </w:ins>
      <w:del w:id="253" w:author="Chloe McAuley" w:date="2026-04-06T21:15:00Z" w16du:dateUtc="2026-04-06T13:15:00Z">
        <w:r w:rsidR="000B499A" w:rsidDel="006D1F1C">
          <w:delText>5</w:delText>
        </w:r>
      </w:del>
      <w:r w:rsidRPr="004E3AD1">
        <w:t>–</w:t>
      </w:r>
      <w:ins w:id="254" w:author="Chloe McAuley" w:date="2026-04-06T21:37:00Z" w16du:dateUtc="2026-04-06T13:37:00Z">
        <w:r w:rsidR="005E1525">
          <w:t xml:space="preserve"> </w:t>
        </w:r>
      </w:ins>
      <w:r w:rsidRPr="004E3AD1">
        <w:t>0.0</w:t>
      </w:r>
      <w:r w:rsidR="000B499A">
        <w:t>7</w:t>
      </w:r>
      <w:r w:rsidR="00197BF8">
        <w:t>]</w:t>
      </w:r>
      <w:r w:rsidR="00B376FB">
        <w:t xml:space="preserve">, </w:t>
      </w:r>
      <w:del w:id="255" w:author="Chloe McAuley" w:date="2026-04-06T21:16:00Z" w16du:dateUtc="2026-04-06T13:16:00Z">
        <w:r w:rsidR="00B376FB" w:rsidDel="0092400C">
          <w:delText>11</w:delText>
        </w:r>
        <w:r w:rsidR="000B499A" w:rsidDel="0092400C">
          <w:delText>2</w:delText>
        </w:r>
      </w:del>
      <w:ins w:id="256" w:author="Chloe McAuley" w:date="2026-04-06T21:16:00Z" w16du:dateUtc="2026-04-06T13:16:00Z">
        <w:r w:rsidR="0092400C">
          <w:t>93</w:t>
        </w:r>
      </w:ins>
      <w:r w:rsidR="006E1B3E">
        <w:t>;</w:t>
      </w:r>
      <w:r w:rsidR="007240FC">
        <w:t xml:space="preserve"> </w:t>
      </w:r>
      <w:r w:rsidRPr="004E3AD1">
        <w:t xml:space="preserve">Supplementary Information 4, Table S4.1). When modelled separately for each </w:t>
      </w:r>
      <w:r w:rsidRPr="004E3AD1">
        <w:rPr>
          <w:bCs/>
        </w:rPr>
        <w:t>taxonomic class</w:t>
      </w:r>
      <w:r w:rsidRPr="004E3AD1">
        <w:t xml:space="preserve">, </w:t>
      </w:r>
      <w:r w:rsidRPr="004E3AD1">
        <w:rPr>
          <w:bCs/>
        </w:rPr>
        <w:t>no relationship</w:t>
      </w:r>
      <w:r w:rsidRPr="004E3AD1">
        <w:t xml:space="preserve"> between body mass and movement response was detected in any group</w:t>
      </w:r>
      <w:r w:rsidR="004831E1">
        <w:t xml:space="preserve"> </w:t>
      </w:r>
      <w:r w:rsidRPr="004E3AD1">
        <w:t xml:space="preserve">(Supplementary Information 4, </w:t>
      </w:r>
      <w:commentRangeStart w:id="257"/>
      <w:r w:rsidRPr="004E3AD1">
        <w:t>Table S4.1</w:t>
      </w:r>
      <w:commentRangeEnd w:id="257"/>
      <w:r w:rsidR="0082356B" w:rsidRPr="004E3AD1">
        <w:rPr>
          <w:rStyle w:val="CommentReference"/>
          <w:sz w:val="24"/>
          <w:szCs w:val="22"/>
        </w:rPr>
        <w:commentReference w:id="257"/>
      </w:r>
      <w:r w:rsidRPr="004E3AD1">
        <w:t>).</w:t>
      </w:r>
      <w:r w:rsidR="004831E1">
        <w:t xml:space="preserve"> </w:t>
      </w:r>
      <w:r w:rsidR="00E81970">
        <w:t>Confidence</w:t>
      </w:r>
      <w:r w:rsidR="004831E1">
        <w:t xml:space="preserve"> intervals were </w:t>
      </w:r>
      <w:r w:rsidR="00E81970">
        <w:t>large for birds and reptiles</w:t>
      </w:r>
      <w:ins w:id="258" w:author="Chloe McAuley" w:date="2026-04-06T21:18:00Z" w16du:dateUtc="2026-04-06T13:18:00Z">
        <w:r w:rsidR="0008391B">
          <w:t>.</w:t>
        </w:r>
      </w:ins>
      <w:del w:id="259" w:author="Chloe McAuley" w:date="2026-04-06T21:18:00Z" w16du:dateUtc="2026-04-06T13:18:00Z">
        <w:r w:rsidR="00E81970" w:rsidDel="0008391B">
          <w:delText xml:space="preserve">, </w:delText>
        </w:r>
        <w:r w:rsidR="0001266E" w:rsidDel="0008391B">
          <w:delText xml:space="preserve">reflecting the </w:delText>
        </w:r>
        <w:r w:rsidR="001D19CF" w:rsidDel="0008391B">
          <w:delText>small number of effect sizes for these taxa</w:delText>
        </w:r>
        <w:r w:rsidR="00D85181" w:rsidDel="0008391B">
          <w:delText>.</w:delText>
        </w:r>
      </w:del>
      <w:r w:rsidR="00D85181">
        <w:t xml:space="preserve"> </w:t>
      </w:r>
    </w:p>
    <w:p w14:paraId="716A60E3" w14:textId="4CAC6389" w:rsidR="00DB5966" w:rsidRDefault="00DB5966" w:rsidP="00DB5966">
      <w:pPr>
        <w:pStyle w:val="Heading3"/>
      </w:pPr>
      <w:r>
        <w:lastRenderedPageBreak/>
        <w:t>Study heterogeneity, publication bias and sensitivity</w:t>
      </w:r>
    </w:p>
    <w:p w14:paraId="1A82F1C2" w14:textId="4FBC4101" w:rsidR="00DB5966" w:rsidRDefault="00DB5966" w:rsidP="00DB5966">
      <w:pPr>
        <w:rPr>
          <w:iCs/>
          <w:color w:val="000000"/>
        </w:rPr>
      </w:pPr>
      <w:r w:rsidRPr="00A33032">
        <w:t xml:space="preserve">For </w:t>
      </w:r>
      <w:r w:rsidR="00A27012">
        <w:t xml:space="preserve">the </w:t>
      </w:r>
      <w:r w:rsidRPr="00A33032">
        <w:t xml:space="preserve">overall </w:t>
      </w:r>
      <w:r>
        <w:t>effect of fire on animal movement</w:t>
      </w:r>
      <w:r w:rsidRPr="00A33032">
        <w:t>,</w:t>
      </w:r>
      <w:r w:rsidRPr="00A33032">
        <w:rPr>
          <w:iCs/>
          <w:color w:val="000000"/>
        </w:rPr>
        <w:t xml:space="preserve"> total heterogeneity was</w:t>
      </w:r>
      <w:r>
        <w:rPr>
          <w:iCs/>
          <w:color w:val="000000"/>
        </w:rPr>
        <w:t xml:space="preserve"> </w:t>
      </w:r>
      <w:del w:id="260" w:author="Chloe McAuley" w:date="2026-04-06T21:26:00Z" w16du:dateUtc="2026-04-06T13:26:00Z">
        <w:r w:rsidDel="00173F02">
          <w:rPr>
            <w:iCs/>
            <w:color w:val="000000"/>
          </w:rPr>
          <w:delText>61.</w:delText>
        </w:r>
        <w:r w:rsidR="00B913A4" w:rsidDel="00173F02">
          <w:rPr>
            <w:iCs/>
            <w:color w:val="000000"/>
          </w:rPr>
          <w:delText>94</w:delText>
        </w:r>
      </w:del>
      <w:ins w:id="261" w:author="Chloe McAuley" w:date="2026-04-06T21:26:00Z" w16du:dateUtc="2026-04-06T13:26:00Z">
        <w:r w:rsidR="00173F02">
          <w:rPr>
            <w:iCs/>
            <w:color w:val="000000"/>
          </w:rPr>
          <w:t>58.87</w:t>
        </w:r>
      </w:ins>
      <w:r>
        <w:rPr>
          <w:iCs/>
          <w:color w:val="000000"/>
        </w:rPr>
        <w:t>% (I</w:t>
      </w:r>
      <w:r w:rsidRPr="008C3E70">
        <w:rPr>
          <w:iCs/>
          <w:color w:val="000000"/>
          <w:vertAlign w:val="superscript"/>
        </w:rPr>
        <w:t>2</w:t>
      </w:r>
      <w:r>
        <w:rPr>
          <w:iCs/>
          <w:color w:val="000000"/>
          <w:vertAlign w:val="subscript"/>
        </w:rPr>
        <w:t>[total]</w:t>
      </w:r>
      <w:r>
        <w:rPr>
          <w:iCs/>
          <w:color w:val="000000"/>
        </w:rPr>
        <w:t>=</w:t>
      </w:r>
      <w:del w:id="262" w:author="Chloe McAuley" w:date="2026-04-06T21:26:00Z" w16du:dateUtc="2026-04-06T13:26:00Z">
        <w:r w:rsidDel="00E50C02">
          <w:rPr>
            <w:iCs/>
            <w:color w:val="000000"/>
          </w:rPr>
          <w:delText>61.</w:delText>
        </w:r>
        <w:r w:rsidR="00F170C7" w:rsidDel="00E50C02">
          <w:rPr>
            <w:iCs/>
            <w:color w:val="000000"/>
          </w:rPr>
          <w:delText>94</w:delText>
        </w:r>
      </w:del>
      <w:ins w:id="263" w:author="Chloe McAuley" w:date="2026-04-06T21:26:00Z" w16du:dateUtc="2026-04-06T13:26:00Z">
        <w:r w:rsidR="00E50C02">
          <w:rPr>
            <w:iCs/>
            <w:color w:val="000000"/>
          </w:rPr>
          <w:t>58.87</w:t>
        </w:r>
      </w:ins>
      <w:r>
        <w:rPr>
          <w:iCs/>
          <w:color w:val="000000"/>
        </w:rPr>
        <w:t xml:space="preserve">), </w:t>
      </w:r>
      <w:r w:rsidRPr="00B913A4">
        <w:rPr>
          <w:iCs/>
          <w:color w:val="000000"/>
        </w:rPr>
        <w:t xml:space="preserve">with </w:t>
      </w:r>
      <w:del w:id="264" w:author="Chloe McAuley" w:date="2026-04-06T21:29:00Z" w16du:dateUtc="2026-04-06T13:29:00Z">
        <w:r w:rsidR="00B913A4" w:rsidRPr="004B2662" w:rsidDel="00C932E4">
          <w:rPr>
            <w:iCs/>
            <w:color w:val="000000"/>
          </w:rPr>
          <w:delText>28</w:delText>
        </w:r>
      </w:del>
      <w:ins w:id="265" w:author="Chloe McAuley" w:date="2026-04-06T21:29:00Z" w16du:dateUtc="2026-04-06T13:29:00Z">
        <w:r w:rsidR="00C932E4">
          <w:rPr>
            <w:iCs/>
            <w:color w:val="000000"/>
          </w:rPr>
          <w:t>16.90</w:t>
        </w:r>
      </w:ins>
      <w:del w:id="266" w:author="Chloe McAuley" w:date="2026-04-06T21:29:00Z" w16du:dateUtc="2026-04-06T13:29:00Z">
        <w:r w:rsidR="00B913A4" w:rsidRPr="004B2662" w:rsidDel="00C932E4">
          <w:rPr>
            <w:iCs/>
            <w:color w:val="000000"/>
          </w:rPr>
          <w:delText>.52</w:delText>
        </w:r>
      </w:del>
      <w:r w:rsidRPr="00B913A4">
        <w:rPr>
          <w:iCs/>
          <w:color w:val="000000"/>
        </w:rPr>
        <w:t xml:space="preserve">% of variation remaining </w:t>
      </w:r>
      <w:commentRangeStart w:id="267"/>
      <w:commentRangeStart w:id="268"/>
      <w:r w:rsidRPr="00B913A4">
        <w:rPr>
          <w:iCs/>
          <w:color w:val="000000"/>
        </w:rPr>
        <w:t>unexplained</w:t>
      </w:r>
      <w:commentRangeEnd w:id="267"/>
      <w:r w:rsidR="00B366D8" w:rsidRPr="00B913A4">
        <w:rPr>
          <w:rStyle w:val="CommentReference"/>
          <w:iCs/>
          <w:color w:val="000000"/>
          <w:sz w:val="24"/>
          <w:szCs w:val="22"/>
        </w:rPr>
        <w:commentReference w:id="267"/>
      </w:r>
      <w:commentRangeEnd w:id="268"/>
      <w:r w:rsidR="00F170C7" w:rsidRPr="00B913A4">
        <w:rPr>
          <w:rStyle w:val="CommentReference"/>
          <w:iCs/>
          <w:color w:val="000000"/>
          <w:sz w:val="24"/>
          <w:szCs w:val="22"/>
        </w:rPr>
        <w:commentReference w:id="268"/>
      </w:r>
      <w:r w:rsidRPr="00B913A4">
        <w:rPr>
          <w:iCs/>
          <w:color w:val="000000"/>
        </w:rPr>
        <w:t xml:space="preserve"> </w:t>
      </w:r>
      <w:r w:rsidR="00BB75D5" w:rsidRPr="00B913A4">
        <w:rPr>
          <w:iCs/>
          <w:color w:val="000000"/>
        </w:rPr>
        <w:t>(</w:t>
      </w:r>
      <w:r w:rsidRPr="00B913A4">
        <w:rPr>
          <w:iCs/>
          <w:color w:val="000000"/>
        </w:rPr>
        <w:t>I</w:t>
      </w:r>
      <w:r w:rsidRPr="00B913A4">
        <w:rPr>
          <w:iCs/>
          <w:color w:val="000000"/>
          <w:vertAlign w:val="superscript"/>
        </w:rPr>
        <w:t>2</w:t>
      </w:r>
      <w:r w:rsidRPr="00B913A4">
        <w:rPr>
          <w:iCs/>
          <w:color w:val="000000"/>
          <w:vertAlign w:val="subscript"/>
        </w:rPr>
        <w:t>[residuals]</w:t>
      </w:r>
      <w:r w:rsidRPr="00B913A4">
        <w:rPr>
          <w:iCs/>
          <w:color w:val="000000"/>
        </w:rPr>
        <w:t>=</w:t>
      </w:r>
      <w:del w:id="269" w:author="Chloe McAuley" w:date="2026-04-06T21:29:00Z" w16du:dateUtc="2026-04-06T13:29:00Z">
        <w:r w:rsidR="00B913A4" w:rsidRPr="004B2662" w:rsidDel="00C932E4">
          <w:rPr>
            <w:iCs/>
            <w:color w:val="000000"/>
          </w:rPr>
          <w:delText>28.52</w:delText>
        </w:r>
      </w:del>
      <w:ins w:id="270" w:author="Chloe McAuley" w:date="2026-04-06T21:29:00Z" w16du:dateUtc="2026-04-06T13:29:00Z">
        <w:r w:rsidR="00C932E4">
          <w:rPr>
            <w:iCs/>
            <w:color w:val="000000"/>
          </w:rPr>
          <w:t>16.90</w:t>
        </w:r>
      </w:ins>
      <w:r w:rsidRPr="00B913A4">
        <w:rPr>
          <w:iCs/>
          <w:color w:val="000000"/>
        </w:rPr>
        <w:t>)</w:t>
      </w:r>
      <w:ins w:id="271" w:author="Chloe McAuley" w:date="2026-04-06T21:34:00Z" w16du:dateUtc="2026-04-06T13:34:00Z">
        <w:r w:rsidR="009B3E1A">
          <w:rPr>
            <w:iCs/>
            <w:color w:val="000000"/>
          </w:rPr>
          <w:t>.</w:t>
        </w:r>
      </w:ins>
      <w:del w:id="272" w:author="Chloe McAuley" w:date="2026-04-06T21:34:00Z" w16du:dateUtc="2026-04-06T13:34:00Z">
        <w:r w:rsidRPr="00B913A4" w:rsidDel="009B3E1A">
          <w:rPr>
            <w:iCs/>
            <w:color w:val="000000"/>
          </w:rPr>
          <w:delText>,</w:delText>
        </w:r>
      </w:del>
      <w:r w:rsidRPr="00B913A4">
        <w:rPr>
          <w:iCs/>
          <w:color w:val="000000"/>
        </w:rPr>
        <w:t xml:space="preserve"> </w:t>
      </w:r>
      <w:ins w:id="273" w:author="Chloe McAuley" w:date="2026-04-06T21:34:00Z" w16du:dateUtc="2026-04-06T13:34:00Z">
        <w:r w:rsidR="000245F1">
          <w:rPr>
            <w:iCs/>
            <w:color w:val="000000"/>
          </w:rPr>
          <w:t xml:space="preserve">Indicating </w:t>
        </w:r>
      </w:ins>
      <w:del w:id="274" w:author="Chloe McAuley" w:date="2026-04-06T21:30:00Z" w16du:dateUtc="2026-04-06T13:30:00Z">
        <w:r w:rsidRPr="00B913A4" w:rsidDel="00997713">
          <w:rPr>
            <w:iCs/>
            <w:color w:val="000000"/>
          </w:rPr>
          <w:delText>indicating</w:delText>
        </w:r>
        <w:r w:rsidDel="00997713">
          <w:rPr>
            <w:iCs/>
            <w:color w:val="000000"/>
          </w:rPr>
          <w:delText xml:space="preserve"> a moderate level of true heterogeneity in the full dataset</w:delText>
        </w:r>
      </w:del>
      <w:ins w:id="275" w:author="Chloe McAuley" w:date="2026-04-06T21:34:00Z" w16du:dateUtc="2026-04-06T13:34:00Z">
        <w:r w:rsidR="000245F1">
          <w:rPr>
            <w:iCs/>
            <w:color w:val="000000"/>
          </w:rPr>
          <w:t>m</w:t>
        </w:r>
      </w:ins>
      <w:ins w:id="276" w:author="Chloe McAuley" w:date="2026-04-06T21:30:00Z" w16du:dateUtc="2026-04-06T13:30:00Z">
        <w:r w:rsidR="00997713">
          <w:rPr>
            <w:iCs/>
            <w:color w:val="000000"/>
          </w:rPr>
          <w:t xml:space="preserve">ost </w:t>
        </w:r>
        <w:r w:rsidR="00F15356">
          <w:rPr>
            <w:iCs/>
            <w:color w:val="000000"/>
          </w:rPr>
          <w:t>heterogeneity was accounted for by the random effects</w:t>
        </w:r>
      </w:ins>
      <w:r>
        <w:rPr>
          <w:iCs/>
          <w:color w:val="000000"/>
        </w:rPr>
        <w:t xml:space="preserve">. </w:t>
      </w:r>
      <w:r w:rsidR="00017FEA">
        <w:rPr>
          <w:iCs/>
          <w:color w:val="000000"/>
        </w:rPr>
        <w:t>Between</w:t>
      </w:r>
      <w:r w:rsidR="00763ACC">
        <w:rPr>
          <w:iCs/>
          <w:color w:val="000000"/>
        </w:rPr>
        <w:t>-</w:t>
      </w:r>
      <w:r w:rsidRPr="00A02C71">
        <w:rPr>
          <w:iCs/>
          <w:color w:val="000000"/>
        </w:rPr>
        <w:t xml:space="preserve">study variation accounted for </w:t>
      </w:r>
      <w:del w:id="277" w:author="Chloe McAuley" w:date="2026-04-06T21:27:00Z" w16du:dateUtc="2026-04-06T13:27:00Z">
        <w:r w:rsidR="00B913A4" w:rsidDel="00E50C02">
          <w:rPr>
            <w:iCs/>
            <w:color w:val="000000"/>
          </w:rPr>
          <w:delText>33.41</w:delText>
        </w:r>
      </w:del>
      <w:ins w:id="278" w:author="Chloe McAuley" w:date="2026-04-06T21:27:00Z" w16du:dateUtc="2026-04-06T13:27:00Z">
        <w:r w:rsidR="00E50C02">
          <w:rPr>
            <w:iCs/>
            <w:color w:val="000000"/>
          </w:rPr>
          <w:t>42.90</w:t>
        </w:r>
      </w:ins>
      <w:r w:rsidRPr="00A02C71">
        <w:rPr>
          <w:iCs/>
          <w:color w:val="000000"/>
        </w:rPr>
        <w:t>% of the estimated heterogeneity</w:t>
      </w:r>
      <w:r>
        <w:rPr>
          <w:iCs/>
          <w:color w:val="000000"/>
        </w:rPr>
        <w:t xml:space="preserve"> </w:t>
      </w:r>
      <w:r w:rsidRPr="00A02C71">
        <w:rPr>
          <w:iCs/>
          <w:color w:val="000000"/>
        </w:rPr>
        <w:t>(I</w:t>
      </w:r>
      <w:r w:rsidRPr="00EC5284">
        <w:rPr>
          <w:iCs/>
          <w:color w:val="000000"/>
          <w:vertAlign w:val="superscript"/>
        </w:rPr>
        <w:t>2</w:t>
      </w:r>
      <w:r w:rsidRPr="008C3E70">
        <w:rPr>
          <w:iCs/>
          <w:color w:val="000000"/>
          <w:vertAlign w:val="subscript"/>
        </w:rPr>
        <w:t>[study_</w:t>
      </w:r>
      <w:r w:rsidR="000A113C" w:rsidRPr="008C3E70">
        <w:rPr>
          <w:iCs/>
          <w:color w:val="000000"/>
          <w:vertAlign w:val="subscript"/>
        </w:rPr>
        <w:t>ID]</w:t>
      </w:r>
      <w:r w:rsidR="000A113C" w:rsidRPr="00A02C71">
        <w:rPr>
          <w:iCs/>
          <w:color w:val="000000"/>
        </w:rPr>
        <w:t xml:space="preserve"> =</w:t>
      </w:r>
      <w:del w:id="279" w:author="Chloe McAuley" w:date="2026-04-06T21:28:00Z" w16du:dateUtc="2026-04-06T13:28:00Z">
        <w:r w:rsidR="00B913A4" w:rsidDel="00D138D4">
          <w:rPr>
            <w:iCs/>
            <w:color w:val="000000"/>
          </w:rPr>
          <w:delText>33.41</w:delText>
        </w:r>
      </w:del>
      <w:ins w:id="280" w:author="Chloe McAuley" w:date="2026-04-06T21:28:00Z" w16du:dateUtc="2026-04-06T13:28:00Z">
        <w:r w:rsidR="00D138D4">
          <w:rPr>
            <w:iCs/>
            <w:color w:val="000000"/>
          </w:rPr>
          <w:t>42.90</w:t>
        </w:r>
      </w:ins>
      <w:r w:rsidRPr="00A02C71">
        <w:rPr>
          <w:iCs/>
          <w:color w:val="000000"/>
        </w:rPr>
        <w:t>)</w:t>
      </w:r>
      <w:r>
        <w:rPr>
          <w:iCs/>
          <w:color w:val="000000"/>
        </w:rPr>
        <w:t xml:space="preserve">. </w:t>
      </w:r>
      <w:del w:id="281" w:author="Chloe McAuley" w:date="2026-04-06T21:31:00Z" w16du:dateUtc="2026-04-06T13:31:00Z">
        <w:r w:rsidR="00763ACC" w:rsidRPr="00763ACC" w:rsidDel="00F15356">
          <w:rPr>
            <w:iCs/>
            <w:color w:val="000000"/>
          </w:rPr>
          <w:delText xml:space="preserve">Neither </w:delText>
        </w:r>
      </w:del>
      <w:ins w:id="282" w:author="Chloe McAuley" w:date="2026-04-06T21:31:00Z" w16du:dateUtc="2026-04-06T13:31:00Z">
        <w:r w:rsidR="00F15356">
          <w:rPr>
            <w:iCs/>
            <w:color w:val="000000"/>
          </w:rPr>
          <w:t>P</w:t>
        </w:r>
      </w:ins>
      <w:del w:id="283" w:author="Chloe McAuley" w:date="2026-04-06T21:31:00Z" w16du:dateUtc="2026-04-06T13:31:00Z">
        <w:r w:rsidR="00763ACC" w:rsidRPr="00763ACC" w:rsidDel="00F15356">
          <w:rPr>
            <w:iCs/>
            <w:color w:val="000000"/>
          </w:rPr>
          <w:delText>p</w:delText>
        </w:r>
      </w:del>
      <w:r w:rsidR="00763ACC" w:rsidRPr="00763ACC">
        <w:rPr>
          <w:iCs/>
          <w:color w:val="000000"/>
        </w:rPr>
        <w:t xml:space="preserve">hylogenetic relatedness </w:t>
      </w:r>
      <w:del w:id="284" w:author="Chloe McAuley" w:date="2026-04-06T21:31:00Z" w16du:dateUtc="2026-04-06T13:31:00Z">
        <w:r w:rsidR="00763ACC" w:rsidRPr="00763ACC" w:rsidDel="00F15356">
          <w:rPr>
            <w:iCs/>
            <w:color w:val="000000"/>
          </w:rPr>
          <w:delText xml:space="preserve">nor </w:delText>
        </w:r>
      </w:del>
      <w:ins w:id="285" w:author="Chloe McAuley" w:date="2026-04-06T21:31:00Z" w16du:dateUtc="2026-04-06T13:31:00Z">
        <w:r w:rsidR="00F15356">
          <w:rPr>
            <w:iCs/>
            <w:color w:val="000000"/>
          </w:rPr>
          <w:t>and</w:t>
        </w:r>
        <w:r w:rsidR="00F15356" w:rsidRPr="00763ACC">
          <w:rPr>
            <w:iCs/>
            <w:color w:val="000000"/>
          </w:rPr>
          <w:t xml:space="preserve"> </w:t>
        </w:r>
      </w:ins>
      <w:r w:rsidR="00763ACC" w:rsidRPr="00763ACC">
        <w:rPr>
          <w:iCs/>
          <w:color w:val="000000"/>
        </w:rPr>
        <w:t xml:space="preserve">species identity explained </w:t>
      </w:r>
      <w:ins w:id="286" w:author="Chloe McAuley" w:date="2026-04-06T21:32:00Z" w16du:dateUtc="2026-04-06T13:32:00Z">
        <w:r w:rsidR="00DE5A23">
          <w:rPr>
            <w:iCs/>
            <w:color w:val="000000"/>
          </w:rPr>
          <w:t>negligi</w:t>
        </w:r>
        <w:r w:rsidR="00154026">
          <w:rPr>
            <w:iCs/>
            <w:color w:val="000000"/>
          </w:rPr>
          <w:t>ble</w:t>
        </w:r>
      </w:ins>
      <w:ins w:id="287" w:author="Chloe McAuley" w:date="2026-04-06T21:31:00Z" w16du:dateUtc="2026-04-06T13:31:00Z">
        <w:r w:rsidR="00F15356">
          <w:rPr>
            <w:iCs/>
            <w:color w:val="000000"/>
          </w:rPr>
          <w:t xml:space="preserve"> </w:t>
        </w:r>
      </w:ins>
      <w:r w:rsidR="00763ACC" w:rsidRPr="00763ACC">
        <w:rPr>
          <w:iCs/>
          <w:color w:val="000000"/>
        </w:rPr>
        <w:t>additional heterogeneity in the random-effects</w:t>
      </w:r>
      <w:r w:rsidR="00175FD5">
        <w:rPr>
          <w:iCs/>
          <w:color w:val="000000"/>
        </w:rPr>
        <w:t>-</w:t>
      </w:r>
      <w:r w:rsidR="00763ACC" w:rsidRPr="00763ACC">
        <w:rPr>
          <w:iCs/>
          <w:color w:val="000000"/>
        </w:rPr>
        <w:t>only model</w:t>
      </w:r>
      <w:ins w:id="288" w:author="Chloe McAuley" w:date="2026-04-06T21:32:00Z" w16du:dateUtc="2026-04-06T13:32:00Z">
        <w:r w:rsidR="00154026">
          <w:rPr>
            <w:iCs/>
            <w:color w:val="000000"/>
          </w:rPr>
          <w:t xml:space="preserve"> </w:t>
        </w:r>
      </w:ins>
      <w:ins w:id="289" w:author="Chloe McAuley" w:date="2026-04-06T21:33:00Z" w16du:dateUtc="2026-04-06T13:33:00Z">
        <w:r w:rsidR="00154026">
          <w:rPr>
            <w:iCs/>
            <w:color w:val="000000"/>
          </w:rPr>
          <w:t>(</w:t>
        </w:r>
        <w:r w:rsidR="00154026" w:rsidRPr="00A02C71">
          <w:rPr>
            <w:iCs/>
            <w:color w:val="000000"/>
          </w:rPr>
          <w:t>I</w:t>
        </w:r>
        <w:r w:rsidR="00154026" w:rsidRPr="00EC5284">
          <w:rPr>
            <w:iCs/>
            <w:color w:val="000000"/>
            <w:vertAlign w:val="superscript"/>
          </w:rPr>
          <w:t>2</w:t>
        </w:r>
        <w:r w:rsidR="00154026" w:rsidRPr="008C3E70">
          <w:rPr>
            <w:iCs/>
            <w:color w:val="000000"/>
            <w:vertAlign w:val="subscript"/>
          </w:rPr>
          <w:t>[</w:t>
        </w:r>
        <w:r w:rsidR="00A3269A">
          <w:rPr>
            <w:iCs/>
            <w:color w:val="000000"/>
            <w:vertAlign w:val="subscript"/>
          </w:rPr>
          <w:t>species_tree</w:t>
        </w:r>
        <w:r w:rsidR="00154026" w:rsidRPr="008C3E70">
          <w:rPr>
            <w:iCs/>
            <w:color w:val="000000"/>
            <w:vertAlign w:val="subscript"/>
          </w:rPr>
          <w:t>]</w:t>
        </w:r>
        <w:r w:rsidR="00154026" w:rsidRPr="00A02C71">
          <w:rPr>
            <w:iCs/>
            <w:color w:val="000000"/>
          </w:rPr>
          <w:t xml:space="preserve"> =</w:t>
        </w:r>
        <w:r w:rsidR="00A3269A">
          <w:rPr>
            <w:iCs/>
            <w:color w:val="000000"/>
          </w:rPr>
          <w:t xml:space="preserve">0.00; </w:t>
        </w:r>
        <w:r w:rsidR="00A3269A" w:rsidRPr="00A02C71">
          <w:rPr>
            <w:iCs/>
            <w:color w:val="000000"/>
          </w:rPr>
          <w:t>I</w:t>
        </w:r>
        <w:r w:rsidR="00A3269A" w:rsidRPr="00EC5284">
          <w:rPr>
            <w:iCs/>
            <w:color w:val="000000"/>
            <w:vertAlign w:val="superscript"/>
          </w:rPr>
          <w:t>2</w:t>
        </w:r>
        <w:r w:rsidR="00A3269A" w:rsidRPr="008C3E70">
          <w:rPr>
            <w:iCs/>
            <w:color w:val="000000"/>
            <w:vertAlign w:val="subscript"/>
          </w:rPr>
          <w:t>[s</w:t>
        </w:r>
        <w:r w:rsidR="00A3269A">
          <w:rPr>
            <w:iCs/>
            <w:color w:val="000000"/>
            <w:vertAlign w:val="subscript"/>
          </w:rPr>
          <w:t>pecies</w:t>
        </w:r>
        <w:r w:rsidR="00A3269A" w:rsidRPr="008C3E70">
          <w:rPr>
            <w:iCs/>
            <w:color w:val="000000"/>
            <w:vertAlign w:val="subscript"/>
          </w:rPr>
          <w:t>]</w:t>
        </w:r>
        <w:r w:rsidR="00A3269A" w:rsidRPr="00A02C71">
          <w:rPr>
            <w:iCs/>
            <w:color w:val="000000"/>
          </w:rPr>
          <w:t xml:space="preserve"> =</w:t>
        </w:r>
        <w:r w:rsidR="00A3269A">
          <w:rPr>
            <w:iCs/>
            <w:color w:val="000000"/>
          </w:rPr>
          <w:t>0.0</w:t>
        </w:r>
      </w:ins>
      <w:ins w:id="290" w:author="Chloe McAuley" w:date="2026-04-06T21:34:00Z" w16du:dateUtc="2026-04-06T13:34:00Z">
        <w:r w:rsidR="00A3269A">
          <w:rPr>
            <w:iCs/>
            <w:color w:val="000000"/>
          </w:rPr>
          <w:t>7</w:t>
        </w:r>
        <w:r w:rsidR="009B3E1A">
          <w:rPr>
            <w:iCs/>
            <w:color w:val="000000"/>
          </w:rPr>
          <w:t>)</w:t>
        </w:r>
      </w:ins>
      <w:r w:rsidR="00763ACC" w:rsidRPr="00763ACC">
        <w:rPr>
          <w:iCs/>
          <w:color w:val="000000"/>
        </w:rPr>
        <w:t xml:space="preserve">. </w:t>
      </w:r>
      <w:del w:id="291" w:author="Chloe McAuley" w:date="2026-04-06T21:34:00Z" w16du:dateUtc="2026-04-06T13:34:00Z">
        <w:r w:rsidR="00763ACC" w:rsidRPr="00763ACC" w:rsidDel="009B3E1A">
          <w:rPr>
            <w:iCs/>
            <w:color w:val="000000"/>
          </w:rPr>
          <w:delText xml:space="preserve">This </w:delText>
        </w:r>
      </w:del>
      <w:ins w:id="292" w:author="Chloe McAuley" w:date="2026-04-06T21:34:00Z" w16du:dateUtc="2026-04-06T13:34:00Z">
        <w:r w:rsidR="009B3E1A">
          <w:rPr>
            <w:iCs/>
            <w:color w:val="000000"/>
          </w:rPr>
          <w:t>I</w:t>
        </w:r>
      </w:ins>
      <w:del w:id="293" w:author="Chloe McAuley" w:date="2026-04-06T21:34:00Z" w16du:dateUtc="2026-04-06T13:34:00Z">
        <w:r w:rsidR="00763ACC" w:rsidRPr="00763ACC" w:rsidDel="009B3E1A">
          <w:rPr>
            <w:iCs/>
            <w:color w:val="000000"/>
          </w:rPr>
          <w:delText>i</w:delText>
        </w:r>
      </w:del>
      <w:r w:rsidR="00763ACC" w:rsidRPr="00763ACC">
        <w:rPr>
          <w:iCs/>
          <w:color w:val="000000"/>
        </w:rPr>
        <w:t>ndicat</w:t>
      </w:r>
      <w:ins w:id="294" w:author="Chloe McAuley" w:date="2026-04-06T21:34:00Z" w16du:dateUtc="2026-04-06T13:34:00Z">
        <w:r w:rsidR="009B3E1A">
          <w:rPr>
            <w:iCs/>
            <w:color w:val="000000"/>
          </w:rPr>
          <w:t>ing</w:t>
        </w:r>
      </w:ins>
      <w:del w:id="295" w:author="Chloe McAuley" w:date="2026-04-06T21:34:00Z" w16du:dateUtc="2026-04-06T13:34:00Z">
        <w:r w:rsidR="00763ACC" w:rsidRPr="00763ACC" w:rsidDel="009B3E1A">
          <w:rPr>
            <w:iCs/>
            <w:color w:val="000000"/>
          </w:rPr>
          <w:delText>es</w:delText>
        </w:r>
      </w:del>
      <w:r w:rsidR="00763ACC" w:rsidRPr="00763ACC">
        <w:rPr>
          <w:iCs/>
          <w:color w:val="000000"/>
        </w:rPr>
        <w:t xml:space="preserve"> that much of the residual variation remains unrelated to taxonomic structure, and that effect sizes show little evidence of evolutionary or intraspecific clustering.</w:t>
      </w:r>
    </w:p>
    <w:p w14:paraId="7E0401C4" w14:textId="52824ACB" w:rsidR="00DB5966" w:rsidRDefault="00DB5966" w:rsidP="00DB5966">
      <w:pPr>
        <w:rPr>
          <w:ins w:id="296" w:author="Chloe McAuley" w:date="2026-04-06T21:36:00Z" w16du:dateUtc="2026-04-06T13:36:00Z"/>
        </w:rPr>
      </w:pPr>
      <w:r>
        <w:t>The results of the multilevel version of Egger’s regression indicated there was no evidence of publication bias or small-study effects on the dataset. We found no statistical asymmetry in the distribution of effect sizes (</w:t>
      </w:r>
      <w:r w:rsidRPr="00E913DE">
        <w:t>-0.0</w:t>
      </w:r>
      <w:ins w:id="297" w:author="Chloe McAuley" w:date="2026-04-06T21:35:00Z" w16du:dateUtc="2026-04-06T13:35:00Z">
        <w:r w:rsidR="00DA37CA">
          <w:t>0</w:t>
        </w:r>
      </w:ins>
      <w:del w:id="298" w:author="Chloe McAuley" w:date="2026-04-06T21:35:00Z" w16du:dateUtc="2026-04-06T13:35:00Z">
        <w:r w:rsidR="006F068C" w:rsidDel="00DA37CA">
          <w:delText>3</w:delText>
        </w:r>
      </w:del>
      <w:r w:rsidR="00745F72">
        <w:t>,</w:t>
      </w:r>
      <w:r w:rsidRPr="00E913DE">
        <w:t xml:space="preserve"> </w:t>
      </w:r>
      <w:r>
        <w:t>[</w:t>
      </w:r>
      <w:r w:rsidRPr="00E913DE">
        <w:t>-0.</w:t>
      </w:r>
      <w:r w:rsidR="0011139F">
        <w:t>1</w:t>
      </w:r>
      <w:ins w:id="299" w:author="Chloe McAuley" w:date="2026-04-06T21:35:00Z" w16du:dateUtc="2026-04-06T13:35:00Z">
        <w:r w:rsidR="00DA37CA">
          <w:t>6</w:t>
        </w:r>
      </w:ins>
      <w:ins w:id="300" w:author="Chloe McAuley" w:date="2026-04-06T21:37:00Z" w16du:dateUtc="2026-04-06T13:37:00Z">
        <w:r w:rsidR="005E1525">
          <w:t xml:space="preserve"> </w:t>
        </w:r>
      </w:ins>
      <w:del w:id="301" w:author="Chloe McAuley" w:date="2026-04-06T21:35:00Z" w16du:dateUtc="2026-04-06T13:35:00Z">
        <w:r w:rsidR="0011139F" w:rsidDel="00DA37CA">
          <w:delText>7</w:delText>
        </w:r>
      </w:del>
      <w:r w:rsidR="00F46B3B" w:rsidRPr="004E3AD1">
        <w:t>–</w:t>
      </w:r>
      <w:ins w:id="302" w:author="Chloe McAuley" w:date="2026-04-06T21:37:00Z" w16du:dateUtc="2026-04-06T13:37:00Z">
        <w:r w:rsidR="005E1525">
          <w:t xml:space="preserve"> </w:t>
        </w:r>
      </w:ins>
      <w:r w:rsidRPr="00E913DE">
        <w:t>0.</w:t>
      </w:r>
      <w:r w:rsidR="0011139F">
        <w:t>1</w:t>
      </w:r>
      <w:ins w:id="303" w:author="Chloe McAuley" w:date="2026-04-06T21:35:00Z" w16du:dateUtc="2026-04-06T13:35:00Z">
        <w:r w:rsidR="00DA37CA">
          <w:t>1</w:t>
        </w:r>
      </w:ins>
      <w:del w:id="304" w:author="Chloe McAuley" w:date="2026-04-06T21:35:00Z" w16du:dateUtc="2026-04-06T13:35:00Z">
        <w:r w:rsidR="0011139F" w:rsidDel="00DA37CA">
          <w:delText>0</w:delText>
        </w:r>
      </w:del>
      <w:r>
        <w:t>]</w:t>
      </w:r>
      <w:r w:rsidR="00A57196">
        <w:t xml:space="preserve">, </w:t>
      </w:r>
      <w:ins w:id="305" w:author="Chloe McAuley" w:date="2026-04-06T21:35:00Z" w16du:dateUtc="2026-04-06T13:35:00Z">
        <w:r w:rsidR="00DA37CA">
          <w:t>93</w:t>
        </w:r>
      </w:ins>
      <w:del w:id="306" w:author="Chloe McAuley" w:date="2026-04-06T21:35:00Z" w16du:dateUtc="2026-04-06T13:35:00Z">
        <w:r w:rsidR="00A57196" w:rsidDel="00DA37CA">
          <w:delText>11</w:delText>
        </w:r>
        <w:r w:rsidR="0011139F" w:rsidDel="00DA37CA">
          <w:delText>2</w:delText>
        </w:r>
      </w:del>
      <w:r>
        <w:t xml:space="preserve">). </w:t>
      </w:r>
      <w:commentRangeStart w:id="307"/>
      <w:r>
        <w:t>We found</w:t>
      </w:r>
      <w:r w:rsidR="005E0A2A">
        <w:t xml:space="preserve"> evidence of a </w:t>
      </w:r>
      <w:r>
        <w:t>decline effect in the dataset (-0.</w:t>
      </w:r>
      <w:r w:rsidR="00EA19AD">
        <w:t>0</w:t>
      </w:r>
      <w:ins w:id="308" w:author="Chloe McAuley" w:date="2026-04-06T21:35:00Z" w16du:dateUtc="2026-04-06T13:35:00Z">
        <w:r w:rsidR="00DA37CA">
          <w:t>3</w:t>
        </w:r>
      </w:ins>
      <w:del w:id="309" w:author="Chloe McAuley" w:date="2026-04-06T21:35:00Z" w16du:dateUtc="2026-04-06T13:35:00Z">
        <w:r w:rsidR="00EA19AD" w:rsidDel="00DA37CA">
          <w:delText>2</w:delText>
        </w:r>
      </w:del>
      <w:r>
        <w:t>, [-0.0</w:t>
      </w:r>
      <w:ins w:id="310" w:author="Chloe McAuley" w:date="2026-04-06T21:36:00Z" w16du:dateUtc="2026-04-06T13:36:00Z">
        <w:r w:rsidR="005E1525">
          <w:t xml:space="preserve">6 </w:t>
        </w:r>
      </w:ins>
      <w:del w:id="311" w:author="Chloe McAuley" w:date="2026-04-06T21:36:00Z" w16du:dateUtc="2026-04-06T13:36:00Z">
        <w:r w:rsidDel="005E1525">
          <w:delText>4</w:delText>
        </w:r>
      </w:del>
      <w:r w:rsidR="00F46B3B" w:rsidRPr="004E3AD1">
        <w:t>–</w:t>
      </w:r>
      <w:ins w:id="312" w:author="Chloe McAuley" w:date="2026-04-06T21:36:00Z" w16du:dateUtc="2026-04-06T13:36:00Z">
        <w:r w:rsidR="005E1525">
          <w:t xml:space="preserve"> -</w:t>
        </w:r>
      </w:ins>
      <w:r>
        <w:t>0.0</w:t>
      </w:r>
      <w:ins w:id="313" w:author="Chloe McAuley" w:date="2026-04-06T21:36:00Z" w16du:dateUtc="2026-04-06T13:36:00Z">
        <w:r w:rsidR="005E1525">
          <w:t>1</w:t>
        </w:r>
      </w:ins>
      <w:del w:id="314" w:author="Chloe McAuley" w:date="2026-04-06T21:36:00Z" w16du:dateUtc="2026-04-06T13:36:00Z">
        <w:r w:rsidDel="005E1525">
          <w:delText>0</w:delText>
        </w:r>
      </w:del>
      <w:r>
        <w:t>]</w:t>
      </w:r>
      <w:r w:rsidR="00A57196">
        <w:t xml:space="preserve">, </w:t>
      </w:r>
      <w:del w:id="315" w:author="Chloe McAuley" w:date="2026-04-06T21:36:00Z" w16du:dateUtc="2026-04-06T13:36:00Z">
        <w:r w:rsidR="00A57196" w:rsidDel="005E1525">
          <w:delText>11</w:delText>
        </w:r>
        <w:r w:rsidR="0011139F" w:rsidDel="005E1525">
          <w:delText>2</w:delText>
        </w:r>
      </w:del>
      <w:ins w:id="316" w:author="Chloe McAuley" w:date="2026-04-06T21:36:00Z" w16du:dateUtc="2026-04-06T13:36:00Z">
        <w:r w:rsidR="005E1525">
          <w:t>93</w:t>
        </w:r>
      </w:ins>
      <w:r>
        <w:t>), with the magnitude of effect sizes declining over time</w:t>
      </w:r>
      <w:r w:rsidR="005E0A2A">
        <w:t xml:space="preserve">. </w:t>
      </w:r>
      <w:commentRangeEnd w:id="307"/>
      <w:r w:rsidR="007F272F">
        <w:rPr>
          <w:rStyle w:val="CommentReference"/>
          <w:sz w:val="24"/>
          <w:szCs w:val="22"/>
        </w:rPr>
        <w:commentReference w:id="307"/>
      </w:r>
      <w:r>
        <w:t xml:space="preserve">Results of the leave-one-out sensitivity analysis indicated minimal evidence of outlier influence, with confidence intervals of all leave-one-out models within the confidence intervals of the full model </w:t>
      </w:r>
      <w:r w:rsidRPr="008C3E70">
        <w:t>(Supplementary Information 2, Figure S2.3)</w:t>
      </w:r>
    </w:p>
    <w:p w14:paraId="59108B5A" w14:textId="57F499DF" w:rsidR="005E1525" w:rsidDel="005E1525" w:rsidRDefault="005E1525" w:rsidP="005E1525">
      <w:pPr>
        <w:rPr>
          <w:del w:id="317" w:author="Chloe McAuley" w:date="2026-04-06T21:37:00Z" w16du:dateUtc="2026-04-06T13:37:00Z"/>
        </w:rPr>
        <w:pPrChange w:id="318" w:author="Chloe McAuley" w:date="2026-04-06T21:37:00Z" w16du:dateUtc="2026-04-06T13:37:00Z">
          <w:pPr/>
        </w:pPrChange>
      </w:pPr>
      <w:ins w:id="319" w:author="Chloe McAuley" w:date="2026-04-06T21:36:00Z" w16du:dateUtc="2026-04-06T13:36:00Z">
        <w:r>
          <w:rPr>
            <w:noProof/>
          </w:rPr>
          <w:drawing>
            <wp:inline distT="0" distB="0" distL="0" distR="0" wp14:anchorId="3C73F664" wp14:editId="0CEB5BA8">
              <wp:extent cx="5731510" cy="2865755"/>
              <wp:effectExtent l="0" t="0" r="2540" b="0"/>
              <wp:docPr id="11648890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889006" name="Picture 116488900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ins>
    </w:p>
    <w:p w14:paraId="6068E417" w14:textId="32054C28" w:rsidR="00FB1493" w:rsidRDefault="00FB1493" w:rsidP="005E1525">
      <w:del w:id="320" w:author="Chloe McAuley" w:date="2026-04-06T21:37:00Z" w16du:dateUtc="2026-04-06T13:37:00Z">
        <w:r w:rsidRPr="003A66C6" w:rsidDel="005E1525">
          <w:rPr>
            <w:noProof/>
          </w:rPr>
          <w:drawing>
            <wp:inline distT="0" distB="0" distL="0" distR="0" wp14:anchorId="37149A65" wp14:editId="10476BAF">
              <wp:extent cx="5638798" cy="2819399"/>
              <wp:effectExtent l="0" t="0" r="635" b="0"/>
              <wp:docPr id="1477617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617028" name="Picture 1"/>
                      <pic:cNvPicPr/>
                    </pic:nvPicPr>
                    <pic:blipFill>
                      <a:blip r:embed="rId21">
                        <a:extLst>
                          <a:ext uri="{96DAC541-7B7A-43D3-8B79-37D633B846F1}">
                            <asvg:svgBlip xmlns:asvg="http://schemas.microsoft.com/office/drawing/2016/SVG/main" r:embed="rId22"/>
                          </a:ext>
                        </a:extLst>
                      </a:blip>
                      <a:stretch>
                        <a:fillRect/>
                      </a:stretch>
                    </pic:blipFill>
                    <pic:spPr>
                      <a:xfrm>
                        <a:off x="0" y="0"/>
                        <a:ext cx="5638798" cy="2819399"/>
                      </a:xfrm>
                      <a:prstGeom prst="rect">
                        <a:avLst/>
                      </a:prstGeom>
                    </pic:spPr>
                  </pic:pic>
                </a:graphicData>
              </a:graphic>
            </wp:inline>
          </w:drawing>
        </w:r>
      </w:del>
    </w:p>
    <w:p w14:paraId="5EF5E7B6" w14:textId="53AA098C" w:rsidR="00FB1493" w:rsidRPr="00DB5966" w:rsidRDefault="00FB1493" w:rsidP="00040E6F">
      <w:pPr>
        <w:pStyle w:val="MSCaption"/>
      </w:pPr>
      <w:r w:rsidRPr="004B2662">
        <w:rPr>
          <w:b/>
        </w:rPr>
        <w:t xml:space="preserve">Figure </w:t>
      </w:r>
      <w:r w:rsidR="00C02534" w:rsidRPr="00515023">
        <w:rPr>
          <w:b/>
        </w:rPr>
        <w:t>7</w:t>
      </w:r>
      <w:r w:rsidRPr="00515023">
        <w:rPr>
          <w:b/>
        </w:rPr>
        <w:t>:</w:t>
      </w:r>
      <w:r w:rsidRPr="008C3E70">
        <w:t xml:space="preserve"> Meta-regression of effect sizes against publication year. </w:t>
      </w:r>
      <w:r w:rsidRPr="008E2E91">
        <w:t>Each point represents an ind</w:t>
      </w:r>
      <w:r w:rsidR="00434E98">
        <w:t xml:space="preserve">ividual </w:t>
      </w:r>
      <w:r w:rsidRPr="008E2E91">
        <w:t>effect size (</w:t>
      </w:r>
      <w:r w:rsidR="00434E98">
        <w:t xml:space="preserve">Hedge’s </w:t>
      </w:r>
      <w:r w:rsidR="00434E98" w:rsidRPr="00614768">
        <w:rPr>
          <w:i/>
          <w:iCs/>
        </w:rPr>
        <w:t>g</w:t>
      </w:r>
      <w:r w:rsidR="00434E98" w:rsidRPr="00614768">
        <w:t>,</w:t>
      </w:r>
      <w:r w:rsidR="00434E98">
        <w:rPr>
          <w:i/>
          <w:iCs/>
        </w:rPr>
        <w:t xml:space="preserve"> </w:t>
      </w:r>
      <w:r w:rsidR="006E1B3E">
        <w:rPr>
          <w:i/>
          <w:iCs/>
        </w:rPr>
        <w:t>k</w:t>
      </w:r>
      <w:r w:rsidR="006E1B3E" w:rsidRPr="008E2E91">
        <w:t xml:space="preserve"> </w:t>
      </w:r>
      <w:r w:rsidRPr="008E2E91">
        <w:t xml:space="preserve">= </w:t>
      </w:r>
      <w:del w:id="321" w:author="Chloe McAuley" w:date="2026-04-06T21:36:00Z" w16du:dateUtc="2026-04-06T13:36:00Z">
        <w:r w:rsidRPr="008E2E91" w:rsidDel="005E1525">
          <w:delText>1</w:delText>
        </w:r>
        <w:r w:rsidR="00635D14" w:rsidDel="005E1525">
          <w:delText>1</w:delText>
        </w:r>
        <w:r w:rsidR="00B913A4" w:rsidDel="005E1525">
          <w:delText>2</w:delText>
        </w:r>
      </w:del>
      <w:ins w:id="322" w:author="Chloe McAuley" w:date="2026-04-06T21:36:00Z" w16du:dateUtc="2026-04-06T13:36:00Z">
        <w:r w:rsidR="005E1525">
          <w:t>93</w:t>
        </w:r>
      </w:ins>
      <w:r w:rsidRPr="008E2E91">
        <w:t xml:space="preserve">), with the point size scaled by precision. The solid line indicates the estimated regression slope, with the 95% confidence interval shown by the dashed lines. The dotted lines show 95% prediction intervals. We found a </w:t>
      </w:r>
      <w:r w:rsidR="00515023">
        <w:t>evidence</w:t>
      </w:r>
      <w:r w:rsidR="00515023" w:rsidRPr="008E2E91">
        <w:t xml:space="preserve"> </w:t>
      </w:r>
      <w:r w:rsidRPr="008E2E91">
        <w:t xml:space="preserve">decline effect in our dataset, with the magnitude of effect sizes declining over time. </w:t>
      </w:r>
    </w:p>
    <w:p w14:paraId="6D0405A4" w14:textId="0CAC022A" w:rsidR="00F26A6D" w:rsidRDefault="00F26A6D" w:rsidP="00294A0A">
      <w:pPr>
        <w:pStyle w:val="Heading1"/>
      </w:pPr>
      <w:r w:rsidRPr="00F26A6D">
        <w:lastRenderedPageBreak/>
        <w:t>Discussion</w:t>
      </w:r>
    </w:p>
    <w:p w14:paraId="528CC788" w14:textId="1262883F" w:rsidR="008E02BB" w:rsidRDefault="00AC3DC5" w:rsidP="00FB0B8B">
      <w:r>
        <w:t xml:space="preserve">Animal movement </w:t>
      </w:r>
      <w:r w:rsidR="00763ACC">
        <w:t>is vital</w:t>
      </w:r>
      <w:r>
        <w:t xml:space="preserve"> to </w:t>
      </w:r>
      <w:r w:rsidR="00763ACC">
        <w:t xml:space="preserve">persistence </w:t>
      </w:r>
      <w:r>
        <w:t>in fire-prone landscapes</w:t>
      </w:r>
      <w:r w:rsidR="00043577">
        <w:t xml:space="preserve"> </w:t>
      </w:r>
      <w:r w:rsidR="005277BC">
        <w:fldChar w:fldCharType="begin">
          <w:fldData xml:space="preserve">PEVuZE5vdGU+PENpdGU+PEF1dGhvcj5OaW1tbzwvQXV0aG9yPjxZZWFyPjIwMTk8L1llYXI+PFJl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</w:fldData>
        </w:fldChar>
      </w:r>
      <w:r w:rsidR="005277BC">
        <w:instrText xml:space="preserve"> ADDIN EN.CITE </w:instrText>
      </w:r>
      <w:r w:rsidR="005277BC">
        <w:fldChar w:fldCharType="begin">
          <w:fldData xml:space="preserve">PEVuZE5vdGU+PENpdGU+PEF1dGhvcj5OaW1tbzwvQXV0aG9yPjxZZWFyPjIwMTk8L1llYXI+PFJl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</w:fldData>
        </w:fldChar>
      </w:r>
      <w:r w:rsidR="005277BC">
        <w:instrText xml:space="preserve"> ADDIN EN.CITE.DATA </w:instrText>
      </w:r>
      <w:r w:rsidR="005277BC">
        <w:fldChar w:fldCharType="end"/>
      </w:r>
      <w:r w:rsidR="005277BC">
        <w:fldChar w:fldCharType="separate"/>
      </w:r>
      <w:r w:rsidR="005277BC">
        <w:rPr>
          <w:noProof/>
        </w:rPr>
        <w:t>(Nimmo et al., 2019)</w:t>
      </w:r>
      <w:r w:rsidR="005277BC">
        <w:fldChar w:fldCharType="end"/>
      </w:r>
      <w:r>
        <w:t xml:space="preserve">. </w:t>
      </w:r>
      <w:r w:rsidR="00763ACC">
        <w:t xml:space="preserve">Here, we provide the </w:t>
      </w:r>
      <w:r w:rsidR="00F46587">
        <w:t>first global</w:t>
      </w:r>
      <w:r w:rsidR="00AD5910">
        <w:t xml:space="preserve"> </w:t>
      </w:r>
      <w:r w:rsidR="00F46587">
        <w:t xml:space="preserve">meta-analysis </w:t>
      </w:r>
      <w:r w:rsidR="00763ACC">
        <w:t xml:space="preserve">of </w:t>
      </w:r>
      <w:r w:rsidR="00233A70">
        <w:t>the influence</w:t>
      </w:r>
      <w:r w:rsidR="00F46587">
        <w:t xml:space="preserve"> of fire on </w:t>
      </w:r>
      <w:r w:rsidR="00763ACC">
        <w:t>animal movements</w:t>
      </w:r>
      <w:r w:rsidR="009408B3">
        <w:t>.</w:t>
      </w:r>
      <w:r w:rsidR="00CD69E6">
        <w:t xml:space="preserve"> </w:t>
      </w:r>
      <w:r w:rsidR="00207B40">
        <w:t>Consistent</w:t>
      </w:r>
      <w:r w:rsidR="0075168A">
        <w:t xml:space="preserve"> with our prediction</w:t>
      </w:r>
      <w:r w:rsidR="00763ACC">
        <w:t>s</w:t>
      </w:r>
      <w:r w:rsidR="00207B40">
        <w:t xml:space="preserve">, </w:t>
      </w:r>
      <w:r w:rsidR="00901991">
        <w:t>we found that</w:t>
      </w:r>
      <w:r w:rsidR="000C6716">
        <w:t xml:space="preserve"> </w:t>
      </w:r>
      <w:r w:rsidR="00F46587" w:rsidRPr="00F70883">
        <w:t xml:space="preserve">animal movements </w:t>
      </w:r>
      <w:commentRangeStart w:id="323"/>
      <w:r w:rsidR="00F46587">
        <w:t xml:space="preserve">generally </w:t>
      </w:r>
      <w:r w:rsidR="00F46587" w:rsidRPr="00F70883">
        <w:t>increase following fire</w:t>
      </w:r>
      <w:commentRangeEnd w:id="323"/>
      <w:r w:rsidR="00C573B9">
        <w:rPr>
          <w:rStyle w:val="CommentReference"/>
          <w:sz w:val="24"/>
          <w:szCs w:val="22"/>
        </w:rPr>
        <w:commentReference w:id="323"/>
      </w:r>
      <w:r w:rsidR="0086791D">
        <w:t>, although a wide range of</w:t>
      </w:r>
      <w:r w:rsidR="00850181">
        <w:t xml:space="preserve"> </w:t>
      </w:r>
      <w:r w:rsidR="00A01D00">
        <w:t>responses</w:t>
      </w:r>
      <w:r w:rsidR="00850181">
        <w:t xml:space="preserve"> were recorded</w:t>
      </w:r>
      <w:r w:rsidR="008E02BB">
        <w:t xml:space="preserve">. </w:t>
      </w:r>
      <w:r w:rsidR="00850181">
        <w:t xml:space="preserve">Increases in animal movement in response to fire </w:t>
      </w:r>
      <w:r w:rsidR="008564ED">
        <w:t>were</w:t>
      </w:r>
      <w:r w:rsidR="008564ED" w:rsidRPr="008E02BB">
        <w:t xml:space="preserve"> </w:t>
      </w:r>
      <w:r w:rsidR="008E02BB" w:rsidRPr="008E02BB">
        <w:t xml:space="preserve">most frequent for linear </w:t>
      </w:r>
      <w:r w:rsidR="00C34698">
        <w:t xml:space="preserve">distance </w:t>
      </w:r>
      <w:r w:rsidR="008E02BB" w:rsidRPr="008E02BB">
        <w:t>movements</w:t>
      </w:r>
      <w:r w:rsidR="000341CB">
        <w:t xml:space="preserve"> </w:t>
      </w:r>
      <w:r w:rsidR="008E02BB" w:rsidRPr="008E02BB">
        <w:t xml:space="preserve">and following </w:t>
      </w:r>
      <w:del w:id="324" w:author="Chloe McAuley" w:date="2026-03-24T11:49:00Z" w16du:dateUtc="2026-03-24T03:49:00Z">
        <w:r w:rsidR="008E02BB" w:rsidRPr="008E02BB" w:rsidDel="00A606B3">
          <w:delText>p</w:delText>
        </w:r>
        <w:r w:rsidR="002313D3" w:rsidDel="00A606B3">
          <w:delText>rescribed</w:delText>
        </w:r>
        <w:r w:rsidR="008E02BB" w:rsidRPr="008E02BB" w:rsidDel="00A606B3">
          <w:delText>burns</w:delText>
        </w:r>
      </w:del>
      <w:ins w:id="325" w:author="Chloe McAuley" w:date="2026-03-24T11:49:00Z" w16du:dateUtc="2026-03-24T03:49:00Z">
        <w:r w:rsidR="00A606B3" w:rsidRPr="008E02BB">
          <w:t>p</w:t>
        </w:r>
        <w:r w:rsidR="00A606B3">
          <w:t>rescribed</w:t>
        </w:r>
        <w:r w:rsidR="00A606B3" w:rsidRPr="008E02BB">
          <w:t xml:space="preserve"> burns</w:t>
        </w:r>
      </w:ins>
      <w:r w:rsidR="008E02BB" w:rsidRPr="008E02BB">
        <w:t>.</w:t>
      </w:r>
      <w:r w:rsidR="008E02BB">
        <w:t xml:space="preserve"> </w:t>
      </w:r>
      <w:r w:rsidR="00F24EC7" w:rsidRPr="00F24EC7">
        <w:t>Our results indicate that increased movement is a relatively widespread behavioural response to fire, potentially enabling animals to track shifting resources across fire-affected landscapes.</w:t>
      </w:r>
    </w:p>
    <w:p w14:paraId="29EC8188" w14:textId="77777777" w:rsidR="007F0F9A" w:rsidRDefault="007F0F9A" w:rsidP="007F0F9A">
      <w:pPr>
        <w:pStyle w:val="Heading2"/>
      </w:pPr>
      <w:r>
        <w:t>Movement</w:t>
      </w:r>
      <w:commentRangeStart w:id="326"/>
      <w:r>
        <w:t xml:space="preserve"> Category</w:t>
      </w:r>
      <w:commentRangeEnd w:id="326"/>
      <w:r w:rsidR="00B917C1">
        <w:rPr>
          <w:rStyle w:val="CommentReference"/>
          <w:sz w:val="24"/>
          <w:szCs w:val="32"/>
        </w:rPr>
        <w:commentReference w:id="326"/>
      </w:r>
    </w:p>
    <w:p w14:paraId="5E87CEEB" w14:textId="16EEA9CB" w:rsidR="000F06CD" w:rsidRDefault="007F0F9A" w:rsidP="008A09C9">
      <w:r>
        <w:t xml:space="preserve">We found that </w:t>
      </w:r>
      <w:r w:rsidR="004F2E57">
        <w:t>movement distances</w:t>
      </w:r>
      <w:r w:rsidR="004F052F">
        <w:t xml:space="preserve"> and rates</w:t>
      </w:r>
      <w:r>
        <w:t xml:space="preserve"> increased after fire,</w:t>
      </w:r>
      <w:r w:rsidR="00592534">
        <w:t xml:space="preserve"> </w:t>
      </w:r>
      <w:r>
        <w:t xml:space="preserve">and increases were seen across </w:t>
      </w:r>
      <w:r w:rsidR="00FF5E6D">
        <w:t xml:space="preserve">a </w:t>
      </w:r>
      <w:r w:rsidR="00B21593">
        <w:t>diverse</w:t>
      </w:r>
      <w:r w:rsidR="000E0589">
        <w:t xml:space="preserve"> suite</w:t>
      </w:r>
      <w:r w:rsidR="00FF5E6D">
        <w:t xml:space="preserve"> of species</w:t>
      </w:r>
      <w:r>
        <w:t xml:space="preserve">. </w:t>
      </w:r>
      <w:r w:rsidR="005E7B01">
        <w:t>C</w:t>
      </w:r>
      <w:r w:rsidR="00630CE4">
        <w:t>ontrary to our predictions, we found no clear evidence of fire increasing home range size</w:t>
      </w:r>
      <w:r w:rsidR="005E7B01">
        <w:t>, despite increases in movement distances</w:t>
      </w:r>
      <w:r w:rsidR="00630CE4">
        <w:t xml:space="preserve">. </w:t>
      </w:r>
      <w:r w:rsidR="00115CAC">
        <w:t>Behavioural responses to p</w:t>
      </w:r>
      <w:r w:rsidR="002E62EB">
        <w:t>ost</w:t>
      </w:r>
      <w:r w:rsidR="00BF38F5">
        <w:t>-</w:t>
      </w:r>
      <w:r w:rsidR="002E62EB">
        <w:t xml:space="preserve">fire resource redistribution </w:t>
      </w:r>
      <w:r w:rsidR="00455239">
        <w:t>are</w:t>
      </w:r>
      <w:r w:rsidR="002E62EB">
        <w:t xml:space="preserve"> </w:t>
      </w:r>
      <w:r w:rsidR="00F91CB6">
        <w:t xml:space="preserve">likely </w:t>
      </w:r>
      <w:r w:rsidR="00265314">
        <w:t xml:space="preserve">the primary mechanism </w:t>
      </w:r>
      <w:r w:rsidR="00F91CB6">
        <w:t>driving</w:t>
      </w:r>
      <w:r w:rsidR="00464694">
        <w:t xml:space="preserve"> the observed</w:t>
      </w:r>
      <w:r w:rsidR="00F91CB6">
        <w:t xml:space="preserve"> </w:t>
      </w:r>
      <w:r w:rsidR="00BF38F5">
        <w:t xml:space="preserve">increases in </w:t>
      </w:r>
      <w:r w:rsidR="00F91CB6">
        <w:t>movement</w:t>
      </w:r>
      <w:r w:rsidR="00265314">
        <w:t xml:space="preserve"> distances and rates</w:t>
      </w:r>
      <w:r w:rsidR="004113E2">
        <w:t xml:space="preserve"> </w:t>
      </w:r>
      <w:r w:rsidR="004113E2">
        <w:fldChar w:fldCharType="begin"/>
      </w:r>
      <w:r w:rsidR="004113E2">
        <w:instrText xml:space="preserve"> ADDIN EN.CITE &lt;EndNote&gt;&lt;Cite&gt;&lt;Author&gt;Abrahms&lt;/Author&gt;&lt;Year&gt;2021&lt;/Year&gt;&lt;RecNum&gt;794&lt;/RecNum&gt;&lt;DisplayText&gt;(Abrahms et al., 2021)&lt;/DisplayText&gt;&lt;record&gt;&lt;rec-number&gt;794&lt;/rec-number&gt;&lt;foreign-keys&gt;&lt;key app="EN" db-id="axpffp0eards98ew20rvpa0tdf0f0svatvst" timestamp="1768783018"&gt;794&lt;/key&gt;&lt;/foreign-keys&gt;&lt;ref-type name="Journal Article"&gt;17&lt;/ref-type&gt;&lt;contributors&gt;&lt;authors&gt;&lt;author&gt;Abrahms, Briana&lt;/author&gt;&lt;author&gt;Aikens, Ellen O.&lt;/author&gt;&lt;author&gt;Armstrong, Jonathan B.&lt;/author&gt;&lt;author&gt;Deacy, William W.&lt;/author&gt;&lt;author&gt;Kauffman, Matthew J.&lt;/author&gt;&lt;author&gt;Merkle, Jerod A.&lt;/author&gt;&lt;/authors&gt;&lt;/contributors&gt;&lt;titles&gt;&lt;title&gt;Emerging perspectives on resource tracking and animal movement ecology&lt;/title&gt;&lt;secondary-title&gt;Trends in Ecology &amp;amp; Evolution&lt;/secondary-title&gt;&lt;/titles&gt;&lt;pages&gt;308-320&lt;/pages&gt;&lt;volume&gt;36&lt;/volume&gt;&lt;number&gt;4&lt;/number&gt;&lt;keywords&gt;&lt;keyword&gt;movement ecology&lt;/keyword&gt;&lt;keyword&gt;phenological variation&lt;/keyword&gt;&lt;keyword&gt;resource landscape&lt;/keyword&gt;&lt;keyword&gt;foraging theory&lt;/keyword&gt;&lt;/keywords&gt;&lt;dates&gt;&lt;year&gt;2021&lt;/year&gt;&lt;pub-dates&gt;&lt;date&gt;2021/04/01/&lt;/date&gt;&lt;/pub-dates&gt;&lt;/dates&gt;&lt;isbn&gt;0169-5347&lt;/isbn&gt;&lt;urls&gt;&lt;related-urls&gt;&lt;url&gt;https://www.sciencedirect.com/science/article/pii/S0169534720303104&lt;/url&gt;&lt;/related-urls&gt;&lt;/urls&gt;&lt;electronic-resource-num&gt;10.1016/j.tree.2020.10.018&lt;/electronic-resource-num&gt;&lt;/record&gt;&lt;/Cite&gt;&lt;/EndNote&gt;</w:instrText>
      </w:r>
      <w:r w:rsidR="004113E2">
        <w:fldChar w:fldCharType="separate"/>
      </w:r>
      <w:r w:rsidR="004113E2">
        <w:rPr>
          <w:noProof/>
        </w:rPr>
        <w:t>(Abrahms et al., 2021)</w:t>
      </w:r>
      <w:r w:rsidR="004113E2">
        <w:fldChar w:fldCharType="end"/>
      </w:r>
      <w:r w:rsidR="00265314">
        <w:t>.</w:t>
      </w:r>
      <w:r w:rsidR="00BF38F5">
        <w:t xml:space="preserve"> </w:t>
      </w:r>
      <w:r w:rsidR="00A04302">
        <w:t xml:space="preserve">In response to altered </w:t>
      </w:r>
      <w:r w:rsidR="000C0788">
        <w:t xml:space="preserve">and spatiotemporally </w:t>
      </w:r>
      <w:r w:rsidR="000F06CD">
        <w:t>patch</w:t>
      </w:r>
      <w:r w:rsidR="00C27692">
        <w:t>y</w:t>
      </w:r>
      <w:r w:rsidR="000C0788">
        <w:t xml:space="preserve"> resources, individuals </w:t>
      </w:r>
      <w:r w:rsidR="00427037">
        <w:t>travelled</w:t>
      </w:r>
      <w:r w:rsidR="000C0788">
        <w:t xml:space="preserve"> further and faster post-</w:t>
      </w:r>
      <w:r w:rsidR="004113E2">
        <w:t xml:space="preserve">fire. </w:t>
      </w:r>
      <w:r w:rsidR="007A62FC">
        <w:t xml:space="preserve">Within the studies we reviewed, </w:t>
      </w:r>
      <w:r w:rsidR="007A62FC" w:rsidRPr="00F6557E">
        <w:t xml:space="preserve">reduced forage availability </w:t>
      </w:r>
      <w:r w:rsidR="007A62FC">
        <w:t xml:space="preserve">within home ranges </w:t>
      </w:r>
      <w:r w:rsidR="007A62FC">
        <w:fldChar w:fldCharType="begin"/>
      </w:r>
      <w:r w:rsidR="007A62FC">
        <w:instrText xml:space="preserve"> ADDIN EN.CITE &lt;EndNote&gt;&lt;Cite&gt;&lt;Author&gt;Kreling&lt;/Author&gt;&lt;Year&gt;2021&lt;/Year&gt;&lt;RecNum&gt;247&lt;/RecNum&gt;&lt;DisplayText&gt;(Kreling et al., 2021; Roe et al., 2020)&lt;/DisplayText&gt;&lt;record&gt;&lt;rec-number&gt;247&lt;/rec-number&gt;&lt;foreign-keys&gt;&lt;key app="EN" db-id="axpffp0eards98ew20rvpa0tdf0f0svatvst" timestamp="1756076181"&gt;247&lt;/key&gt;&lt;/foreign-keys&gt;&lt;ref-type name="Journal Article"&gt;17&lt;/ref-type&gt;&lt;contributors&gt;&lt;authors&gt;&lt;author&gt;Kreling, S. E. S.&lt;/author&gt;&lt;author&gt;Gaynor, K. M.&lt;/author&gt;&lt;author&gt;McInturff, A.&lt;/author&gt;&lt;author&gt;Calhoun, K. L.&lt;/author&gt;&lt;author&gt;Brashares, J. S.&lt;/author&gt;&lt;/authors&gt;&lt;/contributors&gt;&lt;titles&gt;&lt;title&gt;Site fidelity and behavioral plasticity regulate an ungulate&amp;apos;s response to extreme disturbance&lt;/title&gt;&lt;secondary-title&gt;Ecology and Evolution&lt;/secondary-title&gt;&lt;/titles&gt;&lt;pages&gt;15683-15694&lt;/pages&gt;&lt;volume&gt;11&lt;/volume&gt;&lt;number&gt;22&lt;/number&gt;&lt;dates&gt;&lt;year&gt;2021&lt;/year&gt;&lt;/dates&gt;&lt;urls&gt;&lt;/urls&gt;&lt;electronic-resource-num&gt;10.1002/ece3.8221&lt;/electronic-resource-num&gt;&lt;/record&gt;&lt;/Cite&gt;&lt;Cite&gt;&lt;Author&gt;Roe&lt;/Author&gt;&lt;Year&gt;2020&lt;/Year&gt;&lt;RecNum&gt;252&lt;/RecNum&gt;&lt;record&gt;&lt;rec-number&gt;252&lt;/rec-number&gt;&lt;foreign-keys&gt;&lt;key app="EN" db-id="axpffp0eards98ew20rvpa0tdf0f0svatvst" timestamp="1756076181"&gt;252&lt;/key&gt;&lt;/foreign-keys&gt;&lt;ref-type name="Journal Article"&gt;17&lt;/ref-type&gt;&lt;contributors&gt;&lt;authors&gt;&lt;author&gt;Roe, J. H.&lt;/author&gt;&lt;author&gt;Kish, A. L.&lt;/author&gt;&lt;author&gt;Nacy, J. P.&lt;/author&gt;&lt;/authors&gt;&lt;/contributors&gt;&lt;titles&gt;&lt;title&gt;Variation and repeatability of home range in a forest-dwelling terrestrial turtle: Implications for prescribed fire in forest management&lt;/title&gt;&lt;secondary-title&gt;Journal of Zoology&lt;/secondary-title&gt;&lt;/titles&gt;&lt;periodical&gt;&lt;full-title&gt;Journal of Zoology&lt;/full-title&gt;&lt;abbr-1&gt;J. Zool.&lt;/abbr-1&gt;&lt;abbr-2&gt;J Zool&lt;/abbr-2&gt;&lt;/periodical&gt;&lt;pages&gt;71-82&lt;/pages&gt;&lt;volume&gt;310&lt;/volume&gt;&lt;number&gt;1&lt;/number&gt;&lt;dates&gt;&lt;year&gt;2020&lt;/year&gt;&lt;/dates&gt;&lt;urls&gt;&lt;/urls&gt;&lt;electronic-resource-num&gt;10.1111/jzo.12732&lt;/electronic-resource-num&gt;&lt;/record&gt;&lt;/Cite&gt;&lt;/EndNote&gt;</w:instrText>
      </w:r>
      <w:r w:rsidR="007A62FC">
        <w:fldChar w:fldCharType="separate"/>
      </w:r>
      <w:r w:rsidR="007A62FC">
        <w:rPr>
          <w:noProof/>
        </w:rPr>
        <w:t>(Kreling et al., 2021; Roe et al., 2020)</w:t>
      </w:r>
      <w:r w:rsidR="007A62FC">
        <w:fldChar w:fldCharType="end"/>
      </w:r>
      <w:r w:rsidR="007A62FC">
        <w:t xml:space="preserve"> and changes</w:t>
      </w:r>
      <w:r w:rsidR="007A62FC" w:rsidRPr="00F6557E">
        <w:t xml:space="preserve"> in mate density </w:t>
      </w:r>
      <w:r w:rsidR="007A62FC">
        <w:t xml:space="preserve">due to decreased habitat quality </w:t>
      </w:r>
      <w:r w:rsidR="007A62FC">
        <w:fldChar w:fldCharType="begin"/>
      </w:r>
      <w:r w:rsidR="007A62FC">
        <w:instrText xml:space="preserve"> ADDIN EN.CITE &lt;EndNote&gt;&lt;Cite&gt;&lt;Author&gt;Thompson&lt;/Author&gt;&lt;Year&gt;1993&lt;/Year&gt;&lt;RecNum&gt;658&lt;/RecNum&gt;&lt;DisplayText&gt;(Thompson, 1993)&lt;/DisplayText&gt;&lt;record&gt;&lt;rec-number&gt;658&lt;/rec-number&gt;&lt;foreign-keys&gt;&lt;key app="EN" db-id="axpffp0eards98ew20rvpa0tdf0f0svatvst" timestamp="1756076273"&gt;658&lt;/key&gt;&lt;/foreign-keys&gt;&lt;ref-type name="Thesis"&gt;32&lt;/ref-type&gt;&lt;contributors&gt;&lt;authors&gt;&lt;author&gt;Thompson, William Lawrence&lt;/author&gt;&lt;/authors&gt;&lt;/contributors&gt;&lt;titles&gt;&lt;title&gt;Ecology of Merriam&amp;apos;s turkeys in relation to burned and logged areas in southeastern Montana&lt;/title&gt;&lt;/titles&gt;&lt;pages&gt;216&lt;/pages&gt;&lt;keywords&gt;&lt;keyword&gt;Biological sciences&lt;/keyword&gt;&lt;keyword&gt;Meleagris gallopavo&lt;/keyword&gt;&lt;keyword&gt;Forestry&lt;/keyword&gt;&lt;keyword&gt;Ecology&lt;/keyword&gt;&lt;keyword&gt;0329:Ecology&lt;/keyword&gt;&lt;keyword&gt;0478:Forestry&lt;/keyword&gt;&lt;/keywords&gt;&lt;dates&gt;&lt;year&gt;1993&lt;/year&gt;&lt;/dates&gt;&lt;pub-location&gt;United States of America&lt;/pub-location&gt;&lt;publisher&gt;Montana State University&lt;/publisher&gt;&lt;isbn&gt;979-8-207-92512-7&lt;/isbn&gt;&lt;work-type&gt;Ph.D.&lt;/work-type&gt;&lt;urls&gt;&lt;related-urls&gt;&lt;url&gt;https://www.proquest.com/dissertations-theses/ecology-merriams-turkeys-relation-burned-logged/docview/304050414/se-2?accountid=10344&lt;/url&gt;&lt;/related-urls&gt;&lt;/urls&gt;&lt;/record&gt;&lt;/Cite&gt;&lt;/EndNote&gt;</w:instrText>
      </w:r>
      <w:r w:rsidR="007A62FC">
        <w:fldChar w:fldCharType="separate"/>
      </w:r>
      <w:r w:rsidR="007A62FC">
        <w:rPr>
          <w:noProof/>
        </w:rPr>
        <w:t>(Thompson, 1993)</w:t>
      </w:r>
      <w:r w:rsidR="007A62FC">
        <w:fldChar w:fldCharType="end"/>
      </w:r>
      <w:r w:rsidR="007A62FC">
        <w:t xml:space="preserve"> were posited as drivers of increased movement distances</w:t>
      </w:r>
      <w:r w:rsidR="00FC2288">
        <w:t>.</w:t>
      </w:r>
      <w:r w:rsidR="00076652">
        <w:t xml:space="preserve"> </w:t>
      </w:r>
      <w:r w:rsidR="0077091C">
        <w:t xml:space="preserve">Rather than increasing home range sizes, animals </w:t>
      </w:r>
      <w:r w:rsidR="00661855">
        <w:t xml:space="preserve">appear to be increasing </w:t>
      </w:r>
      <w:r w:rsidR="0077091C">
        <w:t xml:space="preserve">the frequency of </w:t>
      </w:r>
      <w:r w:rsidR="00661855">
        <w:t xml:space="preserve">fine-scale movements between </w:t>
      </w:r>
      <w:r w:rsidR="00745A4F">
        <w:t xml:space="preserve">resource patches, </w:t>
      </w:r>
      <w:r w:rsidR="0077091C">
        <w:t xml:space="preserve">and </w:t>
      </w:r>
      <w:r w:rsidR="00745A4F">
        <w:t xml:space="preserve">moving </w:t>
      </w:r>
      <w:r w:rsidR="003B28E4">
        <w:t xml:space="preserve">quickly </w:t>
      </w:r>
      <w:r w:rsidR="00745A4F">
        <w:t xml:space="preserve">through </w:t>
      </w:r>
      <w:r w:rsidR="009556F0">
        <w:t>post</w:t>
      </w:r>
      <w:r w:rsidR="00A43A3C">
        <w:t>-</w:t>
      </w:r>
      <w:r w:rsidR="009556F0">
        <w:t xml:space="preserve">fire landscapes </w:t>
      </w:r>
      <w:r w:rsidR="003B28E4">
        <w:t xml:space="preserve">in search </w:t>
      </w:r>
      <w:r w:rsidR="0077091C">
        <w:t xml:space="preserve">of resources </w:t>
      </w:r>
      <w:r w:rsidR="003A6B5A">
        <w:fldChar w:fldCharType="begin"/>
      </w:r>
      <w:r w:rsidR="003B28E4">
        <w:instrText xml:space="preserve"> ADDIN EN.CITE &lt;EndNote&gt;&lt;Cite&gt;&lt;Author&gt;Miritis&lt;/Author&gt;&lt;Year&gt;2025&lt;/Year&gt;&lt;RecNum&gt;798&lt;/RecNum&gt;&lt;DisplayText&gt;(Miritis et al., 2025)&lt;/DisplayText&gt;&lt;record&gt;&lt;rec-number&gt;798&lt;/rec-number&gt;&lt;foreign-keys&gt;&lt;key app="EN" db-id="axpffp0eards98ew20rvpa0tdf0f0svatvst" timestamp="1768783697"&gt;798&lt;/key&gt;&lt;/foreign-keys&gt;&lt;ref-type name="Journal Article"&gt;17&lt;/ref-type&gt;&lt;contributors&gt;&lt;authors&gt;&lt;author&gt;Miritis, Vivianna&lt;/author&gt;&lt;author&gt;Ashman, Kita&lt;/author&gt;&lt;author&gt;Dickman, Chris R.&lt;/author&gt;&lt;author&gt;Nimmo, Dale G.&lt;/author&gt;&lt;author&gt;Doherty, Tim S.&lt;/author&gt;&lt;/authors&gt;&lt;/contributors&gt;&lt;titles&gt;&lt;title&gt;Adapting to novel fire regimes: Using movement to inform conservation of a threatened arboreal mammal&lt;/title&gt;&lt;secondary-title&gt;Biological Conservation&lt;/secondary-title&gt;&lt;/titles&gt;&lt;pages&gt;110893&lt;/pages&gt;&lt;volume&gt;301&lt;/volume&gt;&lt;keywords&gt;&lt;keyword&gt;Megafire&lt;/keyword&gt;&lt;keyword&gt;Conservation&lt;/keyword&gt;&lt;keyword&gt;Fidelity&lt;/keyword&gt;&lt;keyword&gt;Plasticity&lt;/keyword&gt;&lt;keyword&gt;Home range&lt;/keyword&gt;&lt;keyword&gt;Disturbance&lt;/keyword&gt;&lt;keyword&gt;GPS telemetry&lt;/keyword&gt;&lt;keyword&gt;Adaptation&lt;/keyword&gt;&lt;/keywords&gt;&lt;dates&gt;&lt;year&gt;2025&lt;/year&gt;&lt;pub-dates&gt;&lt;date&gt;2025/01/01/&lt;/date&gt;&lt;/pub-dates&gt;&lt;/dates&gt;&lt;isbn&gt;0006-3207&lt;/isbn&gt;&lt;urls&gt;&lt;related-urls&gt;&lt;url&gt;https://www.sciencedirect.com/science/article/pii/S0006320724004555&lt;/url&gt;&lt;/related-urls&gt;&lt;/urls&gt;&lt;electronic-resource-num&gt;10.1016/j.biocon.2024.110893&lt;/electronic-resource-num&gt;&lt;/record&gt;&lt;/Cite&gt;&lt;/EndNote&gt;</w:instrText>
      </w:r>
      <w:r w:rsidR="003A6B5A">
        <w:fldChar w:fldCharType="separate"/>
      </w:r>
      <w:r w:rsidR="003B28E4">
        <w:rPr>
          <w:noProof/>
        </w:rPr>
        <w:t>(Miritis et al., 2025)</w:t>
      </w:r>
      <w:r w:rsidR="003A6B5A">
        <w:fldChar w:fldCharType="end"/>
      </w:r>
      <w:r w:rsidR="003A6B5A">
        <w:t xml:space="preserve">. </w:t>
      </w:r>
    </w:p>
    <w:p w14:paraId="71321459" w14:textId="36E48CC6" w:rsidR="007F0F9A" w:rsidRDefault="007F0F9A" w:rsidP="007F0F9A">
      <w:r>
        <w:t>We hypothesize site fidelity further influences the</w:t>
      </w:r>
      <w:r w:rsidR="00C1575B">
        <w:t xml:space="preserve"> above patterns</w:t>
      </w:r>
      <w:r>
        <w:t xml:space="preserve">. Numerous taxa maintain moderate to </w:t>
      </w:r>
      <w:commentRangeStart w:id="327"/>
      <w:r>
        <w:t>high site fidelity following fire and other disturbances, includin</w:t>
      </w:r>
      <w:commentRangeEnd w:id="327"/>
      <w:r>
        <w:rPr>
          <w:rStyle w:val="CommentReference"/>
          <w:sz w:val="24"/>
          <w:szCs w:val="22"/>
        </w:rPr>
        <w:commentReference w:id="327"/>
      </w:r>
      <w:r>
        <w:t xml:space="preserve">g </w:t>
      </w:r>
      <w:r w:rsidRPr="00B7310E">
        <w:t>spotted owls (</w:t>
      </w:r>
      <w:r w:rsidRPr="00B7310E">
        <w:rPr>
          <w:i/>
          <w:iCs/>
        </w:rPr>
        <w:t>Strix occidentalis</w:t>
      </w:r>
      <w:r w:rsidRPr="00B7310E">
        <w:t>)</w:t>
      </w:r>
      <w:r>
        <w:t xml:space="preserve"> </w:t>
      </w:r>
      <w:r>
        <w:fldChar w:fldCharType="begin"/>
      </w:r>
      <w:r>
        <w:instrText xml:space="preserve"> ADDIN EN.CITE &lt;EndNote&gt;&lt;Cite&gt;&lt;Author&gt;Bond&lt;/Author&gt;&lt;Year&gt;2002&lt;/Year&gt;&lt;RecNum&gt;372&lt;/RecNum&gt;&lt;DisplayText&gt;(Bond et al., 2002)&lt;/DisplayText&gt;&lt;record&gt;&lt;rec-number&gt;372&lt;/rec-number&gt;&lt;foreign-keys&gt;&lt;key app="EN" db-id="axpffp0eards98ew20rvpa0tdf0f0svatvst" timestamp="1756076181"&gt;372&lt;/key&gt;&lt;/foreign-keys&gt;&lt;ref-type name="Journal Article"&gt;17&lt;/ref-type&gt;&lt;contributors&gt;&lt;authors&gt;&lt;author&gt;Bond, M. L.&lt;/author&gt;&lt;author&gt;Gutiérrez, R. J.&lt;/author&gt;&lt;author&gt;Franklin, A. B.&lt;/author&gt;&lt;author&gt;Lallaye, W. S.&lt;/author&gt;&lt;author&gt;May, C. S.&lt;/author&gt;&lt;author&gt;Seamans, M. E.&lt;/author&gt;&lt;/authors&gt;&lt;/contributors&gt;&lt;titles&gt;&lt;title&gt;Short-term effects of wildfires on spotted owl survival, site fidelity, mate fidelity, and reproductive success&lt;/title&gt;&lt;secondary-title&gt;Wildlife Society Bulletin&lt;/secondary-title&gt;&lt;/titles&gt;&lt;pages&gt;1022-1028&lt;/pages&gt;&lt;volume&gt;30&lt;/volume&gt;&lt;number&gt;4&lt;/number&gt;&lt;dates&gt;&lt;year&gt;2002&lt;/year&gt;&lt;/dates&gt;&lt;urls&gt;&lt;/urls&gt;&lt;/record&gt;&lt;/Cite&gt;&lt;/EndNote&gt;</w:instrText>
      </w:r>
      <w:r>
        <w:fldChar w:fldCharType="separate"/>
      </w:r>
      <w:r>
        <w:rPr>
          <w:noProof/>
        </w:rPr>
        <w:t>(Bond et al., 2002)</w:t>
      </w:r>
      <w:r>
        <w:fldChar w:fldCharType="end"/>
      </w:r>
      <w:r>
        <w:t>, long-nosed potoroos (</w:t>
      </w:r>
      <w:r w:rsidRPr="008F1E76">
        <w:rPr>
          <w:i/>
          <w:iCs/>
        </w:rPr>
        <w:t>Potorous tridactylus</w:t>
      </w:r>
      <w:r>
        <w:t xml:space="preserve">) </w:t>
      </w:r>
      <w:r>
        <w:fldChar w:fldCharType="begin"/>
      </w:r>
      <w:r>
        <w:instrText xml:space="preserve"> ADDIN EN.CITE &lt;EndNote&gt;&lt;Cite&gt;&lt;Author&gt;Pla&lt;/Author&gt;&lt;Year&gt;2024&lt;/Year&gt;&lt;RecNum&gt;753&lt;/RecNum&gt;&lt;DisplayText&gt;(Pla et al., 2024)&lt;/DisplayText&gt;&lt;record&gt;&lt;rec-number&gt;753&lt;/rec-number&gt;&lt;foreign-keys&gt;&lt;key app="EN" db-id="axpffp0eards98ew20rvpa0tdf0f0svatvst" timestamp="1763968227"&gt;753&lt;/key&gt;&lt;/foreign-keys&gt;&lt;ref-type name="Journal Article"&gt;17&lt;/ref-type&gt;&lt;contributors&gt;&lt;authors&gt;&lt;author&gt;Pla, M. L.&lt;/author&gt;&lt;author&gt;Hradsky, B. A.&lt;/author&gt;&lt;author&gt;Di Stefano, J.&lt;/author&gt;&lt;author&gt;Farley-Lehmer, T. C.&lt;/author&gt;&lt;author&gt;Birnbaum, E. K.&lt;/author&gt;&lt;author&gt;Pascoe, J. H.&lt;/author&gt;&lt;/authors&gt;&lt;/contributors&gt;&lt;titles&gt;&lt;title&gt;High site fidelity and reduced survival of a mycophagous mammal after prescribed fire&lt;/title&gt;&lt;secondary-title&gt;Biodiversity and Conservation&lt;/secondary-title&gt;&lt;/titles&gt;&lt;pages&gt;3799-3820&lt;/pages&gt;&lt;volume&gt;33&lt;/volume&gt;&lt;number&gt;13&lt;/number&gt;&lt;dates&gt;&lt;year&gt;2024&lt;/year&gt;&lt;pub-dates&gt;&lt;date&gt;NOV&lt;/date&gt;&lt;/pub-dates&gt;&lt;/dates&gt;&lt;isbn&gt;0960-3115&amp;#xD;1572-9710&lt;/isbn&gt;&lt;accession-num&gt;WOS:001308279700001&lt;/accession-num&gt;&lt;urls&gt;&lt;/urls&gt;&lt;custom6&gt;SEP 2024&lt;/custom6&gt;&lt;electronic-resource-num&gt;10.1007/s10531-024-02927-5&lt;/electronic-resource-num&gt;&lt;/record&gt;&lt;/Cite&gt;&lt;/EndNote&gt;</w:instrText>
      </w:r>
      <w:r>
        <w:fldChar w:fldCharType="separate"/>
      </w:r>
      <w:r>
        <w:rPr>
          <w:noProof/>
        </w:rPr>
        <w:t>(Pla et al., 2024)</w:t>
      </w:r>
      <w:r>
        <w:fldChar w:fldCharType="end"/>
      </w:r>
      <w:r>
        <w:t xml:space="preserve">, </w:t>
      </w:r>
      <w:r w:rsidRPr="00B622DF">
        <w:t>black-tailed deer (</w:t>
      </w:r>
      <w:r w:rsidRPr="00B622DF">
        <w:rPr>
          <w:i/>
          <w:iCs/>
        </w:rPr>
        <w:t>Odocoileus hemionus columbianus</w:t>
      </w:r>
      <w:r w:rsidRPr="00B622DF">
        <w:t>)</w:t>
      </w:r>
      <w:r>
        <w:t xml:space="preserve"> </w:t>
      </w:r>
      <w:r>
        <w:fldChar w:fldCharType="begin"/>
      </w:r>
      <w:r>
        <w:instrText xml:space="preserve"> ADDIN EN.CITE &lt;EndNote&gt;&lt;Cite&gt;&lt;Author&gt;Kreling&lt;/Author&gt;&lt;Year&gt;2021&lt;/Year&gt;&lt;RecNum&gt;247&lt;/RecNum&gt;&lt;DisplayText&gt;(Kreling et al., 2021)&lt;/DisplayText&gt;&lt;record&gt;&lt;rec-number&gt;247&lt;/rec-number&gt;&lt;foreign-keys&gt;&lt;key app="EN" db-id="axpffp0eards98ew20rvpa0tdf0f0svatvst" timestamp="1756076181"&gt;247&lt;/key&gt;&lt;/foreign-keys&gt;&lt;ref-type name="Journal Article"&gt;17&lt;/ref-type&gt;&lt;contributors&gt;&lt;authors&gt;&lt;author&gt;Kreling, S. E. S.&lt;/author&gt;&lt;author&gt;Gaynor, K. M.&lt;/author&gt;&lt;author&gt;McInturff, A.&lt;/author&gt;&lt;author&gt;Calhoun, K. L.&lt;/author&gt;&lt;author&gt;Brashares, J. S.&lt;/author&gt;&lt;/authors&gt;&lt;/contributors&gt;&lt;titles&gt;&lt;title&gt;Site fidelity and behavioral plasticity regulate an ungulate&amp;apos;s response to extreme disturbance&lt;/title&gt;&lt;secondary-title&gt;Ecology and Evolution&lt;/secondary-title&gt;&lt;/titles&gt;&lt;pages&gt;15683-15694&lt;/pages&gt;&lt;volume&gt;11&lt;/volume&gt;&lt;number&gt;22&lt;/number&gt;&lt;dates&gt;&lt;year&gt;2021&lt;/year&gt;&lt;/dates&gt;&lt;urls&gt;&lt;/urls&gt;&lt;electronic-resource-num&gt;10.1002/ece3.8221&lt;/electronic-resource-num&gt;&lt;/record&gt;&lt;/Cite&gt;&lt;/EndNote&gt;</w:instrText>
      </w:r>
      <w:r>
        <w:fldChar w:fldCharType="separate"/>
      </w:r>
      <w:r>
        <w:rPr>
          <w:noProof/>
        </w:rPr>
        <w:t>(Kreling et al., 2021)</w:t>
      </w:r>
      <w:r>
        <w:fldChar w:fldCharType="end"/>
      </w:r>
      <w:r>
        <w:t xml:space="preserve">, </w:t>
      </w:r>
      <w:r w:rsidRPr="003D738E">
        <w:t xml:space="preserve">Bachman's </w:t>
      </w:r>
      <w:r>
        <w:t>s</w:t>
      </w:r>
      <w:r w:rsidRPr="003D738E">
        <w:t>parrows (</w:t>
      </w:r>
      <w:r w:rsidRPr="003D738E">
        <w:rPr>
          <w:i/>
          <w:iCs/>
        </w:rPr>
        <w:t>Peucaea aestivalis</w:t>
      </w:r>
      <w:r w:rsidRPr="003D738E">
        <w:t>)</w:t>
      </w:r>
      <w:r>
        <w:t xml:space="preserve"> </w:t>
      </w:r>
      <w:r>
        <w:fldChar w:fldCharType="begin"/>
      </w:r>
      <w:r>
        <w:instrText xml:space="preserve"> ADDIN EN.CITE &lt;EndNote&gt;&lt;Cite&gt;&lt;Author&gt;Cox&lt;/Author&gt;&lt;Year&gt;2007&lt;/Year&gt;&lt;RecNum&gt;220&lt;/RecNum&gt;&lt;DisplayText&gt;(Cox &amp;amp; Jones, 2007)&lt;/DisplayText&gt;&lt;record&gt;&lt;rec-number&gt;220&lt;/rec-number&gt;&lt;foreign-keys&gt;&lt;key app="EN" db-id="axpffp0eards98ew20rvpa0tdf0f0svatvst" timestamp="1756076181"&gt;220&lt;/key&gt;&lt;/foreign-keys&gt;&lt;ref-type name="Journal Article"&gt;17&lt;/ref-type&gt;&lt;contributors&gt;&lt;authors&gt;&lt;author&gt;Cox, J. A.&lt;/author&gt;&lt;author&gt;Jones, C. D.&lt;/author&gt;&lt;/authors&gt;&lt;/contributors&gt;&lt;titles&gt;&lt;title&gt;Home range and survival characteristics of male Bachman&amp;apos;s Sparrows in an old-growth forest managed with breeding season burns&lt;/title&gt;&lt;secondary-title&gt;Journal of Field Ornithology&lt;/secondary-title&gt;&lt;/titles&gt;&lt;pages&gt;263-269&lt;/pages&gt;&lt;volume&gt;78&lt;/volume&gt;&lt;number&gt;3&lt;/number&gt;&lt;dates&gt;&lt;year&gt;2007&lt;/year&gt;&lt;/dates&gt;&lt;urls&gt;&lt;/urls&gt;&lt;electronic-resource-num&gt;10.1111/j.1557-9263.2007.00113.x&lt;/electronic-resource-num&gt;&lt;/record&gt;&lt;/Cite&gt;&lt;/EndNote&gt;</w:instrText>
      </w:r>
      <w:r>
        <w:fldChar w:fldCharType="separate"/>
      </w:r>
      <w:r>
        <w:rPr>
          <w:noProof/>
        </w:rPr>
        <w:t>(Cox &amp; Jones, 2007)</w:t>
      </w:r>
      <w:r>
        <w:fldChar w:fldCharType="end"/>
      </w:r>
      <w:r>
        <w:t xml:space="preserve">, and mule deer </w:t>
      </w:r>
      <w:r w:rsidRPr="001B1081">
        <w:t>(</w:t>
      </w:r>
      <w:r w:rsidRPr="001B1081">
        <w:rPr>
          <w:i/>
          <w:iCs/>
        </w:rPr>
        <w:t>Odocoileus hemionus</w:t>
      </w:r>
      <w:r w:rsidRPr="001B1081">
        <w:t>)</w:t>
      </w:r>
      <w:r>
        <w:t xml:space="preserve"> </w:t>
      </w:r>
      <w:r>
        <w:fldChar w:fldCharType="begin">
          <w:fldData xml:space="preserve">PEVuZE5vdGU+PENpdGU+PEF1dGhvcj5Gb3JyZXN0ZXI8L0F1dGhvcj48WWVhcj4yMDI0PC9ZZWFy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</w:fldData>
        </w:fldChar>
      </w:r>
      <w:r>
        <w:instrText xml:space="preserve"> ADDIN EN.CITE </w:instrText>
      </w:r>
      <w:r>
        <w:fldChar w:fldCharType="begin">
          <w:fldData xml:space="preserve">PEVuZE5vdGU+PENpdGU+PEF1dGhvcj5Gb3JyZXN0ZXI8L0F1dGhvcj48WWVhcj4yMDI0PC9ZZWFy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</w:fldData>
        </w:fldChar>
      </w:r>
      <w:r>
        <w:instrText xml:space="preserve"> ADDIN EN.CITE.DATA </w:instrText>
      </w:r>
      <w:r>
        <w:fldChar w:fldCharType="end"/>
      </w:r>
      <w:r>
        <w:fldChar w:fldCharType="separate"/>
      </w:r>
      <w:r>
        <w:rPr>
          <w:noProof/>
        </w:rPr>
        <w:t>(Brown et al., 2020; Forrester et al., 2024)</w:t>
      </w:r>
      <w:r>
        <w:fldChar w:fldCharType="end"/>
      </w:r>
      <w:r>
        <w:t xml:space="preserve">. </w:t>
      </w:r>
      <w:r w:rsidR="00E6048F">
        <w:t>Site fidelity</w:t>
      </w:r>
      <w:r w:rsidR="00C1575B">
        <w:t xml:space="preserve"> </w:t>
      </w:r>
      <w:r w:rsidR="00BB3909">
        <w:t xml:space="preserve">facilitates </w:t>
      </w:r>
      <w:r w:rsidR="00FF3D71">
        <w:t>familiarity</w:t>
      </w:r>
      <w:r w:rsidR="00BB3909">
        <w:t xml:space="preserve"> of</w:t>
      </w:r>
      <w:r w:rsidR="00FF3D71">
        <w:t xml:space="preserve"> foraging</w:t>
      </w:r>
      <w:r w:rsidR="00F46177">
        <w:t xml:space="preserve"> </w:t>
      </w:r>
      <w:r w:rsidR="008A7032">
        <w:t>patches</w:t>
      </w:r>
      <w:r w:rsidR="00F46177">
        <w:t xml:space="preserve">, predation risk </w:t>
      </w:r>
      <w:r w:rsidR="008A7032">
        <w:t xml:space="preserve">and breeding sites </w:t>
      </w:r>
      <w:r w:rsidR="00193BEC">
        <w:fldChar w:fldCharType="begin"/>
      </w:r>
      <w:r w:rsidR="00193BEC">
        <w:instrText xml:space="preserve"> ADDIN EN.CITE &lt;EndNote&gt;&lt;Cite&gt;&lt;Author&gt;Merkle&lt;/Author&gt;&lt;Year&gt;2022&lt;/Year&gt;&lt;RecNum&gt;800&lt;/RecNum&gt;&lt;DisplayText&gt;(Merkle et al., 2022)&lt;/DisplayText&gt;&lt;record&gt;&lt;rec-number&gt;800&lt;/rec-number&gt;&lt;foreign-keys&gt;&lt;key app="EN" db-id="axpffp0eards98ew20rvpa0tdf0f0svatvst" timestamp="1773891228"&gt;800&lt;/key&gt;&lt;/foreign-keys&gt;&lt;ref-type name="Journal Article"&gt;17&lt;/ref-type&gt;&lt;contributors&gt;&lt;authors&gt;&lt;author&gt;Merkle, Jerod A.&lt;/author&gt;&lt;author&gt;Abrahms, Briana&lt;/author&gt;&lt;author&gt;Armstrong, Jonathan B.&lt;/author&gt;&lt;author&gt;Sawyer, Hall&lt;/author&gt;&lt;author&gt;Costa, Daniel P.&lt;/author&gt;&lt;author&gt;Chalfoun, Anna D.&lt;/author&gt;&lt;/authors&gt;&lt;/contributors&gt;&lt;titles&gt;&lt;title&gt;Site fidelity as a maladaptive behavior in the Anthropocene&lt;/title&gt;&lt;secondary-title&gt;Frontiers in Ecology and the Environment&lt;/secondary-title&gt;&lt;/titles&gt;&lt;pages&gt;187-194&lt;/pages&gt;&lt;volume&gt;20&lt;/volume&gt;&lt;number&gt;3&lt;/number&gt;&lt;dates&gt;&lt;year&gt;2022&lt;/year&gt;&lt;pub-dates&gt;&lt;date&gt;2022/04/01&lt;/date&gt;&lt;/pub-dates&gt;&lt;/dates&gt;&lt;publisher&gt;John Wiley &amp;amp; Sons, Ltd&lt;/publisher&gt;&lt;isbn&gt;1540-9295&lt;/isbn&gt;&lt;urls&gt;&lt;related-urls&gt;&lt;url&gt;https://doi.org/10.1002/fee.2456&lt;/url&gt;&lt;/related-urls&gt;&lt;/urls&gt;&lt;electronic-resource-num&gt;10.1002/fee.2456&lt;/electronic-resource-num&gt;&lt;access-date&gt;2026/03/18&lt;/access-date&gt;&lt;/record&gt;&lt;/Cite&gt;&lt;/EndNote&gt;</w:instrText>
      </w:r>
      <w:r w:rsidR="00193BEC">
        <w:fldChar w:fldCharType="separate"/>
      </w:r>
      <w:r w:rsidR="00193BEC">
        <w:rPr>
          <w:noProof/>
        </w:rPr>
        <w:t>(Merkle et al., 2022)</w:t>
      </w:r>
      <w:r w:rsidR="00193BEC">
        <w:fldChar w:fldCharType="end"/>
      </w:r>
      <w:r w:rsidR="008A7032">
        <w:t>.</w:t>
      </w:r>
      <w:r w:rsidR="00F46177">
        <w:t xml:space="preserve"> </w:t>
      </w:r>
      <w:r>
        <w:t xml:space="preserve">For such species, increasing movement within </w:t>
      </w:r>
      <w:r w:rsidR="003B6D51">
        <w:t xml:space="preserve">familiar </w:t>
      </w:r>
      <w:r w:rsidR="0082141C">
        <w:t>home ranges</w:t>
      </w:r>
      <w:r>
        <w:t xml:space="preserve"> likely </w:t>
      </w:r>
      <w:r w:rsidR="00902E97">
        <w:t>represent</w:t>
      </w:r>
      <w:r w:rsidR="00BD1DEF">
        <w:t>s</w:t>
      </w:r>
      <w:r>
        <w:t xml:space="preserve"> a trade-off between the risks and rewards of moving beyond familiar </w:t>
      </w:r>
      <w:commentRangeStart w:id="328"/>
      <w:r>
        <w:t>areas</w:t>
      </w:r>
      <w:commentRangeEnd w:id="328"/>
      <w:r>
        <w:rPr>
          <w:rStyle w:val="CommentReference"/>
          <w:sz w:val="24"/>
          <w:szCs w:val="22"/>
        </w:rPr>
        <w:commentReference w:id="328"/>
      </w:r>
      <w:r w:rsidR="00450DDD">
        <w:t xml:space="preserve"> </w:t>
      </w:r>
      <w:r w:rsidR="00991B5D">
        <w:fldChar w:fldCharType="begin"/>
      </w:r>
      <w:r w:rsidR="00991B5D">
        <w:instrText xml:space="preserve"> ADDIN EN.CITE &lt;EndNote&gt;&lt;Cite&gt;&lt;Author&gt;Brown&lt;/Author&gt;&lt;Year&gt;2004&lt;/Year&gt;&lt;RecNum&gt;180&lt;/RecNum&gt;&lt;DisplayText&gt;(Brown &amp;amp; Kotler, 2004)&lt;/DisplayText&gt;&lt;record&gt;&lt;rec-number&gt;180&lt;/rec-number&gt;&lt;foreign-keys&gt;&lt;key app="EN" db-id="axpffp0eards98ew20rvpa0tdf0f0svatvst" timestamp="1753840247"&gt;180&lt;/key&gt;&lt;/foreign-keys&gt;&lt;ref-type name="Journal Article"&gt;17&lt;/ref-type&gt;&lt;contributors&gt;&lt;authors&gt;&lt;author&gt;Brown, Joel S.&lt;/author&gt;&lt;author&gt;Kotler, Burt P.&lt;/author&gt;&lt;/authors&gt;&lt;/contributors&gt;&lt;titles&gt;&lt;title&gt;Hazardous duty pay and the foraging cost of predation&lt;/title&gt;&lt;secondary-title&gt;Ecology Letters&lt;/secondary-title&gt;&lt;/titles&gt;&lt;pages&gt;999-1014&lt;/pages&gt;&lt;volume&gt;7&lt;/volume&gt;&lt;number&gt;10&lt;/number&gt;&lt;keywords&gt;&lt;keyword&gt;Cost of predation&lt;/keyword&gt;&lt;keyword&gt;fear&lt;/keyword&gt;&lt;keyword&gt;giving-up densities&lt;/keyword&gt;&lt;keyword&gt;habitat selection&lt;/keyword&gt;&lt;keyword&gt;isodars&lt;/keyword&gt;&lt;keyword&gt;optimal foraging&lt;/keyword&gt;&lt;keyword&gt;predation&lt;/keyword&gt;&lt;keyword&gt;predation risk&lt;/keyword&gt;&lt;keyword&gt;risk titrations&lt;/keyword&gt;&lt;/keywords&gt;&lt;dates&gt;&lt;year&gt;2004&lt;/year&gt;&lt;pub-dates&gt;&lt;date&gt;2004/10/01&lt;/date&gt;&lt;/pub-dates&gt;&lt;/dates&gt;&lt;publisher&gt;John Wiley &amp;amp; Sons, Ltd&lt;/publisher&gt;&lt;isbn&gt;1461-023X&lt;/isbn&gt;&lt;urls&gt;&lt;related-urls&gt;&lt;url&gt;https://doi.org/10.1111/j.1461-0248.2004.00661.x&lt;/url&gt;&lt;/related-urls&gt;&lt;/urls&gt;&lt;electronic-resource-num&gt;10.1111/j.1461-0248.2004.00661.x&lt;/electronic-resource-num&gt;&lt;access-date&gt;2025/07/29&lt;/access-date&gt;&lt;/record&gt;&lt;/Cite&gt;&lt;/EndNote&gt;</w:instrText>
      </w:r>
      <w:r w:rsidR="00991B5D">
        <w:fldChar w:fldCharType="separate"/>
      </w:r>
      <w:r w:rsidR="00991B5D">
        <w:rPr>
          <w:noProof/>
        </w:rPr>
        <w:t>(Brown &amp; Kotler, 2004)</w:t>
      </w:r>
      <w:r w:rsidR="00991B5D">
        <w:fldChar w:fldCharType="end"/>
      </w:r>
      <w:r>
        <w:t xml:space="preserve">. </w:t>
      </w:r>
    </w:p>
    <w:p w14:paraId="7A8C1291" w14:textId="5601499A" w:rsidR="00787619" w:rsidRDefault="00A6665E" w:rsidP="00787619">
      <w:pPr>
        <w:pStyle w:val="Heading2"/>
      </w:pPr>
      <w:r>
        <w:lastRenderedPageBreak/>
        <w:t>Taxonomic groups</w:t>
      </w:r>
    </w:p>
    <w:p w14:paraId="0BD9DDF8" w14:textId="120E9F86" w:rsidR="00B21593" w:rsidRDefault="00ED7D03" w:rsidP="00213CAC">
      <w:pPr>
        <w:rPr>
          <w:highlight w:val="yellow"/>
        </w:rPr>
      </w:pPr>
      <w:r>
        <w:t xml:space="preserve">We found </w:t>
      </w:r>
      <w:r w:rsidR="007F0F9A">
        <w:t>birds</w:t>
      </w:r>
      <w:r w:rsidR="004C42A1">
        <w:t xml:space="preserve"> and mammals</w:t>
      </w:r>
      <w:r w:rsidR="005D5F1F">
        <w:t xml:space="preserve"> </w:t>
      </w:r>
      <w:r>
        <w:t xml:space="preserve">demonstrated </w:t>
      </w:r>
      <w:r w:rsidR="000B0AF5">
        <w:t xml:space="preserve">small, </w:t>
      </w:r>
      <w:r w:rsidR="00197875">
        <w:t xml:space="preserve">albeit </w:t>
      </w:r>
      <w:r w:rsidR="00F15AE1">
        <w:t>uncertain</w:t>
      </w:r>
      <w:r w:rsidR="00197875">
        <w:t xml:space="preserve">, </w:t>
      </w:r>
      <w:r w:rsidR="000B0AF5">
        <w:t xml:space="preserve">increases in movement </w:t>
      </w:r>
      <w:commentRangeStart w:id="329"/>
      <w:r w:rsidR="000B0AF5">
        <w:t>after</w:t>
      </w:r>
      <w:commentRangeEnd w:id="329"/>
      <w:r w:rsidR="00C85816">
        <w:rPr>
          <w:rStyle w:val="CommentReference"/>
          <w:sz w:val="24"/>
          <w:szCs w:val="22"/>
        </w:rPr>
        <w:commentReference w:id="329"/>
      </w:r>
      <w:r w:rsidR="000B0AF5">
        <w:t xml:space="preserve"> fire.</w:t>
      </w:r>
      <w:r w:rsidR="00FE65B7">
        <w:t xml:space="preserve"> </w:t>
      </w:r>
      <w:r w:rsidR="00BA2B15">
        <w:t>No detectable effect was seen in reptiles.</w:t>
      </w:r>
      <w:r w:rsidR="000B0AF5">
        <w:t xml:space="preserve"> </w:t>
      </w:r>
      <w:r w:rsidR="00F135F4">
        <w:fldChar w:fldCharType="begin">
          <w:fldData xml:space="preserve">PEVuZE5vdGU+PENpdGUgQXV0aG9yWWVhcj0iMSI+PEF1dGhvcj5Eb2hlcnR5PC9BdXRob3I+PFll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</w:fldData>
        </w:fldChar>
      </w:r>
      <w:r w:rsidR="00F135F4">
        <w:instrText xml:space="preserve"> ADDIN EN.CITE </w:instrText>
      </w:r>
      <w:r w:rsidR="00F135F4">
        <w:fldChar w:fldCharType="begin">
          <w:fldData xml:space="preserve">PEVuZE5vdGU+PENpdGUgQXV0aG9yWWVhcj0iMSI+PEF1dGhvcj5Eb2hlcnR5PC9BdXRob3I+PFll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</w:fldData>
        </w:fldChar>
      </w:r>
      <w:r w:rsidR="00F135F4">
        <w:instrText xml:space="preserve"> ADDIN EN.CITE.DATA </w:instrText>
      </w:r>
      <w:r w:rsidR="00F135F4">
        <w:fldChar w:fldCharType="end"/>
      </w:r>
      <w:r w:rsidR="00F135F4">
        <w:fldChar w:fldCharType="separate"/>
      </w:r>
      <w:r w:rsidR="00F135F4">
        <w:rPr>
          <w:noProof/>
        </w:rPr>
        <w:t>Doherty et al. (2021)</w:t>
      </w:r>
      <w:r w:rsidR="00F135F4">
        <w:fldChar w:fldCharType="end"/>
      </w:r>
      <w:r w:rsidR="00F135F4">
        <w:t xml:space="preserve"> demonstrated similar trends </w:t>
      </w:r>
      <w:r w:rsidR="004E2760">
        <w:t xml:space="preserve">in </w:t>
      </w:r>
      <w:r w:rsidR="00F135F4">
        <w:t>response to human disturbance; both home ranges and movement distances of birds increas</w:t>
      </w:r>
      <w:r w:rsidR="00BB3909">
        <w:t>ing</w:t>
      </w:r>
      <w:r w:rsidR="00F135F4">
        <w:t>,</w:t>
      </w:r>
      <w:r w:rsidR="004E2760">
        <w:t xml:space="preserve"> mammals </w:t>
      </w:r>
      <w:r w:rsidR="00BB3909">
        <w:t xml:space="preserve">demonstrating </w:t>
      </w:r>
      <w:r w:rsidR="0028226F">
        <w:t>a</w:t>
      </w:r>
      <w:r w:rsidR="00A823B0">
        <w:t>n increase in movement distances,</w:t>
      </w:r>
      <w:r w:rsidR="00F135F4">
        <w:t xml:space="preserve"> whilst effects for reptiles were weak with high uncertainty. </w:t>
      </w:r>
      <w:commentRangeStart w:id="330"/>
      <w:r w:rsidR="00125946" w:rsidRPr="006D084A">
        <w:t>Higher energetic requirements, combined with greater mobility</w:t>
      </w:r>
      <w:r w:rsidR="00125946">
        <w:t xml:space="preserve"> </w:t>
      </w:r>
      <w:r w:rsidR="00E86109">
        <w:fldChar w:fldCharType="begin">
          <w:fldData xml:space="preserve">PEVuZE5vdGU+PENpdGU+PEF1dGhvcj5TdHJhdXM8L0F1dGhvcj48WWVhcj4yMDI0PC9ZZWFyPjxS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</w:fldData>
        </w:fldChar>
      </w:r>
      <w:r w:rsidR="00A34A7A">
        <w:instrText xml:space="preserve"> ADDIN EN.CITE </w:instrText>
      </w:r>
      <w:r w:rsidR="00A34A7A">
        <w:fldChar w:fldCharType="begin">
          <w:fldData xml:space="preserve">PEVuZE5vdGU+PENpdGU+PEF1dGhvcj5TdHJhdXM8L0F1dGhvcj48WWVhcj4yMDI0PC9ZZWFyPjxS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</w:fldData>
        </w:fldChar>
      </w:r>
      <w:r w:rsidR="00A34A7A">
        <w:instrText xml:space="preserve"> ADDIN EN.CITE.DATA </w:instrText>
      </w:r>
      <w:r w:rsidR="00A34A7A">
        <w:fldChar w:fldCharType="end"/>
      </w:r>
      <w:r w:rsidR="00E86109">
        <w:fldChar w:fldCharType="separate"/>
      </w:r>
      <w:r w:rsidR="00A34A7A">
        <w:rPr>
          <w:noProof/>
        </w:rPr>
        <w:t>(Hillman et al., 2014; Straus et al., 2024)</w:t>
      </w:r>
      <w:r w:rsidR="00E86109">
        <w:fldChar w:fldCharType="end"/>
      </w:r>
      <w:r w:rsidR="00125946" w:rsidRPr="006D084A">
        <w:t>, likely mean that for birds</w:t>
      </w:r>
      <w:r w:rsidR="00A34A7A">
        <w:t xml:space="preserve"> and mammals</w:t>
      </w:r>
      <w:r w:rsidR="00125946" w:rsidRPr="006D084A">
        <w:t xml:space="preserve">, </w:t>
      </w:r>
      <w:r w:rsidR="00125946">
        <w:t xml:space="preserve">the benefits of </w:t>
      </w:r>
      <w:r w:rsidR="00125946" w:rsidRPr="006D084A">
        <w:t xml:space="preserve">increasing movement to access resources </w:t>
      </w:r>
      <w:r w:rsidR="00125946">
        <w:t xml:space="preserve">outweigh the potential costs </w:t>
      </w:r>
      <w:r w:rsidR="00125946">
        <w:fldChar w:fldCharType="begin"/>
      </w:r>
      <w:r w:rsidR="00125946">
        <w:instrText xml:space="preserve"> ADDIN EN.CITE &lt;EndNote&gt;&lt;Cite&gt;&lt;Author&gt;Brown&lt;/Author&gt;&lt;Year&gt;2004&lt;/Year&gt;&lt;RecNum&gt;180&lt;/RecNum&gt;&lt;DisplayText&gt;(Brown &amp;amp; Kotler, 2004)&lt;/DisplayText&gt;&lt;record&gt;&lt;rec-number&gt;180&lt;/rec-number&gt;&lt;foreign-keys&gt;&lt;key app="EN" db-id="axpffp0eards98ew20rvpa0tdf0f0svatvst" timestamp="1753840247"&gt;180&lt;/key&gt;&lt;/foreign-keys&gt;&lt;ref-type name="Journal Article"&gt;17&lt;/ref-type&gt;&lt;contributors&gt;&lt;authors&gt;&lt;author&gt;Brown, Joel S.&lt;/author&gt;&lt;author&gt;Kotler, Burt P.&lt;/author&gt;&lt;/authors&gt;&lt;/contributors&gt;&lt;titles&gt;&lt;title&gt;Hazardous duty pay and the foraging cost of predation&lt;/title&gt;&lt;secondary-title&gt;Ecology Letters&lt;/secondary-title&gt;&lt;/titles&gt;&lt;pages&gt;999-1014&lt;/pages&gt;&lt;volume&gt;7&lt;/volume&gt;&lt;number&gt;10&lt;/number&gt;&lt;keywords&gt;&lt;keyword&gt;Cost of predation&lt;/keyword&gt;&lt;keyword&gt;fear&lt;/keyword&gt;&lt;keyword&gt;giving-up densities&lt;/keyword&gt;&lt;keyword&gt;habitat selection&lt;/keyword&gt;&lt;keyword&gt;isodars&lt;/keyword&gt;&lt;keyword&gt;optimal foraging&lt;/keyword&gt;&lt;keyword&gt;predation&lt;/keyword&gt;&lt;keyword&gt;predation risk&lt;/keyword&gt;&lt;keyword&gt;risk titrations&lt;/keyword&gt;&lt;/keywords&gt;&lt;dates&gt;&lt;year&gt;2004&lt;/year&gt;&lt;pub-dates&gt;&lt;date&gt;2004/10/01&lt;/date&gt;&lt;/pub-dates&gt;&lt;/dates&gt;&lt;publisher&gt;John Wiley &amp;amp; Sons, Ltd&lt;/publisher&gt;&lt;isbn&gt;1461-023X&lt;/isbn&gt;&lt;urls&gt;&lt;related-urls&gt;&lt;url&gt;https://doi.org/10.1111/j.1461-0248.2004.00661.x&lt;/url&gt;&lt;/related-urls&gt;&lt;/urls&gt;&lt;electronic-resource-num&gt;10.1111/j.1461-0248.2004.00661.x&lt;/electronic-resource-num&gt;&lt;access-date&gt;2025/07/29&lt;/access-date&gt;&lt;/record&gt;&lt;/Cite&gt;&lt;/EndNote&gt;</w:instrText>
      </w:r>
      <w:r w:rsidR="00125946">
        <w:fldChar w:fldCharType="separate"/>
      </w:r>
      <w:r w:rsidR="00125946">
        <w:rPr>
          <w:noProof/>
        </w:rPr>
        <w:t>(Brown &amp; Kotler, 2004)</w:t>
      </w:r>
      <w:r w:rsidR="00125946">
        <w:fldChar w:fldCharType="end"/>
      </w:r>
      <w:r w:rsidR="00125946" w:rsidRPr="006D084A">
        <w:t xml:space="preserve">. </w:t>
      </w:r>
      <w:commentRangeEnd w:id="330"/>
      <w:r w:rsidR="00125946">
        <w:rPr>
          <w:rStyle w:val="CommentReference"/>
          <w:sz w:val="24"/>
          <w:szCs w:val="22"/>
        </w:rPr>
        <w:commentReference w:id="330"/>
      </w:r>
      <w:r w:rsidR="00E86109">
        <w:t xml:space="preserve">Contrasting modes of thermoregulation also likely aid in explaining these results, with ectothermic reptiles having lower energetic requirements and heightened ability to remain dormant during times of resource limitation </w:t>
      </w:r>
      <w:r w:rsidR="002F4F0B">
        <w:t xml:space="preserve">or disturbance </w:t>
      </w:r>
      <w:r w:rsidR="00E86109">
        <w:fldChar w:fldCharType="begin"/>
      </w:r>
      <w:r w:rsidR="00E86109">
        <w:instrText xml:space="preserve"> ADDIN EN.CITE &lt;EndNote&gt;&lt;Cite&gt;&lt;Author&gt;Nagy&lt;/Author&gt;&lt;Year&gt;2005&lt;/Year&gt;&lt;RecNum&gt;733&lt;/RecNum&gt;&lt;DisplayText&gt;(Nagy, 2005)&lt;/DisplayText&gt;&lt;record&gt;&lt;rec-number&gt;733&lt;/rec-number&gt;&lt;foreign-keys&gt;&lt;key app="EN" db-id="axpffp0eards98ew20rvpa0tdf0f0svatvst" timestamp="1762310960"&gt;733&lt;/key&gt;&lt;/foreign-keys&gt;&lt;ref-type name="Journal Article"&gt;17&lt;/ref-type&gt;&lt;contributors&gt;&lt;authors&gt;&lt;author&gt;Nagy, Kenneth A.&lt;/author&gt;&lt;/authors&gt;&lt;/contributors&gt;&lt;titles&gt;&lt;title&gt;Field metabolic rate and body size&lt;/title&gt;&lt;secondary-title&gt;Journal of Experimental Biology&lt;/secondary-title&gt;&lt;/titles&gt;&lt;pages&gt;1621-1625&lt;/pages&gt;&lt;volume&gt;208&lt;/volume&gt;&lt;number&gt;9&lt;/number&gt;&lt;dates&gt;&lt;year&gt;2005&lt;/year&gt;&lt;/dates&gt;&lt;isbn&gt;0022-0949&lt;/isbn&gt;&lt;urls&gt;&lt;related-urls&gt;&lt;url&gt;https://doi.org/10.1242/jeb.01553&lt;/url&gt;&lt;/related-urls&gt;&lt;/urls&gt;&lt;electronic-resource-num&gt;10.1242/jeb.01553&lt;/electronic-resource-num&gt;&lt;access-date&gt;11/5/2025&lt;/access-date&gt;&lt;/record&gt;&lt;/Cite&gt;&lt;/EndNote&gt;</w:instrText>
      </w:r>
      <w:r w:rsidR="00E86109">
        <w:fldChar w:fldCharType="separate"/>
      </w:r>
      <w:r w:rsidR="00E86109">
        <w:rPr>
          <w:noProof/>
        </w:rPr>
        <w:t>(Nagy, 2005)</w:t>
      </w:r>
      <w:r w:rsidR="00E86109">
        <w:fldChar w:fldCharType="end"/>
      </w:r>
      <w:r w:rsidR="00E86109">
        <w:t>.</w:t>
      </w:r>
      <w:r w:rsidR="0078213E" w:rsidRPr="0078213E">
        <w:t xml:space="preserve"> </w:t>
      </w:r>
      <w:r w:rsidR="0078213E">
        <w:t>R</w:t>
      </w:r>
      <w:r w:rsidR="0078213E" w:rsidRPr="006D084A">
        <w:t xml:space="preserve">elative to </w:t>
      </w:r>
      <w:r w:rsidR="009561BE">
        <w:t>endothermic taxa</w:t>
      </w:r>
      <w:r w:rsidR="0078213E" w:rsidRPr="006D084A">
        <w:t xml:space="preserve">, reptiles may be less motivated to increase movement in response to fire, instead responding in ways that reduce activity and predation risk </w:t>
      </w:r>
      <w:r w:rsidR="0078213E" w:rsidRPr="006D084A">
        <w:fldChar w:fldCharType="begin">
          <w:fldData xml:space="preserve">PEVuZE5vdGU+PENpdGU+PEF1dGhvcj5GZW5uZXI8L0F1dGhvcj48WWVhcj4yMDA3PC9ZZWFyPjxS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</w:fldData>
        </w:fldChar>
      </w:r>
      <w:r w:rsidR="0078213E" w:rsidRPr="006D084A">
        <w:instrText xml:space="preserve"> ADDIN EN.CITE </w:instrText>
      </w:r>
      <w:r w:rsidR="0078213E" w:rsidRPr="006D084A">
        <w:fldChar w:fldCharType="begin">
          <w:fldData xml:space="preserve">PEVuZE5vdGU+PENpdGU+PEF1dGhvcj5GZW5uZXI8L0F1dGhvcj48WWVhcj4yMDA3PC9ZZWFyPjxS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</w:fldData>
        </w:fldChar>
      </w:r>
      <w:r w:rsidR="0078213E" w:rsidRPr="006D084A">
        <w:instrText xml:space="preserve"> ADDIN EN.CITE.DATA </w:instrText>
      </w:r>
      <w:r w:rsidR="0078213E" w:rsidRPr="006D084A">
        <w:fldChar w:fldCharType="end"/>
      </w:r>
      <w:r w:rsidR="0078213E" w:rsidRPr="006D084A">
        <w:fldChar w:fldCharType="separate"/>
      </w:r>
      <w:r w:rsidR="0078213E" w:rsidRPr="006D084A">
        <w:rPr>
          <w:noProof/>
        </w:rPr>
        <w:t>(Fenner &amp; Bull, 2007; Lillywhite et al., 1977)</w:t>
      </w:r>
      <w:r w:rsidR="0078213E" w:rsidRPr="006D084A">
        <w:fldChar w:fldCharType="end"/>
      </w:r>
      <w:r w:rsidR="00150A9B">
        <w:t>.</w:t>
      </w:r>
      <w:r w:rsidR="002F4F0B">
        <w:t xml:space="preserve"> </w:t>
      </w:r>
      <w:r w:rsidR="002F4F0B" w:rsidRPr="001F78AB">
        <w:t>Taken together, th</w:t>
      </w:r>
      <w:r w:rsidR="00292461" w:rsidRPr="001F78AB">
        <w:t>e</w:t>
      </w:r>
      <w:r w:rsidR="002F4F0B" w:rsidRPr="001F78AB">
        <w:t>s</w:t>
      </w:r>
      <w:r w:rsidR="00B35601" w:rsidRPr="001F78AB">
        <w:t>e</w:t>
      </w:r>
      <w:r w:rsidR="002F4F0B" w:rsidRPr="001F78AB">
        <w:t xml:space="preserve"> findings suggest </w:t>
      </w:r>
      <w:r w:rsidR="00AC10F7" w:rsidRPr="001F78AB">
        <w:t>that</w:t>
      </w:r>
      <w:r w:rsidR="002C0649" w:rsidRPr="004B2662">
        <w:t xml:space="preserve"> </w:t>
      </w:r>
      <w:r w:rsidR="004934DA" w:rsidRPr="004B2662">
        <w:t xml:space="preserve">whilst many taxa demonstrate </w:t>
      </w:r>
      <w:r w:rsidR="002C0649" w:rsidRPr="004B2662">
        <w:t>plasticity in</w:t>
      </w:r>
      <w:r w:rsidR="00AC10F7" w:rsidRPr="001F78AB">
        <w:t xml:space="preserve"> </w:t>
      </w:r>
      <w:r w:rsidR="001F78AB" w:rsidRPr="004B2662">
        <w:t>movement</w:t>
      </w:r>
      <w:r w:rsidR="00E421C6" w:rsidRPr="004B2662">
        <w:t xml:space="preserve"> responses</w:t>
      </w:r>
      <w:r w:rsidR="00571389" w:rsidRPr="004B2662">
        <w:t xml:space="preserve"> to disturbance, whether natural or anthropogenic,</w:t>
      </w:r>
      <w:r w:rsidR="001F78AB" w:rsidRPr="004B2662">
        <w:t xml:space="preserve"> these responses may be </w:t>
      </w:r>
      <w:r w:rsidR="001D368A" w:rsidRPr="004B2662">
        <w:t xml:space="preserve">constrained </w:t>
      </w:r>
      <w:r w:rsidR="00571389" w:rsidRPr="004B2662">
        <w:t xml:space="preserve">by </w:t>
      </w:r>
      <w:r w:rsidR="001F78AB" w:rsidRPr="004B2662">
        <w:t xml:space="preserve">high level </w:t>
      </w:r>
      <w:r w:rsidR="008521E3" w:rsidRPr="004B2662">
        <w:t>physiological and morphological traits</w:t>
      </w:r>
      <w:r w:rsidR="001F78AB" w:rsidRPr="004B2662">
        <w:t xml:space="preserve"> </w:t>
      </w:r>
      <w:r w:rsidR="001F78AB" w:rsidRPr="004B2662">
        <w:fldChar w:fldCharType="begin">
          <w:fldData xml:space="preserve">PEVuZE5vdGU+PENpdGU+PEF1dGhvcj5CYXRpc3RhPC9BdXRob3I+PFllYXI+MjAyMzwvWWVhcj48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</w:fldData>
        </w:fldChar>
      </w:r>
      <w:r w:rsidR="00FB150C">
        <w:instrText xml:space="preserve"> ADDIN EN.CITE </w:instrText>
      </w:r>
      <w:r w:rsidR="00FB150C">
        <w:fldChar w:fldCharType="begin">
          <w:fldData xml:space="preserve">PEVuZE5vdGU+PENpdGU+PEF1dGhvcj5CYXRpc3RhPC9BdXRob3I+PFllYXI+MjAyMzwvWWVhcj48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</w:fldData>
        </w:fldChar>
      </w:r>
      <w:r w:rsidR="00FB150C">
        <w:instrText xml:space="preserve"> ADDIN EN.CITE.DATA </w:instrText>
      </w:r>
      <w:r w:rsidR="00FB150C">
        <w:fldChar w:fldCharType="end"/>
      </w:r>
      <w:r w:rsidR="001F78AB" w:rsidRPr="004B2662">
        <w:fldChar w:fldCharType="separate"/>
      </w:r>
      <w:r w:rsidR="00FB150C">
        <w:rPr>
          <w:noProof/>
        </w:rPr>
        <w:t>(Batista et al., 2023; Straus et al., 2024)</w:t>
      </w:r>
      <w:r w:rsidR="001F78AB" w:rsidRPr="004B2662">
        <w:fldChar w:fldCharType="end"/>
      </w:r>
      <w:r w:rsidR="00BE6F50" w:rsidRPr="004B2662">
        <w:t>.</w:t>
      </w:r>
    </w:p>
    <w:p w14:paraId="69C63BA5" w14:textId="2E1C819A" w:rsidR="00F41BBF" w:rsidRDefault="00F41BBF" w:rsidP="004B2662">
      <w:pPr>
        <w:pStyle w:val="Heading2"/>
      </w:pPr>
      <w:r>
        <w:t>Body</w:t>
      </w:r>
      <w:r w:rsidR="00E75A80">
        <w:t xml:space="preserve"> </w:t>
      </w:r>
      <w:r>
        <w:t>Mass</w:t>
      </w:r>
    </w:p>
    <w:p w14:paraId="123052DD" w14:textId="0B0CE1D9" w:rsidR="00BC271C" w:rsidRDefault="00FC562B" w:rsidP="00213CAC">
      <w:r>
        <w:t xml:space="preserve">While we found </w:t>
      </w:r>
      <w:r w:rsidR="004370D6">
        <w:t>an</w:t>
      </w:r>
      <w:r w:rsidR="00BC5549">
        <w:t xml:space="preserve"> overall increase </w:t>
      </w:r>
      <w:r w:rsidR="004370D6">
        <w:t xml:space="preserve">in </w:t>
      </w:r>
      <w:r>
        <w:t xml:space="preserve">animal </w:t>
      </w:r>
      <w:r w:rsidR="00BC5549">
        <w:t xml:space="preserve">movement in response to fire, </w:t>
      </w:r>
      <w:r w:rsidR="006E4EA1">
        <w:t xml:space="preserve">body mass did not predict the magnitude of </w:t>
      </w:r>
      <w:r w:rsidR="004370D6">
        <w:t xml:space="preserve">this effect within or </w:t>
      </w:r>
      <w:r>
        <w:t>across</w:t>
      </w:r>
      <w:r w:rsidR="004370D6">
        <w:t xml:space="preserve"> taxonomic classes.</w:t>
      </w:r>
      <w:r w:rsidR="00280B5D">
        <w:t xml:space="preserve"> </w:t>
      </w:r>
      <w:r w:rsidR="005B7AE3">
        <w:t xml:space="preserve">Given </w:t>
      </w:r>
      <w:r w:rsidR="000C5E45">
        <w:t xml:space="preserve">animal movements </w:t>
      </w:r>
      <w:r w:rsidR="001F58C7">
        <w:t>scale wi</w:t>
      </w:r>
      <w:r w:rsidR="008E47F8">
        <w:t>th</w:t>
      </w:r>
      <w:r w:rsidR="001F58C7">
        <w:t xml:space="preserve"> body mass</w:t>
      </w:r>
      <w:r w:rsidR="008E47F8">
        <w:t xml:space="preserve"> </w:t>
      </w:r>
      <w:r w:rsidR="008E47F8">
        <w:fldChar w:fldCharType="begin">
          <w:fldData xml:space="preserve">PEVuZE5vdGU+PENpdGU+PEF1dGhvcj5KZXR6PC9BdXRob3I+PFllYXI+MjAwNDwvWWVhcj48UmVj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</w:fldData>
        </w:fldChar>
      </w:r>
      <w:r w:rsidR="008E47F8">
        <w:instrText xml:space="preserve"> ADDIN EN.CITE </w:instrText>
      </w:r>
      <w:r w:rsidR="008E47F8">
        <w:fldChar w:fldCharType="begin">
          <w:fldData xml:space="preserve">PEVuZE5vdGU+PENpdGU+PEF1dGhvcj5KZXR6PC9BdXRob3I+PFllYXI+MjAwNDwvWWVhcj48UmVj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</w:fldData>
        </w:fldChar>
      </w:r>
      <w:r w:rsidR="008E47F8">
        <w:instrText xml:space="preserve"> ADDIN EN.CITE.DATA </w:instrText>
      </w:r>
      <w:r w:rsidR="008E47F8">
        <w:fldChar w:fldCharType="end"/>
      </w:r>
      <w:r w:rsidR="008E47F8">
        <w:fldChar w:fldCharType="separate"/>
      </w:r>
      <w:r w:rsidR="008E47F8">
        <w:rPr>
          <w:noProof/>
        </w:rPr>
        <w:t>(Jetz et al., 2004)</w:t>
      </w:r>
      <w:r w:rsidR="008E47F8">
        <w:fldChar w:fldCharType="end"/>
      </w:r>
      <w:r w:rsidR="001F58C7">
        <w:t>,</w:t>
      </w:r>
      <w:r w:rsidR="00A5593E">
        <w:t xml:space="preserve"> and</w:t>
      </w:r>
      <w:r w:rsidR="001F58C7">
        <w:t xml:space="preserve"> </w:t>
      </w:r>
      <w:r w:rsidR="00A5593E">
        <w:t xml:space="preserve">previous work has shown that </w:t>
      </w:r>
      <w:r w:rsidR="009367C5">
        <w:t>body mass predicts movement</w:t>
      </w:r>
      <w:r w:rsidR="00A5593E">
        <w:t xml:space="preserve"> response</w:t>
      </w:r>
      <w:r w:rsidR="009367C5">
        <w:t>s</w:t>
      </w:r>
      <w:r w:rsidR="00A5593E">
        <w:t xml:space="preserve"> to disturbance</w:t>
      </w:r>
      <w:r w:rsidR="009367C5">
        <w:t xml:space="preserve"> in some taxa</w:t>
      </w:r>
      <w:r w:rsidR="00A5593E">
        <w:t xml:space="preserve"> </w:t>
      </w:r>
      <w:r w:rsidR="00A5593E">
        <w:fldChar w:fldCharType="begin">
          <w:fldData xml:space="preserve">PEVuZE5vdGU+PENpdGU+PEF1dGhvcj5Eb2hlcnR5PC9BdXRob3I+PFllYXI+MjAyMTwvWWVhcj48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</w:fldData>
        </w:fldChar>
      </w:r>
      <w:r w:rsidR="00A5593E">
        <w:instrText xml:space="preserve"> ADDIN EN.CITE </w:instrText>
      </w:r>
      <w:r w:rsidR="00A5593E">
        <w:fldChar w:fldCharType="begin">
          <w:fldData xml:space="preserve">PEVuZE5vdGU+PENpdGU+PEF1dGhvcj5Eb2hlcnR5PC9BdXRob3I+PFllYXI+MjAyMTwvWWVhcj48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</w:fldData>
        </w:fldChar>
      </w:r>
      <w:r w:rsidR="00A5593E">
        <w:instrText xml:space="preserve"> ADDIN EN.CITE.DATA </w:instrText>
      </w:r>
      <w:r w:rsidR="00A5593E">
        <w:fldChar w:fldCharType="end"/>
      </w:r>
      <w:r w:rsidR="00A5593E">
        <w:fldChar w:fldCharType="separate"/>
      </w:r>
      <w:r w:rsidR="00A5593E">
        <w:rPr>
          <w:noProof/>
        </w:rPr>
        <w:t>(Doherty et al., 2021)</w:t>
      </w:r>
      <w:r w:rsidR="00A5593E">
        <w:fldChar w:fldCharType="end"/>
      </w:r>
      <w:r w:rsidR="00A5593E">
        <w:t xml:space="preserve">, </w:t>
      </w:r>
      <w:r w:rsidR="001F58C7">
        <w:t>this result was unexpected</w:t>
      </w:r>
      <w:r w:rsidR="006969EB">
        <w:t>.</w:t>
      </w:r>
      <w:r w:rsidR="003A399E">
        <w:t xml:space="preserve"> </w:t>
      </w:r>
      <w:r w:rsidR="006B4478">
        <w:t>This suggests that</w:t>
      </w:r>
      <w:r w:rsidR="00CF4FD4">
        <w:t xml:space="preserve"> </w:t>
      </w:r>
      <w:r>
        <w:t>although</w:t>
      </w:r>
      <w:r w:rsidR="001D438B">
        <w:t xml:space="preserve"> </w:t>
      </w:r>
      <w:r w:rsidR="00CF4FD4">
        <w:t xml:space="preserve">fire </w:t>
      </w:r>
      <w:r w:rsidR="0046033B">
        <w:t xml:space="preserve">elicits movement responses across a wide range of body sizes, </w:t>
      </w:r>
      <w:r w:rsidR="001F64BF">
        <w:t>the degree of the response is</w:t>
      </w:r>
      <w:r w:rsidR="001D438B">
        <w:t xml:space="preserve"> not</w:t>
      </w:r>
      <w:r w:rsidR="001F64BF">
        <w:t xml:space="preserve"> mediated by body mass</w:t>
      </w:r>
      <w:r w:rsidR="001D438B">
        <w:t xml:space="preserve">. Instead, </w:t>
      </w:r>
      <w:r w:rsidR="008A4034">
        <w:t xml:space="preserve">functional </w:t>
      </w:r>
      <w:r w:rsidR="00BB3909">
        <w:t>and/</w:t>
      </w:r>
      <w:r w:rsidR="008A4034">
        <w:t>or macroecological</w:t>
      </w:r>
      <w:r w:rsidR="0020173F">
        <w:t xml:space="preserve"> </w:t>
      </w:r>
      <w:r w:rsidR="00ED0BDC">
        <w:t>traits</w:t>
      </w:r>
      <w:r w:rsidR="008A4034">
        <w:t xml:space="preserve"> </w:t>
      </w:r>
      <w:r w:rsidR="008A4034">
        <w:fldChar w:fldCharType="begin">
          <w:fldData xml:space="preserve">PEVuZE5vdGU+PENpdGU+PEF1dGhvcj5TdHJhdXM8L0F1dGhvcj48WWVhcj4yMDI0PC9ZZWFyPjxS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</w:fldData>
        </w:fldChar>
      </w:r>
      <w:r w:rsidR="008A4034">
        <w:instrText xml:space="preserve"> ADDIN EN.CITE </w:instrText>
      </w:r>
      <w:r w:rsidR="008A4034">
        <w:fldChar w:fldCharType="begin">
          <w:fldData xml:space="preserve">PEVuZE5vdGU+PENpdGU+PEF1dGhvcj5TdHJhdXM8L0F1dGhvcj48WWVhcj4yMDI0PC9ZZWFyPjxS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</w:fldData>
        </w:fldChar>
      </w:r>
      <w:r w:rsidR="008A4034">
        <w:instrText xml:space="preserve"> ADDIN EN.CITE.DATA </w:instrText>
      </w:r>
      <w:r w:rsidR="008A4034">
        <w:fldChar w:fldCharType="end"/>
      </w:r>
      <w:r w:rsidR="008A4034">
        <w:fldChar w:fldCharType="separate"/>
      </w:r>
      <w:r w:rsidR="008A4034">
        <w:rPr>
          <w:noProof/>
        </w:rPr>
        <w:t>(Batista et al., 2023; Straus et al., 2024)</w:t>
      </w:r>
      <w:r w:rsidR="008A4034">
        <w:fldChar w:fldCharType="end"/>
      </w:r>
      <w:r w:rsidR="0066446D">
        <w:t xml:space="preserve"> and</w:t>
      </w:r>
      <w:r w:rsidR="00ED0BDC">
        <w:t xml:space="preserve"> </w:t>
      </w:r>
      <w:r w:rsidR="004A102C">
        <w:t>fire characteristics</w:t>
      </w:r>
      <w:r>
        <w:t xml:space="preserve"> </w:t>
      </w:r>
      <w:r w:rsidR="00634717">
        <w:fldChar w:fldCharType="begin"/>
      </w:r>
      <w:r w:rsidR="00634717">
        <w:instrText xml:space="preserve"> ADDIN EN.CITE &lt;EndNote&gt;&lt;Cite&gt;&lt;Author&gt;Rickbeil&lt;/Author&gt;&lt;Year&gt;2017&lt;/Year&gt;&lt;RecNum&gt;574&lt;/RecNum&gt;&lt;DisplayText&gt;(Rickbeil et al., 2017)&lt;/DisplayText&gt;&lt;record&gt;&lt;rec-number&gt;574&lt;/rec-number&gt;&lt;foreign-keys&gt;&lt;key app="EN" db-id="axpffp0eards98ew20rvpa0tdf0f0svatvst" timestamp="1756076181"&gt;574&lt;/key&gt;&lt;/foreign-keys&gt;&lt;ref-type name="Journal Article"&gt;17&lt;/ref-type&gt;&lt;contributors&gt;&lt;authors&gt;&lt;author&gt;Rickbeil, G. J. M.&lt;/author&gt;&lt;author&gt;Hermosilla, T.&lt;/author&gt;&lt;author&gt;Coops, N. C.&lt;/author&gt;&lt;author&gt;White, J. C.&lt;/author&gt;&lt;author&gt;Wulder, M. A.&lt;/author&gt;&lt;/authors&gt;&lt;/contributors&gt;&lt;titles&gt;&lt;title&gt;&lt;style face="normal" font="default" size="100%"&gt;Barren-ground caribou (&lt;/style&gt;&lt;style face="italic" font="default" size="100%"&gt;Rangifer tarandus groenlandicus&lt;/style&gt;&lt;style face="normal" font="default" size="100%"&gt;) behaviour after recent fire events; integrating caribou telemetry data with Landsat fire detection techniques&lt;/style&gt;&lt;/title&gt;&lt;secondary-title&gt;Global Change Biology&lt;/secondary-title&gt;&lt;/titles&gt;&lt;pages&gt;1036-1047&lt;/pages&gt;&lt;volume&gt;23&lt;/volume&gt;&lt;number&gt;3&lt;/number&gt;&lt;dates&gt;&lt;year&gt;2017&lt;/year&gt;&lt;/dates&gt;&lt;work-type&gt;Article&lt;/work-type&gt;&lt;urls&gt;&lt;related-urls&gt;&lt;url&gt;https://www.scopus.com/inward/record.uri?eid=2-s2.0-84985906089&amp;amp;doi=10.1111%2fgcb.13456&amp;amp;partnerID=40&amp;amp;md5=255da1b479c00c22174576697f9d13fd&lt;/url&gt;&lt;/related-urls&gt;&lt;/urls&gt;&lt;electronic-resource-num&gt;10.1111/gcb.13456&lt;/electronic-resource-num&gt;&lt;/record&gt;&lt;/Cite&gt;&lt;/EndNote&gt;</w:instrText>
      </w:r>
      <w:r w:rsidR="00634717">
        <w:fldChar w:fldCharType="separate"/>
      </w:r>
      <w:r w:rsidR="00634717">
        <w:rPr>
          <w:noProof/>
        </w:rPr>
        <w:t>(Rickbeil et al., 2017)</w:t>
      </w:r>
      <w:r w:rsidR="00634717">
        <w:fldChar w:fldCharType="end"/>
      </w:r>
      <w:r w:rsidR="00344330">
        <w:t xml:space="preserve"> may</w:t>
      </w:r>
      <w:r w:rsidR="008A4034">
        <w:t xml:space="preserve"> </w:t>
      </w:r>
      <w:r>
        <w:t xml:space="preserve">be </w:t>
      </w:r>
      <w:r w:rsidR="008A4034">
        <w:t>driv</w:t>
      </w:r>
      <w:r>
        <w:t>ing</w:t>
      </w:r>
      <w:r w:rsidR="008A4034">
        <w:t xml:space="preserve"> </w:t>
      </w:r>
      <w:r w:rsidR="001C6BBC">
        <w:t>the magnitude of movement responses.</w:t>
      </w:r>
      <w:r w:rsidR="00344330">
        <w:t xml:space="preserve"> </w:t>
      </w:r>
      <w:r w:rsidR="00387EC2">
        <w:t xml:space="preserve">A caveat to this interpretation is the over-representation of larger </w:t>
      </w:r>
      <w:r w:rsidR="00BB3909">
        <w:t xml:space="preserve">mammals </w:t>
      </w:r>
      <w:r w:rsidR="00387EC2">
        <w:t xml:space="preserve">in our dataset. </w:t>
      </w:r>
      <w:r w:rsidR="00BC271C">
        <w:t xml:space="preserve">Animal body mass constrains the size </w:t>
      </w:r>
      <w:r w:rsidR="00BC271C" w:rsidRPr="00561387">
        <w:t xml:space="preserve">and battery capacity </w:t>
      </w:r>
      <w:r w:rsidR="00BC271C">
        <w:t xml:space="preserve">of tracking devices that can be </w:t>
      </w:r>
      <w:r w:rsidR="00E04A6F">
        <w:t>used</w:t>
      </w:r>
      <w:r w:rsidR="00BC271C">
        <w:t>, limiting the scope of telemetry research on smaller-bodied species</w:t>
      </w:r>
      <w:r w:rsidR="000D3F9A">
        <w:t xml:space="preserve"> </w:t>
      </w:r>
      <w:r w:rsidR="00BC271C">
        <w:fldChar w:fldCharType="begin"/>
      </w:r>
      <w:r w:rsidR="004F052F">
        <w:instrText xml:space="preserve"> ADDIN EN.CITE &lt;EndNote&gt;&lt;Cite&gt;&lt;Author&gt;Kays&lt;/Author&gt;&lt;Year&gt;2015&lt;/Year&gt;&lt;RecNum&gt;18&lt;/RecNum&gt;&lt;DisplayText&gt;(Kays et al., 2015)&lt;/DisplayText&gt;&lt;record&gt;&lt;rec-number&gt;18&lt;/rec-number&gt;&lt;foreign-keys&gt;&lt;key app="EN" db-id="axpffp0eards98ew20rvpa0tdf0f0svatvst" timestamp="1715052384"&gt;18&lt;/key&gt;&lt;/foreign-keys&gt;&lt;ref-type name="Journal Article"&gt;17&lt;/ref-type&gt;&lt;contributors&gt;&lt;authors&gt;&lt;author&gt;Kays, Roland&lt;/author&gt;&lt;author&gt;Crofoot, Margaret C.&lt;/author&gt;&lt;author&gt;Jetz, Walter&lt;/author&gt;&lt;author&gt;Wikelski, Martin&lt;/author&gt;&lt;/authors&gt;&lt;/contributors&gt;&lt;titles&gt;&lt;title&gt;Terrestrial animal tracking as an eye on life and planet&lt;/title&gt;&lt;secondary-title&gt;Science&lt;/secondary-title&gt;&lt;/titles&gt;&lt;pages&gt;aaa2478&lt;/pages&gt;&lt;volume&gt;348&lt;/volume&gt;&lt;number&gt;6240&lt;/number&gt;&lt;dates&gt;&lt;year&gt;2015&lt;/year&gt;&lt;pub-dates&gt;&lt;date&gt;2015/06/12&lt;/date&gt;&lt;/pub-dates&gt;&lt;/dates&gt;&lt;publisher&gt;American Association for the Advancement of Science&lt;/publisher&gt;&lt;urls&gt;&lt;related-urls&gt;&lt;url&gt;https://doi.org/10.1126/science.aaa2478&lt;/url&gt;&lt;/related-urls&gt;&lt;/urls&gt;&lt;electronic-resource-num&gt;10.1126/science.aaa2478&lt;/electronic-resource-num&gt;&lt;access-date&gt;2024/05/06&lt;/access-date&gt;&lt;/record&gt;&lt;/Cite&gt;&lt;/EndNote&gt;</w:instrText>
      </w:r>
      <w:r w:rsidR="00BC271C">
        <w:fldChar w:fldCharType="separate"/>
      </w:r>
      <w:r w:rsidR="004F052F">
        <w:rPr>
          <w:noProof/>
        </w:rPr>
        <w:t>(Kays et al., 2015)</w:t>
      </w:r>
      <w:r w:rsidR="00BC271C">
        <w:fldChar w:fldCharType="end"/>
      </w:r>
      <w:r w:rsidR="00BC271C">
        <w:t>.</w:t>
      </w:r>
      <w:r w:rsidR="00BC271C" w:rsidRPr="00BC271C">
        <w:t xml:space="preserve"> </w:t>
      </w:r>
      <w:commentRangeStart w:id="331"/>
      <w:r w:rsidR="00BC271C">
        <w:t>Our</w:t>
      </w:r>
      <w:commentRangeEnd w:id="331"/>
      <w:r w:rsidR="00BC271C">
        <w:rPr>
          <w:rStyle w:val="CommentReference"/>
          <w:sz w:val="24"/>
          <w:szCs w:val="22"/>
        </w:rPr>
        <w:commentReference w:id="331"/>
      </w:r>
      <w:r w:rsidR="00BC271C">
        <w:t xml:space="preserve"> dataset reflects this bias</w:t>
      </w:r>
      <w:r w:rsidR="008B248E">
        <w:t xml:space="preserve">, mammals comprise over </w:t>
      </w:r>
      <w:r w:rsidR="00BC271C">
        <w:t>67% of effect sizes in our analysis</w:t>
      </w:r>
      <w:r w:rsidR="00BF6566">
        <w:t xml:space="preserve">, limiting our ability to </w:t>
      </w:r>
      <w:r w:rsidR="00387EC2">
        <w:t xml:space="preserve">draw strong inferences </w:t>
      </w:r>
      <w:r w:rsidR="009E7950">
        <w:t xml:space="preserve">about movement responses of small-bodied taxa. </w:t>
      </w:r>
      <w:r w:rsidR="00BC271C">
        <w:t xml:space="preserve">As technology continues to advance, our ability to capture robust, high-resolution </w:t>
      </w:r>
      <w:r w:rsidR="00BC271C">
        <w:lastRenderedPageBreak/>
        <w:t xml:space="preserve">tracking data from smaller species </w:t>
      </w:r>
      <w:r w:rsidR="00156310">
        <w:t xml:space="preserve">continues to </w:t>
      </w:r>
      <w:r w:rsidR="00BC271C">
        <w:t xml:space="preserve">improve, enhancing our understanding of these processes </w:t>
      </w:r>
      <w:r w:rsidR="00156310">
        <w:t xml:space="preserve">in small taxa </w:t>
      </w:r>
      <w:r w:rsidR="00BC271C">
        <w:fldChar w:fldCharType="begin">
          <w:fldData xml:space="preserve">PEVuZE5vdGU+PENpdGU+PEF1dGhvcj5OYXRoYW48L0F1dGhvcj48WWVhcj4yMDIyPC9ZZWFyPjxS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</w:fldData>
        </w:fldChar>
      </w:r>
      <w:r w:rsidR="004F052F">
        <w:instrText xml:space="preserve"> ADDIN EN.CITE </w:instrText>
      </w:r>
      <w:r w:rsidR="004F052F">
        <w:fldChar w:fldCharType="begin">
          <w:fldData xml:space="preserve">PEVuZE5vdGU+PENpdGU+PEF1dGhvcj5OYXRoYW48L0F1dGhvcj48WWVhcj4yMDIyPC9ZZWFyPjxS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</w:fldData>
        </w:fldChar>
      </w:r>
      <w:r w:rsidR="004F052F">
        <w:instrText xml:space="preserve"> ADDIN EN.CITE.DATA </w:instrText>
      </w:r>
      <w:r w:rsidR="004F052F">
        <w:fldChar w:fldCharType="end"/>
      </w:r>
      <w:r w:rsidR="00BC271C">
        <w:fldChar w:fldCharType="separate"/>
      </w:r>
      <w:r w:rsidR="004F052F">
        <w:rPr>
          <w:noProof/>
        </w:rPr>
        <w:t>(Crane et al., 2021; Nathan et al., 2022)</w:t>
      </w:r>
      <w:r w:rsidR="00BC271C">
        <w:fldChar w:fldCharType="end"/>
      </w:r>
      <w:r w:rsidR="00BC271C">
        <w:t>.</w:t>
      </w:r>
    </w:p>
    <w:p w14:paraId="681A550B" w14:textId="30B92D85" w:rsidR="00DB7328" w:rsidRDefault="00A531F0" w:rsidP="00DB7328">
      <w:pPr>
        <w:pStyle w:val="Heading2"/>
      </w:pPr>
      <w:r>
        <w:t>Fire characteristics</w:t>
      </w:r>
    </w:p>
    <w:p w14:paraId="72B0FA74" w14:textId="2630CCA5" w:rsidR="00CA5B53" w:rsidRDefault="0089208E" w:rsidP="00646FD0">
      <w:r>
        <w:t>W</w:t>
      </w:r>
      <w:r w:rsidR="007354B9">
        <w:t xml:space="preserve">e found no clear relationship between </w:t>
      </w:r>
      <w:r w:rsidR="00B02947">
        <w:t>burn extent</w:t>
      </w:r>
      <w:r w:rsidR="00C25E87">
        <w:t xml:space="preserve"> </w:t>
      </w:r>
      <w:r w:rsidR="008708DF">
        <w:t xml:space="preserve">or </w:t>
      </w:r>
      <w:r w:rsidR="00B02947">
        <w:t xml:space="preserve">time since fire </w:t>
      </w:r>
      <w:r w:rsidR="007354B9">
        <w:t xml:space="preserve">and </w:t>
      </w:r>
      <w:r>
        <w:t xml:space="preserve">any of our </w:t>
      </w:r>
      <w:r w:rsidR="007354B9">
        <w:t xml:space="preserve">movement </w:t>
      </w:r>
      <w:r w:rsidR="00B02947">
        <w:t>responses</w:t>
      </w:r>
      <w:r w:rsidR="007354B9">
        <w:t xml:space="preserve">. </w:t>
      </w:r>
      <w:r>
        <w:t xml:space="preserve">We interpret this result with caution and suggest that </w:t>
      </w:r>
      <w:r w:rsidR="008708DF">
        <w:t xml:space="preserve">it </w:t>
      </w:r>
      <w:r>
        <w:t>may be due to the coarse nature of our fire variables</w:t>
      </w:r>
      <w:r w:rsidR="00B632F6">
        <w:rPr>
          <w:rFonts w:cs="Times New Roman"/>
        </w:rPr>
        <w:t xml:space="preserve">. </w:t>
      </w:r>
      <w:r w:rsidR="00B632F6">
        <w:t>F</w:t>
      </w:r>
      <w:r>
        <w:t xml:space="preserve">or instance, we were not able to obtain data on several </w:t>
      </w:r>
      <w:r w:rsidR="00A531F0">
        <w:t>fire characteristics</w:t>
      </w:r>
      <w:r>
        <w:t xml:space="preserve"> that </w:t>
      </w:r>
      <w:commentRangeStart w:id="332"/>
      <w:r>
        <w:t>are</w:t>
      </w:r>
      <w:commentRangeEnd w:id="332"/>
      <w:r w:rsidR="00FD5886">
        <w:rPr>
          <w:rStyle w:val="CommentReference"/>
          <w:sz w:val="24"/>
          <w:szCs w:val="22"/>
        </w:rPr>
        <w:commentReference w:id="332"/>
      </w:r>
      <w:r>
        <w:t xml:space="preserve"> likely to affect movement, such</w:t>
      </w:r>
      <w:r w:rsidR="008B63D1">
        <w:t xml:space="preserve"> as</w:t>
      </w:r>
      <w:r>
        <w:t xml:space="preserve"> fire severity</w:t>
      </w:r>
      <w:r w:rsidR="00CA5B53">
        <w:t xml:space="preserve"> </w:t>
      </w:r>
      <w:r>
        <w:t xml:space="preserve">, season, or pyrodiversity </w:t>
      </w:r>
      <w:r w:rsidR="00EC3EA9">
        <w:fldChar w:fldCharType="begin">
          <w:fldData xml:space="preserve">PEVuZE5vdGU+PENpdGU+PEF1dGhvcj5OaW1tbzwvQXV0aG9yPjxZZWFyPjIwMTk8L1llYXI+PFJl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==
</w:fldData>
        </w:fldChar>
      </w:r>
      <w:r w:rsidR="00CA3169">
        <w:instrText xml:space="preserve"> ADDIN EN.CITE </w:instrText>
      </w:r>
      <w:r w:rsidR="00CA3169">
        <w:fldChar w:fldCharType="begin">
          <w:fldData xml:space="preserve">PEVuZE5vdGU+PENpdGU+PEF1dGhvcj5OaW1tbzwvQXV0aG9yPjxZZWFyPjIwMTk8L1llYXI+PFJl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==
</w:fldData>
        </w:fldChar>
      </w:r>
      <w:r w:rsidR="00CA3169">
        <w:instrText xml:space="preserve"> ADDIN EN.CITE.DATA </w:instrText>
      </w:r>
      <w:r w:rsidR="00CA3169">
        <w:fldChar w:fldCharType="end"/>
      </w:r>
      <w:r w:rsidR="00EC3EA9">
        <w:fldChar w:fldCharType="separate"/>
      </w:r>
      <w:r w:rsidR="00CA3169">
        <w:rPr>
          <w:noProof/>
        </w:rPr>
        <w:t>(Nimmo et al., 2019; Rickbeil et al., 2017)</w:t>
      </w:r>
      <w:r w:rsidR="00EC3EA9">
        <w:fldChar w:fldCharType="end"/>
      </w:r>
      <w:r w:rsidR="00787619">
        <w:t>.</w:t>
      </w:r>
      <w:r w:rsidR="00130F6A">
        <w:t xml:space="preserve"> </w:t>
      </w:r>
      <w:r w:rsidR="00156310">
        <w:t>Arguably, f</w:t>
      </w:r>
      <w:r w:rsidR="001462BB">
        <w:t>ine scale</w:t>
      </w:r>
      <w:r w:rsidR="0004168B">
        <w:t xml:space="preserve"> </w:t>
      </w:r>
      <w:r w:rsidR="00CB5FC9">
        <w:t xml:space="preserve">burn </w:t>
      </w:r>
      <w:r w:rsidR="0004168B">
        <w:t>heterogeneity</w:t>
      </w:r>
      <w:r w:rsidR="00EE1019">
        <w:t xml:space="preserve">, </w:t>
      </w:r>
      <w:r w:rsidR="00EE1019" w:rsidRPr="009E47A7">
        <w:t>rather than total fire extent, is a stronger predictor of animal movement responses</w:t>
      </w:r>
      <w:r w:rsidR="00EE1019">
        <w:t xml:space="preserve"> </w:t>
      </w:r>
      <w:r w:rsidR="00C00B65">
        <w:fldChar w:fldCharType="begin">
          <w:fldData xml:space="preserve">PEVuZE5vdGU+PENpdGU+PEF1dGhvcj5CYW5rczwvQXV0aG9yPjxZZWFyPjIwMTU8L1llYXI+PFJl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</w:fldData>
        </w:fldChar>
      </w:r>
      <w:r w:rsidR="00CB5FC9">
        <w:instrText xml:space="preserve"> ADDIN EN.CITE </w:instrText>
      </w:r>
      <w:r w:rsidR="00CB5FC9">
        <w:fldChar w:fldCharType="begin">
          <w:fldData xml:space="preserve">PEVuZE5vdGU+PENpdGU+PEF1dGhvcj5CYW5rczwvQXV0aG9yPjxZZWFyPjIwMTU8L1llYXI+PFJl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</w:fldData>
        </w:fldChar>
      </w:r>
      <w:r w:rsidR="00CB5FC9">
        <w:instrText xml:space="preserve"> ADDIN EN.CITE.DATA </w:instrText>
      </w:r>
      <w:r w:rsidR="00CB5FC9">
        <w:fldChar w:fldCharType="end"/>
      </w:r>
      <w:r w:rsidR="00C00B65">
        <w:fldChar w:fldCharType="separate"/>
      </w:r>
      <w:r w:rsidR="00CB5FC9">
        <w:rPr>
          <w:noProof/>
        </w:rPr>
        <w:t>(Banks et al., 2015; Fordyce et al., 2016)</w:t>
      </w:r>
      <w:r w:rsidR="00C00B65">
        <w:fldChar w:fldCharType="end"/>
      </w:r>
      <w:r w:rsidR="001516BD">
        <w:t xml:space="preserve">. </w:t>
      </w:r>
      <w:r w:rsidR="00156310">
        <w:t>Further, w</w:t>
      </w:r>
      <w:r w:rsidR="001A102F">
        <w:t>e</w:t>
      </w:r>
      <w:r w:rsidR="00E87836">
        <w:t xml:space="preserve"> could not account for </w:t>
      </w:r>
      <w:r w:rsidR="005E534D">
        <w:t xml:space="preserve">proximity of </w:t>
      </w:r>
      <w:r w:rsidR="00156310">
        <w:t xml:space="preserve">individuals </w:t>
      </w:r>
      <w:r w:rsidR="005E534D">
        <w:t xml:space="preserve">to the </w:t>
      </w:r>
      <w:r w:rsidR="00B865B9">
        <w:t xml:space="preserve">fire </w:t>
      </w:r>
      <w:r w:rsidR="003C7103">
        <w:t>perimeter</w:t>
      </w:r>
      <w:r w:rsidR="00CC5270">
        <w:t xml:space="preserve">, whether an active </w:t>
      </w:r>
      <w:r w:rsidR="006F0565">
        <w:t>edge or burn scar,</w:t>
      </w:r>
      <w:r w:rsidR="00170FB0">
        <w:t xml:space="preserve"> </w:t>
      </w:r>
      <w:r w:rsidR="008D126A">
        <w:t>with</w:t>
      </w:r>
      <w:r w:rsidR="00170FB0">
        <w:t>in our anal</w:t>
      </w:r>
      <w:r w:rsidR="009A6030">
        <w:t>yses</w:t>
      </w:r>
      <w:r w:rsidR="003C66C8">
        <w:t xml:space="preserve">. </w:t>
      </w:r>
      <w:r w:rsidR="00F4022C">
        <w:t>Variation</w:t>
      </w:r>
      <w:r w:rsidR="00361AE2">
        <w:t xml:space="preserve"> in</w:t>
      </w:r>
      <w:r w:rsidR="00F4022C">
        <w:t xml:space="preserve"> </w:t>
      </w:r>
      <w:r w:rsidR="00361AE2">
        <w:t>the distance between an individual and the fire edge</w:t>
      </w:r>
      <w:r w:rsidR="008E4734">
        <w:t xml:space="preserve"> </w:t>
      </w:r>
      <w:r w:rsidR="006657F9">
        <w:t xml:space="preserve">will </w:t>
      </w:r>
      <w:r w:rsidR="00156310">
        <w:t xml:space="preserve">presumably </w:t>
      </w:r>
      <w:r w:rsidR="006657F9">
        <w:t xml:space="preserve">influence </w:t>
      </w:r>
      <w:r w:rsidR="003D2904">
        <w:t>how the fire</w:t>
      </w:r>
      <w:r w:rsidR="00923757">
        <w:t xml:space="preserve"> or burnt habitat</w:t>
      </w:r>
      <w:r w:rsidR="003D2904">
        <w:t xml:space="preserve"> is </w:t>
      </w:r>
      <w:r w:rsidR="006657F9">
        <w:t>experienced by the individual</w:t>
      </w:r>
      <w:r w:rsidR="00D80EF0">
        <w:t xml:space="preserve">, </w:t>
      </w:r>
      <w:r w:rsidR="0041163A">
        <w:t xml:space="preserve">and therefore </w:t>
      </w:r>
      <w:r w:rsidR="00170FB0">
        <w:t>any movement response</w:t>
      </w:r>
      <w:r w:rsidR="006657F9">
        <w:t xml:space="preserve"> </w:t>
      </w:r>
      <w:r w:rsidR="006657F9">
        <w:fldChar w:fldCharType="begin"/>
      </w:r>
      <w:r w:rsidR="006657F9">
        <w:instrText xml:space="preserve"> ADDIN EN.CITE &lt;EndNote&gt;&lt;Cite&gt;&lt;Author&gt;Nathan&lt;/Author&gt;&lt;Year&gt;2008&lt;/Year&gt;&lt;RecNum&gt;7&lt;/RecNum&gt;&lt;DisplayText&gt;(Nathan et al., 2008)&lt;/DisplayText&gt;&lt;record&gt;&lt;rec-number&gt;7&lt;/rec-number&gt;&lt;foreign-keys&gt;&lt;key app="EN" db-id="axpffp0eards98ew20rvpa0tdf0f0svatvst" timestamp="1714913220"&gt;7&lt;/key&gt;&lt;/foreign-keys&gt;&lt;ref-type name="Journal Article"&gt;17&lt;/ref-type&gt;&lt;contributors&gt;&lt;authors&gt;&lt;author&gt;Nathan, Ran&lt;/author&gt;&lt;author&gt;Getz, Wayne M.&lt;/author&gt;&lt;author&gt;Revilla, Eloy&lt;/author&gt;&lt;author&gt;Holyoak, Marcel&lt;/author&gt;&lt;author&gt;Kadmon, Ronen&lt;/author&gt;&lt;author&gt;Saltz, David&lt;/author&gt;&lt;author&gt;Smouse, Peter E.&lt;/author&gt;&lt;/authors&gt;&lt;/contributors&gt;&lt;titles&gt;&lt;title&gt;A movement ecology paradigm for unifying organismal movement research&lt;/title&gt;&lt;secondary-title&gt;Proceedings of the National Academy of Sciences&lt;/secondary-title&gt;&lt;/titles&gt;&lt;pages&gt;19052-19059&lt;/pages&gt;&lt;volume&gt;105&lt;/volume&gt;&lt;number&gt;49&lt;/number&gt;&lt;dates&gt;&lt;year&gt;2008&lt;/year&gt;&lt;pub-dates&gt;&lt;date&gt;2008/12/09&lt;/date&gt;&lt;/pub-dates&gt;&lt;/dates&gt;&lt;urls&gt;&lt;related-urls&gt;&lt;url&gt;https://doi.org/10.1073/pnas.0800375105&lt;/url&gt;&lt;/related-urls&gt;&lt;/urls&gt;&lt;electronic-resource-num&gt;10.1073/pnas.0800375105&lt;/electronic-resource-num&gt;&lt;access-date&gt;2024/05/05&lt;/access-date&gt;&lt;/record&gt;&lt;/Cite&gt;&lt;/EndNote&gt;</w:instrText>
      </w:r>
      <w:r w:rsidR="006657F9">
        <w:fldChar w:fldCharType="separate"/>
      </w:r>
      <w:r w:rsidR="006657F9">
        <w:rPr>
          <w:noProof/>
        </w:rPr>
        <w:t>(Nathan et al., 2008)</w:t>
      </w:r>
      <w:r w:rsidR="006657F9">
        <w:fldChar w:fldCharType="end"/>
      </w:r>
      <w:r w:rsidR="006657F9">
        <w:t xml:space="preserve">. </w:t>
      </w:r>
      <w:r w:rsidR="008D126A">
        <w:t xml:space="preserve">As such, </w:t>
      </w:r>
      <w:r w:rsidR="00667A94">
        <w:t xml:space="preserve">fires with similar </w:t>
      </w:r>
      <w:r w:rsidR="00923757">
        <w:t>characteristics and burn extent</w:t>
      </w:r>
      <w:r w:rsidR="00667A94">
        <w:t xml:space="preserve"> may elicit differential </w:t>
      </w:r>
      <w:r w:rsidR="003D2D6B">
        <w:t>movement responses depending on where</w:t>
      </w:r>
      <w:r w:rsidR="009A0906">
        <w:t xml:space="preserve"> an individual </w:t>
      </w:r>
      <w:r w:rsidR="00410C02">
        <w:t>is located in</w:t>
      </w:r>
      <w:r w:rsidR="009A0906">
        <w:t xml:space="preserve"> re</w:t>
      </w:r>
      <w:r w:rsidR="00410C02">
        <w:t>lation</w:t>
      </w:r>
      <w:r w:rsidR="009A0906">
        <w:t xml:space="preserve"> to </w:t>
      </w:r>
      <w:r w:rsidR="00DF577C">
        <w:t>either an active fire or unburnt habitat</w:t>
      </w:r>
      <w:r w:rsidR="00410C02">
        <w:t xml:space="preserve">. </w:t>
      </w:r>
    </w:p>
    <w:p w14:paraId="480EDA4D" w14:textId="1682E12F" w:rsidR="00646FD0" w:rsidRDefault="00DF577C" w:rsidP="00C4055B">
      <w:r>
        <w:t>F</w:t>
      </w:r>
      <w:r w:rsidRPr="0089208E">
        <w:t xml:space="preserve">ire type </w:t>
      </w:r>
      <w:r w:rsidRPr="000665DE">
        <w:rPr>
          <w:i/>
          <w:iCs/>
        </w:rPr>
        <w:t xml:space="preserve">did </w:t>
      </w:r>
      <w:r w:rsidRPr="0089208E">
        <w:t xml:space="preserve">influence movement: animals exposed to </w:t>
      </w:r>
      <w:r>
        <w:t>prescribed fire</w:t>
      </w:r>
      <w:r w:rsidRPr="0089208E">
        <w:t xml:space="preserve"> moved more than those experiencing wildfire</w:t>
      </w:r>
      <w:r w:rsidR="00B50E0D">
        <w:t>.</w:t>
      </w:r>
      <w:r w:rsidR="004B6D3D">
        <w:t xml:space="preserve"> </w:t>
      </w:r>
      <w:r w:rsidR="00DB2B86">
        <w:t>Identifying potential mechanisms driving this result is difficult</w:t>
      </w:r>
      <w:r w:rsidR="00F60629">
        <w:t xml:space="preserve"> without further investigating additional </w:t>
      </w:r>
      <w:r w:rsidR="008033CD">
        <w:t>variables</w:t>
      </w:r>
      <w:r w:rsidR="00F60629">
        <w:t xml:space="preserve"> such as </w:t>
      </w:r>
      <w:r w:rsidR="00793DE5">
        <w:t xml:space="preserve">long-term </w:t>
      </w:r>
      <w:r w:rsidR="00F60629">
        <w:t>pyrodiversity</w:t>
      </w:r>
      <w:r w:rsidR="00793DE5">
        <w:t xml:space="preserve"> </w:t>
      </w:r>
      <w:r w:rsidR="008033CD">
        <w:fldChar w:fldCharType="begin"/>
      </w:r>
      <w:r w:rsidR="00A70FDD">
        <w:instrText xml:space="preserve"> ADDIN EN.CITE &lt;EndNote&gt;&lt;Cite&gt;&lt;Author&gt;Brisson&lt;/Author&gt;&lt;Year&gt;2003&lt;/Year&gt;&lt;RecNum&gt;531&lt;/RecNum&gt;&lt;Prefix&gt;e.g. a history of fire suppresion`; &lt;/Prefix&gt;&lt;DisplayText&gt;(e.g. a history of fire suppresion; Brisson et al., 2003)&lt;/DisplayText&gt;&lt;record&gt;&lt;rec-number&gt;531&lt;/rec-number&gt;&lt;foreign-keys&gt;&lt;key app="EN" db-id="axpffp0eards98ew20rvpa0tdf0f0svatvst" timestamp="1756076181"&gt;531&lt;/key&gt;&lt;/foreign-keys&gt;&lt;ref-type name="Journal Article"&gt;17&lt;/ref-type&gt;&lt;contributors&gt;&lt;authors&gt;&lt;author&gt;Brisson, J. A.&lt;/author&gt;&lt;author&gt;Strasburg, J. L.&lt;/author&gt;&lt;author&gt;Templeton, A. R.&lt;/author&gt;&lt;/authors&gt;&lt;/contributors&gt;&lt;titles&gt;&lt;title&gt;&lt;style face="normal" font="default" size="100%"&gt;Impact of fire management on the ecology of collared lizard (&lt;/style&gt;&lt;style face="italic" font="default" size="100%"&gt;Crotaphytus collaris&lt;/style&gt;&lt;style face="normal" font="default" size="100%"&gt;) populations living on the Ozark Plateau&lt;/style&gt;&lt;/title&gt;&lt;secondary-title&gt;Animal Conservation&lt;/secondary-title&gt;&lt;/titles&gt;&lt;pages&gt;247-254&lt;/pages&gt;&lt;volume&gt;6&lt;/volume&gt;&lt;number&gt;3&lt;/number&gt;&lt;dates&gt;&lt;year&gt;2003&lt;/year&gt;&lt;/dates&gt;&lt;work-type&gt;Article&lt;/work-type&gt;&lt;urls&gt;&lt;related-urls&gt;&lt;url&gt;https://www.scopus.com/inward/record.uri?eid=2-s2.0-9644264485&amp;amp;doi=10.1017%2fS1367943003003305&amp;amp;partnerID=40&amp;amp;md5=1079ce1a674e08625bc0cd57616e1d7e&lt;/url&gt;&lt;/related-urls&gt;&lt;/urls&gt;&lt;electronic-resource-num&gt;10.1017/S1367943003003305&lt;/electronic-resource-num&gt;&lt;/record&gt;&lt;/Cite&gt;&lt;/EndNote&gt;</w:instrText>
      </w:r>
      <w:r w:rsidR="008033CD">
        <w:fldChar w:fldCharType="separate"/>
      </w:r>
      <w:r w:rsidR="00A70FDD">
        <w:rPr>
          <w:noProof/>
        </w:rPr>
        <w:t>(e.g. a history of fire suppresion; Brisson et al., 2003)</w:t>
      </w:r>
      <w:r w:rsidR="008033CD">
        <w:fldChar w:fldCharType="end"/>
      </w:r>
      <w:r w:rsidR="00F60629">
        <w:t xml:space="preserve">, </w:t>
      </w:r>
      <w:r w:rsidR="001E52F4">
        <w:t>seasonality</w:t>
      </w:r>
      <w:r w:rsidR="00F60629">
        <w:t xml:space="preserve"> of prescribed burns in relation to</w:t>
      </w:r>
      <w:r w:rsidR="00895C6F">
        <w:t xml:space="preserve"> </w:t>
      </w:r>
      <w:r w:rsidR="001E52F4">
        <w:t>pre-European fire regimes</w:t>
      </w:r>
      <w:r w:rsidR="00793DE5">
        <w:t xml:space="preserve"> </w:t>
      </w:r>
      <w:r w:rsidR="00793DE5">
        <w:fldChar w:fldCharType="begin"/>
      </w:r>
      <w:r w:rsidR="00A248C2">
        <w:instrText xml:space="preserve"> ADDIN EN.CITE &lt;EndNote&gt;&lt;Cite&gt;&lt;Author&gt;Jones&lt;/Author&gt;&lt;Year&gt;2023&lt;/Year&gt;&lt;RecNum&gt;205&lt;/RecNum&gt;&lt;Prefix&gt;e.g. novel seasonality of burns`; &lt;/Prefix&gt;&lt;DisplayText&gt;(e.g. novel seasonality of burns; Jones et al., 2023)&lt;/DisplayText&gt;&lt;record&gt;&lt;rec-number&gt;205&lt;/rec-number&gt;&lt;foreign-keys&gt;&lt;key app="EN" db-id="axpffp0eards98ew20rvpa0tdf0f0svatvst" timestamp="1754531506"&gt;205&lt;/key&gt;&lt;/foreign-keys&gt;&lt;ref-type name="Journal Article"&gt;17&lt;/ref-type&gt;&lt;contributors&gt;&lt;authors&gt;&lt;author&gt;Jones, Gavin M.&lt;/author&gt;&lt;author&gt;Goldberg, Joshua F.&lt;/author&gt;&lt;author&gt;Wilcox, Taylor M.&lt;/author&gt;&lt;author&gt;Buckley, Lauren B.&lt;/author&gt;&lt;author&gt;Parr, Catherine L.&lt;/author&gt;&lt;author&gt;Linck, Ethan B.&lt;/author&gt;&lt;author&gt;Fountain, Emily D.&lt;/author&gt;&lt;author&gt;Schwartz, Michael K.&lt;/author&gt;&lt;/authors&gt;&lt;/contributors&gt;&lt;titles&gt;&lt;title&gt;Fire-driven animal evolution in the Pyrocene&lt;/title&gt;&lt;secondary-title&gt;Trends in Ecology &amp;amp; Evolution&lt;/secondary-title&gt;&lt;/titles&gt;&lt;pages&gt;1072-1084&lt;/pages&gt;&lt;volume&gt;38&lt;/volume&gt;&lt;number&gt;11&lt;/number&gt;&lt;dates&gt;&lt;year&gt;2023&lt;/year&gt;&lt;/dates&gt;&lt;publisher&gt;Elsevier&lt;/publisher&gt;&lt;isbn&gt;0169-5347&lt;/isbn&gt;&lt;urls&gt;&lt;related-urls&gt;&lt;url&gt;https://doi.org/10.1016/j.tree.2023.06.003&lt;/url&gt;&lt;/related-urls&gt;&lt;/urls&gt;&lt;electronic-resource-num&gt;10.1016/j.tree.2023.06.003&lt;/electronic-resource-num&gt;&lt;access-date&gt;2025/08/06&lt;/access-date&gt;&lt;/record&gt;&lt;/Cite&gt;&lt;/EndNote&gt;</w:instrText>
      </w:r>
      <w:r w:rsidR="00793DE5">
        <w:fldChar w:fldCharType="separate"/>
      </w:r>
      <w:r w:rsidR="00A248C2">
        <w:rPr>
          <w:noProof/>
        </w:rPr>
        <w:t>(e.g. novel seasonality of burns; Jones et al., 2023)</w:t>
      </w:r>
      <w:r w:rsidR="00793DE5">
        <w:fldChar w:fldCharType="end"/>
      </w:r>
      <w:r w:rsidR="00793DE5">
        <w:t xml:space="preserve">, and </w:t>
      </w:r>
      <w:r w:rsidR="0026312A">
        <w:t xml:space="preserve">interactive effects of habitat modification </w:t>
      </w:r>
      <w:r w:rsidR="00793DE5">
        <w:fldChar w:fldCharType="begin">
          <w:fldData xml:space="preserve">PEVuZE5vdGU+PENpdGU+PEF1dGhvcj5Eb2hlcnR5PC9BdXRob3I+PFllYXI+MjAyMTwvWWVhcj48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</w:fldData>
        </w:fldChar>
      </w:r>
      <w:r w:rsidR="00793DE5">
        <w:instrText xml:space="preserve"> ADDIN EN.CITE </w:instrText>
      </w:r>
      <w:r w:rsidR="00793DE5">
        <w:fldChar w:fldCharType="begin">
          <w:fldData xml:space="preserve">PEVuZE5vdGU+PENpdGU+PEF1dGhvcj5Eb2hlcnR5PC9BdXRob3I+PFllYXI+MjAyMTwvWWVhcj48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</w:fldData>
        </w:fldChar>
      </w:r>
      <w:r w:rsidR="00793DE5">
        <w:instrText xml:space="preserve"> ADDIN EN.CITE.DATA </w:instrText>
      </w:r>
      <w:r w:rsidR="00793DE5">
        <w:fldChar w:fldCharType="end"/>
      </w:r>
      <w:r w:rsidR="00793DE5">
        <w:fldChar w:fldCharType="separate"/>
      </w:r>
      <w:r w:rsidR="00793DE5">
        <w:rPr>
          <w:noProof/>
        </w:rPr>
        <w:t>(Doherty et al., 2021)</w:t>
      </w:r>
      <w:r w:rsidR="00793DE5">
        <w:fldChar w:fldCharType="end"/>
      </w:r>
      <w:r w:rsidR="00793DE5">
        <w:t>.</w:t>
      </w:r>
      <w:r w:rsidR="00B50E0D">
        <w:t xml:space="preserve"> </w:t>
      </w:r>
      <w:r w:rsidR="0090235D">
        <w:t xml:space="preserve">Outside of these </w:t>
      </w:r>
      <w:r w:rsidR="007E29E5">
        <w:t>factors</w:t>
      </w:r>
      <w:r w:rsidR="0060466A">
        <w:t xml:space="preserve">, </w:t>
      </w:r>
      <w:r w:rsidR="00D83682">
        <w:t>one</w:t>
      </w:r>
      <w:r w:rsidR="0060466A">
        <w:t xml:space="preserve"> </w:t>
      </w:r>
      <w:r w:rsidR="00767E2B">
        <w:t xml:space="preserve">potential explanation is prescribed fires </w:t>
      </w:r>
      <w:r w:rsidR="00001D35">
        <w:t xml:space="preserve">generating </w:t>
      </w:r>
      <w:r w:rsidR="00E85F13">
        <w:t>more heterogenous burn mosaics</w:t>
      </w:r>
      <w:r w:rsidR="00767E2B">
        <w:t>. Prescribed fires typically occur in cooler months</w:t>
      </w:r>
      <w:r w:rsidR="00332353">
        <w:t xml:space="preserve"> </w:t>
      </w:r>
      <w:r w:rsidR="00767E2B">
        <w:fldChar w:fldCharType="begin">
          <w:fldData xml:space="preserve">PEVuZE5vdGU+PENpdGU+PEF1dGhvcj5SeWFuPC9BdXRob3I+PFllYXI+MjAxMzwvWWVhcj48UmVj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</w:fldData>
        </w:fldChar>
      </w:r>
      <w:r w:rsidR="00332353">
        <w:instrText xml:space="preserve"> ADDIN EN.CITE </w:instrText>
      </w:r>
      <w:r w:rsidR="00332353">
        <w:fldChar w:fldCharType="begin">
          <w:fldData xml:space="preserve">PEVuZE5vdGU+PENpdGU+PEF1dGhvcj5SeWFuPC9BdXRob3I+PFllYXI+MjAxMzwvWWVhcj48UmVj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</w:fldData>
        </w:fldChar>
      </w:r>
      <w:r w:rsidR="00332353">
        <w:instrText xml:space="preserve"> ADDIN EN.CITE.DATA </w:instrText>
      </w:r>
      <w:r w:rsidR="00332353">
        <w:fldChar w:fldCharType="end"/>
      </w:r>
      <w:r w:rsidR="00767E2B">
        <w:fldChar w:fldCharType="separate"/>
      </w:r>
      <w:r w:rsidR="00332353">
        <w:rPr>
          <w:noProof/>
        </w:rPr>
        <w:t>(Penman et al., 2011; Ryan et al., 2013)</w:t>
      </w:r>
      <w:r w:rsidR="00767E2B">
        <w:fldChar w:fldCharType="end"/>
      </w:r>
      <w:r w:rsidR="00E85F13">
        <w:t xml:space="preserve"> and</w:t>
      </w:r>
      <w:r w:rsidR="00767E2B">
        <w:t xml:space="preserve"> are generally less intense and severe</w:t>
      </w:r>
      <w:r w:rsidR="00332353">
        <w:t xml:space="preserve"> than wildfire</w:t>
      </w:r>
      <w:r w:rsidR="00767E2B">
        <w:t xml:space="preserve"> </w:t>
      </w:r>
      <w:r w:rsidR="00767E2B">
        <w:fldChar w:fldCharType="begin"/>
      </w:r>
      <w:r w:rsidR="00767E2B">
        <w:instrText xml:space="preserve"> ADDIN EN.CITE &lt;EndNote&gt;&lt;Cite&gt;&lt;Author&gt;Price&lt;/Author&gt;&lt;Year&gt;2022&lt;/Year&gt;&lt;RecNum&gt;750&lt;/RecNum&gt;&lt;DisplayText&gt;(Price et al., 2022)&lt;/DisplayText&gt;&lt;record&gt;&lt;rec-number&gt;750&lt;/rec-number&gt;&lt;foreign-keys&gt;&lt;key app="EN" db-id="axpffp0eards98ew20rvpa0tdf0f0svatvst" timestamp="1763962631"&gt;750&lt;/key&gt;&lt;/foreign-keys&gt;&lt;ref-type name="Journal Article"&gt;17&lt;/ref-type&gt;&lt;contributors&gt;&lt;authors&gt;&lt;author&gt;Price, Owen H.&lt;/author&gt;&lt;author&gt;Nolan, Rachael H.&lt;/author&gt;&lt;author&gt;Samson, Stephanie A.&lt;/author&gt;&lt;/authors&gt;&lt;/contributors&gt;&lt;titles&gt;&lt;title&gt;Fuel consumption rates in resprouting eucalypt forest during hazard reduction burns, cultural burns and wildfires&lt;/title&gt;&lt;secondary-title&gt;Forest Ecology and Management&lt;/secondary-title&gt;&lt;/titles&gt;&lt;pages&gt;119894&lt;/pages&gt;&lt;volume&gt;505&lt;/volume&gt;&lt;keywords&gt;&lt;keyword&gt;Fuel Hazard&lt;/keyword&gt;&lt;keyword&gt;Fire emissions&lt;/keyword&gt;&lt;keyword&gt;Forest carbon&lt;/keyword&gt;&lt;keyword&gt;Fire severity&lt;/keyword&gt;&lt;keyword&gt;Prescribed burn&lt;/keyword&gt;&lt;/keywords&gt;&lt;dates&gt;&lt;year&gt;2022&lt;/year&gt;&lt;pub-dates&gt;&lt;date&gt;2022/02/01/&lt;/date&gt;&lt;/pub-dates&gt;&lt;/dates&gt;&lt;isbn&gt;0378-1127&lt;/isbn&gt;&lt;urls&gt;&lt;related-urls&gt;&lt;url&gt;https://www.sciencedirect.com/science/article/pii/S0378112721009853&lt;/url&gt;&lt;/related-urls&gt;&lt;/urls&gt;&lt;electronic-resource-num&gt;10.1016/j.foreco.2021.119894&lt;/electronic-resource-num&gt;&lt;/record&gt;&lt;/Cite&gt;&lt;/EndNote&gt;</w:instrText>
      </w:r>
      <w:r w:rsidR="00767E2B">
        <w:fldChar w:fldCharType="separate"/>
      </w:r>
      <w:r w:rsidR="00767E2B">
        <w:rPr>
          <w:noProof/>
        </w:rPr>
        <w:t>(Price et al., 2022)</w:t>
      </w:r>
      <w:r w:rsidR="00767E2B">
        <w:fldChar w:fldCharType="end"/>
      </w:r>
      <w:r w:rsidR="00001D35">
        <w:t xml:space="preserve">, together producing </w:t>
      </w:r>
      <w:r w:rsidR="00332353">
        <w:t>burn heterogeneity</w:t>
      </w:r>
      <w:r w:rsidR="00F25845">
        <w:t xml:space="preserve"> </w:t>
      </w:r>
      <w:r w:rsidR="00F25845">
        <w:fldChar w:fldCharType="begin">
          <w:fldData xml:space="preserve">PEVuZE5vdGU+PENpdGU+PEF1dGhvcj5LbmFwcDwvQXV0aG9yPjxZZWFyPjIwMDY8L1llYXI+PFJl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</w:fldData>
        </w:fldChar>
      </w:r>
      <w:r w:rsidR="00F25845">
        <w:instrText xml:space="preserve"> ADDIN EN.CITE </w:instrText>
      </w:r>
      <w:r w:rsidR="00F25845">
        <w:fldChar w:fldCharType="begin">
          <w:fldData xml:space="preserve">PEVuZE5vdGU+PENpdGU+PEF1dGhvcj5LbmFwcDwvQXV0aG9yPjxZZWFyPjIwMDY8L1llYXI+PFJl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</w:fldData>
        </w:fldChar>
      </w:r>
      <w:r w:rsidR="00F25845">
        <w:instrText xml:space="preserve"> ADDIN EN.CITE.DATA </w:instrText>
      </w:r>
      <w:r w:rsidR="00F25845">
        <w:fldChar w:fldCharType="end"/>
      </w:r>
      <w:r w:rsidR="00F25845">
        <w:fldChar w:fldCharType="separate"/>
      </w:r>
      <w:r w:rsidR="00F25845">
        <w:rPr>
          <w:noProof/>
        </w:rPr>
        <w:t>(Donovan et al., 2024; Knapp &amp; Keeley, 2006)</w:t>
      </w:r>
      <w:r w:rsidR="00F25845">
        <w:fldChar w:fldCharType="end"/>
      </w:r>
      <w:r w:rsidR="00E85F13">
        <w:t xml:space="preserve">. </w:t>
      </w:r>
      <w:r w:rsidR="00895C6F">
        <w:t>Greater burn</w:t>
      </w:r>
      <w:commentRangeStart w:id="333"/>
      <w:r w:rsidR="00895C6F">
        <w:t xml:space="preserve"> heterogeneity may </w:t>
      </w:r>
      <w:r w:rsidR="001D0C07">
        <w:t>promote</w:t>
      </w:r>
      <w:r w:rsidR="00895C6F">
        <w:t xml:space="preserve"> animal movement by providing complementary resources across space </w:t>
      </w:r>
      <w:commentRangeEnd w:id="333"/>
      <w:r w:rsidR="00895C6F">
        <w:rPr>
          <w:rStyle w:val="CommentReference"/>
          <w:sz w:val="24"/>
          <w:szCs w:val="22"/>
        </w:rPr>
        <w:commentReference w:id="333"/>
      </w:r>
      <w:r w:rsidR="00895C6F">
        <w:fldChar w:fldCharType="begin"/>
      </w:r>
      <w:r w:rsidR="00895C6F">
        <w:instrText xml:space="preserve"> ADDIN EN.CITE &lt;EndNote&gt;&lt;Cite&gt;&lt;Author&gt;Leonard&lt;/Author&gt;&lt;Year&gt;2010&lt;/Year&gt;&lt;RecNum&gt;540&lt;/RecNum&gt;&lt;DisplayText&gt;(Leonard &amp;amp; Koprowski, 2010)&lt;/DisplayText&gt;&lt;record&gt;&lt;rec-number&gt;540&lt;/rec-number&gt;&lt;foreign-keys&gt;&lt;key app="EN" db-id="axpffp0eards98ew20rvpa0tdf0f0svatvst" timestamp="1756076181"&gt;540&lt;/key&gt;&lt;/foreign-keys&gt;&lt;ref-type name="Journal Article"&gt;17&lt;/ref-type&gt;&lt;contributors&gt;&lt;authors&gt;&lt;author&gt;Leonard, K. M.&lt;/author&gt;&lt;author&gt;Koprowski, J. L.&lt;/author&gt;&lt;/authors&gt;&lt;/contributors&gt;&lt;titles&gt;&lt;title&gt;&lt;style face="normal" font="default" size="100%"&gt;Effects of fire on endangered mount graham red squirrels (&lt;/style&gt;&lt;style face="italic" font="default" size="100%"&gt;Tamiasciurus hudsonicus grahamensis&lt;/style&gt;&lt;style face="normal" font="default" size="100%"&gt;): Responses of individuals with known fates&lt;/style&gt;&lt;/title&gt;&lt;secondary-title&gt;Southwestern Naturalist&lt;/secondary-title&gt;&lt;/titles&gt;&lt;pages&gt;217-224&lt;/pages&gt;&lt;volume&gt;55&lt;/volume&gt;&lt;number&gt;2&lt;/number&gt;&lt;dates&gt;&lt;year&gt;2010&lt;/year&gt;&lt;/dates&gt;&lt;work-type&gt;Article&lt;/work-type&gt;&lt;urls&gt;&lt;related-urls&gt;&lt;url&gt;https://www.scopus.com/inward/record.uri?eid=2-s2.0-77954461954&amp;amp;doi=10.1894%2fMRD-01.1&amp;amp;partnerID=40&amp;amp;md5=2b63b9034e20eea8e8be922182385177&lt;/url&gt;&lt;/related-urls&gt;&lt;/urls&gt;&lt;electronic-resource-num&gt;10.1894/MRD-01.1&lt;/electronic-resource-num&gt;&lt;/record&gt;&lt;/Cite&gt;&lt;/EndNote&gt;</w:instrText>
      </w:r>
      <w:r w:rsidR="00895C6F">
        <w:fldChar w:fldCharType="separate"/>
      </w:r>
      <w:r w:rsidR="00895C6F">
        <w:rPr>
          <w:noProof/>
        </w:rPr>
        <w:t>(Leonard &amp; Koprowski, 2010)</w:t>
      </w:r>
      <w:r w:rsidR="00895C6F">
        <w:fldChar w:fldCharType="end"/>
      </w:r>
      <w:r w:rsidR="00895C6F">
        <w:t xml:space="preserve">, including refugia </w:t>
      </w:r>
      <w:r w:rsidR="00A24B38">
        <w:t>mitigating</w:t>
      </w:r>
      <w:r w:rsidR="00895C6F">
        <w:t xml:space="preserve"> predation risk during movement bouts </w:t>
      </w:r>
      <w:r w:rsidR="00895C6F">
        <w:fldChar w:fldCharType="begin"/>
      </w:r>
      <w:r w:rsidR="00895C6F">
        <w:instrText xml:space="preserve"> ADDIN EN.CITE &lt;EndNote&gt;&lt;Cite&gt;&lt;Author&gt;Leahy&lt;/Author&gt;&lt;Year&gt;2016&lt;/Year&gt;&lt;RecNum&gt;10&lt;/RecNum&gt;&lt;DisplayText&gt;(Cohen et al., 2019; Leahy et al., 2016)&lt;/DisplayText&gt;&lt;record&gt;&lt;rec-number&gt;10&lt;/rec-number&gt;&lt;foreign-keys&gt;&lt;key app="EN" db-id="axpffp0eards98ew20rvpa0tdf0f0svatvst" timestamp="1714914013"&gt;10&lt;/key&gt;&lt;/foreign-keys&gt;&lt;ref-type name="Journal Article"&gt;17&lt;/ref-type&gt;&lt;contributors&gt;&lt;authors&gt;&lt;author&gt;Leahy, Lily&lt;/author&gt;&lt;author&gt;Legge, Sarah M.&lt;/author&gt;&lt;author&gt;Tuft, Katherine&lt;/author&gt;&lt;author&gt;McGregor, Hugh W.&lt;/author&gt;&lt;author&gt;Barmuta, Leon A.&lt;/author&gt;&lt;author&gt;Jones, Menna E.&lt;/author&gt;&lt;author&gt;Johnson, Christopher N.&lt;/author&gt;&lt;/authors&gt;&lt;/contributors&gt;&lt;titles&gt;&lt;title&gt;Amplified predation after fire suppresses rodent populations in Australia’s tropical savannas&lt;/title&gt;&lt;secondary-title&gt;Wildlife Research&lt;/secondary-title&gt;&lt;/titles&gt;&lt;pages&gt;705-716&lt;/pages&gt;&lt;volume&gt;42&lt;/volume&gt;&lt;number&gt;8&lt;/number&gt;&lt;dates&gt;&lt;year&gt;2016&lt;/year&gt;&lt;/dates&gt;&lt;urls&gt;&lt;related-urls&gt;&lt;url&gt;https://doi.org/10.1071/WR15011&lt;/url&gt;&lt;/related-urls&gt;&lt;/urls&gt;&lt;/record&gt;&lt;/Cite&gt;&lt;Cite&gt;&lt;Author&gt;Cohen&lt;/Author&gt;&lt;Year&gt;2019&lt;/Year&gt;&lt;RecNum&gt;204&lt;/RecNum&gt;&lt;record&gt;&lt;rec-number&gt;204&lt;/rec-number&gt;&lt;foreign-keys&gt;&lt;key app="EN" db-id="axpffp0eards98ew20rvpa0tdf0f0svatvst" timestamp="1754530970"&gt;204&lt;/key&gt;&lt;/foreign-keys&gt;&lt;ref-type name="Journal Article"&gt;17&lt;/ref-type&gt;&lt;contributors&gt;&lt;authors&gt;&lt;author&gt;Cohen, Bradley S.&lt;/author&gt;&lt;author&gt;Prebyl, Thomas J.&lt;/author&gt;&lt;author&gt;Collier, Bret A.&lt;/author&gt;&lt;author&gt;Chamberlain, Michael J.&lt;/author&gt;&lt;/authors&gt;&lt;/contributors&gt;&lt;titles&gt;&lt;title&gt;Spatiotemporal variability of fire characteristics affect animal responses in pyric landscapes&lt;/title&gt;&lt;secondary-title&gt;Fire Ecology&lt;/secondary-title&gt;&lt;/titles&gt;&lt;pages&gt;41&lt;/pages&gt;&lt;volume&gt;15&lt;/volume&gt;&lt;number&gt;1&lt;/number&gt;&lt;dates&gt;&lt;year&gt;2019&lt;/year&gt;&lt;pub-dates&gt;&lt;date&gt;2019/12/04&lt;/date&gt;&lt;/pub-dates&gt;&lt;/dates&gt;&lt;isbn&gt;1933-9747&lt;/isbn&gt;&lt;urls&gt;&lt;related-urls&gt;&lt;url&gt;https://doi.org/10.1186/s42408-019-0058-4&lt;/url&gt;&lt;/related-urls&gt;&lt;/urls&gt;&lt;electronic-resource-num&gt;10.1186/s42408-019-0058-4&lt;/electronic-resource-num&gt;&lt;/record&gt;&lt;/Cite&gt;&lt;/EndNote&gt;</w:instrText>
      </w:r>
      <w:r w:rsidR="00895C6F">
        <w:fldChar w:fldCharType="separate"/>
      </w:r>
      <w:r w:rsidR="00895C6F">
        <w:rPr>
          <w:noProof/>
        </w:rPr>
        <w:t>(Cohen et al., 2019; Leahy et al., 2016)</w:t>
      </w:r>
      <w:r w:rsidR="00895C6F">
        <w:fldChar w:fldCharType="end"/>
      </w:r>
      <w:r w:rsidR="00895C6F">
        <w:t xml:space="preserve">. </w:t>
      </w:r>
      <w:r w:rsidR="00A70FDD">
        <w:t>Simultaneously</w:t>
      </w:r>
      <w:r w:rsidR="00B620A7">
        <w:t xml:space="preserve">, </w:t>
      </w:r>
      <w:r w:rsidR="00B41FD0">
        <w:t xml:space="preserve">burn heterogeneity </w:t>
      </w:r>
      <w:r w:rsidR="004D03FC">
        <w:t>c</w:t>
      </w:r>
      <w:r w:rsidR="00767E2B">
        <w:t xml:space="preserve">an </w:t>
      </w:r>
      <w:r w:rsidR="004D03FC">
        <w:t xml:space="preserve">also suppress </w:t>
      </w:r>
      <w:r w:rsidR="001940CC">
        <w:t>movements</w:t>
      </w:r>
      <w:r w:rsidR="000466E8">
        <w:t xml:space="preserve"> if</w:t>
      </w:r>
      <w:r w:rsidR="00A83007">
        <w:t xml:space="preserve"> resources are </w:t>
      </w:r>
      <w:r w:rsidR="00273B4E">
        <w:t>concentrated and</w:t>
      </w:r>
      <w:r w:rsidR="000466E8">
        <w:t xml:space="preserve"> </w:t>
      </w:r>
      <w:r w:rsidR="00E85F13">
        <w:t xml:space="preserve">easily accessible, </w:t>
      </w:r>
      <w:r w:rsidR="00A83007">
        <w:t>reduc</w:t>
      </w:r>
      <w:r w:rsidR="001D0C07">
        <w:t>ing</w:t>
      </w:r>
      <w:r w:rsidR="00273B4E">
        <w:t xml:space="preserve"> </w:t>
      </w:r>
      <w:r w:rsidR="00E85F13">
        <w:t xml:space="preserve">the need to travel </w:t>
      </w:r>
      <w:r w:rsidR="00273B4E">
        <w:fldChar w:fldCharType="begin"/>
      </w:r>
      <w:r w:rsidR="00273B4E">
        <w:instrText xml:space="preserve"> ADDIN EN.CITE &lt;EndNote&gt;&lt;Cite&gt;&lt;Author&gt;Abrahms&lt;/Author&gt;&lt;Year&gt;2021&lt;/Year&gt;&lt;RecNum&gt;794&lt;/RecNum&gt;&lt;DisplayText&gt;(Abrahms et al., 2021)&lt;/DisplayText&gt;&lt;record&gt;&lt;rec-number&gt;794&lt;/rec-number&gt;&lt;foreign-keys&gt;&lt;key app="EN" db-id="axpffp0eards98ew20rvpa0tdf0f0svatvst" timestamp="1768783018"&gt;794&lt;/key&gt;&lt;/foreign-keys&gt;&lt;ref-type name="Journal Article"&gt;17&lt;/ref-type&gt;&lt;contributors&gt;&lt;authors&gt;&lt;author&gt;Abrahms, Briana&lt;/author&gt;&lt;author&gt;Aikens, Ellen O.&lt;/author&gt;&lt;author&gt;Armstrong, Jonathan B.&lt;/author&gt;&lt;author&gt;Deacy, William W.&lt;/author&gt;&lt;author&gt;Kauffman, Matthew J.&lt;/author&gt;&lt;author&gt;Merkle, Jerod A.&lt;/author&gt;&lt;/authors&gt;&lt;/contributors&gt;&lt;titles&gt;&lt;title&gt;Emerging perspectives on resource tracking and animal movement ecology&lt;/title&gt;&lt;secondary-title&gt;Trends in Ecology &amp;amp; Evolution&lt;/secondary-title&gt;&lt;/titles&gt;&lt;pages&gt;308-320&lt;/pages&gt;&lt;volume&gt;36&lt;/volume&gt;&lt;number&gt;4&lt;/number&gt;&lt;keywords&gt;&lt;keyword&gt;movement ecology&lt;/keyword&gt;&lt;keyword&gt;phenological variation&lt;/keyword&gt;&lt;keyword&gt;resource landscape&lt;/keyword&gt;&lt;keyword&gt;foraging theory&lt;/keyword&gt;&lt;/keywords&gt;&lt;dates&gt;&lt;year&gt;2021&lt;/year&gt;&lt;pub-dates&gt;&lt;date&gt;2021/04/01/&lt;/date&gt;&lt;/pub-dates&gt;&lt;/dates&gt;&lt;isbn&gt;0169-5347&lt;/isbn&gt;&lt;urls&gt;&lt;related-urls&gt;&lt;url&gt;https://www.sciencedirect.com/science/article/pii/S0169534720303104&lt;/url&gt;&lt;/related-urls&gt;&lt;/urls&gt;&lt;electronic-resource-num&gt;10.1016/j.tree.2020.10.018&lt;/electronic-resource-num&gt;&lt;/record&gt;&lt;/Cite&gt;&lt;/EndNote&gt;</w:instrText>
      </w:r>
      <w:r w:rsidR="00273B4E">
        <w:fldChar w:fldCharType="separate"/>
      </w:r>
      <w:r w:rsidR="00273B4E">
        <w:rPr>
          <w:noProof/>
        </w:rPr>
        <w:t>(Abrahms et al., 2021)</w:t>
      </w:r>
      <w:r w:rsidR="00273B4E">
        <w:fldChar w:fldCharType="end"/>
      </w:r>
      <w:r w:rsidR="00273B4E">
        <w:t>.</w:t>
      </w:r>
      <w:r w:rsidR="00A83007">
        <w:t xml:space="preserve"> </w:t>
      </w:r>
      <w:r w:rsidR="003C7AEB">
        <w:t>L</w:t>
      </w:r>
      <w:r w:rsidR="00CB33A0">
        <w:t>arger, more severe wildfire</w:t>
      </w:r>
      <w:r w:rsidR="00E73FAF">
        <w:t>s</w:t>
      </w:r>
      <w:r w:rsidR="00CB33A0">
        <w:t xml:space="preserve"> </w:t>
      </w:r>
      <w:r w:rsidR="003C7AEB">
        <w:t xml:space="preserve">remove </w:t>
      </w:r>
      <w:r w:rsidR="00EC18B3">
        <w:t xml:space="preserve">resources across broad spatial scales </w:t>
      </w:r>
      <w:r w:rsidR="00BF535B">
        <w:fldChar w:fldCharType="begin"/>
      </w:r>
      <w:r w:rsidR="00BF535B">
        <w:instrText xml:space="preserve"> ADDIN EN.CITE &lt;EndNote&gt;&lt;Cite&gt;&lt;Author&gt;Linley&lt;/Author&gt;&lt;Year&gt;2022&lt;/Year&gt;&lt;RecNum&gt;792&lt;/RecNum&gt;&lt;DisplayText&gt;(Linley et al., 2022)&lt;/DisplayText&gt;&lt;record&gt;&lt;rec-number&gt;792&lt;/rec-number&gt;&lt;foreign-keys&gt;&lt;key app="EN" db-id="axpffp0eards98ew20rvpa0tdf0f0svatvst" timestamp="1768782433"&gt;792&lt;/key&gt;&lt;/foreign-keys&gt;&lt;ref-type name="Journal Article"&gt;17&lt;/ref-type&gt;&lt;contributors&gt;&lt;authors&gt;&lt;author&gt;Linley, Grant D.&lt;/author&gt;&lt;author&gt;Jolly, Chris J.&lt;/author&gt;&lt;author&gt;Doherty, Tim S.&lt;/author&gt;&lt;author&gt;Geary, William L.&lt;/author&gt;&lt;author&gt;Armenteras, Dolors&lt;/author&gt;&lt;author&gt;Belcher, Claire M.&lt;/author&gt;&lt;author&gt;Bliege Bird, Rebecca&lt;/author&gt;&lt;author&gt;Duane, Andrea&lt;/author&gt;&lt;author&gt;Fletcher, Michael-Shawn&lt;/author&gt;&lt;author&gt;Giorgis, Melisa A.&lt;/author&gt;&lt;author&gt;Haslem, Angie&lt;/author&gt;&lt;author&gt;Jones, Gavin M.&lt;/author&gt;&lt;author&gt;Kelly, Luke T.&lt;/author&gt;&lt;author&gt;Lee, Calvin K. F.&lt;/author&gt;&lt;author&gt;Nolan, Rachael H.&lt;/author&gt;&lt;author&gt;Parr, Catherine L.&lt;/author&gt;&lt;author&gt;Pausas, Juli G.&lt;/author&gt;&lt;author&gt;Price, Jodi N.&lt;/author&gt;&lt;author&gt;Regos, Adrián&lt;/author&gt;&lt;author&gt;Ritchie, Euan G.&lt;/author&gt;&lt;author&gt;Ruffault, Julien&lt;/author&gt;&lt;author&gt;Williamson, Grant J.&lt;/author&gt;&lt;author&gt;Wu, Qianhan&lt;/author&gt;&lt;author&gt;Nimmo, Dale G.&lt;/author&gt;&lt;/authors&gt;&lt;/contributors&gt;&lt;titles&gt;&lt;title&gt;What do you mean, ‘megafire’?&lt;/title&gt;&lt;secondary-title&gt;Global Ecology and Biogeography&lt;/secondary-title&gt;&lt;/titles&gt;&lt;pages&gt;1906-1922&lt;/pages&gt;&lt;volume&gt;31&lt;/volume&gt;&lt;number&gt;10&lt;/number&gt;&lt;keywords&gt;&lt;keyword&gt;Anthropocene&lt;/keyword&gt;&lt;keyword&gt;catastrophic fire&lt;/keyword&gt;&lt;keyword&gt;climate change&lt;/keyword&gt;&lt;keyword&gt;extreme wildfire event&lt;/keyword&gt;&lt;keyword&gt;mega-fire&lt;/keyword&gt;&lt;keyword&gt;Pyrocene&lt;/keyword&gt;&lt;keyword&gt;wildfire disaster&lt;/keyword&gt;&lt;/keywords&gt;&lt;dates&gt;&lt;year&gt;2022&lt;/year&gt;&lt;pub-dates&gt;&lt;date&gt;2022/10/01&lt;/date&gt;&lt;/pub-dates&gt;&lt;/dates&gt;&lt;publisher&gt;John Wiley &amp;amp; Sons, Ltd&lt;/publisher&gt;&lt;isbn&gt;1466-822X&lt;/isbn&gt;&lt;urls&gt;&lt;related-urls&gt;&lt;url&gt;https://doi.org/10.1111/geb.13499&lt;/url&gt;&lt;/related-urls&gt;&lt;/urls&gt;&lt;electronic-resource-num&gt;10.1111/geb.13499&lt;/electronic-resource-num&gt;&lt;access-date&gt;2026/01/18&lt;/access-date&gt;&lt;/record&gt;&lt;/Cite&gt;&lt;/EndNote&gt;</w:instrText>
      </w:r>
      <w:r w:rsidR="00BF535B">
        <w:fldChar w:fldCharType="separate"/>
      </w:r>
      <w:r w:rsidR="00BF535B">
        <w:rPr>
          <w:noProof/>
        </w:rPr>
        <w:t>(Linley et al., 2022)</w:t>
      </w:r>
      <w:r w:rsidR="00BF535B">
        <w:fldChar w:fldCharType="end"/>
      </w:r>
      <w:r w:rsidR="00EC18B3">
        <w:t xml:space="preserve">, compelling </w:t>
      </w:r>
      <w:r w:rsidR="000C3BF7">
        <w:t>more mobile species</w:t>
      </w:r>
      <w:r w:rsidR="00670DE3">
        <w:t xml:space="preserve"> to move in search of resources</w:t>
      </w:r>
      <w:r w:rsidR="00F4184B">
        <w:t xml:space="preserve"> </w:t>
      </w:r>
      <w:r w:rsidR="00BF535B">
        <w:fldChar w:fldCharType="begin"/>
      </w:r>
      <w:r w:rsidR="00BF535B">
        <w:instrText xml:space="preserve"> ADDIN EN.CITE &lt;EndNote&gt;&lt;Cite&gt;&lt;Author&gt;Blakey&lt;/Author&gt;&lt;Year&gt;2022&lt;/Year&gt;&lt;RecNum&gt;165&lt;/RecNum&gt;&lt;DisplayText&gt;(Blakey et al., 2022)&lt;/DisplayText&gt;&lt;record&gt;&lt;rec-number&gt;165&lt;/rec-number&gt;&lt;foreign-keys&gt;&lt;key app="EN" db-id="axpffp0eards98ew20rvpa0tdf0f0svatvst" timestamp="1753755623"&gt;165&lt;/key&gt;&lt;/foreign-keys&gt;&lt;ref-type name="Journal Article"&gt;17&lt;/ref-type&gt;&lt;contributors&gt;&lt;authors&gt;&lt;author&gt;Blakey, Rachel V.&lt;/author&gt;&lt;author&gt;Sikich, Jeff A.&lt;/author&gt;&lt;author&gt;Blumstein, Daniel T.&lt;/author&gt;&lt;author&gt;Riley, Seth P. D.&lt;/author&gt;&lt;/authors&gt;&lt;/contributors&gt;&lt;titles&gt;&lt;title&gt;Mountain lions avoid burned areas and increase risky behavior after wildfire in a fragmented urban landscape&lt;/title&gt;&lt;secondary-title&gt;Current Biology&lt;/secondary-title&gt;&lt;/titles&gt;&lt;pages&gt;4762-4768.e5&lt;/pages&gt;&lt;volume&gt;32&lt;/volume&gt;&lt;number&gt;21&lt;/number&gt;&lt;keywords&gt;&lt;keyword&gt;carnivore&lt;/keyword&gt;&lt;keyword&gt;high severity fire&lt;/keyword&gt;&lt;keyword&gt;megacity&lt;/keyword&gt;&lt;keyword&gt;movement&lt;/keyword&gt;&lt;keyword&gt;Puma concolor&lt;/keyword&gt;&lt;keyword&gt;roads&lt;/keyword&gt;&lt;keyword&gt;trade-off&lt;/keyword&gt;&lt;keyword&gt;urbanization&lt;/keyword&gt;&lt;/keywords&gt;&lt;dates&gt;&lt;year&gt;2022&lt;/year&gt;&lt;pub-dates&gt;&lt;date&gt;2022/11/07/&lt;/date&gt;&lt;/pub-dates&gt;&lt;/dates&gt;&lt;isbn&gt;0960-9822&lt;/isbn&gt;&lt;urls&gt;&lt;related-urls&gt;&lt;url&gt;https://www.sciencedirect.com/science/article/pii/S0960982222014762&lt;/url&gt;&lt;/related-urls&gt;&lt;/urls&gt;&lt;electronic-resource-num&gt;10.1016/j.cub.2022.08.082&lt;/electronic-resource-num&gt;&lt;/record&gt;&lt;/Cite&gt;&lt;/EndNote&gt;</w:instrText>
      </w:r>
      <w:r w:rsidR="00BF535B">
        <w:fldChar w:fldCharType="separate"/>
      </w:r>
      <w:r w:rsidR="00BF535B">
        <w:rPr>
          <w:noProof/>
        </w:rPr>
        <w:t>(Blakey et al., 2022)</w:t>
      </w:r>
      <w:r w:rsidR="00BF535B">
        <w:fldChar w:fldCharType="end"/>
      </w:r>
      <w:r w:rsidR="00BF535B">
        <w:t>. Equally,</w:t>
      </w:r>
      <w:r w:rsidR="00B41611">
        <w:t xml:space="preserve"> the</w:t>
      </w:r>
      <w:r w:rsidR="00BF535B">
        <w:t xml:space="preserve"> </w:t>
      </w:r>
      <w:r w:rsidR="00220A91">
        <w:t xml:space="preserve">broad scale loss of </w:t>
      </w:r>
      <w:r w:rsidR="00DD3C80">
        <w:t>cover</w:t>
      </w:r>
      <w:r w:rsidR="00AE2ACB">
        <w:t xml:space="preserve"> </w:t>
      </w:r>
      <w:r w:rsidR="00220A91">
        <w:t xml:space="preserve">may </w:t>
      </w:r>
      <w:r w:rsidR="00B41611">
        <w:t xml:space="preserve">fundamentally </w:t>
      </w:r>
      <w:r w:rsidR="00AF116C">
        <w:lastRenderedPageBreak/>
        <w:t>alter the</w:t>
      </w:r>
      <w:r w:rsidR="00220A91">
        <w:t xml:space="preserve"> landscape of fear</w:t>
      </w:r>
      <w:r w:rsidR="00DD3C80">
        <w:t>, increasing perceived predation risk</w:t>
      </w:r>
      <w:r w:rsidR="00753718" w:rsidRPr="00753718">
        <w:t xml:space="preserve"> </w:t>
      </w:r>
      <w:r w:rsidR="0084460D">
        <w:fldChar w:fldCharType="begin"/>
      </w:r>
      <w:r w:rsidR="0084460D">
        <w:instrText xml:space="preserve"> ADDIN EN.CITE &lt;EndNote&gt;&lt;Cite&gt;&lt;Author&gt;Laundré&lt;/Author&gt;&lt;Year&gt;2010&lt;/Year&gt;&lt;RecNum&gt;801&lt;/RecNum&gt;&lt;DisplayText&gt;(Laundré et al., 2010)&lt;/DisplayText&gt;&lt;record&gt;&lt;rec-number&gt;801&lt;/rec-number&gt;&lt;foreign-keys&gt;&lt;key app="EN" db-id="axpffp0eards98ew20rvpa0tdf0f0svatvst" timestamp="1773984695"&gt;801&lt;/key&gt;&lt;/foreign-keys&gt;&lt;ref-type name="Journal Article"&gt;17&lt;/ref-type&gt;&lt;contributors&gt;&lt;authors&gt;&lt;author&gt;Laundré, John W.&lt;/author&gt;&lt;author&gt;Hernández, Lucina&lt;/author&gt;&lt;author&gt;Ripple, William J.&lt;/author&gt;&lt;/authors&gt;&lt;/contributors&gt;&lt;titles&gt;&lt;title&gt;The landscape of fear: Ecological implications of being afraid&lt;/title&gt;&lt;secondary-title&gt;The Open Ecology Journal&lt;/secondary-title&gt;&lt;/titles&gt;&lt;pages&gt;1-7&lt;/pages&gt;&lt;volume&gt;3&lt;/volume&gt;&lt;number&gt;2&lt;/number&gt;&lt;keywords&gt;&lt;keyword&gt;Fear&lt;/keyword&gt;&lt;keyword&gt;Predatory animals&lt;/keyword&gt;&lt;/keywords&gt;&lt;dates&gt;&lt;year&gt;2010&lt;/year&gt;&lt;/dates&gt;&lt;isbn&gt;1874-2130&lt;/isbn&gt;&lt;urls&gt;&lt;/urls&gt;&lt;electronic-resource-num&gt;10.2174/1874213001003030001&lt;/electronic-resource-num&gt;&lt;/record&gt;&lt;/Cite&gt;&lt;/EndNote&gt;</w:instrText>
      </w:r>
      <w:r w:rsidR="0084460D">
        <w:fldChar w:fldCharType="separate"/>
      </w:r>
      <w:r w:rsidR="0084460D">
        <w:rPr>
          <w:noProof/>
        </w:rPr>
        <w:t>(Laundré et al., 2010)</w:t>
      </w:r>
      <w:r w:rsidR="0084460D">
        <w:fldChar w:fldCharType="end"/>
      </w:r>
      <w:r w:rsidR="00A94F7E">
        <w:t xml:space="preserve"> and </w:t>
      </w:r>
      <w:r w:rsidR="00F67111">
        <w:t>discouraging increased movement</w:t>
      </w:r>
      <w:r w:rsidR="005840B2">
        <w:t xml:space="preserve"> </w:t>
      </w:r>
      <w:r w:rsidR="005840B2">
        <w:fldChar w:fldCharType="begin"/>
      </w:r>
      <w:r w:rsidR="005840B2">
        <w:instrText xml:space="preserve"> ADDIN EN.CITE &lt;EndNote&gt;&lt;Cite&gt;&lt;Author&gt;Brown&lt;/Author&gt;&lt;Year&gt;2004&lt;/Year&gt;&lt;RecNum&gt;180&lt;/RecNum&gt;&lt;DisplayText&gt;(Brown &amp;amp; Kotler, 2004)&lt;/DisplayText&gt;&lt;record&gt;&lt;rec-number&gt;180&lt;/rec-number&gt;&lt;foreign-keys&gt;&lt;key app="EN" db-id="axpffp0eards98ew20rvpa0tdf0f0svatvst" timestamp="1753840247"&gt;180&lt;/key&gt;&lt;/foreign-keys&gt;&lt;ref-type name="Journal Article"&gt;17&lt;/ref-type&gt;&lt;contributors&gt;&lt;authors&gt;&lt;author&gt;Brown, Joel S.&lt;/author&gt;&lt;author&gt;Kotler, Burt P.&lt;/author&gt;&lt;/authors&gt;&lt;/contributors&gt;&lt;titles&gt;&lt;title&gt;Hazardous duty pay and the foraging cost of predation&lt;/title&gt;&lt;secondary-title&gt;Ecology Letters&lt;/secondary-title&gt;&lt;/titles&gt;&lt;pages&gt;999-1014&lt;/pages&gt;&lt;volume&gt;7&lt;/volume&gt;&lt;number&gt;10&lt;/number&gt;&lt;keywords&gt;&lt;keyword&gt;Cost of predation&lt;/keyword&gt;&lt;keyword&gt;fear&lt;/keyword&gt;&lt;keyword&gt;giving-up densities&lt;/keyword&gt;&lt;keyword&gt;habitat selection&lt;/keyword&gt;&lt;keyword&gt;isodars&lt;/keyword&gt;&lt;keyword&gt;optimal foraging&lt;/keyword&gt;&lt;keyword&gt;predation&lt;/keyword&gt;&lt;keyword&gt;predation risk&lt;/keyword&gt;&lt;keyword&gt;risk titrations&lt;/keyword&gt;&lt;/keywords&gt;&lt;dates&gt;&lt;year&gt;2004&lt;/year&gt;&lt;pub-dates&gt;&lt;date&gt;2004/10/01&lt;/date&gt;&lt;/pub-dates&gt;&lt;/dates&gt;&lt;publisher&gt;John Wiley &amp;amp; Sons, Ltd&lt;/publisher&gt;&lt;isbn&gt;1461-023X&lt;/isbn&gt;&lt;urls&gt;&lt;related-urls&gt;&lt;url&gt;https://doi.org/10.1111/j.1461-0248.2004.00661.x&lt;/url&gt;&lt;/related-urls&gt;&lt;/urls&gt;&lt;electronic-resource-num&gt;10.1111/j.1461-0248.2004.00661.x&lt;/electronic-resource-num&gt;&lt;access-date&gt;2025/07/29&lt;/access-date&gt;&lt;/record&gt;&lt;/Cite&gt;&lt;/EndNote&gt;</w:instrText>
      </w:r>
      <w:r w:rsidR="005840B2">
        <w:fldChar w:fldCharType="separate"/>
      </w:r>
      <w:r w:rsidR="005840B2">
        <w:rPr>
          <w:noProof/>
        </w:rPr>
        <w:t>(Brown &amp; Kotler, 2004)</w:t>
      </w:r>
      <w:r w:rsidR="005840B2">
        <w:fldChar w:fldCharType="end"/>
      </w:r>
      <w:r w:rsidR="00A750EE">
        <w:t xml:space="preserve">. </w:t>
      </w:r>
    </w:p>
    <w:p w14:paraId="1E84C32B" w14:textId="6E039A65" w:rsidR="00787619" w:rsidRDefault="00374180" w:rsidP="00042CAC">
      <w:pPr>
        <w:pStyle w:val="Heading2"/>
      </w:pPr>
      <w:r>
        <w:t>Limitations</w:t>
      </w:r>
      <w:r w:rsidR="00A3543A">
        <w:t xml:space="preserve"> and Future Directions</w:t>
      </w:r>
    </w:p>
    <w:p w14:paraId="4C75EA9E" w14:textId="7BC6CB4A" w:rsidR="004216BB" w:rsidRDefault="002B11B2" w:rsidP="00FB0B8B">
      <w:r>
        <w:t xml:space="preserve">Most </w:t>
      </w:r>
      <w:r w:rsidR="002331A9">
        <w:t>heterogeneity</w:t>
      </w:r>
      <w:r w:rsidR="00D13C01">
        <w:t xml:space="preserve"> </w:t>
      </w:r>
      <w:r>
        <w:t xml:space="preserve">in our dataset </w:t>
      </w:r>
      <w:r w:rsidR="00D13C01">
        <w:t>remain</w:t>
      </w:r>
      <w:r w:rsidR="00B52753">
        <w:t>ed</w:t>
      </w:r>
      <w:r w:rsidR="00D13C01">
        <w:t xml:space="preserve"> unexplained</w:t>
      </w:r>
      <w:r w:rsidR="002519F5">
        <w:t>, which may reflect either</w:t>
      </w:r>
      <w:r w:rsidR="0005154A">
        <w:t xml:space="preserve"> (i) </w:t>
      </w:r>
      <w:r w:rsidR="00401968">
        <w:t xml:space="preserve">true mechanistic context dependency, where </w:t>
      </w:r>
      <w:r w:rsidR="00D003E5">
        <w:t xml:space="preserve">contextual </w:t>
      </w:r>
      <w:r w:rsidR="00401968">
        <w:t>factors are interacting to influence movement responses</w:t>
      </w:r>
      <w:r w:rsidR="009426E5">
        <w:t xml:space="preserve"> to fire</w:t>
      </w:r>
      <w:r w:rsidR="001522A5">
        <w:t>;</w:t>
      </w:r>
      <w:r w:rsidR="0005154A">
        <w:t xml:space="preserve"> or (ii) </w:t>
      </w:r>
      <w:r w:rsidR="00401968">
        <w:t>apparent context dependency</w:t>
      </w:r>
      <w:r w:rsidR="009426E5">
        <w:t xml:space="preserve">, </w:t>
      </w:r>
      <w:r w:rsidR="001522A5">
        <w:t>due to</w:t>
      </w:r>
      <w:r w:rsidR="009426E5">
        <w:t xml:space="preserve"> </w:t>
      </w:r>
      <w:r w:rsidR="0005154A">
        <w:t>differences in the capability of the studies to capture and quantify movement responses</w:t>
      </w:r>
      <w:r w:rsidR="009426E5">
        <w:t xml:space="preserve"> </w:t>
      </w:r>
      <w:r w:rsidR="00EC3EA9">
        <w:fldChar w:fldCharType="begin"/>
      </w:r>
      <w:r w:rsidR="004F052F">
        <w:instrText xml:space="preserve"> ADDIN EN.CITE &lt;EndNote&gt;&lt;Cite&gt;&lt;Author&gt;Catford&lt;/Author&gt;&lt;Year&gt;2022&lt;/Year&gt;&lt;RecNum&gt;190&lt;/RecNum&gt;&lt;DisplayText&gt;(Catford et al., 2022)&lt;/DisplayText&gt;&lt;record&gt;&lt;rec-number&gt;190&lt;/rec-number&gt;&lt;foreign-keys&gt;&lt;key app="EN" db-id="axpffp0eards98ew20rvpa0tdf0f0svatvst" timestamp="1754015169"&gt;190&lt;/key&gt;&lt;/foreign-keys&gt;&lt;ref-type name="Journal Article"&gt;17&lt;/ref-type&gt;&lt;contributors&gt;&lt;authors&gt;&lt;author&gt;Catford, Jane A.&lt;/author&gt;&lt;author&gt;Wilson, John R. U.&lt;/author&gt;&lt;author&gt;&lt;style face="normal" font="default" size="100%"&gt;Py&lt;/style&gt;&lt;style face="normal" font="default" charset="238" size="100%"&gt;šek, Petr&lt;/style&gt;&lt;/author&gt;&lt;author&gt;&lt;style face="normal" font="default" charset="238" size="100%"&gt;Hulme, Philip E.&lt;/style&gt;&lt;/author&gt;&lt;author&gt;&lt;style face="normal" font="default" charset="238" size="100%"&gt;Duncan, Richard P.&lt;/style&gt;&lt;/author&gt;&lt;/authors&gt;&lt;/contributors&gt;&lt;titles&gt;&lt;title&gt;Addressing context dependence in ecology&lt;/title&gt;&lt;secondary-title&gt;Trends in Ecology &amp;amp; Evolution&lt;/secondary-title&gt;&lt;/titles&gt;&lt;pages&gt;158-170&lt;/pages&gt;&lt;volume&gt;37&lt;/volume&gt;&lt;number&gt;2&lt;/number&gt;&lt;dates&gt;&lt;year&gt;2022&lt;/year&gt;&lt;/dates&gt;&lt;publisher&gt;Elsevier&lt;/publisher&gt;&lt;isbn&gt;0169-5347&lt;/isbn&gt;&lt;urls&gt;&lt;related-urls&gt;&lt;url&gt;https://doi.org/10.1016/j.tree.2021.09.007&lt;/url&gt;&lt;/related-urls&gt;&lt;/urls&gt;&lt;electronic-resource-num&gt;10.1016/j.tree.2021.09.007&lt;/electronic-resource-num&gt;&lt;access-date&gt;2025/07/31&lt;/access-date&gt;&lt;/record&gt;&lt;/Cite&gt;&lt;/EndNote&gt;</w:instrText>
      </w:r>
      <w:r w:rsidR="00EC3EA9">
        <w:fldChar w:fldCharType="separate"/>
      </w:r>
      <w:r w:rsidR="004F052F">
        <w:rPr>
          <w:noProof/>
        </w:rPr>
        <w:t>(Catford et al., 2022)</w:t>
      </w:r>
      <w:r w:rsidR="00EC3EA9">
        <w:fldChar w:fldCharType="end"/>
      </w:r>
      <w:r w:rsidR="0005154A">
        <w:t xml:space="preserve">. In the first instance, </w:t>
      </w:r>
      <w:r w:rsidR="00535CC2">
        <w:t>fine</w:t>
      </w:r>
      <w:r w:rsidR="00130B7C">
        <w:t>-</w:t>
      </w:r>
      <w:r w:rsidR="00535CC2">
        <w:t xml:space="preserve">scale, </w:t>
      </w:r>
      <w:r w:rsidR="0005154A">
        <w:t>site</w:t>
      </w:r>
      <w:r w:rsidR="00F81526">
        <w:t>-</w:t>
      </w:r>
      <w:r w:rsidR="0005154A">
        <w:t xml:space="preserve">specific </w:t>
      </w:r>
      <w:r w:rsidR="00514FF0" w:rsidRPr="00F81526">
        <w:t>characteristics</w:t>
      </w:r>
      <w:r w:rsidR="00514FF0">
        <w:t xml:space="preserve"> </w:t>
      </w:r>
      <w:r w:rsidR="0005154A">
        <w:t xml:space="preserve">such as </w:t>
      </w:r>
      <w:r w:rsidR="00D2533C">
        <w:t xml:space="preserve">burn heterogeneity </w:t>
      </w:r>
      <w:r w:rsidR="00EC3EA9">
        <w:fldChar w:fldCharType="begin"/>
      </w:r>
      <w:r w:rsidR="004F052F">
        <w:instrText xml:space="preserve"> ADDIN EN.CITE &lt;EndNote&gt;&lt;Cite&gt;&lt;Author&gt;Shaw&lt;/Author&gt;&lt;Year&gt;2021&lt;/Year&gt;&lt;RecNum&gt;114&lt;/RecNum&gt;&lt;DisplayText&gt;(Shaw et al., 2021)&lt;/DisplayText&gt;&lt;record&gt;&lt;rec-number&gt;114&lt;/rec-number&gt;&lt;foreign-keys&gt;&lt;key app="EN" db-id="axpffp0eards98ew20rvpa0tdf0f0svatvst" timestamp="1723689836"&gt;114&lt;/key&gt;&lt;/foreign-keys&gt;&lt;ref-type name="Journal Article"&gt;17&lt;/ref-type&gt;&lt;contributors&gt;&lt;authors&gt;&lt;author&gt;Shaw, Robyn E.&lt;/author&gt;&lt;author&gt;James, Alex I.&lt;/author&gt;&lt;author&gt;Tuft, Katherine&lt;/author&gt;&lt;author&gt;Legge, Sarah&lt;/author&gt;&lt;author&gt;Cary, Geoffrey J.&lt;/author&gt;&lt;author&gt;Peakall, Rod&lt;/author&gt;&lt;author&gt;Banks, Sam C.&lt;/author&gt;&lt;/authors&gt;&lt;/contributors&gt;&lt;titles&gt;&lt;title&gt;Unburnt habitat patches are critical for survival and in situ population recovery in a small mammal after fire&lt;/title&gt;&lt;secondary-title&gt;Journal of Applied Ecology&lt;/secondary-title&gt;&lt;/titles&gt;&lt;pages&gt;1325-1335&lt;/pages&gt;&lt;volume&gt;58&lt;/volume&gt;&lt;number&gt;6&lt;/number&gt;&lt;keywords&gt;&lt;keyword&gt;fire experiment&lt;/keyword&gt;&lt;keyword&gt;fire recovery&lt;/keyword&gt;&lt;keyword&gt;fire response&lt;/keyword&gt;&lt;keyword&gt;in situ survival&lt;/keyword&gt;&lt;keyword&gt;recolonisation&lt;/keyword&gt;&lt;keyword&gt;small mammals&lt;/keyword&gt;&lt;keyword&gt;vegetation associations&lt;/keyword&gt;&lt;/keywords&gt;&lt;dates&gt;&lt;year&gt;2021&lt;/year&gt;&lt;pub-dates&gt;&lt;date&gt;2021/06/01&lt;/date&gt;&lt;/pub-dates&gt;&lt;/dates&gt;&lt;publisher&gt;John Wiley &amp;amp; Sons, Ltd&lt;/publisher&gt;&lt;isbn&gt;0021-8901&lt;/isbn&gt;&lt;urls&gt;&lt;related-urls&gt;&lt;url&gt;https://doi.org/10.1111/1365-2664.13846&lt;/url&gt;&lt;/related-urls&gt;&lt;/urls&gt;&lt;electronic-resource-num&gt;10.1111/1365-2664.13846&lt;/electronic-resource-num&gt;&lt;access-date&gt;2024/08/14&lt;/access-date&gt;&lt;/record&gt;&lt;/Cite&gt;&lt;/EndNote&gt;</w:instrText>
      </w:r>
      <w:r w:rsidR="00EC3EA9">
        <w:fldChar w:fldCharType="separate"/>
      </w:r>
      <w:r w:rsidR="004F052F">
        <w:rPr>
          <w:noProof/>
        </w:rPr>
        <w:t>(Shaw et al., 2021)</w:t>
      </w:r>
      <w:r w:rsidR="00EC3EA9">
        <w:fldChar w:fldCharType="end"/>
      </w:r>
      <w:r w:rsidR="00ED21E4">
        <w:t xml:space="preserve">, </w:t>
      </w:r>
      <w:r w:rsidR="0005154A">
        <w:t xml:space="preserve">fire severity </w:t>
      </w:r>
      <w:r w:rsidR="00EC3EA9">
        <w:fldChar w:fldCharType="begin"/>
      </w:r>
      <w:r w:rsidR="004F052F">
        <w:instrText xml:space="preserve"> ADDIN EN.CITE &lt;EndNote&gt;&lt;Cite&gt;&lt;Author&gt;Crabb&lt;/Author&gt;&lt;Year&gt;2022&lt;/Year&gt;&lt;RecNum&gt;202&lt;/RecNum&gt;&lt;DisplayText&gt;(Crabb et al., 2022)&lt;/DisplayText&gt;&lt;record&gt;&lt;rec-number&gt;202&lt;/rec-number&gt;&lt;foreign-keys&gt;&lt;key app="EN" db-id="axpffp0eards98ew20rvpa0tdf0f0svatvst" timestamp="1754481994"&gt;202&lt;/key&gt;&lt;/foreign-keys&gt;&lt;ref-type name="Journal Article"&gt;17&lt;/ref-type&gt;&lt;contributors&gt;&lt;authors&gt;&lt;author&gt;Crabb, Michelle L.&lt;/author&gt;&lt;author&gt;Clement, Matthew J.&lt;/author&gt;&lt;author&gt;Jones, Andrew S.&lt;/author&gt;&lt;author&gt;Bristow, Kirby D.&lt;/author&gt;&lt;author&gt;Harding, Larisa E.&lt;/author&gt;&lt;/authors&gt;&lt;/contributors&gt;&lt;titles&gt;&lt;title&gt;Black bear spatial responses to the Wallow Wildfire in Arizona&lt;/title&gt;&lt;secondary-title&gt;The Journal of Wildlife Management&lt;/secondary-title&gt;&lt;/titles&gt;&lt;pages&gt;1-20&lt;/pages&gt;&lt;volume&gt;86&lt;/volume&gt;&lt;number&gt;3&lt;/number&gt;&lt;dates&gt;&lt;year&gt;2022&lt;/year&gt;&lt;/dates&gt;&lt;publisher&gt;[Wiley, Wildlife Society]&lt;/publisher&gt;&lt;isbn&gt;0022541X, 19372817&lt;/isbn&gt;&lt;urls&gt;&lt;related-urls&gt;&lt;url&gt;https://www-jstor-org.ezproxy.csu.edu.au/stable/27116466&lt;/url&gt;&lt;/related-urls&gt;&lt;/urls&gt;&lt;custom1&gt;Full publication date: April 2022&lt;/custom1&gt;&lt;electronic-resource-num&gt;10.1002/jwmg.22182&lt;/electronic-resource-num&gt;&lt;remote-database-name&gt;JSTOR&lt;/remote-database-name&gt;&lt;access-date&gt;2025/08/06/&lt;/access-date&gt;&lt;/record&gt;&lt;/Cite&gt;&lt;/EndNote&gt;</w:instrText>
      </w:r>
      <w:r w:rsidR="00EC3EA9">
        <w:fldChar w:fldCharType="separate"/>
      </w:r>
      <w:r w:rsidR="004F052F">
        <w:rPr>
          <w:noProof/>
        </w:rPr>
        <w:t>(Crabb et al., 2022)</w:t>
      </w:r>
      <w:r w:rsidR="00EC3EA9">
        <w:fldChar w:fldCharType="end"/>
      </w:r>
      <w:r w:rsidR="00ED21E4">
        <w:t>,</w:t>
      </w:r>
      <w:r w:rsidR="00514FF0">
        <w:t xml:space="preserve"> and fire history</w:t>
      </w:r>
      <w:r w:rsidR="002E7981">
        <w:t xml:space="preserve"> </w:t>
      </w:r>
      <w:r w:rsidR="00EC3EA9">
        <w:fldChar w:fldCharType="begin"/>
      </w:r>
      <w:r w:rsidR="00BF535B">
        <w:instrText xml:space="preserve"> ADDIN EN.CITE &lt;EndNote&gt;&lt;Cite&gt;&lt;Author&gt;McGregor&lt;/Author&gt;&lt;Year&gt;2016&lt;/Year&gt;&lt;RecNum&gt;385&lt;/RecNum&gt;&lt;DisplayText&gt;(McGregor et al., 2016b)&lt;/DisplayText&gt;&lt;record&gt;&lt;rec-number&gt;385&lt;/rec-number&gt;&lt;foreign-keys&gt;&lt;key app="EN" db-id="axpffp0eards98ew20rvpa0tdf0f0svatvst" timestamp="1756076181"&gt;385&lt;/key&gt;&lt;/foreign-keys&gt;&lt;ref-type name="Journal Article"&gt;17&lt;/ref-type&gt;&lt;contributors&gt;&lt;authors&gt;&lt;author&gt;McGregor, H. W.&lt;/author&gt;&lt;author&gt;Cliff, H. B.&lt;/author&gt;&lt;author&gt;Kanowski, J.&lt;/author&gt;&lt;/authors&gt;&lt;/contributors&gt;&lt;titles&gt;&lt;title&gt;Habitat preference for fire scars by feral cats in Cape York Peninsula, Australia&lt;/title&gt;&lt;secondary-title&gt;WILDLIFE RESEARCH&lt;/secondary-title&gt;&lt;/titles&gt;&lt;pages&gt;623-633&lt;/pages&gt;&lt;volume&gt;43&lt;/volume&gt;&lt;number&gt;8&lt;/number&gt;&lt;dates&gt;&lt;year&gt;2016&lt;/year&gt;&lt;/dates&gt;&lt;urls&gt;&lt;/urls&gt;&lt;electronic-resource-num&gt;10.1071/WR16058&lt;/electronic-resource-num&gt;&lt;/record&gt;&lt;/Cite&gt;&lt;/EndNote&gt;</w:instrText>
      </w:r>
      <w:r w:rsidR="00EC3EA9">
        <w:fldChar w:fldCharType="separate"/>
      </w:r>
      <w:r w:rsidR="00BF535B">
        <w:rPr>
          <w:noProof/>
        </w:rPr>
        <w:t>(McGregor et al., 2016b)</w:t>
      </w:r>
      <w:r w:rsidR="00EC3EA9">
        <w:fldChar w:fldCharType="end"/>
      </w:r>
      <w:r w:rsidR="00514FF0">
        <w:t xml:space="preserve">, </w:t>
      </w:r>
      <w:r w:rsidR="0005154A">
        <w:t>may be</w:t>
      </w:r>
      <w:r w:rsidR="008F4DE9">
        <w:t xml:space="preserve"> interacting with </w:t>
      </w:r>
      <w:r w:rsidR="00031C9B">
        <w:t xml:space="preserve">species traits </w:t>
      </w:r>
      <w:r w:rsidR="00EC3EA9">
        <w:fldChar w:fldCharType="begin">
          <w:fldData xml:space="preserve">PEVuZE5vdGU+PENpdGU+PEF1dGhvcj5Qb2NrbmVlPC9BdXRob3I+PFllYXI+MjAyMzwvWWVhcj48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</w:fldData>
        </w:fldChar>
      </w:r>
      <w:r w:rsidR="004F052F">
        <w:instrText xml:space="preserve"> ADDIN EN.CITE </w:instrText>
      </w:r>
      <w:r w:rsidR="004F052F">
        <w:fldChar w:fldCharType="begin">
          <w:fldData xml:space="preserve">PEVuZE5vdGU+PENpdGU+PEF1dGhvcj5Qb2NrbmVlPC9BdXRob3I+PFllYXI+MjAyMzwvWWVhcj48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</w:fldData>
        </w:fldChar>
      </w:r>
      <w:r w:rsidR="004F052F">
        <w:instrText xml:space="preserve"> ADDIN EN.CITE.DATA </w:instrText>
      </w:r>
      <w:r w:rsidR="004F052F">
        <w:fldChar w:fldCharType="end"/>
      </w:r>
      <w:r w:rsidR="00EC3EA9">
        <w:fldChar w:fldCharType="separate"/>
      </w:r>
      <w:r w:rsidR="004F052F">
        <w:rPr>
          <w:noProof/>
        </w:rPr>
        <w:t>(Franklin et al., 2025; Pocknee et al., 2023)</w:t>
      </w:r>
      <w:r w:rsidR="00EC3EA9">
        <w:fldChar w:fldCharType="end"/>
      </w:r>
      <w:r w:rsidR="00031C9B">
        <w:t>,</w:t>
      </w:r>
      <w:r w:rsidR="00116F0A">
        <w:t xml:space="preserve"> sex</w:t>
      </w:r>
      <w:r w:rsidR="007B5EB4">
        <w:t xml:space="preserve"> </w:t>
      </w:r>
      <w:r w:rsidR="00EC3EA9">
        <w:fldChar w:fldCharType="begin"/>
      </w:r>
      <w:r w:rsidR="004F052F">
        <w:instrText xml:space="preserve"> ADDIN EN.CITE &lt;EndNote&gt;&lt;Cite&gt;&lt;Author&gt;Thompson&lt;/Author&gt;&lt;Year&gt;1993&lt;/Year&gt;&lt;RecNum&gt;658&lt;/RecNum&gt;&lt;DisplayText&gt;(Thompson, 1993)&lt;/DisplayText&gt;&lt;record&gt;&lt;rec-number&gt;658&lt;/rec-number&gt;&lt;foreign-keys&gt;&lt;key app="EN" db-id="axpffp0eards98ew20rvpa0tdf0f0svatvst" timestamp="1756076273"&gt;658&lt;/key&gt;&lt;/foreign-keys&gt;&lt;ref-type name="Thesis"&gt;32&lt;/ref-type&gt;&lt;contributors&gt;&lt;authors&gt;&lt;author&gt;Thompson, William Lawrence&lt;/author&gt;&lt;/authors&gt;&lt;/contributors&gt;&lt;titles&gt;&lt;title&gt;Ecology of Merriam&amp;apos;s turkeys in relation to burned and logged areas in southeastern Montana&lt;/title&gt;&lt;/titles&gt;&lt;pages&gt;216&lt;/pages&gt;&lt;keywords&gt;&lt;keyword&gt;Biological sciences&lt;/keyword&gt;&lt;keyword&gt;Meleagris gallopavo&lt;/keyword&gt;&lt;keyword&gt;Forestry&lt;/keyword&gt;&lt;keyword&gt;Ecology&lt;/keyword&gt;&lt;keyword&gt;0329:Ecology&lt;/keyword&gt;&lt;keyword&gt;0478:Forestry&lt;/keyword&gt;&lt;/keywords&gt;&lt;dates&gt;&lt;year&gt;1993&lt;/year&gt;&lt;/dates&gt;&lt;pub-location&gt;United States of America&lt;/pub-location&gt;&lt;publisher&gt;Montana State University&lt;/publisher&gt;&lt;isbn&gt;979-8-207-92512-7&lt;/isbn&gt;&lt;work-type&gt;Ph.D.&lt;/work-type&gt;&lt;urls&gt;&lt;related-urls&gt;&lt;url&gt;https://www.proquest.com/dissertations-theses/ecology-merriams-turkeys-relation-burned-logged/docview/304050414/se-2?accountid=10344&lt;/url&gt;&lt;/related-urls&gt;&lt;/urls&gt;&lt;/record&gt;&lt;/Cite&gt;&lt;/EndNote&gt;</w:instrText>
      </w:r>
      <w:r w:rsidR="00EC3EA9">
        <w:fldChar w:fldCharType="separate"/>
      </w:r>
      <w:r w:rsidR="004F052F">
        <w:rPr>
          <w:noProof/>
        </w:rPr>
        <w:t>(Thompson, 1993)</w:t>
      </w:r>
      <w:r w:rsidR="00EC3EA9">
        <w:fldChar w:fldCharType="end"/>
      </w:r>
      <w:r w:rsidR="00116F0A">
        <w:t>,</w:t>
      </w:r>
      <w:r w:rsidR="00031C9B">
        <w:t xml:space="preserve"> </w:t>
      </w:r>
      <w:r w:rsidR="008F4DE9">
        <w:t>life history stages</w:t>
      </w:r>
      <w:r w:rsidR="002E7981">
        <w:t xml:space="preserve"> </w:t>
      </w:r>
      <w:r w:rsidR="00EC3EA9">
        <w:fldChar w:fldCharType="begin"/>
      </w:r>
      <w:r w:rsidR="004F052F">
        <w:instrText xml:space="preserve"> ADDIN EN.CITE &lt;EndNote&gt;&lt;Cite&gt;&lt;Author&gt;Ganz&lt;/Author&gt;&lt;Year&gt;2022&lt;/Year&gt;&lt;RecNum&gt;113&lt;/RecNum&gt;&lt;DisplayText&gt;(Ganz et al., 2022)&lt;/DisplayText&gt;&lt;record&gt;&lt;rec-number&gt;113&lt;/rec-number&gt;&lt;foreign-keys&gt;&lt;key app="EN" db-id="axpffp0eards98ew20rvpa0tdf0f0svatvst" timestamp="1723689255"&gt;113&lt;/key&gt;&lt;/foreign-keys&gt;&lt;ref-type name="Journal Article"&gt;17&lt;/ref-type&gt;&lt;contributors&gt;&lt;authors&gt;&lt;author&gt;Ganz, Taylor R.&lt;/author&gt;&lt;author&gt;DeVivo, Melia T.&lt;/author&gt;&lt;author&gt;Kertson, Brian N.&lt;/author&gt;&lt;author&gt;Roussin, Trent&lt;/author&gt;&lt;author&gt;Satterfield, Lauren&lt;/author&gt;&lt;author&gt;Wirsing, Aaron J.&lt;/author&gt;&lt;author&gt;Prugh, Laura R.&lt;/author&gt;&lt;/authors&gt;&lt;/contributors&gt;&lt;titles&gt;&lt;title&gt;Interactive effects of wildfires, season and predator activity shape mule deer movements&lt;/title&gt;&lt;secondary-title&gt;Journal of Animal Ecology&lt;/secondary-title&gt;&lt;/titles&gt;&lt;pages&gt;2273-2288&lt;/pages&gt;&lt;volume&gt;91&lt;/volume&gt;&lt;number&gt;11&lt;/number&gt;&lt;keywords&gt;&lt;keyword&gt;Canis lupus&lt;/keyword&gt;&lt;keyword&gt;magnet effect&lt;/keyword&gt;&lt;keyword&gt;Odocoileus hemionus&lt;/keyword&gt;&lt;keyword&gt;predator–prey interactions&lt;/keyword&gt;&lt;keyword&gt;Puma concolor&lt;/keyword&gt;&lt;keyword&gt;step selection function&lt;/keyword&gt;&lt;keyword&gt;ungulate&lt;/keyword&gt;&lt;keyword&gt;wildfire&lt;/keyword&gt;&lt;/keywords&gt;&lt;dates&gt;&lt;year&gt;2022&lt;/year&gt;&lt;pub-dates&gt;&lt;date&gt;2022/11/01&lt;/date&gt;&lt;/pub-dates&gt;&lt;/dates&gt;&lt;publisher&gt;John Wiley &amp;amp; Sons, Ltd&lt;/publisher&gt;&lt;isbn&gt;0021-8790&lt;/isbn&gt;&lt;urls&gt;&lt;related-urls&gt;&lt;url&gt;https://doi.org/10.1111/1365-2656.13810&lt;/url&gt;&lt;/related-urls&gt;&lt;/urls&gt;&lt;electronic-resource-num&gt;10.1111/1365-2656.13810&lt;/electronic-resource-num&gt;&lt;access-date&gt;2024/08/14&lt;/access-date&gt;&lt;/record&gt;&lt;/Cite&gt;&lt;/EndNote&gt;</w:instrText>
      </w:r>
      <w:r w:rsidR="00EC3EA9">
        <w:fldChar w:fldCharType="separate"/>
      </w:r>
      <w:r w:rsidR="004F052F">
        <w:rPr>
          <w:noProof/>
        </w:rPr>
        <w:t>(Ganz et al., 2022)</w:t>
      </w:r>
      <w:r w:rsidR="00EC3EA9">
        <w:fldChar w:fldCharType="end"/>
      </w:r>
      <w:r w:rsidR="005B27A0">
        <w:t>,</w:t>
      </w:r>
      <w:r w:rsidR="002E7981">
        <w:t xml:space="preserve"> </w:t>
      </w:r>
      <w:r w:rsidR="00BD266B">
        <w:t>and predat</w:t>
      </w:r>
      <w:r w:rsidR="00310D62">
        <w:t xml:space="preserve">ion risk </w:t>
      </w:r>
      <w:r w:rsidR="00EC3EA9">
        <w:fldChar w:fldCharType="begin"/>
      </w:r>
      <w:r w:rsidR="004F052F">
        <w:instrText xml:space="preserve"> ADDIN EN.CITE &lt;EndNote&gt;&lt;Cite&gt;&lt;Author&gt;Leahy&lt;/Author&gt;&lt;Year&gt;2016&lt;/Year&gt;&lt;RecNum&gt;10&lt;/RecNum&gt;&lt;DisplayText&gt;(Leahy et al., 2016)&lt;/DisplayText&gt;&lt;record&gt;&lt;rec-number&gt;10&lt;/rec-number&gt;&lt;foreign-keys&gt;&lt;key app="EN" db-id="axpffp0eards98ew20rvpa0tdf0f0svatvst" timestamp="1714914013"&gt;10&lt;/key&gt;&lt;/foreign-keys&gt;&lt;ref-type name="Journal Article"&gt;17&lt;/ref-type&gt;&lt;contributors&gt;&lt;authors&gt;&lt;author&gt;Leahy, Lily&lt;/author&gt;&lt;author&gt;Legge, Sarah M.&lt;/author&gt;&lt;author&gt;Tuft, Katherine&lt;/author&gt;&lt;author&gt;McGregor, Hugh W.&lt;/author&gt;&lt;author&gt;Barmuta, Leon A.&lt;/author&gt;&lt;author&gt;Jones, Menna E.&lt;/author&gt;&lt;author&gt;Johnson, Christopher N.&lt;/author&gt;&lt;/authors&gt;&lt;/contributors&gt;&lt;titles&gt;&lt;title&gt;Amplified predation after fire suppresses rodent populations in Australia’s tropical savannas&lt;/title&gt;&lt;secondary-title&gt;Wildlife Research&lt;/secondary-title&gt;&lt;/titles&gt;&lt;pages&gt;705-716&lt;/pages&gt;&lt;volume&gt;42&lt;/volume&gt;&lt;number&gt;8&lt;/number&gt;&lt;dates&gt;&lt;year&gt;2016&lt;/year&gt;&lt;/dates&gt;&lt;urls&gt;&lt;related-urls&gt;&lt;url&gt;https://doi.org/10.1071/WR15011&lt;/url&gt;&lt;/related-urls&gt;&lt;/urls&gt;&lt;/record&gt;&lt;/Cite&gt;&lt;/EndNote&gt;</w:instrText>
      </w:r>
      <w:r w:rsidR="00EC3EA9">
        <w:fldChar w:fldCharType="separate"/>
      </w:r>
      <w:r w:rsidR="004F052F">
        <w:rPr>
          <w:noProof/>
        </w:rPr>
        <w:t>(Leahy et al., 2016)</w:t>
      </w:r>
      <w:r w:rsidR="00EC3EA9">
        <w:fldChar w:fldCharType="end"/>
      </w:r>
      <w:r w:rsidR="00D40EB8">
        <w:t xml:space="preserve"> </w:t>
      </w:r>
      <w:r w:rsidR="00B750D8">
        <w:t>to modulate movement responses</w:t>
      </w:r>
      <w:r w:rsidR="009D0941">
        <w:t xml:space="preserve">. </w:t>
      </w:r>
      <w:r w:rsidR="005A64BE">
        <w:t>This aligns with p</w:t>
      </w:r>
      <w:r w:rsidR="005A64BE" w:rsidRPr="005A64BE">
        <w:t xml:space="preserve">revious </w:t>
      </w:r>
      <w:r w:rsidR="005A64BE">
        <w:t>work</w:t>
      </w:r>
      <w:r w:rsidR="005A64BE" w:rsidRPr="005A64BE">
        <w:t xml:space="preserve"> indicat</w:t>
      </w:r>
      <w:r w:rsidR="005A64BE">
        <w:t>ing</w:t>
      </w:r>
      <w:r w:rsidR="005A64BE" w:rsidRPr="005A64BE">
        <w:t xml:space="preserve"> that interactive and synergistic effects are likely to exert strong influence on animal responses to fire</w:t>
      </w:r>
      <w:r w:rsidR="005A64BE">
        <w:t xml:space="preserve"> </w:t>
      </w:r>
      <w:r w:rsidR="00EC3EA9">
        <w:fldChar w:fldCharType="begin">
          <w:fldData xml:space="preserve">PEVuZE5vdGU+PENpdGU+PEF1dGhvcj5HYW56PC9BdXRob3I+PFllYXI+MjAyMjwvWWVhcj48UmVj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</w:fldData>
        </w:fldChar>
      </w:r>
      <w:r w:rsidR="004F052F">
        <w:instrText xml:space="preserve"> ADDIN EN.CITE </w:instrText>
      </w:r>
      <w:r w:rsidR="004F052F">
        <w:fldChar w:fldCharType="begin">
          <w:fldData xml:space="preserve">PEVuZE5vdGU+PENpdGU+PEF1dGhvcj5HYW56PC9BdXRob3I+PFllYXI+MjAyMjwvWWVhcj48UmVj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</w:fldData>
        </w:fldChar>
      </w:r>
      <w:r w:rsidR="004F052F">
        <w:instrText xml:space="preserve"> ADDIN EN.CITE.DATA </w:instrText>
      </w:r>
      <w:r w:rsidR="004F052F">
        <w:fldChar w:fldCharType="end"/>
      </w:r>
      <w:r w:rsidR="00EC3EA9">
        <w:fldChar w:fldCharType="separate"/>
      </w:r>
      <w:r w:rsidR="004F052F">
        <w:rPr>
          <w:noProof/>
        </w:rPr>
        <w:t>(Culhane et al., 2022; Doherty et al., 2022; Ganz et al., 2022)</w:t>
      </w:r>
      <w:r w:rsidR="00EC3EA9">
        <w:fldChar w:fldCharType="end"/>
      </w:r>
      <w:r w:rsidR="009068A7">
        <w:t xml:space="preserve">. </w:t>
      </w:r>
      <w:r w:rsidR="00535CC2">
        <w:t xml:space="preserve">The detection of moderate levels of within-individual variation </w:t>
      </w:r>
      <w:r w:rsidR="00EE0FD1">
        <w:t xml:space="preserve">also </w:t>
      </w:r>
      <w:r w:rsidR="00535CC2">
        <w:t xml:space="preserve">suggests </w:t>
      </w:r>
      <w:r w:rsidR="00114D2D">
        <w:t xml:space="preserve">intraspecific </w:t>
      </w:r>
      <w:r w:rsidR="00535CC2">
        <w:t xml:space="preserve">movement responses are not necessarily consistent across movement </w:t>
      </w:r>
      <w:r w:rsidR="00DE2B76">
        <w:t xml:space="preserve">types </w:t>
      </w:r>
      <w:r w:rsidR="00EC3EA9">
        <w:fldChar w:fldCharType="begin"/>
      </w:r>
      <w:r w:rsidR="004F052F">
        <w:instrText xml:space="preserve"> ADDIN EN.CITE &lt;EndNote&gt;&lt;Cite&gt;&lt;Author&gt;Flaherty&lt;/Author&gt;&lt;Year&gt;2020&lt;/Year&gt;&lt;RecNum&gt;587&lt;/RecNum&gt;&lt;DisplayText&gt;(Flaherty &amp;amp; Gienger, 2020)&lt;/DisplayText&gt;&lt;record&gt;&lt;rec-number&gt;587&lt;/rec-number&gt;&lt;foreign-keys&gt;&lt;key app="EN" db-id="axpffp0eards98ew20rvpa0tdf0f0svatvst" timestamp="1756076181"&gt;587&lt;/key&gt;&lt;/foreign-keys&gt;&lt;ref-type name="Journal Article"&gt;17&lt;/ref-type&gt;&lt;contributors&gt;&lt;authors&gt;&lt;author&gt;Flaherty, J. P.&lt;/author&gt;&lt;author&gt;Gienger, C. M.&lt;/author&gt;&lt;/authors&gt;&lt;/contributors&gt;&lt;titles&gt;&lt;title&gt;&lt;style face="normal" font="default" size="100%"&gt;Habitat selection and movement patterns of copperheads (&lt;/style&gt;&lt;style face="italic" font="default" size="100%"&gt;Agkistrodon contortrix&lt;/style&gt;&lt;style face="normal" font="default" size="100%"&gt;) in fire-altered landscapes&lt;/style&gt;&lt;/title&gt;&lt;secondary-title&gt;Herpetological Conservation and Biology&lt;/secondary-title&gt;&lt;/titles&gt;&lt;periodical&gt;&lt;full-title&gt;Herpetological Conservation and Biology&lt;/full-title&gt;&lt;abbr-1&gt;Herpetol Conserv Biol&lt;/abbr-1&gt;&lt;abbr-2&gt;Herpetol. Conserv. Biol&lt;/abbr-2&gt;&lt;/periodical&gt;&lt;pages&gt;150-159&lt;/pages&gt;&lt;volume&gt;15&lt;/volume&gt;&lt;number&gt;1&lt;/number&gt;&lt;dates&gt;&lt;year&gt;2020&lt;/year&gt;&lt;/dates&gt;&lt;work-type&gt;Article&lt;/work-type&gt;&lt;urls&gt;&lt;related-urls&gt;&lt;url&gt;https://www.scopus.com/inward/record.uri?eid=2-s2.0-85084214838&amp;amp;partnerID=40&amp;amp;md5=81145e2f8f51a2713c0559a38a582e6d&lt;/url&gt;&lt;/related-urls&gt;&lt;/urls&gt;&lt;/record&gt;&lt;/Cite&gt;&lt;/EndNote&gt;</w:instrText>
      </w:r>
      <w:r w:rsidR="00EC3EA9">
        <w:fldChar w:fldCharType="separate"/>
      </w:r>
      <w:r w:rsidR="004F052F">
        <w:rPr>
          <w:noProof/>
        </w:rPr>
        <w:t>(Flaherty &amp; Gienger, 2020)</w:t>
      </w:r>
      <w:r w:rsidR="00EC3EA9">
        <w:fldChar w:fldCharType="end"/>
      </w:r>
      <w:r w:rsidR="00434881">
        <w:t xml:space="preserve"> and</w:t>
      </w:r>
      <w:r w:rsidR="004B67DA">
        <w:t xml:space="preserve"> sex </w:t>
      </w:r>
      <w:r w:rsidR="00EC3EA9">
        <w:fldChar w:fldCharType="begin"/>
      </w:r>
      <w:r w:rsidR="004F052F">
        <w:instrText xml:space="preserve"> ADDIN EN.CITE &lt;EndNote&gt;&lt;Cite&gt;&lt;Author&gt;Thompson&lt;/Author&gt;&lt;Year&gt;1993&lt;/Year&gt;&lt;RecNum&gt;658&lt;/RecNum&gt;&lt;DisplayText&gt;(Thompson, 1993)&lt;/DisplayText&gt;&lt;record&gt;&lt;rec-number&gt;658&lt;/rec-number&gt;&lt;foreign-keys&gt;&lt;key app="EN" db-id="axpffp0eards98ew20rvpa0tdf0f0svatvst" timestamp="1756076273"&gt;658&lt;/key&gt;&lt;/foreign-keys&gt;&lt;ref-type name="Thesis"&gt;32&lt;/ref-type&gt;&lt;contributors&gt;&lt;authors&gt;&lt;author&gt;Thompson, William Lawrence&lt;/author&gt;&lt;/authors&gt;&lt;/contributors&gt;&lt;titles&gt;&lt;title&gt;Ecology of Merriam&amp;apos;s turkeys in relation to burned and logged areas in southeastern Montana&lt;/title&gt;&lt;/titles&gt;&lt;pages&gt;216&lt;/pages&gt;&lt;keywords&gt;&lt;keyword&gt;Biological sciences&lt;/keyword&gt;&lt;keyword&gt;Meleagris gallopavo&lt;/keyword&gt;&lt;keyword&gt;Forestry&lt;/keyword&gt;&lt;keyword&gt;Ecology&lt;/keyword&gt;&lt;keyword&gt;0329:Ecology&lt;/keyword&gt;&lt;keyword&gt;0478:Forestry&lt;/keyword&gt;&lt;/keywords&gt;&lt;dates&gt;&lt;year&gt;1993&lt;/year&gt;&lt;/dates&gt;&lt;pub-location&gt;United States of America&lt;/pub-location&gt;&lt;publisher&gt;Montana State University&lt;/publisher&gt;&lt;isbn&gt;979-8-207-92512-7&lt;/isbn&gt;&lt;work-type&gt;Ph.D.&lt;/work-type&gt;&lt;urls&gt;&lt;related-urls&gt;&lt;url&gt;https://www.proquest.com/dissertations-theses/ecology-merriams-turkeys-relation-burned-logged/docview/304050414/se-2?accountid=10344&lt;/url&gt;&lt;/related-urls&gt;&lt;/urls&gt;&lt;/record&gt;&lt;/Cite&gt;&lt;/EndNote&gt;</w:instrText>
      </w:r>
      <w:r w:rsidR="00EC3EA9">
        <w:fldChar w:fldCharType="separate"/>
      </w:r>
      <w:r w:rsidR="004F052F">
        <w:rPr>
          <w:noProof/>
        </w:rPr>
        <w:t>(Thompson, 1993)</w:t>
      </w:r>
      <w:r w:rsidR="00EC3EA9">
        <w:fldChar w:fldCharType="end"/>
      </w:r>
      <w:r w:rsidR="00434881">
        <w:t>.</w:t>
      </w:r>
      <w:r w:rsidR="00B06964">
        <w:t xml:space="preserve"> </w:t>
      </w:r>
      <w:r w:rsidR="00DE2B76">
        <w:t xml:space="preserve">In the case of apparent context dependency, </w:t>
      </w:r>
      <w:r w:rsidR="005C7ED7">
        <w:t xml:space="preserve">a </w:t>
      </w:r>
      <w:r w:rsidR="002302E2">
        <w:t>combination of confounding factors</w:t>
      </w:r>
      <w:r w:rsidR="002247EA">
        <w:t>, differing statistical power</w:t>
      </w:r>
      <w:r w:rsidR="005C7ED7">
        <w:t>,</w:t>
      </w:r>
      <w:r w:rsidR="002247EA">
        <w:t xml:space="preserve"> </w:t>
      </w:r>
      <w:r w:rsidR="009068A7">
        <w:t xml:space="preserve">and methodological </w:t>
      </w:r>
      <w:r w:rsidR="009E672D">
        <w:t>differences</w:t>
      </w:r>
      <w:r w:rsidR="00254DAB">
        <w:t xml:space="preserve"> between studies </w:t>
      </w:r>
      <w:r w:rsidR="00DE2B76">
        <w:t xml:space="preserve">could </w:t>
      </w:r>
      <w:r w:rsidR="009A3589">
        <w:t xml:space="preserve">also </w:t>
      </w:r>
      <w:r w:rsidR="00DE2B76">
        <w:t>explain</w:t>
      </w:r>
      <w:r w:rsidR="00254DAB">
        <w:t xml:space="preserve"> the </w:t>
      </w:r>
      <w:r w:rsidR="000717CE">
        <w:t>between-study heterogeneity</w:t>
      </w:r>
      <w:r w:rsidR="00254DAB">
        <w:t xml:space="preserve"> we </w:t>
      </w:r>
      <w:commentRangeStart w:id="334"/>
      <w:r w:rsidR="00254DAB">
        <w:t>observed</w:t>
      </w:r>
      <w:r w:rsidR="009A3589">
        <w:t xml:space="preserve"> </w:t>
      </w:r>
      <w:commentRangeEnd w:id="334"/>
      <w:r w:rsidR="00743FD5">
        <w:rPr>
          <w:rStyle w:val="CommentReference"/>
          <w:sz w:val="24"/>
          <w:szCs w:val="22"/>
        </w:rPr>
        <w:commentReference w:id="334"/>
      </w:r>
      <w:r w:rsidR="00EC3EA9">
        <w:fldChar w:fldCharType="begin"/>
      </w:r>
      <w:r w:rsidR="004F052F">
        <w:instrText xml:space="preserve"> ADDIN EN.CITE &lt;EndNote&gt;&lt;Cite&gt;&lt;Author&gt;Catford&lt;/Author&gt;&lt;Year&gt;2022&lt;/Year&gt;&lt;RecNum&gt;190&lt;/RecNum&gt;&lt;DisplayText&gt;(Catford et al., 2022)&lt;/DisplayText&gt;&lt;record&gt;&lt;rec-number&gt;190&lt;/rec-number&gt;&lt;foreign-keys&gt;&lt;key app="EN" db-id="axpffp0eards98ew20rvpa0tdf0f0svatvst" timestamp="1754015169"&gt;190&lt;/key&gt;&lt;/foreign-keys&gt;&lt;ref-type name="Journal Article"&gt;17&lt;/ref-type&gt;&lt;contributors&gt;&lt;authors&gt;&lt;author&gt;Catford, Jane A.&lt;/author&gt;&lt;author&gt;Wilson, John R. U.&lt;/author&gt;&lt;author&gt;&lt;style face="normal" font="default" size="100%"&gt;Py&lt;/style&gt;&lt;style face="normal" font="default" charset="238" size="100%"&gt;šek, Petr&lt;/style&gt;&lt;/author&gt;&lt;author&gt;&lt;style face="normal" font="default" charset="238" size="100%"&gt;Hulme, Philip E.&lt;/style&gt;&lt;/author&gt;&lt;author&gt;&lt;style face="normal" font="default" charset="238" size="100%"&gt;Duncan, Richard P.&lt;/style&gt;&lt;/author&gt;&lt;/authors&gt;&lt;/contributors&gt;&lt;titles&gt;&lt;title&gt;Addressing context dependence in ecology&lt;/title&gt;&lt;secondary-title&gt;Trends in Ecology &amp;amp; Evolution&lt;/secondary-title&gt;&lt;/titles&gt;&lt;pages&gt;158-170&lt;/pages&gt;&lt;volume&gt;37&lt;/volume&gt;&lt;number&gt;2&lt;/number&gt;&lt;dates&gt;&lt;year&gt;2022&lt;/year&gt;&lt;/dates&gt;&lt;publisher&gt;Elsevier&lt;/publisher&gt;&lt;isbn&gt;0169-5347&lt;/isbn&gt;&lt;urls&gt;&lt;related-urls&gt;&lt;url&gt;https://doi.org/10.1016/j.tree.2021.09.007&lt;/url&gt;&lt;/related-urls&gt;&lt;/urls&gt;&lt;electronic-resource-num&gt;10.1016/j.tree.2021.09.007&lt;/electronic-resource-num&gt;&lt;access-date&gt;2025/07/31&lt;/access-date&gt;&lt;/record&gt;&lt;/Cite&gt;&lt;/EndNote&gt;</w:instrText>
      </w:r>
      <w:r w:rsidR="00EC3EA9">
        <w:fldChar w:fldCharType="separate"/>
      </w:r>
      <w:r w:rsidR="004F052F">
        <w:rPr>
          <w:noProof/>
        </w:rPr>
        <w:t>(Catford et al., 2022)</w:t>
      </w:r>
      <w:r w:rsidR="00EC3EA9">
        <w:fldChar w:fldCharType="end"/>
      </w:r>
      <w:r w:rsidR="000717CE">
        <w:t>.</w:t>
      </w:r>
      <w:r w:rsidR="00480AC7">
        <w:t xml:space="preserve"> </w:t>
      </w:r>
    </w:p>
    <w:p w14:paraId="28061BD1" w14:textId="44146EF9" w:rsidR="00C86584" w:rsidRDefault="00056DFD" w:rsidP="00C86584">
      <w:r>
        <w:t>The g</w:t>
      </w:r>
      <w:r w:rsidR="004216BB">
        <w:t xml:space="preserve">eneralisability of </w:t>
      </w:r>
      <w:r>
        <w:t>our</w:t>
      </w:r>
      <w:r w:rsidR="004216BB">
        <w:t xml:space="preserve"> result</w:t>
      </w:r>
      <w:r>
        <w:t>s</w:t>
      </w:r>
      <w:r w:rsidR="004216BB">
        <w:t xml:space="preserve"> is hampered by taxonomic and </w:t>
      </w:r>
      <w:r w:rsidR="000D2D2A">
        <w:t>bio</w:t>
      </w:r>
      <w:r w:rsidR="004216BB">
        <w:t>geographic biases evident in the original studies</w:t>
      </w:r>
      <w:r>
        <w:t xml:space="preserve">. </w:t>
      </w:r>
      <w:r w:rsidR="006964AC">
        <w:t>As previously mentioned,</w:t>
      </w:r>
      <w:r w:rsidR="00C610DE">
        <w:t xml:space="preserve"> over half the effect sizes in our dataset were drawn from mammals.</w:t>
      </w:r>
      <w:r w:rsidR="006964AC">
        <w:t xml:space="preserve"> </w:t>
      </w:r>
      <w:r w:rsidR="00461CF1">
        <w:t xml:space="preserve">All </w:t>
      </w:r>
      <w:r w:rsidR="004470C9">
        <w:t xml:space="preserve">reptile </w:t>
      </w:r>
      <w:r w:rsidR="00461CF1">
        <w:t xml:space="preserve">effect sizes </w:t>
      </w:r>
      <w:r w:rsidR="004470C9">
        <w:t>in our dataset</w:t>
      </w:r>
      <w:r w:rsidR="00142533">
        <w:t xml:space="preserve"> originated from the United State</w:t>
      </w:r>
      <w:r w:rsidR="00AF1391">
        <w:t>s</w:t>
      </w:r>
      <w:r w:rsidR="00142533">
        <w:t>, Canada or Australia</w:t>
      </w:r>
      <w:r w:rsidR="0005588C">
        <w:t xml:space="preserve">, despite </w:t>
      </w:r>
      <w:r w:rsidR="00A06CEE">
        <w:t>high</w:t>
      </w:r>
      <w:r w:rsidR="0005588C">
        <w:t xml:space="preserve"> reptile diversity </w:t>
      </w:r>
      <w:r w:rsidR="00D60C2A">
        <w:t xml:space="preserve">in </w:t>
      </w:r>
      <w:r w:rsidR="00A06CEE">
        <w:t>tropical regions</w:t>
      </w:r>
      <w:r w:rsidR="00533EE4">
        <w:t>, a</w:t>
      </w:r>
      <w:r w:rsidR="00B14C87">
        <w:t xml:space="preserve"> </w:t>
      </w:r>
      <w:r w:rsidR="00EC5BF0">
        <w:t xml:space="preserve">bias also noted by </w:t>
      </w:r>
      <w:r w:rsidR="00B14C87">
        <w:fldChar w:fldCharType="begin"/>
      </w:r>
      <w:r w:rsidR="004F052F">
        <w:instrText xml:space="preserve"> ADDIN EN.CITE &lt;EndNote&gt;&lt;Cite AuthorYear="1"&gt;&lt;Author&gt;Crane&lt;/Author&gt;&lt;Year&gt;2021&lt;/Year&gt;&lt;RecNum&gt;777&lt;/RecNum&gt;&lt;DisplayText&gt;Crane et al. (2021)&lt;/DisplayText&gt;&lt;record&gt;&lt;rec-number&gt;777&lt;/rec-number&gt;&lt;foreign-keys&gt;&lt;key app="EN" db-id="axpffp0eards98ew20rvpa0tdf0f0svatvst" timestamp="1764560755"&gt;777&lt;/key&gt;&lt;/foreign-keys&gt;&lt;ref-type name="Journal Article"&gt;17&lt;/ref-type&gt;&lt;contributors&gt;&lt;authors&gt;&lt;author&gt;Crane, Matthew&lt;/author&gt;&lt;author&gt;Silva, Inês&lt;/author&gt;&lt;author&gt;Marshall, Benjamin M.&lt;/author&gt;&lt;author&gt;Strine, Colin T.&lt;/author&gt;&lt;/authors&gt;&lt;/contributors&gt;&lt;titles&gt;&lt;title&gt;Lots of movement, little progress: A review of reptile home range literature&lt;/title&gt;&lt;secondary-title&gt;PeerJ&lt;/secondary-title&gt;&lt;/titles&gt;&lt;pages&gt;e11742&lt;/pages&gt;&lt;volume&gt;9&lt;/volume&gt;&lt;keywords&gt;&lt;keyword&gt;Animal behavior&lt;/keyword&gt;&lt;keyword&gt;Biotelemetry&lt;/keyword&gt;&lt;keyword&gt;Classification&lt;/keyword&gt;&lt;keyword&gt;Conservation biology&lt;/keyword&gt;&lt;keyword&gt;Data Collection&lt;/keyword&gt;&lt;keyword&gt;Ecology&lt;/keyword&gt;&lt;keyword&gt;Estimates&lt;/keyword&gt;&lt;keyword&gt;Home range&lt;/keyword&gt;&lt;keyword&gt;Methodology&lt;/keyword&gt;&lt;keyword&gt;Methods&lt;/keyword&gt;&lt;keyword&gt;Reptiles&lt;/keyword&gt;&lt;keyword&gt;Zoology&lt;/keyword&gt;&lt;/keywords&gt;&lt;dates&gt;&lt;year&gt;2021&lt;/year&gt;&lt;/dates&gt;&lt;pub-location&gt;United States&lt;/pub-location&gt;&lt;publisher&gt;PeerJ. Ltd&lt;/publisher&gt;&lt;isbn&gt;2167-8359&lt;/isbn&gt;&lt;urls&gt;&lt;/urls&gt;&lt;electronic-resource-num&gt;10.7717/peerj.11742&lt;/electronic-resource-num&gt;&lt;/record&gt;&lt;/Cite&gt;&lt;/EndNote&gt;</w:instrText>
      </w:r>
      <w:r w:rsidR="00B14C87">
        <w:fldChar w:fldCharType="separate"/>
      </w:r>
      <w:r w:rsidR="004F052F">
        <w:rPr>
          <w:noProof/>
        </w:rPr>
        <w:t>Crane et al. (2021)</w:t>
      </w:r>
      <w:r w:rsidR="00B14C87">
        <w:fldChar w:fldCharType="end"/>
      </w:r>
      <w:r w:rsidR="00533EE4">
        <w:t>.</w:t>
      </w:r>
      <w:r w:rsidR="00137592">
        <w:t xml:space="preserve"> </w:t>
      </w:r>
      <w:r w:rsidR="00732E8D">
        <w:t>Similarly,</w:t>
      </w:r>
      <w:r w:rsidR="0098494A">
        <w:t xml:space="preserve"> </w:t>
      </w:r>
      <w:r w:rsidR="00042272">
        <w:t>the United States, Canada and Australia were over</w:t>
      </w:r>
      <w:r w:rsidR="000F6973">
        <w:t xml:space="preserve">represented in the </w:t>
      </w:r>
      <w:r w:rsidR="009B1BDA">
        <w:t>full</w:t>
      </w:r>
      <w:r w:rsidR="000F6973">
        <w:t xml:space="preserve"> dataset</w:t>
      </w:r>
      <w:r w:rsidR="006B1A41">
        <w:t xml:space="preserve">, a </w:t>
      </w:r>
      <w:r w:rsidR="00D434FB">
        <w:t>widely recognised trend in fire ecology research</w:t>
      </w:r>
      <w:r w:rsidR="00E9569E">
        <w:t>,</w:t>
      </w:r>
      <w:r w:rsidR="00D434FB">
        <w:t xml:space="preserve"> </w:t>
      </w:r>
      <w:r w:rsidR="00914E90">
        <w:fldChar w:fldCharType="begin">
          <w:fldData xml:space="preserve">PEVuZE5vdGU+PENpdGU+PEF1dGhvcj5Hb3Jkb248L0F1dGhvcj48WWVhcj4yMDI1PC9ZZWFyPjxS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</w:fldData>
        </w:fldChar>
      </w:r>
      <w:r w:rsidR="00C907F9">
        <w:instrText xml:space="preserve"> ADDIN EN.CITE </w:instrText>
      </w:r>
      <w:r w:rsidR="00C907F9">
        <w:fldChar w:fldCharType="begin">
          <w:fldData xml:space="preserve">PEVuZE5vdGU+PENpdGU+PEF1dGhvcj5Hb3Jkb248L0F1dGhvcj48WWVhcj4yMDI1PC9ZZWFyPjxS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</w:fldData>
        </w:fldChar>
      </w:r>
      <w:r w:rsidR="00C907F9">
        <w:instrText xml:space="preserve"> ADDIN EN.CITE.DATA </w:instrText>
      </w:r>
      <w:r w:rsidR="00C907F9">
        <w:fldChar w:fldCharType="end"/>
      </w:r>
      <w:r w:rsidR="00914E90">
        <w:fldChar w:fldCharType="separate"/>
      </w:r>
      <w:r w:rsidR="00C907F9">
        <w:rPr>
          <w:noProof/>
        </w:rPr>
        <w:t>(Geary et al., 2020; Gordon et al., 2025; Jolly et al., 2022)</w:t>
      </w:r>
      <w:r w:rsidR="00914E90">
        <w:fldChar w:fldCharType="end"/>
      </w:r>
      <w:r w:rsidR="00E9569E">
        <w:t xml:space="preserve">, even when </w:t>
      </w:r>
      <w:r w:rsidR="004577B1">
        <w:t xml:space="preserve">searching across multiple languages </w:t>
      </w:r>
      <w:r w:rsidR="004577B1">
        <w:fldChar w:fldCharType="begin"/>
      </w:r>
      <w:r w:rsidR="004577B1">
        <w:instrText xml:space="preserve"> ADDIN EN.CITE &lt;EndNote&gt;&lt;Cite&gt;&lt;Author&gt;Linley&lt;/Author&gt;&lt;Year&gt;2022&lt;/Year&gt;&lt;RecNum&gt;792&lt;/RecNum&gt;&lt;DisplayText&gt;(Linley et al., 2022)&lt;/DisplayText&gt;&lt;record&gt;&lt;rec-number&gt;792&lt;/rec-number&gt;&lt;foreign-keys&gt;&lt;key app="EN" db-id="axpffp0eards98ew20rvpa0tdf0f0svatvst" timestamp="1768782433"&gt;792&lt;/key&gt;&lt;/foreign-keys&gt;&lt;ref-type name="Journal Article"&gt;17&lt;/ref-type&gt;&lt;contributors&gt;&lt;authors&gt;&lt;author&gt;Linley, Grant D.&lt;/author&gt;&lt;author&gt;Jolly, Chris J.&lt;/author&gt;&lt;author&gt;Doherty, Tim S.&lt;/author&gt;&lt;author&gt;Geary, William L.&lt;/author&gt;&lt;author&gt;Armenteras, Dolors&lt;/author&gt;&lt;author&gt;Belcher, Claire M.&lt;/author&gt;&lt;author&gt;Bliege Bird, Rebecca&lt;/author&gt;&lt;author&gt;Duane, Andrea&lt;/author&gt;&lt;author&gt;Fletcher, Michael-Shawn&lt;/author&gt;&lt;author&gt;Giorgis, Melisa A.&lt;/author&gt;&lt;author&gt;Haslem, Angie&lt;/author&gt;&lt;author&gt;Jones, Gavin M.&lt;/author&gt;&lt;author&gt;Kelly, Luke T.&lt;/author&gt;&lt;author&gt;Lee, Calvin K. F.&lt;/author&gt;&lt;author&gt;Nolan, Rachael H.&lt;/author&gt;&lt;author&gt;Parr, Catherine L.&lt;/author&gt;&lt;author&gt;Pausas, Juli G.&lt;/author&gt;&lt;author&gt;Price, Jodi N.&lt;/author&gt;&lt;author&gt;Regos, Adrián&lt;/author&gt;&lt;author&gt;Ritchie, Euan G.&lt;/author&gt;&lt;author&gt;Ruffault, Julien&lt;/author&gt;&lt;author&gt;Williamson, Grant J.&lt;/author&gt;&lt;author&gt;Wu, Qianhan&lt;/author&gt;&lt;author&gt;Nimmo, Dale G.&lt;/author&gt;&lt;/authors&gt;&lt;/contributors&gt;&lt;titles&gt;&lt;title&gt;What do you mean, ‘megafire’?&lt;/title&gt;&lt;secondary-title&gt;Global Ecology and Biogeography&lt;/secondary-title&gt;&lt;/titles&gt;&lt;pages&gt;1906-1922&lt;/pages&gt;&lt;volume&gt;31&lt;/volume&gt;&lt;number&gt;10&lt;/number&gt;&lt;keywords&gt;&lt;keyword&gt;Anthropocene&lt;/keyword&gt;&lt;keyword&gt;catastrophic fire&lt;/keyword&gt;&lt;keyword&gt;climate change&lt;/keyword&gt;&lt;keyword&gt;extreme wildfire event&lt;/keyword&gt;&lt;keyword&gt;mega-fire&lt;/keyword&gt;&lt;keyword&gt;Pyrocene&lt;/keyword&gt;&lt;keyword&gt;wildfire disaster&lt;/keyword&gt;&lt;/keywords&gt;&lt;dates&gt;&lt;year&gt;2022&lt;/year&gt;&lt;pub-dates&gt;&lt;date&gt;2022/10/01&lt;/date&gt;&lt;/pub-dates&gt;&lt;/dates&gt;&lt;publisher&gt;John Wiley &amp;amp; Sons, Ltd&lt;/publisher&gt;&lt;isbn&gt;1466-822X&lt;/isbn&gt;&lt;urls&gt;&lt;related-urls&gt;&lt;url&gt;https://doi.org/10.1111/geb.13499&lt;/url&gt;&lt;/related-urls&gt;&lt;/urls&gt;&lt;electronic-resource-num&gt;10.1111/geb.13499&lt;/electronic-resource-num&gt;&lt;access-date&gt;2026/01/18&lt;/access-date&gt;&lt;/record&gt;&lt;/Cite&gt;&lt;/EndNote&gt;</w:instrText>
      </w:r>
      <w:r w:rsidR="004577B1">
        <w:fldChar w:fldCharType="separate"/>
      </w:r>
      <w:r w:rsidR="004577B1">
        <w:rPr>
          <w:noProof/>
        </w:rPr>
        <w:t>(Linley et al., 2022)</w:t>
      </w:r>
      <w:r w:rsidR="004577B1">
        <w:fldChar w:fldCharType="end"/>
      </w:r>
      <w:r w:rsidR="000F6973">
        <w:t>.</w:t>
      </w:r>
      <w:commentRangeStart w:id="335"/>
      <w:r w:rsidR="00F54962">
        <w:t xml:space="preserve"> </w:t>
      </w:r>
      <w:commentRangeEnd w:id="335"/>
      <w:r w:rsidR="00130B7C">
        <w:rPr>
          <w:rStyle w:val="CommentReference"/>
          <w:sz w:val="24"/>
          <w:szCs w:val="22"/>
        </w:rPr>
        <w:commentReference w:id="335"/>
      </w:r>
      <w:r w:rsidR="005C63EB">
        <w:t>Nevertheless,</w:t>
      </w:r>
      <w:r w:rsidR="00C610DE">
        <w:t xml:space="preserve"> s</w:t>
      </w:r>
      <w:r w:rsidR="00B6711A">
        <w:t xml:space="preserve">ubstantial knowledge gaps remain for smaller, cryptic taxa including reptiles, </w:t>
      </w:r>
      <w:r w:rsidR="000F6973">
        <w:t xml:space="preserve">and </w:t>
      </w:r>
      <w:r w:rsidR="006B1A41">
        <w:t>tropical fire-prone regions</w:t>
      </w:r>
      <w:r w:rsidR="00AB20A6">
        <w:t xml:space="preserve">. </w:t>
      </w:r>
      <w:r w:rsidR="00B408DC">
        <w:t xml:space="preserve">We recommend </w:t>
      </w:r>
      <w:r w:rsidR="005C63EB">
        <w:t xml:space="preserve">expanding research effort </w:t>
      </w:r>
      <w:r w:rsidR="001820B4">
        <w:t>to address these biases, particularly as</w:t>
      </w:r>
      <w:r w:rsidR="00EB26F0">
        <w:t xml:space="preserve"> technological and methodological advances improve our ability </w:t>
      </w:r>
      <w:r w:rsidR="00CB481C">
        <w:t xml:space="preserve">to </w:t>
      </w:r>
      <w:r w:rsidR="00D377FD">
        <w:t>disentangle the mechanistic drivers of moveme</w:t>
      </w:r>
      <w:r w:rsidR="00906207">
        <w:t>nt responses</w:t>
      </w:r>
      <w:r w:rsidR="00A504D4">
        <w:t xml:space="preserve"> </w:t>
      </w:r>
      <w:r w:rsidR="00A504D4">
        <w:fldChar w:fldCharType="begin">
          <w:fldData xml:space="preserve">PEVuZE5vdGU+PENpdGU+PEF1dGhvcj5Hb21lejwvQXV0aG9yPjxZZWFyPjIwMjU8L1llYXI+PFJl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</w:fldData>
        </w:fldChar>
      </w:r>
      <w:r w:rsidR="004F052F">
        <w:instrText xml:space="preserve"> ADDIN EN.CITE </w:instrText>
      </w:r>
      <w:r w:rsidR="004F052F">
        <w:fldChar w:fldCharType="begin">
          <w:fldData xml:space="preserve">PEVuZE5vdGU+PENpdGU+PEF1dGhvcj5Hb21lejwvQXV0aG9yPjxZZWFyPjIwMjU8L1llYXI+PFJl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</w:fldData>
        </w:fldChar>
      </w:r>
      <w:r w:rsidR="004F052F">
        <w:instrText xml:space="preserve"> ADDIN EN.CITE.DATA </w:instrText>
      </w:r>
      <w:r w:rsidR="004F052F">
        <w:fldChar w:fldCharType="end"/>
      </w:r>
      <w:r w:rsidR="00A504D4">
        <w:fldChar w:fldCharType="separate"/>
      </w:r>
      <w:r w:rsidR="004F052F">
        <w:rPr>
          <w:noProof/>
        </w:rPr>
        <w:t>(Gomez et al., 2025; Joo et al., 2022)</w:t>
      </w:r>
      <w:r w:rsidR="00A504D4">
        <w:fldChar w:fldCharType="end"/>
      </w:r>
      <w:r w:rsidR="00906207">
        <w:t xml:space="preserve">. </w:t>
      </w:r>
    </w:p>
    <w:p w14:paraId="62784E3C" w14:textId="70F8B68C" w:rsidR="00840B2B" w:rsidRDefault="001F014C" w:rsidP="00130CEE">
      <w:r>
        <w:lastRenderedPageBreak/>
        <w:t xml:space="preserve">Incorporating fine-scale fire </w:t>
      </w:r>
      <w:r w:rsidR="00D84E1E">
        <w:t>characteristics, including burn severity, heterogeneity, and sea</w:t>
      </w:r>
      <w:r w:rsidR="00186CC7">
        <w:t>sonality</w:t>
      </w:r>
      <w:r w:rsidR="00E575F9">
        <w:t xml:space="preserve"> </w:t>
      </w:r>
      <w:r w:rsidR="00E575F9">
        <w:fldChar w:fldCharType="begin"/>
      </w:r>
      <w:r w:rsidR="00E575F9">
        <w:instrText xml:space="preserve"> ADDIN EN.CITE &lt;EndNote&gt;&lt;Cite&gt;&lt;Author&gt;Geary&lt;/Author&gt;&lt;Year&gt;2020&lt;/Year&gt;&lt;RecNum&gt;71&lt;/RecNum&gt;&lt;DisplayText&gt;(Geary et al., 2020)&lt;/DisplayText&gt;&lt;record&gt;&lt;rec-number&gt;71&lt;/rec-number&gt;&lt;foreign-keys&gt;&lt;key app="EN" db-id="axpffp0eards98ew20rvpa0tdf0f0svatvst" timestamp="1722933951"&gt;71&lt;/key&gt;&lt;/foreign-keys&gt;&lt;ref-type name="Journal Article"&gt;17&lt;/ref-type&gt;&lt;contributors&gt;&lt;authors&gt;&lt;author&gt;Geary, William L.&lt;/author&gt;&lt;author&gt;Doherty, Tim S.&lt;/author&gt;&lt;author&gt;Nimmo, Dale G.&lt;/author&gt;&lt;author&gt;Tulloch, Ayesha I. T.&lt;/author&gt;&lt;author&gt;Ritchie, Euan G.&lt;/author&gt;&lt;/authors&gt;&lt;/contributors&gt;&lt;titles&gt;&lt;title&gt;Predator responses to fire: A global systematic review and meta-analysis&lt;/title&gt;&lt;secondary-title&gt;Journal of Animal Ecology&lt;/secondary-title&gt;&lt;/titles&gt;&lt;pages&gt;955-971&lt;/pages&gt;&lt;volume&gt;89&lt;/volume&gt;&lt;number&gt;4&lt;/number&gt;&lt;keywords&gt;&lt;keyword&gt;carnivore&lt;/keyword&gt;&lt;keyword&gt;disturbance&lt;/keyword&gt;&lt;keyword&gt;fire&lt;/keyword&gt;&lt;keyword&gt;mesopredator&lt;/keyword&gt;&lt;keyword&gt;meta-analysis&lt;/keyword&gt;&lt;keyword&gt;predator&lt;/keyword&gt;&lt;keyword&gt;systematic review&lt;/keyword&gt;&lt;keyword&gt;trophic relationships&lt;/keyword&gt;&lt;/keywords&gt;&lt;dates&gt;&lt;year&gt;2020&lt;/year&gt;&lt;pub-dates&gt;&lt;date&gt;2020/04/01&lt;/date&gt;&lt;/pub-dates&gt;&lt;/dates&gt;&lt;publisher&gt;John Wiley &amp;amp; Sons, Ltd&lt;/publisher&gt;&lt;isbn&gt;0021-8790&lt;/isbn&gt;&lt;urls&gt;&lt;related-urls&gt;&lt;url&gt;https://doi.org/10.1111/1365-2656.13153&lt;/url&gt;&lt;/related-urls&gt;&lt;/urls&gt;&lt;electronic-resource-num&gt;10.1111/1365-2656.13153&lt;/electronic-resource-num&gt;&lt;access-date&gt;2024/08/06&lt;/access-date&gt;&lt;/record&gt;&lt;/Cite&gt;&lt;/EndNote&gt;</w:instrText>
      </w:r>
      <w:r w:rsidR="00E575F9">
        <w:fldChar w:fldCharType="separate"/>
      </w:r>
      <w:r w:rsidR="00E575F9">
        <w:rPr>
          <w:noProof/>
        </w:rPr>
        <w:t>(Geary et al., 2020)</w:t>
      </w:r>
      <w:r w:rsidR="00E575F9">
        <w:fldChar w:fldCharType="end"/>
      </w:r>
      <w:r w:rsidR="00B378DD">
        <w:t>, as well as trait data</w:t>
      </w:r>
      <w:r w:rsidR="00E575F9">
        <w:t xml:space="preserve"> </w:t>
      </w:r>
      <w:r w:rsidR="00E575F9">
        <w:fldChar w:fldCharType="begin"/>
      </w:r>
      <w:r w:rsidR="00E575F9">
        <w:instrText xml:space="preserve"> ADDIN EN.CITE &lt;EndNote&gt;&lt;Cite&gt;&lt;Author&gt;Beltran&lt;/Author&gt;&lt;Year&gt;2025&lt;/Year&gt;&lt;RecNum&gt;770&lt;/RecNum&gt;&lt;DisplayText&gt;(Beltran et al., 2025)&lt;/DisplayText&gt;&lt;record&gt;&lt;rec-number&gt;770&lt;/rec-number&gt;&lt;foreign-keys&gt;&lt;key app="EN" db-id="axpffp0eards98ew20rvpa0tdf0f0svatvst" timestamp="1764378212"&gt;770&lt;/key&gt;&lt;/foreign-keys&gt;&lt;ref-type name="Journal Article"&gt;17&lt;/ref-type&gt;&lt;contributors&gt;&lt;authors&gt;&lt;author&gt;Beltran, Roxanne S.&lt;/author&gt;&lt;author&gt;Kilpatrick, A. Marm&lt;/author&gt;&lt;author&gt;Adamczak, Stephanie K.&lt;/author&gt;&lt;author&gt;Beumer, Larissa T.&lt;/author&gt;&lt;author&gt;Czapanskiy, Max F.&lt;/author&gt;&lt;author&gt;Davidson, Sarah C.&lt;/author&gt;&lt;author&gt;McLean, Bryan S.&lt;/author&gt;&lt;author&gt;Mueller, Thomas&lt;/author&gt;&lt;author&gt;Payne, Allison R.&lt;/author&gt;&lt;author&gt;Soria, Carmen D.&lt;/author&gt;&lt;author&gt;Weeks, Brian C.&lt;/author&gt;&lt;author&gt;Williams, Terrie M.&lt;/author&gt;&lt;author&gt;Salguero-Gómez, Roberto&lt;/author&gt;&lt;/authors&gt;&lt;/contributors&gt;&lt;titles&gt;&lt;title&gt;Integrating animal tracking and trait data to facilitate global ecological discoveries&lt;/title&gt;&lt;secondary-title&gt;Journal of Experimental Biology&lt;/secondary-title&gt;&lt;/titles&gt;&lt;pages&gt;JEB247981&lt;/pages&gt;&lt;volume&gt;228&lt;/volume&gt;&lt;number&gt;Suppl_1&lt;/number&gt;&lt;dates&gt;&lt;year&gt;2025&lt;/year&gt;&lt;/dates&gt;&lt;isbn&gt;0022-0949&lt;/isbn&gt;&lt;urls&gt;&lt;related-urls&gt;&lt;url&gt;https://doi.org/10.1242/jeb.247981&lt;/url&gt;&lt;/related-urls&gt;&lt;/urls&gt;&lt;electronic-resource-num&gt;10.1242/jeb.247981&lt;/electronic-resource-num&gt;&lt;access-date&gt;11/29/2025&lt;/access-date&gt;&lt;/record&gt;&lt;/Cite&gt;&lt;/EndNote&gt;</w:instrText>
      </w:r>
      <w:r w:rsidR="00E575F9">
        <w:fldChar w:fldCharType="separate"/>
      </w:r>
      <w:r w:rsidR="00E575F9">
        <w:rPr>
          <w:noProof/>
        </w:rPr>
        <w:t>(Beltran et al., 2025)</w:t>
      </w:r>
      <w:r w:rsidR="00E575F9">
        <w:fldChar w:fldCharType="end"/>
      </w:r>
      <w:r w:rsidR="00B378DD">
        <w:t>, into future quantitative analyses</w:t>
      </w:r>
      <w:r w:rsidR="00E575F9">
        <w:t xml:space="preserve"> </w:t>
      </w:r>
      <w:r w:rsidR="00AC7613">
        <w:t>will aid in</w:t>
      </w:r>
      <w:r w:rsidR="0095605A">
        <w:t xml:space="preserve"> progressing our mechanistic understanding of </w:t>
      </w:r>
      <w:r w:rsidR="00824EC8">
        <w:t>movement responses to fir</w:t>
      </w:r>
      <w:r w:rsidR="00585C31">
        <w:t>e.</w:t>
      </w:r>
      <w:r w:rsidR="00F02B90">
        <w:t xml:space="preserve"> </w:t>
      </w:r>
      <w:r w:rsidR="00DE3A97">
        <w:t xml:space="preserve">Quantitative syntheses integrating </w:t>
      </w:r>
      <w:r w:rsidR="002C3BF3">
        <w:t>multiple</w:t>
      </w:r>
      <w:r w:rsidR="00DE3A97">
        <w:t xml:space="preserve"> components of the movement ecology paradigm (motion and navigation capacity, external factors and internal state) will improve our ability to predict how animals respond to changing fire regimes </w:t>
      </w:r>
      <w:r w:rsidR="00DE3A97">
        <w:fldChar w:fldCharType="begin">
          <w:fldData xml:space="preserve">PEVuZE5vdGU+PENpdGU+PEF1dGhvcj5OYXRoYW48L0F1dGhvcj48WWVhcj4yMDA4PC9ZZWFyPjxS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</w:fldData>
        </w:fldChar>
      </w:r>
      <w:r w:rsidR="00DE3A97">
        <w:instrText xml:space="preserve"> ADDIN EN.CITE </w:instrText>
      </w:r>
      <w:r w:rsidR="00DE3A97">
        <w:fldChar w:fldCharType="begin">
          <w:fldData xml:space="preserve">PEVuZE5vdGU+PENpdGU+PEF1dGhvcj5OYXRoYW48L0F1dGhvcj48WWVhcj4yMDA4PC9ZZWFyPjxS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</w:fldData>
        </w:fldChar>
      </w:r>
      <w:r w:rsidR="00DE3A97">
        <w:instrText xml:space="preserve"> ADDIN EN.CITE.DATA </w:instrText>
      </w:r>
      <w:r w:rsidR="00DE3A97">
        <w:fldChar w:fldCharType="end"/>
      </w:r>
      <w:r w:rsidR="00DE3A97">
        <w:fldChar w:fldCharType="separate"/>
      </w:r>
      <w:r w:rsidR="00DE3A97">
        <w:rPr>
          <w:noProof/>
        </w:rPr>
        <w:t>(Kelly et al., 2020; Nathan et al., 2008)</w:t>
      </w:r>
      <w:r w:rsidR="00DE3A97">
        <w:fldChar w:fldCharType="end"/>
      </w:r>
      <w:r w:rsidR="00DE3A97">
        <w:t xml:space="preserve">. </w:t>
      </w:r>
      <w:r w:rsidR="0000545D">
        <w:t>This includes</w:t>
      </w:r>
      <w:r w:rsidR="00836379">
        <w:t xml:space="preserve"> ex</w:t>
      </w:r>
      <w:r w:rsidR="0058233C">
        <w:t>amining</w:t>
      </w:r>
      <w:r w:rsidR="00836379">
        <w:t xml:space="preserve"> </w:t>
      </w:r>
      <w:r w:rsidR="00BF7670">
        <w:t xml:space="preserve">how </w:t>
      </w:r>
      <w:r w:rsidR="00F54617">
        <w:t>external</w:t>
      </w:r>
      <w:r w:rsidR="0058233C">
        <w:t xml:space="preserve"> attributes</w:t>
      </w:r>
      <w:r w:rsidR="00BF7670">
        <w:t xml:space="preserve"> </w:t>
      </w:r>
      <w:r w:rsidR="00005865">
        <w:t>(e.g. burn heterogeneity and seasonality)</w:t>
      </w:r>
      <w:r w:rsidR="00DE3A97">
        <w:t xml:space="preserve">, internal </w:t>
      </w:r>
      <w:r w:rsidR="00C569E0">
        <w:t>state</w:t>
      </w:r>
      <w:r w:rsidR="00F54617">
        <w:t xml:space="preserve">, </w:t>
      </w:r>
      <w:r w:rsidR="00BF7670">
        <w:t xml:space="preserve">and </w:t>
      </w:r>
      <w:r w:rsidR="00F54617">
        <w:t>traits</w:t>
      </w:r>
      <w:r w:rsidR="00BF7670">
        <w:t xml:space="preserve"> mediate</w:t>
      </w:r>
      <w:r w:rsidR="00005865">
        <w:t xml:space="preserve"> the </w:t>
      </w:r>
      <w:r w:rsidR="005C0633">
        <w:t>differential responses to wildfire and prescribe</w:t>
      </w:r>
      <w:r w:rsidR="0083727C">
        <w:t>d fire observed in this study</w:t>
      </w:r>
      <w:r w:rsidR="008D6A44">
        <w:t>.</w:t>
      </w:r>
      <w:r w:rsidR="00683796">
        <w:t xml:space="preserve"> </w:t>
      </w:r>
      <w:commentRangeStart w:id="336"/>
      <w:r w:rsidR="003B675A">
        <w:t>Future</w:t>
      </w:r>
      <w:commentRangeEnd w:id="336"/>
      <w:r w:rsidR="003B675A">
        <w:rPr>
          <w:rStyle w:val="CommentReference"/>
          <w:sz w:val="24"/>
          <w:szCs w:val="22"/>
        </w:rPr>
        <w:commentReference w:id="336"/>
      </w:r>
      <w:r w:rsidR="003B675A">
        <w:t xml:space="preserve"> </w:t>
      </w:r>
      <w:r w:rsidR="00CF0F5A">
        <w:t>studies</w:t>
      </w:r>
      <w:r w:rsidR="003B675A">
        <w:t xml:space="preserve"> should endeavour to </w:t>
      </w:r>
      <w:r w:rsidR="008F0015">
        <w:t xml:space="preserve">not only </w:t>
      </w:r>
      <w:r w:rsidR="003B675A">
        <w:t xml:space="preserve">report fine-scale fire </w:t>
      </w:r>
      <w:r w:rsidR="008F0015">
        <w:t>characteristics but also</w:t>
      </w:r>
      <w:r w:rsidR="009F1878">
        <w:t xml:space="preserve"> </w:t>
      </w:r>
      <w:r w:rsidR="00A174C1">
        <w:t xml:space="preserve">incorporate multiple </w:t>
      </w:r>
      <w:r w:rsidR="008F0015">
        <w:t xml:space="preserve">components of the movement ecology framework to </w:t>
      </w:r>
      <w:r w:rsidR="003B675A">
        <w:t>facilitate</w:t>
      </w:r>
      <w:r w:rsidR="00C569E0">
        <w:t xml:space="preserve"> mechanistic</w:t>
      </w:r>
      <w:r w:rsidR="003B675A">
        <w:t xml:space="preserve"> </w:t>
      </w:r>
      <w:r w:rsidR="005962C4">
        <w:t>analyses</w:t>
      </w:r>
      <w:r w:rsidR="00C569E0">
        <w:t xml:space="preserve"> </w:t>
      </w:r>
      <w:r w:rsidR="00C569E0">
        <w:fldChar w:fldCharType="begin"/>
      </w:r>
      <w:r w:rsidR="00C569E0">
        <w:instrText xml:space="preserve"> ADDIN EN.CITE &lt;EndNote&gt;&lt;Cite&gt;&lt;Author&gt;Joo&lt;/Author&gt;&lt;Year&gt;2022&lt;/Year&gt;&lt;RecNum&gt;696&lt;/RecNum&gt;&lt;DisplayText&gt;(Joo et al., 2022)&lt;/DisplayText&gt;&lt;record&gt;&lt;rec-number&gt;696&lt;/rec-number&gt;&lt;foreign-keys&gt;&lt;key app="EN" db-id="axpffp0eards98ew20rvpa0tdf0f0svatvst" timestamp="1758681763"&gt;696&lt;/key&gt;&lt;/foreign-keys&gt;&lt;ref-type name="Journal Article"&gt;17&lt;/ref-type&gt;&lt;contributors&gt;&lt;authors&gt;&lt;author&gt;Joo, Rocío&lt;/author&gt;&lt;author&gt;Picardi, Simona&lt;/author&gt;&lt;author&gt;Boone, Matthew E.&lt;/author&gt;&lt;author&gt;Clay, Thomas A.&lt;/author&gt;&lt;author&gt;Patrick, Samantha C.&lt;/author&gt;&lt;author&gt;Romero-Romero, Vilma S.&lt;/author&gt;&lt;author&gt;Basille, Mathieu&lt;/author&gt;&lt;/authors&gt;&lt;/contributors&gt;&lt;titles&gt;&lt;title&gt;Recent trends in movement ecology of animals and human mobility&lt;/title&gt;&lt;secondary-title&gt;Movement Ecology&lt;/secondary-title&gt;&lt;/titles&gt;&lt;pages&gt;26&lt;/pages&gt;&lt;volume&gt;10&lt;/volume&gt;&lt;number&gt;1&lt;/number&gt;&lt;dates&gt;&lt;year&gt;2022&lt;/year&gt;&lt;pub-dates&gt;&lt;date&gt;2022/05/25&lt;/date&gt;&lt;/pub-dates&gt;&lt;/dates&gt;&lt;isbn&gt;2051-3933&lt;/isbn&gt;&lt;urls&gt;&lt;related-urls&gt;&lt;url&gt;https://doi.org/10.1186/s40462-022-00322-9&lt;/url&gt;&lt;/related-urls&gt;&lt;/urls&gt;&lt;electronic-resource-num&gt;10.1186/s40462-022-00322-9&lt;/electronic-resource-num&gt;&lt;/record&gt;&lt;/Cite&gt;&lt;/EndNote&gt;</w:instrText>
      </w:r>
      <w:r w:rsidR="00C569E0">
        <w:fldChar w:fldCharType="separate"/>
      </w:r>
      <w:r w:rsidR="00C569E0">
        <w:rPr>
          <w:noProof/>
        </w:rPr>
        <w:t>(Joo et al., 2022)</w:t>
      </w:r>
      <w:r w:rsidR="00C569E0">
        <w:fldChar w:fldCharType="end"/>
      </w:r>
      <w:r w:rsidR="005962C4">
        <w:t xml:space="preserve">. </w:t>
      </w:r>
    </w:p>
    <w:p w14:paraId="76BCC99A" w14:textId="0DC1B664" w:rsidR="00DB214D" w:rsidRDefault="00DB214D" w:rsidP="00B8416E">
      <w:pPr>
        <w:pStyle w:val="Heading1"/>
      </w:pPr>
      <w:r>
        <w:t>Conclusion</w:t>
      </w:r>
    </w:p>
    <w:p w14:paraId="5D572B41" w14:textId="108001E9" w:rsidR="00492AEE" w:rsidRDefault="00492AEE" w:rsidP="00492AEE">
      <w:commentRangeStart w:id="337"/>
      <w:r>
        <w:t>Collective</w:t>
      </w:r>
      <w:commentRangeEnd w:id="337"/>
      <w:r w:rsidR="00C86584">
        <w:rPr>
          <w:rStyle w:val="CommentReference"/>
          <w:sz w:val="24"/>
          <w:szCs w:val="22"/>
        </w:rPr>
        <w:commentReference w:id="337"/>
      </w:r>
      <w:r>
        <w:t>ly, these findings emphasise that movement functions as a phenotypically plastic behavioural response for many taxa occurring in fire-prone landscapes. Our r</w:t>
      </w:r>
      <w:r w:rsidRPr="004216BB">
        <w:t>esults demonstrate a high</w:t>
      </w:r>
      <w:r>
        <w:t xml:space="preserve"> degree of </w:t>
      </w:r>
      <w:r w:rsidRPr="004216BB">
        <w:t>variation in animal movement responses to fire</w:t>
      </w:r>
      <w:r>
        <w:t xml:space="preserve">, with </w:t>
      </w:r>
      <w:r w:rsidRPr="004216BB">
        <w:t>both increases and decreases</w:t>
      </w:r>
      <w:r>
        <w:t xml:space="preserve"> of varying magnitudes</w:t>
      </w:r>
      <w:r w:rsidRPr="004216BB">
        <w:t xml:space="preserve"> detected</w:t>
      </w:r>
      <w:r>
        <w:t xml:space="preserve">. The strongest signal was an increase in movement </w:t>
      </w:r>
      <w:commentRangeStart w:id="338"/>
      <w:r>
        <w:t>distances and rates</w:t>
      </w:r>
      <w:commentRangeEnd w:id="338"/>
      <w:r>
        <w:rPr>
          <w:rStyle w:val="CommentReference"/>
          <w:sz w:val="24"/>
          <w:szCs w:val="22"/>
        </w:rPr>
        <w:commentReference w:id="338"/>
      </w:r>
      <w:r>
        <w:t xml:space="preserve">, particularly among birds and mammals, and in landscapes affected by </w:t>
      </w:r>
      <w:r w:rsidR="00EB73BD">
        <w:t xml:space="preserve">prescribed </w:t>
      </w:r>
      <w:r>
        <w:t xml:space="preserve">burns. </w:t>
      </w:r>
      <w:commentRangeStart w:id="339"/>
      <w:r>
        <w:t>The mechanisms underlying these patterns</w:t>
      </w:r>
      <w:r w:rsidR="00104447">
        <w:t xml:space="preserve"> appear to</w:t>
      </w:r>
      <w:r>
        <w:t xml:space="preserve"> </w:t>
      </w:r>
      <w:r w:rsidR="00D91AB6">
        <w:t xml:space="preserve">represent </w:t>
      </w:r>
      <w:r w:rsidR="00104447">
        <w:t xml:space="preserve">all four </w:t>
      </w:r>
      <w:r w:rsidR="00D91AB6">
        <w:t>components</w:t>
      </w:r>
      <w:r w:rsidR="00104447">
        <w:t xml:space="preserve"> of the movement ecology framework</w:t>
      </w:r>
      <w:r w:rsidR="00D91AB6">
        <w:t>;</w:t>
      </w:r>
      <w:r w:rsidR="00104447">
        <w:t xml:space="preserve"> </w:t>
      </w:r>
      <w:r w:rsidR="00D91AB6">
        <w:t>with</w:t>
      </w:r>
      <w:r>
        <w:t xml:space="preserve"> both independent and interactive effects of resource redistribution, altered predation risk, changes in navigation capacity, </w:t>
      </w:r>
      <w:r w:rsidR="00D91AB6">
        <w:t xml:space="preserve">mobility, </w:t>
      </w:r>
      <w:r>
        <w:t>and site fidelity</w:t>
      </w:r>
      <w:commentRangeEnd w:id="339"/>
      <w:r>
        <w:rPr>
          <w:rStyle w:val="CommentReference"/>
          <w:sz w:val="24"/>
          <w:szCs w:val="22"/>
        </w:rPr>
        <w:commentReference w:id="339"/>
      </w:r>
      <w:r w:rsidR="00D91AB6">
        <w:t xml:space="preserve"> likely driving movement responses</w:t>
      </w:r>
      <w:r>
        <w:t>. Taxonomic patterns in our results suggest that highly mobile, endothermic taxa are</w:t>
      </w:r>
      <w:r w:rsidR="006F10CA">
        <w:t xml:space="preserve"> more likely to respond to fire with increased movement</w:t>
      </w:r>
      <w:r w:rsidR="005162EC">
        <w:t>, while less mobile reptiles may instead adopt risk-avoidance strategies</w:t>
      </w:r>
      <w:r>
        <w:t xml:space="preserve">. Fire characteristics further mediate movement responses, with </w:t>
      </w:r>
      <w:r w:rsidR="00064898">
        <w:t>movement increasing in a</w:t>
      </w:r>
      <w:r w:rsidR="00A54F06">
        <w:t xml:space="preserve">ssociation with </w:t>
      </w:r>
      <w:r>
        <w:t>p</w:t>
      </w:r>
      <w:r w:rsidR="00A54F06">
        <w:t>rescribed</w:t>
      </w:r>
      <w:r>
        <w:t xml:space="preserve"> burns</w:t>
      </w:r>
      <w:r w:rsidR="00A54F06">
        <w:t xml:space="preserve">. </w:t>
      </w:r>
      <w:r w:rsidR="0093794C">
        <w:t>Why animals moved more in response to prescribed burns is unclear</w:t>
      </w:r>
      <w:r w:rsidR="00D91AB6">
        <w:t xml:space="preserve"> and requires further </w:t>
      </w:r>
      <w:r w:rsidR="00856037">
        <w:t>examination.</w:t>
      </w:r>
      <w:r w:rsidR="00586B39">
        <w:t xml:space="preserve"> </w:t>
      </w:r>
      <w:r w:rsidR="00856037">
        <w:t>H</w:t>
      </w:r>
      <w:r w:rsidR="00586B39">
        <w:t>owever</w:t>
      </w:r>
      <w:r w:rsidR="00522D51">
        <w:t>,</w:t>
      </w:r>
      <w:r w:rsidR="00586B39">
        <w:t xml:space="preserve"> burn heterogeneity and novel seasonality </w:t>
      </w:r>
      <w:r w:rsidR="00522D51">
        <w:t>could be contributing to this pattern.</w:t>
      </w:r>
      <w:r>
        <w:t xml:space="preserve"> </w:t>
      </w:r>
      <w:r w:rsidR="00F114B2">
        <w:t>Continued research is needed to understand and predict ho</w:t>
      </w:r>
      <w:r w:rsidR="00890387">
        <w:t xml:space="preserve">w rapidly shifting fire regimes will reshape animal movement </w:t>
      </w:r>
      <w:r w:rsidR="00995BD2">
        <w:t>responses and</w:t>
      </w:r>
      <w:r w:rsidR="008D3390">
        <w:t xml:space="preserve"> affect </w:t>
      </w:r>
      <w:r w:rsidR="00461871">
        <w:t xml:space="preserve">the </w:t>
      </w:r>
      <w:r w:rsidR="009337E9">
        <w:t xml:space="preserve">vulnerability of </w:t>
      </w:r>
      <w:r w:rsidR="00995BD2">
        <w:t xml:space="preserve">animals occurring in fire-prone landscapes. </w:t>
      </w:r>
    </w:p>
    <w:p w14:paraId="2FE90880" w14:textId="52F759B2" w:rsidR="004216BB" w:rsidRDefault="004216BB" w:rsidP="00FB0B8B"/>
    <w:p w14:paraId="56BB5B8F" w14:textId="05EDF978" w:rsidR="00ED6E51" w:rsidRDefault="00ED6E51">
      <w:pPr>
        <w:spacing w:line="259" w:lineRule="auto"/>
      </w:pPr>
      <w:r>
        <w:br w:type="page"/>
      </w:r>
    </w:p>
    <w:p w14:paraId="4D6823E5" w14:textId="4E5B64C6" w:rsidR="00EC3EA9" w:rsidRDefault="00F26A6D" w:rsidP="00AD09C1">
      <w:pPr>
        <w:pStyle w:val="Heading1"/>
      </w:pPr>
      <w:r w:rsidRPr="00F26A6D">
        <w:lastRenderedPageBreak/>
        <w:t>References</w:t>
      </w:r>
    </w:p>
    <w:commentRangeStart w:id="340"/>
    <w:p w14:paraId="754A1AB1" w14:textId="3CFADA05" w:rsidR="004B2662" w:rsidRPr="004B2662" w:rsidRDefault="00EC3EA9" w:rsidP="004B2662">
      <w:pPr>
        <w:pStyle w:val="EndNoteBibliography"/>
        <w:spacing w:after="0"/>
        <w:ind w:left="720" w:hanging="720"/>
      </w:pPr>
      <w:r>
        <w:fldChar w:fldCharType="begin"/>
      </w:r>
      <w:r>
        <w:instrText xml:space="preserve"> ADDIN EN.REFLIST </w:instrText>
      </w:r>
      <w:r>
        <w:fldChar w:fldCharType="separate"/>
      </w:r>
      <w:r w:rsidR="004B2662" w:rsidRPr="004B2662">
        <w:t xml:space="preserve">Abrahms, B., Aikens, E. O., Armstrong, J. B., Deacy, W. W., Kauffman, M. J., &amp; Merkle, J. A. (2021). Emerging perspectives on resource tracking and animal movement ecology. </w:t>
      </w:r>
      <w:r w:rsidR="004B2662" w:rsidRPr="004B2662">
        <w:rPr>
          <w:i/>
        </w:rPr>
        <w:t>Trends in Ecology &amp; Evolution, 36</w:t>
      </w:r>
      <w:r w:rsidR="004B2662" w:rsidRPr="004B2662">
        <w:t xml:space="preserve">(4), 308-320.  </w:t>
      </w:r>
      <w:hyperlink r:id="rId23" w:history="1">
        <w:r w:rsidR="004B2662" w:rsidRPr="004B2662">
          <w:rPr>
            <w:rStyle w:val="Hyperlink"/>
          </w:rPr>
          <w:t>https://doi.org/10.1016/j.tree.2020.10.018</w:t>
        </w:r>
      </w:hyperlink>
      <w:r w:rsidR="004B2662" w:rsidRPr="004B2662">
        <w:t xml:space="preserve"> </w:t>
      </w:r>
    </w:p>
    <w:p w14:paraId="047ECF8E" w14:textId="25B00789" w:rsidR="004B2662" w:rsidRPr="004B2662" w:rsidRDefault="004B2662" w:rsidP="004B2662">
      <w:pPr>
        <w:pStyle w:val="EndNoteBibliography"/>
        <w:spacing w:after="0"/>
        <w:ind w:left="720" w:hanging="720"/>
      </w:pPr>
      <w:r w:rsidRPr="004B2662">
        <w:t xml:space="preserve">Ankit, R. (2025). </w:t>
      </w:r>
      <w:r w:rsidRPr="004B2662">
        <w:rPr>
          <w:i/>
        </w:rPr>
        <w:t>WebPlotDigitizer Version 5.2</w:t>
      </w:r>
      <w:r w:rsidRPr="004B2662">
        <w:t xml:space="preserve">. </w:t>
      </w:r>
      <w:hyperlink r:id="rId24" w:history="1">
        <w:r w:rsidRPr="004B2662">
          <w:rPr>
            <w:rStyle w:val="Hyperlink"/>
          </w:rPr>
          <w:t>https://automeris.io</w:t>
        </w:r>
      </w:hyperlink>
    </w:p>
    <w:p w14:paraId="37EA3E2A" w14:textId="17A87139" w:rsidR="004B2662" w:rsidRPr="004B2662" w:rsidRDefault="004B2662" w:rsidP="004B2662">
      <w:pPr>
        <w:pStyle w:val="EndNoteBibliography"/>
        <w:spacing w:after="0"/>
        <w:ind w:left="720" w:hanging="720"/>
      </w:pPr>
      <w:r w:rsidRPr="004B2662">
        <w:t xml:space="preserve">Banks, S. C., Lorin, T., Shaw, R. E., McBurney, L., Blair, D., Blyton, M. D. J., Smith, A. L., Pierson, J. C., &amp; Lindenmayer, D. B. (2015). Fine-scale refuges can buffer demographic and genetic processes against short-term climatic variation and disturbance: a 22-year case study of an arboreal marsupial. </w:t>
      </w:r>
      <w:r w:rsidRPr="004B2662">
        <w:rPr>
          <w:i/>
        </w:rPr>
        <w:t>MOLECULAR ECOLOGY, 24</w:t>
      </w:r>
      <w:r w:rsidRPr="004B2662">
        <w:t xml:space="preserve">(15), 3831-3845.  </w:t>
      </w:r>
      <w:hyperlink r:id="rId25" w:history="1">
        <w:r w:rsidRPr="004B2662">
          <w:rPr>
            <w:rStyle w:val="Hyperlink"/>
          </w:rPr>
          <w:t>https://doi.org/10.1111/mec.13279</w:t>
        </w:r>
      </w:hyperlink>
      <w:r w:rsidRPr="004B2662">
        <w:t xml:space="preserve"> </w:t>
      </w:r>
    </w:p>
    <w:p w14:paraId="0E52B02E" w14:textId="77777777" w:rsidR="004B2662" w:rsidRPr="004B2662" w:rsidRDefault="004B2662" w:rsidP="004B2662">
      <w:pPr>
        <w:pStyle w:val="EndNoteBibliography"/>
        <w:spacing w:after="0"/>
        <w:ind w:left="720" w:hanging="720"/>
      </w:pPr>
      <w:r w:rsidRPr="004B2662">
        <w:t xml:space="preserve">Batista, E. K. L., Figueira, J. E. C., Solar, R. R. C., de Azevedo, C. S., Beirão, M. V., Berlinck, C. N., Brandão, R. A., de Castro, F. S., Costa, H. C., Costa, L. M., Feitosa, R. M., Freitas, A. V. L., Freitas, G. H. S., Galdino, C. A. B., Júnior, J. E. S., Leite, F. S., Lopes, L., Ludwig, S., do Nascimento, M. C., . . . Fernandes, G. W. (2023). In case of fire, escape or die: A trait-based approach for identifying animal species threatened by fire. </w:t>
      </w:r>
      <w:r w:rsidRPr="004B2662">
        <w:rPr>
          <w:i/>
        </w:rPr>
        <w:t>Fire, 6</w:t>
      </w:r>
      <w:r w:rsidRPr="004B2662">
        <w:t xml:space="preserve">(6). </w:t>
      </w:r>
    </w:p>
    <w:p w14:paraId="63742D88" w14:textId="2271E804" w:rsidR="004B2662" w:rsidRPr="004B2662" w:rsidRDefault="004B2662" w:rsidP="004B2662">
      <w:pPr>
        <w:pStyle w:val="EndNoteBibliography"/>
        <w:spacing w:after="0"/>
        <w:ind w:left="720" w:hanging="720"/>
      </w:pPr>
      <w:r w:rsidRPr="004B2662">
        <w:t xml:space="preserve">Beltran, R. S., Kilpatrick, A. M., Adamczak, S. K., Beumer, L. T., Czapanskiy, M. F., Davidson, S. C., McLean, B. S., Mueller, T., Payne, A. R., Soria, C. D., Weeks, B. C., Williams, T. M., &amp; Salguero-Gómez, R. (2025). Integrating animal tracking and trait data to facilitate global ecological discoveries. </w:t>
      </w:r>
      <w:r w:rsidRPr="004B2662">
        <w:rPr>
          <w:i/>
        </w:rPr>
        <w:t>Journal of Experimental Biology, 228</w:t>
      </w:r>
      <w:r w:rsidRPr="004B2662">
        <w:t xml:space="preserve">(Suppl_1), JEB247981.  </w:t>
      </w:r>
      <w:hyperlink r:id="rId26" w:history="1">
        <w:r w:rsidRPr="004B2662">
          <w:rPr>
            <w:rStyle w:val="Hyperlink"/>
          </w:rPr>
          <w:t>https://doi.org/10.1242/jeb.247981</w:t>
        </w:r>
      </w:hyperlink>
      <w:r w:rsidRPr="004B2662">
        <w:t xml:space="preserve"> </w:t>
      </w:r>
    </w:p>
    <w:p w14:paraId="579015D2" w14:textId="5233E7EC" w:rsidR="004B2662" w:rsidRPr="004B2662" w:rsidRDefault="004B2662" w:rsidP="004B2662">
      <w:pPr>
        <w:pStyle w:val="EndNoteBibliography"/>
        <w:spacing w:after="0"/>
        <w:ind w:left="720" w:hanging="720"/>
      </w:pPr>
      <w:r w:rsidRPr="004B2662">
        <w:t xml:space="preserve">Blakey, R. V., Sikich, J. A., Blumstein, D. T., &amp; Riley, S. P. D. (2022). Mountain lions avoid burned areas and increase risky behavior after wildfire in a fragmented urban landscape. </w:t>
      </w:r>
      <w:r w:rsidRPr="004B2662">
        <w:rPr>
          <w:i/>
        </w:rPr>
        <w:t>Current Biology, 32</w:t>
      </w:r>
      <w:r w:rsidRPr="004B2662">
        <w:t xml:space="preserve">(21), 4762-4768.e4765.  </w:t>
      </w:r>
      <w:hyperlink r:id="rId27" w:history="1">
        <w:r w:rsidRPr="004B2662">
          <w:rPr>
            <w:rStyle w:val="Hyperlink"/>
          </w:rPr>
          <w:t>https://doi.org/10.1016/j.cub.2022.08.082</w:t>
        </w:r>
      </w:hyperlink>
      <w:r w:rsidRPr="004B2662">
        <w:t xml:space="preserve"> </w:t>
      </w:r>
    </w:p>
    <w:p w14:paraId="31587C18" w14:textId="77777777" w:rsidR="004B2662" w:rsidRPr="004B2662" w:rsidRDefault="004B2662" w:rsidP="004B2662">
      <w:pPr>
        <w:pStyle w:val="EndNoteBibliography"/>
        <w:spacing w:after="0"/>
        <w:ind w:left="720" w:hanging="720"/>
      </w:pPr>
      <w:r w:rsidRPr="004B2662">
        <w:t xml:space="preserve">Bond, M. L., Gutiérrez, R. J., Franklin, A. B., Lallaye, W. S., May, C. S., &amp; Seamans, M. E. (2002). Short-term effects of wildfires on spotted owl survival, site fidelity, mate fidelity, and reproductive success. </w:t>
      </w:r>
      <w:r w:rsidRPr="004B2662">
        <w:rPr>
          <w:i/>
        </w:rPr>
        <w:t>Wildlife Society Bulletin, 30</w:t>
      </w:r>
      <w:r w:rsidRPr="004B2662">
        <w:t xml:space="preserve">(4), 1022-1028.  </w:t>
      </w:r>
    </w:p>
    <w:p w14:paraId="5BB46B94" w14:textId="7791004C" w:rsidR="004B2662" w:rsidRPr="004B2662" w:rsidRDefault="004B2662" w:rsidP="004B2662">
      <w:pPr>
        <w:pStyle w:val="EndNoteBibliography"/>
        <w:spacing w:after="0"/>
        <w:ind w:left="720" w:hanging="720"/>
      </w:pPr>
      <w:r w:rsidRPr="004B2662">
        <w:t xml:space="preserve">Bowman, D. M. J. S., Balch, J. K., Artaxo, P., Bond, W. J., Carlson, J. M., Cochrane, M. A., D’Antonio, C. M., DeFries, R. S., Doyle, J. C., Harrison, S. P., Johnston, F. H., Keeley, J. E., Krawchuk, M. A., Kull, C. A., Marston, J. B., Moritz, M. A., Prentice, I. C., Roos, C. I., Scott, A. C., . . . Pyne, S. J. (2009). Fire in the Earth system. </w:t>
      </w:r>
      <w:r w:rsidRPr="004B2662">
        <w:rPr>
          <w:i/>
        </w:rPr>
        <w:t>Science, 324</w:t>
      </w:r>
      <w:r w:rsidRPr="004B2662">
        <w:t xml:space="preserve">(5926), 481-484.  </w:t>
      </w:r>
      <w:hyperlink r:id="rId28" w:history="1">
        <w:r w:rsidRPr="004B2662">
          <w:rPr>
            <w:rStyle w:val="Hyperlink"/>
          </w:rPr>
          <w:t>https://doi.org/10.1126/science.1163886</w:t>
        </w:r>
      </w:hyperlink>
      <w:r w:rsidRPr="004B2662">
        <w:t xml:space="preserve"> </w:t>
      </w:r>
    </w:p>
    <w:p w14:paraId="4E48539E" w14:textId="704F6496" w:rsidR="004B2662" w:rsidRPr="004B2662" w:rsidRDefault="004B2662" w:rsidP="004B2662">
      <w:pPr>
        <w:pStyle w:val="EndNoteBibliography"/>
        <w:spacing w:after="0"/>
        <w:ind w:left="720" w:hanging="720"/>
      </w:pPr>
      <w:r w:rsidRPr="004B2662">
        <w:t>Brisson, J. A., Strasburg, J. L., &amp; Templeton, A. R. (2003). Impact of fire management on the ecology of collared lizard (</w:t>
      </w:r>
      <w:r w:rsidRPr="004B2662">
        <w:rPr>
          <w:i/>
        </w:rPr>
        <w:t>Crotaphytus collaris</w:t>
      </w:r>
      <w:r w:rsidRPr="004B2662">
        <w:t xml:space="preserve">) populations living on the Ozark Plateau. </w:t>
      </w:r>
      <w:r w:rsidRPr="004B2662">
        <w:rPr>
          <w:i/>
        </w:rPr>
        <w:t>Animal Conservation, 6</w:t>
      </w:r>
      <w:r w:rsidRPr="004B2662">
        <w:t xml:space="preserve">(3), 247-254.  </w:t>
      </w:r>
      <w:hyperlink r:id="rId29" w:history="1">
        <w:r w:rsidRPr="004B2662">
          <w:rPr>
            <w:rStyle w:val="Hyperlink"/>
          </w:rPr>
          <w:t>https://doi.org/10.1017/S1367943003003305</w:t>
        </w:r>
      </w:hyperlink>
      <w:r w:rsidRPr="004B2662">
        <w:t xml:space="preserve"> </w:t>
      </w:r>
    </w:p>
    <w:p w14:paraId="0FDD56E5" w14:textId="561CDBC2" w:rsidR="004B2662" w:rsidRPr="004B2662" w:rsidRDefault="004B2662" w:rsidP="004B2662">
      <w:pPr>
        <w:pStyle w:val="EndNoteBibliography"/>
        <w:spacing w:after="0"/>
        <w:ind w:left="720" w:hanging="720"/>
      </w:pPr>
      <w:r w:rsidRPr="004B2662">
        <w:t xml:space="preserve">Brown, C. L., Smith, J. B., Wisdom, M. J., Rowland, M. M., Spitz, D. B., &amp; Clark, D. A. (2020). Evaluating indirect effects of hunting on mule deer spatial behavior. </w:t>
      </w:r>
      <w:r w:rsidRPr="004B2662">
        <w:rPr>
          <w:i/>
        </w:rPr>
        <w:t>The Journal of Wildlife Management, 84</w:t>
      </w:r>
      <w:r w:rsidRPr="004B2662">
        <w:t xml:space="preserve">(7), 1246-1255.  </w:t>
      </w:r>
      <w:hyperlink r:id="rId30" w:history="1">
        <w:r w:rsidRPr="004B2662">
          <w:rPr>
            <w:rStyle w:val="Hyperlink"/>
          </w:rPr>
          <w:t>https://doi.org/10.1002/jwmg.21916</w:t>
        </w:r>
      </w:hyperlink>
      <w:r w:rsidRPr="004B2662">
        <w:t xml:space="preserve"> </w:t>
      </w:r>
    </w:p>
    <w:p w14:paraId="78E16EA1" w14:textId="3ACF9503" w:rsidR="004B2662" w:rsidRPr="004B2662" w:rsidRDefault="004B2662" w:rsidP="004B2662">
      <w:pPr>
        <w:pStyle w:val="EndNoteBibliography"/>
        <w:spacing w:after="0"/>
        <w:ind w:left="720" w:hanging="720"/>
      </w:pPr>
      <w:r w:rsidRPr="004B2662">
        <w:t xml:space="preserve">Brown, J. S., &amp; Kotler, B. P. (2004). Hazardous duty pay and the foraging cost of predation. </w:t>
      </w:r>
      <w:r w:rsidRPr="004B2662">
        <w:rPr>
          <w:i/>
        </w:rPr>
        <w:t>Ecology Letters, 7</w:t>
      </w:r>
      <w:r w:rsidRPr="004B2662">
        <w:t xml:space="preserve">(10), 999-1014.  </w:t>
      </w:r>
      <w:hyperlink r:id="rId31" w:history="1">
        <w:r w:rsidRPr="004B2662">
          <w:rPr>
            <w:rStyle w:val="Hyperlink"/>
          </w:rPr>
          <w:t>https://doi.org/10.1111/j.1461-0248.2004.00661.x</w:t>
        </w:r>
      </w:hyperlink>
      <w:r w:rsidRPr="004B2662">
        <w:t xml:space="preserve"> </w:t>
      </w:r>
    </w:p>
    <w:p w14:paraId="7EF87421" w14:textId="357782DF" w:rsidR="004B2662" w:rsidRPr="004B2662" w:rsidRDefault="004B2662" w:rsidP="004B2662">
      <w:pPr>
        <w:pStyle w:val="EndNoteBibliography"/>
        <w:spacing w:after="0"/>
        <w:ind w:left="720" w:hanging="720"/>
      </w:pPr>
      <w:r w:rsidRPr="004B2662">
        <w:t xml:space="preserve">Catford, J. A., Wilson, J. R. U., Pyšek, P., Hulme, P. E., &amp; Duncan, R. P. (2022). Addressing context dependence in ecology. </w:t>
      </w:r>
      <w:r w:rsidRPr="004B2662">
        <w:rPr>
          <w:i/>
        </w:rPr>
        <w:t>Trends in Ecology &amp; Evolution, 37</w:t>
      </w:r>
      <w:r w:rsidRPr="004B2662">
        <w:t xml:space="preserve">(2), 158-170.  </w:t>
      </w:r>
      <w:hyperlink r:id="rId32" w:history="1">
        <w:r w:rsidRPr="004B2662">
          <w:rPr>
            <w:rStyle w:val="Hyperlink"/>
          </w:rPr>
          <w:t>https://doi.org/10.1016/j.tree.2021.09.007</w:t>
        </w:r>
      </w:hyperlink>
      <w:r w:rsidRPr="004B2662">
        <w:t xml:space="preserve"> </w:t>
      </w:r>
    </w:p>
    <w:p w14:paraId="12A037DB" w14:textId="4B7C8921" w:rsidR="004B2662" w:rsidRPr="004B2662" w:rsidRDefault="004B2662" w:rsidP="004B2662">
      <w:pPr>
        <w:pStyle w:val="EndNoteBibliography"/>
        <w:spacing w:after="0"/>
        <w:ind w:left="720" w:hanging="720"/>
      </w:pPr>
      <w:r w:rsidRPr="004B2662">
        <w:t xml:space="preserve">Chamberlain, S., &amp; Szöcs, E. (2013). Taxize: taxonomic search and retrieval in R [version 2; peer review: 3 approved]. </w:t>
      </w:r>
      <w:r w:rsidRPr="004B2662">
        <w:rPr>
          <w:i/>
        </w:rPr>
        <w:t>F1000Research, 2</w:t>
      </w:r>
      <w:r w:rsidRPr="004B2662">
        <w:t xml:space="preserve">(191).  </w:t>
      </w:r>
      <w:hyperlink r:id="rId33" w:history="1">
        <w:r w:rsidRPr="004B2662">
          <w:rPr>
            <w:rStyle w:val="Hyperlink"/>
          </w:rPr>
          <w:t>https://doi.org/10.12688/f1000research.2-191.v2</w:t>
        </w:r>
      </w:hyperlink>
      <w:r w:rsidRPr="004B2662">
        <w:t xml:space="preserve"> </w:t>
      </w:r>
    </w:p>
    <w:p w14:paraId="63C44B7B" w14:textId="2D75613F" w:rsidR="004B2662" w:rsidRPr="004B2662" w:rsidRDefault="004B2662" w:rsidP="004B2662">
      <w:pPr>
        <w:pStyle w:val="EndNoteBibliography"/>
        <w:spacing w:after="0"/>
        <w:ind w:left="720" w:hanging="720"/>
      </w:pPr>
      <w:r w:rsidRPr="004B2662">
        <w:t xml:space="preserve">Clapp, J. G., &amp; Beck, J. L. (2016). Short-term impacts of fire-mediated habitat alterations on an isolated bighorn sheep population. </w:t>
      </w:r>
      <w:r w:rsidRPr="004B2662">
        <w:rPr>
          <w:i/>
        </w:rPr>
        <w:t>Fire Ecology, 12</w:t>
      </w:r>
      <w:r w:rsidRPr="004B2662">
        <w:t xml:space="preserve">(3), 80-98.  </w:t>
      </w:r>
      <w:hyperlink r:id="rId34" w:history="1">
        <w:r w:rsidRPr="004B2662">
          <w:rPr>
            <w:rStyle w:val="Hyperlink"/>
          </w:rPr>
          <w:t>https://doi.org/10.4996/fireecology.1203080</w:t>
        </w:r>
      </w:hyperlink>
      <w:r w:rsidRPr="004B2662">
        <w:t xml:space="preserve"> </w:t>
      </w:r>
    </w:p>
    <w:p w14:paraId="44E212C8" w14:textId="2BC9A62A" w:rsidR="004B2662" w:rsidRPr="004B2662" w:rsidRDefault="004B2662" w:rsidP="004B2662">
      <w:pPr>
        <w:pStyle w:val="EndNoteBibliography"/>
        <w:spacing w:after="0"/>
        <w:ind w:left="720" w:hanging="720"/>
      </w:pPr>
      <w:r w:rsidRPr="004B2662">
        <w:t xml:space="preserve">Cohen, B. S., Prebyl, T. J., Collier, B. A., &amp; Chamberlain, M. J. (2019). Spatiotemporal variability of fire characteristics affect animal responses in pyric landscapes. </w:t>
      </w:r>
      <w:r w:rsidRPr="004B2662">
        <w:rPr>
          <w:i/>
        </w:rPr>
        <w:t>Fire Ecology, 15</w:t>
      </w:r>
      <w:r w:rsidRPr="004B2662">
        <w:t xml:space="preserve">(1), 41.  </w:t>
      </w:r>
      <w:hyperlink r:id="rId35" w:history="1">
        <w:r w:rsidRPr="004B2662">
          <w:rPr>
            <w:rStyle w:val="Hyperlink"/>
          </w:rPr>
          <w:t>https://doi.org/10.1186/s42408-019-0058-4</w:t>
        </w:r>
      </w:hyperlink>
      <w:r w:rsidRPr="004B2662">
        <w:t xml:space="preserve"> </w:t>
      </w:r>
    </w:p>
    <w:p w14:paraId="3D45E06C" w14:textId="7EB1E7A2" w:rsidR="004B2662" w:rsidRPr="004B2662" w:rsidRDefault="004B2662" w:rsidP="004B2662">
      <w:pPr>
        <w:pStyle w:val="EndNoteBibliography"/>
        <w:spacing w:after="0"/>
        <w:ind w:left="720" w:hanging="720"/>
      </w:pPr>
      <w:r w:rsidRPr="004B2662">
        <w:t xml:space="preserve">Cox, J. A., &amp; Jones, C. D. (2007). Home range and survival characteristics of male Bachman's Sparrows in an old-growth forest managed with breeding season burns. </w:t>
      </w:r>
      <w:r w:rsidRPr="004B2662">
        <w:rPr>
          <w:i/>
        </w:rPr>
        <w:t>Journal of Field Ornithology, 78</w:t>
      </w:r>
      <w:r w:rsidRPr="004B2662">
        <w:t xml:space="preserve">(3), 263-269.  </w:t>
      </w:r>
      <w:hyperlink r:id="rId36" w:history="1">
        <w:r w:rsidRPr="004B2662">
          <w:rPr>
            <w:rStyle w:val="Hyperlink"/>
          </w:rPr>
          <w:t>https://doi.org/10.1111/j.1557-9263.2007.00113.x</w:t>
        </w:r>
      </w:hyperlink>
      <w:r w:rsidRPr="004B2662">
        <w:t xml:space="preserve"> </w:t>
      </w:r>
    </w:p>
    <w:p w14:paraId="17820051" w14:textId="67F0FDA7" w:rsidR="004B2662" w:rsidRPr="004B2662" w:rsidRDefault="004B2662" w:rsidP="004B2662">
      <w:pPr>
        <w:pStyle w:val="EndNoteBibliography"/>
        <w:spacing w:after="0"/>
        <w:ind w:left="720" w:hanging="720"/>
      </w:pPr>
      <w:r w:rsidRPr="004B2662">
        <w:lastRenderedPageBreak/>
        <w:t xml:space="preserve">Crabb, M. L., Clement, M. J., Jones, A. S., Bristow, K. D., &amp; Harding, L. E. (2022). Black bear spatial responses to the Wallow Wildfire in Arizona. </w:t>
      </w:r>
      <w:r w:rsidRPr="004B2662">
        <w:rPr>
          <w:i/>
        </w:rPr>
        <w:t>The Journal of Wildlife Management, 86</w:t>
      </w:r>
      <w:r w:rsidRPr="004B2662">
        <w:t xml:space="preserve">(3), 1-20.  </w:t>
      </w:r>
      <w:hyperlink r:id="rId37" w:history="1">
        <w:r w:rsidRPr="004B2662">
          <w:rPr>
            <w:rStyle w:val="Hyperlink"/>
          </w:rPr>
          <w:t>https://doi.org/10.1002/jwmg.22182</w:t>
        </w:r>
      </w:hyperlink>
      <w:r w:rsidRPr="004B2662">
        <w:t xml:space="preserve"> </w:t>
      </w:r>
    </w:p>
    <w:p w14:paraId="3DE301E7" w14:textId="28DDCD54" w:rsidR="004B2662" w:rsidRPr="004B2662" w:rsidRDefault="004B2662" w:rsidP="004B2662">
      <w:pPr>
        <w:pStyle w:val="EndNoteBibliography"/>
        <w:spacing w:after="0"/>
        <w:ind w:left="720" w:hanging="720"/>
      </w:pPr>
      <w:r w:rsidRPr="004B2662">
        <w:t xml:space="preserve">Crane, M., Silva, I., Marshall, B. M., &amp; Strine, C. T. (2021). Lots of movement, little progress: A review of reptile home range literature. </w:t>
      </w:r>
      <w:r w:rsidRPr="004B2662">
        <w:rPr>
          <w:i/>
        </w:rPr>
        <w:t>PeerJ, 9</w:t>
      </w:r>
      <w:r w:rsidRPr="004B2662">
        <w:t xml:space="preserve">, e11742.  </w:t>
      </w:r>
      <w:hyperlink r:id="rId38" w:history="1">
        <w:r w:rsidRPr="004B2662">
          <w:rPr>
            <w:rStyle w:val="Hyperlink"/>
          </w:rPr>
          <w:t>https://doi.org/10.7717/peerj.11742</w:t>
        </w:r>
      </w:hyperlink>
      <w:r w:rsidRPr="004B2662">
        <w:t xml:space="preserve"> </w:t>
      </w:r>
    </w:p>
    <w:p w14:paraId="1B62FE4C" w14:textId="43A469A8" w:rsidR="004B2662" w:rsidRPr="004B2662" w:rsidRDefault="004B2662" w:rsidP="004B2662">
      <w:pPr>
        <w:pStyle w:val="EndNoteBibliography"/>
        <w:spacing w:after="0"/>
        <w:ind w:left="720" w:hanging="720"/>
      </w:pPr>
      <w:r w:rsidRPr="004B2662">
        <w:t xml:space="preserve">Culhane, K., Sollmann, R., White, A. M., Tarbill, G. L., Cooper, S. D., &amp; Young, H. S. (2022). Small mammal responses to fire severity mediated by vegetation characteristics and species traits. </w:t>
      </w:r>
      <w:r w:rsidRPr="004B2662">
        <w:rPr>
          <w:i/>
        </w:rPr>
        <w:t>Ecology and Evolution, 12</w:t>
      </w:r>
      <w:r w:rsidRPr="004B2662">
        <w:t xml:space="preserve">(5), e8918.  </w:t>
      </w:r>
      <w:hyperlink r:id="rId39" w:history="1">
        <w:r w:rsidRPr="004B2662">
          <w:rPr>
            <w:rStyle w:val="Hyperlink"/>
          </w:rPr>
          <w:t>https://doi.org/10.1002/ece3.8918</w:t>
        </w:r>
      </w:hyperlink>
      <w:r w:rsidRPr="004B2662">
        <w:t xml:space="preserve"> </w:t>
      </w:r>
    </w:p>
    <w:p w14:paraId="77FEF3A9" w14:textId="4B247416" w:rsidR="004B2662" w:rsidRPr="004B2662" w:rsidRDefault="004B2662" w:rsidP="004B2662">
      <w:pPr>
        <w:pStyle w:val="EndNoteBibliography"/>
        <w:spacing w:after="0"/>
        <w:ind w:left="720" w:hanging="720"/>
      </w:pPr>
      <w:r w:rsidRPr="004B2662">
        <w:t xml:space="preserve">Cunningham, C. X., Williamson, G. J., &amp; Bowman, D. M. J. S. (2024). Increasing frequency and intensity of the most extreme wildfires on Earth. </w:t>
      </w:r>
      <w:r w:rsidRPr="004B2662">
        <w:rPr>
          <w:i/>
        </w:rPr>
        <w:t>Nature Ecology &amp; Evolution, 8</w:t>
      </w:r>
      <w:r w:rsidRPr="004B2662">
        <w:t xml:space="preserve">(8), 1420-1425.  </w:t>
      </w:r>
      <w:hyperlink r:id="rId40" w:history="1">
        <w:r w:rsidRPr="004B2662">
          <w:rPr>
            <w:rStyle w:val="Hyperlink"/>
          </w:rPr>
          <w:t>https://doi.org/s41559-024-02452-2</w:t>
        </w:r>
      </w:hyperlink>
      <w:r w:rsidRPr="004B2662">
        <w:t xml:space="preserve"> </w:t>
      </w:r>
    </w:p>
    <w:p w14:paraId="21C90374" w14:textId="6C8E7016" w:rsidR="004B2662" w:rsidRPr="004B2662" w:rsidRDefault="004B2662" w:rsidP="004B2662">
      <w:pPr>
        <w:pStyle w:val="EndNoteBibliography"/>
        <w:spacing w:after="0"/>
        <w:ind w:left="720" w:hanging="720"/>
      </w:pPr>
      <w:r w:rsidRPr="004B2662">
        <w:t xml:space="preserve">Doherty, T. S., Hays, G. C., &amp; Driscoll, D. A. (2021). Human disturbance causes widespread disruption of animal movement. </w:t>
      </w:r>
      <w:r w:rsidRPr="004B2662">
        <w:rPr>
          <w:i/>
        </w:rPr>
        <w:t>Nature Ecology &amp; Evolution, 5</w:t>
      </w:r>
      <w:r w:rsidRPr="004B2662">
        <w:t xml:space="preserve">(4), 513-519.  </w:t>
      </w:r>
      <w:hyperlink r:id="rId41" w:history="1">
        <w:r w:rsidRPr="004B2662">
          <w:rPr>
            <w:rStyle w:val="Hyperlink"/>
          </w:rPr>
          <w:t>https://doi.org/10.1038/s41559-020-01380-1</w:t>
        </w:r>
      </w:hyperlink>
      <w:r w:rsidRPr="004B2662">
        <w:t xml:space="preserve"> </w:t>
      </w:r>
    </w:p>
    <w:p w14:paraId="236D4B29" w14:textId="0621A588" w:rsidR="004B2662" w:rsidRPr="004B2662" w:rsidRDefault="004B2662" w:rsidP="004B2662">
      <w:pPr>
        <w:pStyle w:val="EndNoteBibliography"/>
        <w:spacing w:after="0"/>
        <w:ind w:left="720" w:hanging="720"/>
      </w:pPr>
      <w:r w:rsidRPr="004B2662">
        <w:t xml:space="preserve">Doherty, T. S., Geary, W. L., Jolly, C. J., Macdonald, K. J., Miritis, V., Watchorn, D. J., Cherry, M. J., Conner, L. M., González, T. M., Legge, S. M., Ritchie, E. G., Stawski, C., &amp; Dickman, C. R. (2022). Fire as a driver and mediator of predator–prey interactions. </w:t>
      </w:r>
      <w:r w:rsidRPr="004B2662">
        <w:rPr>
          <w:i/>
        </w:rPr>
        <w:t>Biological Reviews, 97</w:t>
      </w:r>
      <w:r w:rsidRPr="004B2662">
        <w:t xml:space="preserve">(4), 1539-1558.  </w:t>
      </w:r>
      <w:hyperlink r:id="rId42" w:history="1">
        <w:r w:rsidRPr="004B2662">
          <w:rPr>
            <w:rStyle w:val="Hyperlink"/>
          </w:rPr>
          <w:t>https://doi.org/10.1111/brv.12853</w:t>
        </w:r>
      </w:hyperlink>
      <w:r w:rsidRPr="004B2662">
        <w:t xml:space="preserve"> </w:t>
      </w:r>
    </w:p>
    <w:p w14:paraId="6301AD83" w14:textId="12CF6085" w:rsidR="004B2662" w:rsidRPr="004B2662" w:rsidRDefault="004B2662" w:rsidP="004B2662">
      <w:pPr>
        <w:pStyle w:val="EndNoteBibliography"/>
        <w:spacing w:after="0"/>
        <w:ind w:left="720" w:hanging="720"/>
      </w:pPr>
      <w:r w:rsidRPr="004B2662">
        <w:t xml:space="preserve">Donovan, V. M., Scholtz, R., &amp; Wonkka, C. L. (2024). Fire refugia patch dynamics differ between prescribed fires and wildfires in longleaf pine savanna. </w:t>
      </w:r>
      <w:r w:rsidRPr="004B2662">
        <w:rPr>
          <w:i/>
        </w:rPr>
        <w:t>Forest Ecology and Management, 569</w:t>
      </w:r>
      <w:r w:rsidRPr="004B2662">
        <w:t xml:space="preserve">, 122179.  </w:t>
      </w:r>
      <w:hyperlink r:id="rId43" w:history="1">
        <w:r w:rsidRPr="004B2662">
          <w:rPr>
            <w:rStyle w:val="Hyperlink"/>
          </w:rPr>
          <w:t>https://doi.org/10.1016/j.foreco.2024.122179</w:t>
        </w:r>
      </w:hyperlink>
      <w:r w:rsidRPr="004B2662">
        <w:t xml:space="preserve"> </w:t>
      </w:r>
    </w:p>
    <w:p w14:paraId="6A3C2470" w14:textId="70A9C662" w:rsidR="004B2662" w:rsidRPr="004B2662" w:rsidRDefault="004B2662" w:rsidP="004B2662">
      <w:pPr>
        <w:pStyle w:val="EndNoteBibliography"/>
        <w:spacing w:after="0"/>
        <w:ind w:left="720" w:hanging="720"/>
      </w:pPr>
      <w:r w:rsidRPr="004B2662">
        <w:t xml:space="preserve">Ezzy, L. (2022). Breaking the wildfire cycle: Progressive fire management can shift fire regimes and improve ecosystem condition. A case study from a large conservation reserve in northern Australia. </w:t>
      </w:r>
      <w:r w:rsidRPr="004B2662">
        <w:rPr>
          <w:i/>
        </w:rPr>
        <w:t>The Rangeland Journal, 44</w:t>
      </w:r>
      <w:r w:rsidRPr="004B2662">
        <w:t xml:space="preserve">(6), 279-288.  </w:t>
      </w:r>
      <w:hyperlink r:id="rId44" w:history="1">
        <w:r w:rsidRPr="004B2662">
          <w:rPr>
            <w:rStyle w:val="Hyperlink"/>
          </w:rPr>
          <w:t>https://doi.org/10.1071/RJ22021</w:t>
        </w:r>
      </w:hyperlink>
      <w:r w:rsidRPr="004B2662">
        <w:t xml:space="preserve"> </w:t>
      </w:r>
    </w:p>
    <w:p w14:paraId="68674EC5" w14:textId="2DA2C7D0" w:rsidR="004B2662" w:rsidRPr="004B2662" w:rsidRDefault="004B2662" w:rsidP="004B2662">
      <w:pPr>
        <w:pStyle w:val="EndNoteBibliography"/>
        <w:spacing w:after="0"/>
        <w:ind w:left="720" w:hanging="720"/>
      </w:pPr>
      <w:r w:rsidRPr="004B2662">
        <w:t xml:space="preserve">Faurby, S., Davis, M., Pedersen, R. Ø., Schowanek, S. D., Antonelli, A., &amp; Svenning, J.-C. (2018). PHYLACINE 1.2: The phylogenetic atlas of mammal macroecology. </w:t>
      </w:r>
      <w:r w:rsidRPr="004B2662">
        <w:rPr>
          <w:i/>
        </w:rPr>
        <w:t>Ecology, 99</w:t>
      </w:r>
      <w:r w:rsidRPr="004B2662">
        <w:t xml:space="preserve">(11), 2626-2626.  </w:t>
      </w:r>
      <w:hyperlink r:id="rId45" w:history="1">
        <w:r w:rsidRPr="004B2662">
          <w:rPr>
            <w:rStyle w:val="Hyperlink"/>
          </w:rPr>
          <w:t>https://doi.org/10.1002/ecy.2443</w:t>
        </w:r>
      </w:hyperlink>
      <w:r w:rsidRPr="004B2662">
        <w:t xml:space="preserve"> </w:t>
      </w:r>
    </w:p>
    <w:p w14:paraId="3341F8F4" w14:textId="48A29906" w:rsidR="004B2662" w:rsidRPr="004B2662" w:rsidRDefault="004B2662" w:rsidP="004B2662">
      <w:pPr>
        <w:pStyle w:val="EndNoteBibliography"/>
        <w:spacing w:after="0"/>
        <w:ind w:left="720" w:hanging="720"/>
      </w:pPr>
      <w:r w:rsidRPr="004B2662">
        <w:t xml:space="preserve">Fenner, A. L., &amp; Bull, C. M. (2007). Short-term impact of grassland fire on the endangered pygmy bluetongue lizard. </w:t>
      </w:r>
      <w:r w:rsidRPr="004B2662">
        <w:rPr>
          <w:i/>
        </w:rPr>
        <w:t>Journal of Zoology, 272</w:t>
      </w:r>
      <w:r w:rsidRPr="004B2662">
        <w:t xml:space="preserve">(4), 444-450.  </w:t>
      </w:r>
      <w:hyperlink r:id="rId46" w:history="1">
        <w:r w:rsidRPr="004B2662">
          <w:rPr>
            <w:rStyle w:val="Hyperlink"/>
          </w:rPr>
          <w:t>https://doi.org/10.1111/j.1469-7998.2007.00287.x</w:t>
        </w:r>
      </w:hyperlink>
      <w:r w:rsidRPr="004B2662">
        <w:t xml:space="preserve"> </w:t>
      </w:r>
    </w:p>
    <w:p w14:paraId="03F89C6F" w14:textId="77777777" w:rsidR="004B2662" w:rsidRPr="004B2662" w:rsidRDefault="004B2662" w:rsidP="004B2662">
      <w:pPr>
        <w:pStyle w:val="EndNoteBibliography"/>
        <w:spacing w:after="0"/>
        <w:ind w:left="720" w:hanging="720"/>
      </w:pPr>
      <w:r w:rsidRPr="004B2662">
        <w:t>Flaherty, J. P., &amp; Gienger, C. M. (2020). Habitat selection and movement patterns of copperheads (</w:t>
      </w:r>
      <w:r w:rsidRPr="004B2662">
        <w:rPr>
          <w:i/>
        </w:rPr>
        <w:t>Agkistrodon contortrix</w:t>
      </w:r>
      <w:r w:rsidRPr="004B2662">
        <w:t xml:space="preserve">) in fire-altered landscapes. </w:t>
      </w:r>
      <w:r w:rsidRPr="004B2662">
        <w:rPr>
          <w:i/>
        </w:rPr>
        <w:t>Herpetological Conservation and Biology, 15</w:t>
      </w:r>
      <w:r w:rsidRPr="004B2662">
        <w:t xml:space="preserve">(1), 150-159.  </w:t>
      </w:r>
    </w:p>
    <w:p w14:paraId="3CB000DB" w14:textId="5BF1940D" w:rsidR="004B2662" w:rsidRPr="004B2662" w:rsidRDefault="004B2662" w:rsidP="004B2662">
      <w:pPr>
        <w:pStyle w:val="EndNoteBibliography"/>
        <w:spacing w:after="0"/>
        <w:ind w:left="720" w:hanging="720"/>
      </w:pPr>
      <w:r w:rsidRPr="004B2662">
        <w:t>Fordyce, A., Hradsky, B. A., Ritchie, E. G., &amp; Di Stefano, J. (2016). Fire affects microhabitat selection, movement patterns, and body condition of an Australian rodent (</w:t>
      </w:r>
      <w:r w:rsidRPr="004B2662">
        <w:rPr>
          <w:i/>
        </w:rPr>
        <w:t>Rattus fuscipes</w:t>
      </w:r>
      <w:r w:rsidRPr="004B2662">
        <w:t xml:space="preserve">). </w:t>
      </w:r>
      <w:r w:rsidRPr="004B2662">
        <w:rPr>
          <w:i/>
        </w:rPr>
        <w:t>Journal of Mammalogy, 97</w:t>
      </w:r>
      <w:r w:rsidRPr="004B2662">
        <w:t xml:space="preserve">(1), 102-111.  </w:t>
      </w:r>
      <w:hyperlink r:id="rId47" w:history="1">
        <w:r w:rsidRPr="004B2662">
          <w:rPr>
            <w:rStyle w:val="Hyperlink"/>
          </w:rPr>
          <w:t>https://doi.org/10.1093/jmammal/gyv159</w:t>
        </w:r>
      </w:hyperlink>
      <w:r w:rsidRPr="004B2662">
        <w:t xml:space="preserve"> </w:t>
      </w:r>
    </w:p>
    <w:p w14:paraId="124AB4F2" w14:textId="2B2E02BB" w:rsidR="004B2662" w:rsidRPr="004B2662" w:rsidRDefault="004B2662" w:rsidP="004B2662">
      <w:pPr>
        <w:pStyle w:val="EndNoteBibliography"/>
        <w:spacing w:after="0"/>
        <w:ind w:left="720" w:hanging="720"/>
      </w:pPr>
      <w:r w:rsidRPr="004B2662">
        <w:t xml:space="preserve">Forrester, T. D., Spitz, D. B., Merems, J. L., Wisdom, M. J., Rowland, M. M., Johnson, B. K., Smith, J. B., Levi, T., Long, R. A., &amp; Clark, D. A. (2024). Mule deer selection of fuel reductions is restricted by site fidelity and structured by circadian and seasonal patterns. </w:t>
      </w:r>
      <w:r w:rsidRPr="004B2662">
        <w:rPr>
          <w:i/>
        </w:rPr>
        <w:t>Forest Ecology and Management, 569</w:t>
      </w:r>
      <w:r w:rsidRPr="004B2662">
        <w:t xml:space="preserve">. 122005. </w:t>
      </w:r>
      <w:hyperlink r:id="rId48" w:history="1">
        <w:r w:rsidRPr="004B2662">
          <w:rPr>
            <w:rStyle w:val="Hyperlink"/>
          </w:rPr>
          <w:t>https://doi.org/10.1016/j.foreco.2024.122005</w:t>
        </w:r>
      </w:hyperlink>
      <w:r w:rsidRPr="004B2662">
        <w:t xml:space="preserve"> </w:t>
      </w:r>
    </w:p>
    <w:p w14:paraId="576E3046" w14:textId="35FA4EA6" w:rsidR="004B2662" w:rsidRPr="004B2662" w:rsidRDefault="004B2662" w:rsidP="004B2662">
      <w:pPr>
        <w:pStyle w:val="EndNoteBibliography"/>
        <w:spacing w:after="0"/>
        <w:ind w:left="720" w:hanging="720"/>
      </w:pPr>
      <w:r w:rsidRPr="004B2662">
        <w:t xml:space="preserve">Franklin, M. J. M., Bradstock, R. A., &amp; Major, R. E. (2025). Relative species mobility is a key determinant of avian diversity in post-megafire recovery. </w:t>
      </w:r>
      <w:r w:rsidRPr="004B2662">
        <w:rPr>
          <w:i/>
        </w:rPr>
        <w:t>Austral Ecology, 50</w:t>
      </w:r>
      <w:r w:rsidRPr="004B2662">
        <w:t xml:space="preserve">(11), e70139.  </w:t>
      </w:r>
      <w:hyperlink r:id="rId49" w:history="1">
        <w:r w:rsidRPr="004B2662">
          <w:rPr>
            <w:rStyle w:val="Hyperlink"/>
          </w:rPr>
          <w:t>https://doi.org/10.1111/aec.70139</w:t>
        </w:r>
      </w:hyperlink>
      <w:r w:rsidRPr="004B2662">
        <w:t xml:space="preserve"> </w:t>
      </w:r>
    </w:p>
    <w:p w14:paraId="45838B64" w14:textId="1BC5B892" w:rsidR="004B2662" w:rsidRPr="004B2662" w:rsidRDefault="004B2662" w:rsidP="004B2662">
      <w:pPr>
        <w:pStyle w:val="EndNoteBibliography"/>
        <w:spacing w:after="0"/>
        <w:ind w:left="720" w:hanging="720"/>
      </w:pPr>
      <w:r w:rsidRPr="004B2662">
        <w:t xml:space="preserve">Ganz, T. R., DeVivo, M. T., Kertson, B. N., Roussin, T., Satterfield, L., Wirsing, A. J., &amp; Prugh, L. R. (2022). Interactive effects of wildfires, season and predator activity shape mule deer movements. </w:t>
      </w:r>
      <w:r w:rsidRPr="004B2662">
        <w:rPr>
          <w:i/>
        </w:rPr>
        <w:t>Journal of Animal Ecology, 91</w:t>
      </w:r>
      <w:r w:rsidRPr="004B2662">
        <w:t xml:space="preserve">(11), 2273-2288.  </w:t>
      </w:r>
      <w:hyperlink r:id="rId50" w:history="1">
        <w:r w:rsidRPr="004B2662">
          <w:rPr>
            <w:rStyle w:val="Hyperlink"/>
          </w:rPr>
          <w:t>https://doi.org/10.1111/1365-2656.13810</w:t>
        </w:r>
      </w:hyperlink>
      <w:r w:rsidRPr="004B2662">
        <w:t xml:space="preserve"> </w:t>
      </w:r>
    </w:p>
    <w:p w14:paraId="2CE8AF3D" w14:textId="3FC60AAD" w:rsidR="004B2662" w:rsidRPr="004B2662" w:rsidRDefault="004B2662" w:rsidP="004B2662">
      <w:pPr>
        <w:pStyle w:val="EndNoteBibliography"/>
        <w:spacing w:after="0"/>
        <w:ind w:left="720" w:hanging="720"/>
      </w:pPr>
      <w:r w:rsidRPr="004B2662">
        <w:t xml:space="preserve">Geary, W. L., Doherty, T. S., Nimmo, D. G., Tulloch, A. I. T., &amp; Ritchie, E. G. (2020). Predator responses to fire: A global systematic review and meta-analysis. </w:t>
      </w:r>
      <w:r w:rsidRPr="004B2662">
        <w:rPr>
          <w:i/>
        </w:rPr>
        <w:t>Journal of Animal Ecology, 89</w:t>
      </w:r>
      <w:r w:rsidRPr="004B2662">
        <w:t xml:space="preserve">(4), 955-971.  </w:t>
      </w:r>
      <w:hyperlink r:id="rId51" w:history="1">
        <w:r w:rsidRPr="004B2662">
          <w:rPr>
            <w:rStyle w:val="Hyperlink"/>
          </w:rPr>
          <w:t>https://doi.org/10.1111/1365-2656.13153</w:t>
        </w:r>
      </w:hyperlink>
      <w:r w:rsidRPr="004B2662">
        <w:t xml:space="preserve"> </w:t>
      </w:r>
    </w:p>
    <w:p w14:paraId="2A3EFA72" w14:textId="4A47D958" w:rsidR="004B2662" w:rsidRPr="004B2662" w:rsidRDefault="004B2662" w:rsidP="004B2662">
      <w:pPr>
        <w:pStyle w:val="EndNoteBibliography"/>
        <w:spacing w:after="0"/>
        <w:ind w:left="720" w:hanging="720"/>
      </w:pPr>
      <w:r w:rsidRPr="004B2662">
        <w:t xml:space="preserve">Gomez, S., English, H. M., Bejarano Alegre, V., Blackwell, P. G., Bracken, A. M., Bray, E., Evans, L. C., Gan, J. L., Grecian, W. J., Gutmann Roberts, C., Harju, S. M., Hejcmanová, P., Lelotte, L., Marshall, B. M., Matthiopoulos, J., Mnenge, A. J., Niebuhr, B. B., Ortega, Z., Pollock, C. J., . . . Börger, L. (2025). Understanding and predicting animal movements and distributions in the </w:t>
      </w:r>
      <w:r w:rsidRPr="004B2662">
        <w:lastRenderedPageBreak/>
        <w:t xml:space="preserve">Anthropocene. </w:t>
      </w:r>
      <w:r w:rsidRPr="004B2662">
        <w:rPr>
          <w:i/>
        </w:rPr>
        <w:t>Journal of Animal Ecology, 94</w:t>
      </w:r>
      <w:r w:rsidRPr="004B2662">
        <w:t xml:space="preserve">(6), 1146-1164.  </w:t>
      </w:r>
      <w:hyperlink r:id="rId52" w:history="1">
        <w:r w:rsidRPr="004B2662">
          <w:rPr>
            <w:rStyle w:val="Hyperlink"/>
          </w:rPr>
          <w:t>https://doi.org/10.1111/1365-2656.70040</w:t>
        </w:r>
      </w:hyperlink>
      <w:r w:rsidRPr="004B2662">
        <w:t xml:space="preserve"> </w:t>
      </w:r>
    </w:p>
    <w:p w14:paraId="42F0CF4D" w14:textId="2EDB2561" w:rsidR="004B2662" w:rsidRPr="004B2662" w:rsidRDefault="004B2662" w:rsidP="004B2662">
      <w:pPr>
        <w:pStyle w:val="EndNoteBibliography"/>
        <w:spacing w:after="0"/>
        <w:ind w:left="720" w:hanging="720"/>
      </w:pPr>
      <w:r w:rsidRPr="004B2662">
        <w:t xml:space="preserve">Gordon, L., Evans, M. J., Zylstra, P., &amp; Lindenmayer, D. B. (2025). Trends and gaps in prescribed burning research. </w:t>
      </w:r>
      <w:r w:rsidRPr="004B2662">
        <w:rPr>
          <w:i/>
        </w:rPr>
        <w:t>Environmental Management, 75</w:t>
      </w:r>
      <w:r w:rsidRPr="004B2662">
        <w:t xml:space="preserve">(4), 746-760.  </w:t>
      </w:r>
      <w:hyperlink r:id="rId53" w:history="1">
        <w:r w:rsidRPr="004B2662">
          <w:rPr>
            <w:rStyle w:val="Hyperlink"/>
          </w:rPr>
          <w:t>https://doi.org/10.1007/s00267-025-02119-z</w:t>
        </w:r>
      </w:hyperlink>
      <w:r w:rsidRPr="004B2662">
        <w:t xml:space="preserve"> </w:t>
      </w:r>
    </w:p>
    <w:p w14:paraId="079D382E" w14:textId="6AB21BC7" w:rsidR="004B2662" w:rsidRPr="004B2662" w:rsidRDefault="004B2662" w:rsidP="004B2662">
      <w:pPr>
        <w:pStyle w:val="EndNoteBibliography"/>
        <w:spacing w:after="0"/>
        <w:ind w:left="720" w:hanging="720"/>
      </w:pPr>
      <w:r w:rsidRPr="004B2662">
        <w:t xml:space="preserve">Hijmans, R. J., Barbosa, M., Ghos, A., &amp; Mandel, A. (2025). </w:t>
      </w:r>
      <w:r w:rsidRPr="004B2662">
        <w:rPr>
          <w:i/>
        </w:rPr>
        <w:t xml:space="preserve">geodata. </w:t>
      </w:r>
      <w:r w:rsidRPr="004B2662">
        <w:t xml:space="preserve">In (Version 0.6-2) </w:t>
      </w:r>
      <w:hyperlink r:id="rId54" w:history="1">
        <w:r w:rsidRPr="004B2662">
          <w:rPr>
            <w:rStyle w:val="Hyperlink"/>
          </w:rPr>
          <w:t>https://github.com/rspatial/geodata</w:t>
        </w:r>
      </w:hyperlink>
    </w:p>
    <w:p w14:paraId="016B2773" w14:textId="5B54AA05" w:rsidR="004B2662" w:rsidRPr="004B2662" w:rsidRDefault="004B2662" w:rsidP="004B2662">
      <w:pPr>
        <w:pStyle w:val="EndNoteBibliography"/>
        <w:spacing w:after="0"/>
        <w:ind w:left="720" w:hanging="720"/>
      </w:pPr>
      <w:r w:rsidRPr="004B2662">
        <w:t xml:space="preserve">Hillman, S. S., Drewes, R. C., Hedrick, M. S., &amp; Hancock, T. V. (2014). Physiological vagility and its relationship to dispersal and neutral genetic heterogeneity in vertebrates. </w:t>
      </w:r>
      <w:r w:rsidRPr="004B2662">
        <w:rPr>
          <w:i/>
        </w:rPr>
        <w:t>Journal of Experimental Biology, 217</w:t>
      </w:r>
      <w:r w:rsidRPr="004B2662">
        <w:t xml:space="preserve">(18), 3356-3364.  </w:t>
      </w:r>
      <w:hyperlink r:id="rId55" w:history="1">
        <w:r w:rsidRPr="004B2662">
          <w:rPr>
            <w:rStyle w:val="Hyperlink"/>
          </w:rPr>
          <w:t>https://doi.org/10.1242/jeb.105908</w:t>
        </w:r>
      </w:hyperlink>
      <w:r w:rsidRPr="004B2662">
        <w:t xml:space="preserve"> </w:t>
      </w:r>
    </w:p>
    <w:p w14:paraId="390C5966" w14:textId="5FC0F922" w:rsidR="004B2662" w:rsidRPr="004B2662" w:rsidRDefault="004B2662" w:rsidP="004B2662">
      <w:pPr>
        <w:pStyle w:val="EndNoteBibliography"/>
        <w:spacing w:after="0"/>
        <w:ind w:left="720" w:hanging="720"/>
      </w:pPr>
      <w:r w:rsidRPr="004B2662">
        <w:t xml:space="preserve">Jetz, W., Carbone, C., Fulford, J., &amp; Brown, J. H. (2004). The scaling of animal space use. </w:t>
      </w:r>
      <w:r w:rsidRPr="004B2662">
        <w:rPr>
          <w:i/>
        </w:rPr>
        <w:t>Science, 306</w:t>
      </w:r>
      <w:r w:rsidRPr="004B2662">
        <w:t xml:space="preserve">(5694), 266-268.  </w:t>
      </w:r>
      <w:hyperlink r:id="rId56" w:history="1">
        <w:r w:rsidRPr="004B2662">
          <w:rPr>
            <w:rStyle w:val="Hyperlink"/>
          </w:rPr>
          <w:t>https://doi.org/10.1126/science.1102138</w:t>
        </w:r>
      </w:hyperlink>
      <w:r w:rsidRPr="004B2662">
        <w:t xml:space="preserve"> </w:t>
      </w:r>
    </w:p>
    <w:p w14:paraId="2609448E" w14:textId="6228003C" w:rsidR="004B2662" w:rsidRPr="004B2662" w:rsidRDefault="004B2662" w:rsidP="004B2662">
      <w:pPr>
        <w:pStyle w:val="EndNoteBibliography"/>
        <w:spacing w:after="0"/>
        <w:ind w:left="720" w:hanging="720"/>
      </w:pPr>
      <w:r w:rsidRPr="004B2662">
        <w:t xml:space="preserve">Jolly, C. J., Dickman, C. R., Doherty, T. S., van Eeden, L. M., Geary, W. L., Legge, S. M., Woinarski, J. C. Z., &amp; Nimmo, D. G. (2022). Animal mortality during fire. </w:t>
      </w:r>
      <w:r w:rsidRPr="004B2662">
        <w:rPr>
          <w:i/>
        </w:rPr>
        <w:t>Global Change Biology, 28</w:t>
      </w:r>
      <w:r w:rsidRPr="004B2662">
        <w:t xml:space="preserve">(6), 2053-2065.  </w:t>
      </w:r>
      <w:hyperlink r:id="rId57" w:history="1">
        <w:r w:rsidRPr="004B2662">
          <w:rPr>
            <w:rStyle w:val="Hyperlink"/>
          </w:rPr>
          <w:t>https://doi.org/10.1111/gcb.16044</w:t>
        </w:r>
      </w:hyperlink>
      <w:r w:rsidRPr="004B2662">
        <w:t xml:space="preserve"> </w:t>
      </w:r>
    </w:p>
    <w:p w14:paraId="6D08B464" w14:textId="5057DAB5" w:rsidR="004B2662" w:rsidRPr="004B2662" w:rsidRDefault="004B2662" w:rsidP="004B2662">
      <w:pPr>
        <w:pStyle w:val="EndNoteBibliography"/>
        <w:spacing w:after="0"/>
        <w:ind w:left="720" w:hanging="720"/>
      </w:pPr>
      <w:r w:rsidRPr="004B2662">
        <w:t xml:space="preserve">Jones, G. M., Goldberg, J. F., Wilcox, T. M., Buckley, L. B., Parr, C. L., Linck, E. B., Fountain, E. D., &amp; Schwartz, M. K. (2023). Fire-driven animal evolution in the Pyrocene. </w:t>
      </w:r>
      <w:r w:rsidRPr="004B2662">
        <w:rPr>
          <w:i/>
        </w:rPr>
        <w:t>Trends in Ecology &amp; Evolution, 38</w:t>
      </w:r>
      <w:r w:rsidRPr="004B2662">
        <w:t xml:space="preserve">(11), 1072-1084.  </w:t>
      </w:r>
      <w:hyperlink r:id="rId58" w:history="1">
        <w:r w:rsidRPr="004B2662">
          <w:rPr>
            <w:rStyle w:val="Hyperlink"/>
          </w:rPr>
          <w:t>https://doi.org/10.1016/j.tree.2023.06.003</w:t>
        </w:r>
      </w:hyperlink>
      <w:r w:rsidRPr="004B2662">
        <w:t xml:space="preserve"> </w:t>
      </w:r>
    </w:p>
    <w:p w14:paraId="43A6780C" w14:textId="30A45A4D" w:rsidR="004B2662" w:rsidRPr="004B2662" w:rsidRDefault="004B2662" w:rsidP="004B2662">
      <w:pPr>
        <w:pStyle w:val="EndNoteBibliography"/>
        <w:spacing w:after="0"/>
        <w:ind w:left="720" w:hanging="720"/>
      </w:pPr>
      <w:r w:rsidRPr="004B2662">
        <w:t xml:space="preserve">Joo, R., Picardi, S., Boone, M. E., Clay, T. A., Patrick, S. C., Romero-Romero, V. S., &amp; Basille, M. (2022). Recent trends in movement ecology of animals and human mobility. </w:t>
      </w:r>
      <w:r w:rsidRPr="004B2662">
        <w:rPr>
          <w:i/>
        </w:rPr>
        <w:t>Movement Ecology, 10</w:t>
      </w:r>
      <w:r w:rsidRPr="004B2662">
        <w:t xml:space="preserve">(1), 26.  </w:t>
      </w:r>
      <w:hyperlink r:id="rId59" w:history="1">
        <w:r w:rsidRPr="004B2662">
          <w:rPr>
            <w:rStyle w:val="Hyperlink"/>
          </w:rPr>
          <w:t>https://doi.org/10.1186/s40462-022-00322-9</w:t>
        </w:r>
      </w:hyperlink>
      <w:r w:rsidRPr="004B2662">
        <w:t xml:space="preserve"> </w:t>
      </w:r>
    </w:p>
    <w:p w14:paraId="2A2F25DB" w14:textId="73D0C476" w:rsidR="004B2662" w:rsidRPr="004B2662" w:rsidRDefault="004B2662" w:rsidP="004B2662">
      <w:pPr>
        <w:pStyle w:val="EndNoteBibliography"/>
        <w:spacing w:after="0"/>
        <w:ind w:left="720" w:hanging="720"/>
      </w:pPr>
      <w:r w:rsidRPr="004B2662">
        <w:t xml:space="preserve">Kays, R., Crofoot, M. C., Jetz, W., &amp; Wikelski, M. (2015). Terrestrial animal tracking as an eye on life and planet. </w:t>
      </w:r>
      <w:r w:rsidRPr="004B2662">
        <w:rPr>
          <w:i/>
        </w:rPr>
        <w:t>Science, 348</w:t>
      </w:r>
      <w:r w:rsidRPr="004B2662">
        <w:t xml:space="preserve">(6240), aaa2478.  </w:t>
      </w:r>
      <w:hyperlink r:id="rId60" w:history="1">
        <w:r w:rsidRPr="004B2662">
          <w:rPr>
            <w:rStyle w:val="Hyperlink"/>
          </w:rPr>
          <w:t>https://doi.org/10.1126/science.aaa2478</w:t>
        </w:r>
      </w:hyperlink>
      <w:r w:rsidRPr="004B2662">
        <w:t xml:space="preserve"> </w:t>
      </w:r>
    </w:p>
    <w:p w14:paraId="50916589" w14:textId="31400F28" w:rsidR="004B2662" w:rsidRPr="004B2662" w:rsidRDefault="004B2662" w:rsidP="004B2662">
      <w:pPr>
        <w:pStyle w:val="EndNoteBibliography"/>
        <w:spacing w:after="0"/>
        <w:ind w:left="720" w:hanging="720"/>
      </w:pPr>
      <w:r w:rsidRPr="004B2662">
        <w:t xml:space="preserve">Kelly, L. T., Giljohann, K. M., Duane, A., Aquilué, N., Archibald, S., Batllori, E., Bennett, A. F., Buckland, S. T., Canelles, Q., Clarke, M. F., Fortin, M.-J., Hermoso, V., Herrando, S., Keane, R. E., Lake, F. K., McCarthy, M. A., Morán-Ordóñez, A., Parr, C. L., Pausas, J. G., . . . Brotons, L. (2020). Fire and biodiversity in the Anthropocene. </w:t>
      </w:r>
      <w:r w:rsidRPr="004B2662">
        <w:rPr>
          <w:i/>
        </w:rPr>
        <w:t>Science, 370</w:t>
      </w:r>
      <w:r w:rsidRPr="004B2662">
        <w:t xml:space="preserve">(6519), eabb0355.  </w:t>
      </w:r>
      <w:hyperlink r:id="rId61" w:history="1">
        <w:r w:rsidRPr="004B2662">
          <w:rPr>
            <w:rStyle w:val="Hyperlink"/>
          </w:rPr>
          <w:t>https://doi.org/10.1126/science.abb0355</w:t>
        </w:r>
      </w:hyperlink>
      <w:r w:rsidRPr="004B2662">
        <w:t xml:space="preserve"> </w:t>
      </w:r>
    </w:p>
    <w:p w14:paraId="3B4C11D5" w14:textId="3F14CFCD" w:rsidR="004B2662" w:rsidRPr="004B2662" w:rsidRDefault="004B2662" w:rsidP="004B2662">
      <w:pPr>
        <w:pStyle w:val="EndNoteBibliography"/>
        <w:spacing w:after="0"/>
        <w:ind w:left="720" w:hanging="720"/>
      </w:pPr>
      <w:r w:rsidRPr="004B2662">
        <w:t xml:space="preserve">Knapp, E. E., &amp; Keeley, J. E. (2006). Heterogeneity in fire severity within early season and late season prescribed burns in a mixed-conifer forest. </w:t>
      </w:r>
      <w:r w:rsidRPr="004B2662">
        <w:rPr>
          <w:i/>
        </w:rPr>
        <w:t>International Journal of Wildland Fire, 15</w:t>
      </w:r>
      <w:r w:rsidRPr="004B2662">
        <w:t xml:space="preserve">(1), 37-45.  </w:t>
      </w:r>
      <w:hyperlink r:id="rId62" w:history="1">
        <w:r w:rsidRPr="004B2662">
          <w:rPr>
            <w:rStyle w:val="Hyperlink"/>
          </w:rPr>
          <w:t>https://doi.org/10.1071/WF04068</w:t>
        </w:r>
      </w:hyperlink>
      <w:r w:rsidRPr="004B2662">
        <w:t xml:space="preserve"> </w:t>
      </w:r>
    </w:p>
    <w:p w14:paraId="14F5DC38" w14:textId="0110FD1B" w:rsidR="004B2662" w:rsidRPr="004B2662" w:rsidRDefault="004B2662" w:rsidP="004B2662">
      <w:pPr>
        <w:pStyle w:val="EndNoteBibliography"/>
        <w:spacing w:after="0"/>
        <w:ind w:left="720" w:hanging="720"/>
      </w:pPr>
      <w:r w:rsidRPr="004B2662">
        <w:t xml:space="preserve">Kreling, S. E. S., Gaynor, K. M., McInturff, A., Calhoun, K. L., &amp; Brashares, J. S. (2021). Site fidelity and behavioral plasticity regulate an ungulate's response to extreme disturbance. </w:t>
      </w:r>
      <w:r w:rsidRPr="004B2662">
        <w:rPr>
          <w:i/>
        </w:rPr>
        <w:t>Ecology and Evolution, 11</w:t>
      </w:r>
      <w:r w:rsidRPr="004B2662">
        <w:t xml:space="preserve">(22), 15683-15694.  </w:t>
      </w:r>
      <w:hyperlink r:id="rId63" w:history="1">
        <w:r w:rsidRPr="004B2662">
          <w:rPr>
            <w:rStyle w:val="Hyperlink"/>
          </w:rPr>
          <w:t>https://doi.org/10.1002/ece3.8221</w:t>
        </w:r>
      </w:hyperlink>
      <w:r w:rsidRPr="004B2662">
        <w:t xml:space="preserve"> </w:t>
      </w:r>
    </w:p>
    <w:p w14:paraId="316D2D2D" w14:textId="5C8C5D9C" w:rsidR="004B2662" w:rsidRPr="004B2662" w:rsidRDefault="004B2662" w:rsidP="004B2662">
      <w:pPr>
        <w:pStyle w:val="EndNoteBibliography"/>
        <w:spacing w:after="0"/>
        <w:ind w:left="720" w:hanging="720"/>
      </w:pPr>
      <w:r w:rsidRPr="004B2662">
        <w:t xml:space="preserve">Laundré, J. W., Hernández, L., &amp; Ripple, W. J. (2010). The landscape of fear: Ecological implications of being afraid. </w:t>
      </w:r>
      <w:r w:rsidRPr="004B2662">
        <w:rPr>
          <w:i/>
        </w:rPr>
        <w:t>The Open Ecology Journal, 3</w:t>
      </w:r>
      <w:r w:rsidRPr="004B2662">
        <w:t xml:space="preserve">(2), 1-7.  </w:t>
      </w:r>
      <w:hyperlink r:id="rId64" w:history="1">
        <w:r w:rsidRPr="004B2662">
          <w:rPr>
            <w:rStyle w:val="Hyperlink"/>
          </w:rPr>
          <w:t>https://doi.org/10.2174/1874213001003030001</w:t>
        </w:r>
      </w:hyperlink>
      <w:r w:rsidRPr="004B2662">
        <w:t xml:space="preserve"> </w:t>
      </w:r>
    </w:p>
    <w:p w14:paraId="3FAFA29A" w14:textId="77777777" w:rsidR="004B2662" w:rsidRPr="004B2662" w:rsidRDefault="004B2662" w:rsidP="004B2662">
      <w:pPr>
        <w:pStyle w:val="EndNoteBibliography"/>
        <w:spacing w:after="0"/>
        <w:ind w:left="720" w:hanging="720"/>
      </w:pPr>
      <w:r w:rsidRPr="004B2662">
        <w:t xml:space="preserve">Leahy, L., Legge, S. M., Tuft, K., McGregor, H. W., Barmuta, L. A., Jones, M. E., &amp; Johnson, C. N. (2016). Amplified predation after fire suppresses rodent populations in Australia’s tropical savannas. </w:t>
      </w:r>
      <w:r w:rsidRPr="004B2662">
        <w:rPr>
          <w:i/>
        </w:rPr>
        <w:t>Wildlife Research, 42</w:t>
      </w:r>
      <w:r w:rsidRPr="004B2662">
        <w:t xml:space="preserve">(8), 705-716.  </w:t>
      </w:r>
    </w:p>
    <w:p w14:paraId="18A2A4DF" w14:textId="558C4BF2" w:rsidR="004B2662" w:rsidRPr="004B2662" w:rsidRDefault="004B2662" w:rsidP="004B2662">
      <w:pPr>
        <w:pStyle w:val="EndNoteBibliography"/>
        <w:spacing w:after="0"/>
        <w:ind w:left="720" w:hanging="720"/>
      </w:pPr>
      <w:r w:rsidRPr="004B2662">
        <w:t>Leonard, K. M., &amp; Koprowski, J. L. (2010). Effects of fire on endangered mount graham red squirrels (</w:t>
      </w:r>
      <w:r w:rsidRPr="004B2662">
        <w:rPr>
          <w:i/>
        </w:rPr>
        <w:t>Tamiasciurus hudsonicus grahamensis</w:t>
      </w:r>
      <w:r w:rsidRPr="004B2662">
        <w:t xml:space="preserve">): Responses of individuals with known fates. </w:t>
      </w:r>
      <w:r w:rsidRPr="004B2662">
        <w:rPr>
          <w:i/>
        </w:rPr>
        <w:t>Southwestern Naturalist, 55</w:t>
      </w:r>
      <w:r w:rsidRPr="004B2662">
        <w:t xml:space="preserve">(2), 217-224.  </w:t>
      </w:r>
      <w:hyperlink r:id="rId65" w:history="1">
        <w:r w:rsidRPr="004B2662">
          <w:rPr>
            <w:rStyle w:val="Hyperlink"/>
          </w:rPr>
          <w:t>https://doi.org/10.1894/MRD-01.1</w:t>
        </w:r>
      </w:hyperlink>
      <w:r w:rsidRPr="004B2662">
        <w:t xml:space="preserve"> </w:t>
      </w:r>
    </w:p>
    <w:p w14:paraId="0F6363EA" w14:textId="391D08B9" w:rsidR="004B2662" w:rsidRPr="004B2662" w:rsidRDefault="004B2662" w:rsidP="004B2662">
      <w:pPr>
        <w:pStyle w:val="EndNoteBibliography"/>
        <w:spacing w:after="0"/>
        <w:ind w:left="720" w:hanging="720"/>
      </w:pPr>
      <w:r w:rsidRPr="004B2662">
        <w:t xml:space="preserve">Lillywhite, H. B., Friedman, G., &amp; Ford, N. (1977). Color matching and perch selection by lizards in recently burned chaparral. </w:t>
      </w:r>
      <w:r w:rsidRPr="004B2662">
        <w:rPr>
          <w:i/>
        </w:rPr>
        <w:t>Copeia, 1977</w:t>
      </w:r>
      <w:r w:rsidRPr="004B2662">
        <w:t xml:space="preserve">(1), 115-121.  </w:t>
      </w:r>
      <w:hyperlink r:id="rId66" w:history="1">
        <w:r w:rsidRPr="004B2662">
          <w:rPr>
            <w:rStyle w:val="Hyperlink"/>
          </w:rPr>
          <w:t>https://doi.org/10.2307/1443512</w:t>
        </w:r>
      </w:hyperlink>
      <w:r w:rsidRPr="004B2662">
        <w:t xml:space="preserve"> </w:t>
      </w:r>
    </w:p>
    <w:p w14:paraId="7012C69B" w14:textId="0D00787D" w:rsidR="004B2662" w:rsidRPr="004B2662" w:rsidRDefault="004B2662" w:rsidP="004B2662">
      <w:pPr>
        <w:pStyle w:val="EndNoteBibliography"/>
        <w:spacing w:after="0"/>
        <w:ind w:left="720" w:hanging="720"/>
      </w:pPr>
      <w:r w:rsidRPr="004B2662">
        <w:t xml:space="preserve">Linley, G. D., Jolly, C. J., Doherty, T. S., Geary, W. L., Armenteras, D., Belcher, C. M., Bliege Bird, R., Duane, A., Fletcher, M.-S., Giorgis, M. A., Haslem, A., Jones, G. M., Kelly, L. T., Lee, C. K. F., Nolan, R. H., Parr, C. L., Pausas, J. G., Price, J. N., Regos, A., . . . Nimmo, D. G. (2022). What do you mean, ‘megafire’? </w:t>
      </w:r>
      <w:r w:rsidRPr="004B2662">
        <w:rPr>
          <w:i/>
        </w:rPr>
        <w:t>Global Ecology and Biogeography, 31</w:t>
      </w:r>
      <w:r w:rsidRPr="004B2662">
        <w:t xml:space="preserve">(10), 1906-1922.  </w:t>
      </w:r>
      <w:hyperlink r:id="rId67" w:history="1">
        <w:r w:rsidRPr="004B2662">
          <w:rPr>
            <w:rStyle w:val="Hyperlink"/>
          </w:rPr>
          <w:t>https://doi.org/10.1111/geb.13499</w:t>
        </w:r>
      </w:hyperlink>
      <w:r w:rsidRPr="004B2662">
        <w:t xml:space="preserve"> </w:t>
      </w:r>
    </w:p>
    <w:p w14:paraId="581C600E" w14:textId="6CE7D44D" w:rsidR="004B2662" w:rsidRPr="004B2662" w:rsidRDefault="004B2662" w:rsidP="004B2662">
      <w:pPr>
        <w:pStyle w:val="EndNoteBibliography"/>
        <w:spacing w:after="0"/>
        <w:ind w:left="720" w:hanging="720"/>
      </w:pPr>
      <w:r w:rsidRPr="004B2662">
        <w:t xml:space="preserve">Marrocco, V., Shokri, M., Monti, F., Cozzoli, F., Vignes, F., &amp; Basset, A. (2025). Behavioural constraints to home range allometries in aquatic organisms. </w:t>
      </w:r>
      <w:r w:rsidRPr="004B2662">
        <w:rPr>
          <w:i/>
        </w:rPr>
        <w:t>Ecology and Evolution, 15</w:t>
      </w:r>
      <w:r w:rsidRPr="004B2662">
        <w:t xml:space="preserve">(8), e71886.  </w:t>
      </w:r>
      <w:hyperlink r:id="rId68" w:history="1">
        <w:r w:rsidRPr="004B2662">
          <w:rPr>
            <w:rStyle w:val="Hyperlink"/>
          </w:rPr>
          <w:t>https://doi.org/10.1002/ece3.71886</w:t>
        </w:r>
      </w:hyperlink>
      <w:r w:rsidRPr="004B2662">
        <w:t xml:space="preserve"> </w:t>
      </w:r>
    </w:p>
    <w:p w14:paraId="2E028848" w14:textId="59B684D4" w:rsidR="004B2662" w:rsidRPr="004B2662" w:rsidRDefault="004B2662" w:rsidP="004B2662">
      <w:pPr>
        <w:pStyle w:val="EndNoteBibliography"/>
        <w:spacing w:after="0"/>
        <w:ind w:left="720" w:hanging="720"/>
      </w:pPr>
      <w:r w:rsidRPr="004B2662">
        <w:t xml:space="preserve">Mathot, K. J., Arteaga-Torres, J. D., Besson, A., Hawkshaw, D. M., Klappstein, N., McKinnon, R. A., Sridharan, S., &amp; Nakagawa, S. (2024). A systematic review and meta-analysis of unimodal </w:t>
      </w:r>
      <w:r w:rsidRPr="004B2662">
        <w:lastRenderedPageBreak/>
        <w:t xml:space="preserve">and multimodal predation risk assessment in birds. </w:t>
      </w:r>
      <w:r w:rsidRPr="004B2662">
        <w:rPr>
          <w:i/>
        </w:rPr>
        <w:t>Nature Communications, 15</w:t>
      </w:r>
      <w:r w:rsidRPr="004B2662">
        <w:t xml:space="preserve">(1), 4240.  </w:t>
      </w:r>
      <w:hyperlink r:id="rId69" w:history="1">
        <w:r w:rsidRPr="004B2662">
          <w:rPr>
            <w:rStyle w:val="Hyperlink"/>
          </w:rPr>
          <w:t>https://doi.org/10.1038/s41467-024-48702-6</w:t>
        </w:r>
      </w:hyperlink>
      <w:r w:rsidRPr="004B2662">
        <w:t xml:space="preserve"> </w:t>
      </w:r>
    </w:p>
    <w:p w14:paraId="40C32F7D" w14:textId="3EEC4BC2" w:rsidR="004B2662" w:rsidRPr="004B2662" w:rsidRDefault="004B2662" w:rsidP="004B2662">
      <w:pPr>
        <w:pStyle w:val="EndNoteBibliography"/>
        <w:spacing w:after="0"/>
        <w:ind w:left="720" w:hanging="720"/>
      </w:pPr>
      <w:r w:rsidRPr="004B2662">
        <w:t xml:space="preserve">McGregor, H. W., Legge, S., Jones, M. E., &amp; Johnson, C. N. (2016a). Extraterritorial hunting expeditions to intense fire scars by feral cats. </w:t>
      </w:r>
      <w:r w:rsidRPr="004B2662">
        <w:rPr>
          <w:i/>
        </w:rPr>
        <w:t>Scientific Reports, 6</w:t>
      </w:r>
      <w:r w:rsidRPr="004B2662">
        <w:t xml:space="preserve">(1), 22559.  </w:t>
      </w:r>
      <w:hyperlink r:id="rId70" w:history="1">
        <w:r w:rsidRPr="004B2662">
          <w:rPr>
            <w:rStyle w:val="Hyperlink"/>
          </w:rPr>
          <w:t>https://doi.org/10.1038/srep22559</w:t>
        </w:r>
      </w:hyperlink>
      <w:r w:rsidRPr="004B2662">
        <w:t xml:space="preserve"> </w:t>
      </w:r>
    </w:p>
    <w:p w14:paraId="4DD4201D" w14:textId="04D5EB59" w:rsidR="004B2662" w:rsidRPr="004B2662" w:rsidRDefault="004B2662" w:rsidP="004B2662">
      <w:pPr>
        <w:pStyle w:val="EndNoteBibliography"/>
        <w:spacing w:after="0"/>
        <w:ind w:left="720" w:hanging="720"/>
      </w:pPr>
      <w:r w:rsidRPr="004B2662">
        <w:t xml:space="preserve">McGregor, H. W., Cliff, H. B., &amp; Kanowski, J. (2016b). Habitat preference for fire scars by feral cats in Cape York Peninsula, Australia. </w:t>
      </w:r>
      <w:r w:rsidRPr="004B2662">
        <w:rPr>
          <w:i/>
        </w:rPr>
        <w:t>WILDLIFE RESEARCH, 43</w:t>
      </w:r>
      <w:r w:rsidRPr="004B2662">
        <w:t xml:space="preserve">(8), 623-633.  </w:t>
      </w:r>
      <w:hyperlink r:id="rId71" w:history="1">
        <w:r w:rsidRPr="004B2662">
          <w:rPr>
            <w:rStyle w:val="Hyperlink"/>
          </w:rPr>
          <w:t>https://doi.org/10.1071/WR16058</w:t>
        </w:r>
      </w:hyperlink>
      <w:r w:rsidRPr="004B2662">
        <w:t xml:space="preserve"> </w:t>
      </w:r>
    </w:p>
    <w:p w14:paraId="142487DC" w14:textId="70553D96" w:rsidR="004B2662" w:rsidRPr="004B2662" w:rsidRDefault="004B2662" w:rsidP="004B2662">
      <w:pPr>
        <w:pStyle w:val="EndNoteBibliography"/>
        <w:spacing w:after="0"/>
        <w:ind w:left="720" w:hanging="720"/>
      </w:pPr>
      <w:r w:rsidRPr="004B2662">
        <w:t xml:space="preserve">Merkle, J. A., Abrahms, B., Armstrong, J. B., Sawyer, H., Costa, D. P., &amp; Chalfoun, A. D. (2022). Site fidelity as a maladaptive behavior in the Anthropocene. </w:t>
      </w:r>
      <w:r w:rsidRPr="004B2662">
        <w:rPr>
          <w:i/>
        </w:rPr>
        <w:t>Frontiers in Ecology and the Environment, 20</w:t>
      </w:r>
      <w:r w:rsidRPr="004B2662">
        <w:t xml:space="preserve">(3), 187-194.  </w:t>
      </w:r>
      <w:hyperlink r:id="rId72" w:history="1">
        <w:r w:rsidRPr="004B2662">
          <w:rPr>
            <w:rStyle w:val="Hyperlink"/>
          </w:rPr>
          <w:t>https://doi.org/10.1002/fee.2456</w:t>
        </w:r>
      </w:hyperlink>
      <w:r w:rsidRPr="004B2662">
        <w:t xml:space="preserve"> </w:t>
      </w:r>
    </w:p>
    <w:p w14:paraId="58481C81" w14:textId="4339F394" w:rsidR="004B2662" w:rsidRPr="004B2662" w:rsidRDefault="004B2662" w:rsidP="004B2662">
      <w:pPr>
        <w:pStyle w:val="EndNoteBibliography"/>
        <w:spacing w:after="0"/>
        <w:ind w:left="720" w:hanging="720"/>
      </w:pPr>
      <w:r w:rsidRPr="004B2662">
        <w:t xml:space="preserve">Michonneau, F., Brown, J. W., &amp; Winter, D. J. (2016). rotl: An R package to interact with the Open Tree of Life data. </w:t>
      </w:r>
      <w:r w:rsidRPr="004B2662">
        <w:rPr>
          <w:i/>
        </w:rPr>
        <w:t>Methods in Ecology and Evolution, 7</w:t>
      </w:r>
      <w:r w:rsidRPr="004B2662">
        <w:t xml:space="preserve">(12), 1476-1481.  </w:t>
      </w:r>
      <w:hyperlink r:id="rId73" w:history="1">
        <w:r w:rsidRPr="004B2662">
          <w:rPr>
            <w:rStyle w:val="Hyperlink"/>
          </w:rPr>
          <w:t>https://doi.org/10.1111/2041-210X.12593</w:t>
        </w:r>
      </w:hyperlink>
      <w:r w:rsidRPr="004B2662">
        <w:t xml:space="preserve"> </w:t>
      </w:r>
    </w:p>
    <w:p w14:paraId="61E46CD1" w14:textId="167700BF" w:rsidR="004B2662" w:rsidRPr="004B2662" w:rsidRDefault="004B2662" w:rsidP="004B2662">
      <w:pPr>
        <w:pStyle w:val="EndNoteBibliography"/>
        <w:spacing w:after="0"/>
        <w:ind w:left="720" w:hanging="720"/>
      </w:pPr>
      <w:r w:rsidRPr="004B2662">
        <w:t xml:space="preserve">Miritis, V., Ashman, K., Dickman, C. R., Nimmo, D. G., &amp; Doherty, T. S. (2025). Adapting to novel fire regimes: Using movement to inform conservation of a threatened arboreal mammal. </w:t>
      </w:r>
      <w:r w:rsidRPr="004B2662">
        <w:rPr>
          <w:i/>
        </w:rPr>
        <w:t>Biological Conservation, 301</w:t>
      </w:r>
      <w:r w:rsidRPr="004B2662">
        <w:t xml:space="preserve">, 110893.  </w:t>
      </w:r>
      <w:hyperlink r:id="rId74" w:history="1">
        <w:r w:rsidRPr="004B2662">
          <w:rPr>
            <w:rStyle w:val="Hyperlink"/>
          </w:rPr>
          <w:t>https://doi.org/10.1016/j.biocon.2024.110893</w:t>
        </w:r>
      </w:hyperlink>
      <w:r w:rsidRPr="004B2662">
        <w:t xml:space="preserve"> </w:t>
      </w:r>
    </w:p>
    <w:p w14:paraId="4819ABC5" w14:textId="40F40350" w:rsidR="004B2662" w:rsidRPr="004B2662" w:rsidRDefault="004B2662" w:rsidP="004B2662">
      <w:pPr>
        <w:pStyle w:val="EndNoteBibliography"/>
        <w:spacing w:after="0"/>
        <w:ind w:left="720" w:hanging="720"/>
      </w:pPr>
      <w:r w:rsidRPr="004B2662">
        <w:t xml:space="preserve">Morollón, S., Pausas, J. G., Urios, V., &amp; López-López, P. (2022). Wildfire response of GPS-tracked Bonelli's eagles in eastern Spain. </w:t>
      </w:r>
      <w:r w:rsidRPr="004B2662">
        <w:rPr>
          <w:i/>
        </w:rPr>
        <w:t>International Journal of Wildland Fire, 31</w:t>
      </w:r>
      <w:r w:rsidRPr="004B2662">
        <w:t xml:space="preserve">(9), 901-908.  </w:t>
      </w:r>
      <w:hyperlink r:id="rId75" w:history="1">
        <w:r w:rsidRPr="004B2662">
          <w:rPr>
            <w:rStyle w:val="Hyperlink"/>
          </w:rPr>
          <w:t>https://doi.org/10.1071/WF22018</w:t>
        </w:r>
      </w:hyperlink>
      <w:r w:rsidRPr="004B2662">
        <w:t xml:space="preserve"> </w:t>
      </w:r>
    </w:p>
    <w:p w14:paraId="6ECC697B" w14:textId="710F908C" w:rsidR="004B2662" w:rsidRPr="004B2662" w:rsidRDefault="004B2662" w:rsidP="004B2662">
      <w:pPr>
        <w:pStyle w:val="EndNoteBibliography"/>
        <w:spacing w:after="0"/>
        <w:ind w:left="720" w:hanging="720"/>
      </w:pPr>
      <w:r w:rsidRPr="004B2662">
        <w:t xml:space="preserve">Morris, S. B. (2008). Estimating Effect Sizes From Pretest-Posttest-Control Group Designs. </w:t>
      </w:r>
      <w:r w:rsidRPr="004B2662">
        <w:rPr>
          <w:i/>
        </w:rPr>
        <w:t>Organizational Research Methods, 11</w:t>
      </w:r>
      <w:r w:rsidRPr="004B2662">
        <w:t xml:space="preserve">(2), 364-386.  </w:t>
      </w:r>
      <w:hyperlink r:id="rId76" w:history="1">
        <w:r w:rsidRPr="004B2662">
          <w:rPr>
            <w:rStyle w:val="Hyperlink"/>
          </w:rPr>
          <w:t>https://doi.org/10.1177/1094428106291059</w:t>
        </w:r>
      </w:hyperlink>
      <w:r w:rsidRPr="004B2662">
        <w:t xml:space="preserve"> </w:t>
      </w:r>
    </w:p>
    <w:p w14:paraId="7C022CAE" w14:textId="7057E746" w:rsidR="004B2662" w:rsidRPr="004B2662" w:rsidRDefault="004B2662" w:rsidP="004B2662">
      <w:pPr>
        <w:pStyle w:val="EndNoteBibliography"/>
        <w:spacing w:after="0"/>
        <w:ind w:left="720" w:hanging="720"/>
      </w:pPr>
      <w:r w:rsidRPr="004B2662">
        <w:t xml:space="preserve">Nagy, K. A. (2005). Field metabolic rate and body size. </w:t>
      </w:r>
      <w:r w:rsidRPr="004B2662">
        <w:rPr>
          <w:i/>
        </w:rPr>
        <w:t>Journal of Experimental Biology, 208</w:t>
      </w:r>
      <w:r w:rsidRPr="004B2662">
        <w:t xml:space="preserve">(9), 1621-1625.  </w:t>
      </w:r>
      <w:hyperlink r:id="rId77" w:history="1">
        <w:r w:rsidRPr="004B2662">
          <w:rPr>
            <w:rStyle w:val="Hyperlink"/>
          </w:rPr>
          <w:t>https://doi.org/10.1242/jeb.01553</w:t>
        </w:r>
      </w:hyperlink>
      <w:r w:rsidRPr="004B2662">
        <w:t xml:space="preserve"> </w:t>
      </w:r>
    </w:p>
    <w:p w14:paraId="0FECB74B" w14:textId="5121DE6F" w:rsidR="004B2662" w:rsidRPr="004B2662" w:rsidRDefault="004B2662" w:rsidP="004B2662">
      <w:pPr>
        <w:pStyle w:val="EndNoteBibliography"/>
        <w:spacing w:after="0"/>
        <w:ind w:left="720" w:hanging="720"/>
      </w:pPr>
      <w:r w:rsidRPr="004B2662">
        <w:t xml:space="preserve">Nakagawa, S., &amp; Cuthill, I. C. (2007). Effect size, confidence interval and statistical significance: A practical guide for biologists. </w:t>
      </w:r>
      <w:r w:rsidRPr="004B2662">
        <w:rPr>
          <w:i/>
        </w:rPr>
        <w:t>Biological Reviews, 82</w:t>
      </w:r>
      <w:r w:rsidRPr="004B2662">
        <w:t xml:space="preserve">(4), 591-605.  </w:t>
      </w:r>
      <w:hyperlink r:id="rId78" w:history="1">
        <w:r w:rsidRPr="004B2662">
          <w:rPr>
            <w:rStyle w:val="Hyperlink"/>
          </w:rPr>
          <w:t>https://doi.org/10.1111/j.1469-185X.2007.00027.x</w:t>
        </w:r>
      </w:hyperlink>
      <w:r w:rsidRPr="004B2662">
        <w:t xml:space="preserve"> </w:t>
      </w:r>
    </w:p>
    <w:p w14:paraId="2047F294" w14:textId="0AAF1B7E" w:rsidR="004B2662" w:rsidRPr="004B2662" w:rsidRDefault="004B2662" w:rsidP="004B2662">
      <w:pPr>
        <w:pStyle w:val="EndNoteBibliography"/>
        <w:spacing w:after="0"/>
        <w:ind w:left="720" w:hanging="720"/>
      </w:pPr>
      <w:r w:rsidRPr="004B2662">
        <w:t xml:space="preserve">Nakagawa, S., &amp; Santos, E. S. A. (2012). Methodological issues and advances in biological meta-analysis. </w:t>
      </w:r>
      <w:r w:rsidRPr="004B2662">
        <w:rPr>
          <w:i/>
        </w:rPr>
        <w:t>Evolutionary Ecology, 26</w:t>
      </w:r>
      <w:r w:rsidRPr="004B2662">
        <w:t xml:space="preserve">(5), 1253-1274.  </w:t>
      </w:r>
      <w:hyperlink r:id="rId79" w:history="1">
        <w:r w:rsidRPr="004B2662">
          <w:rPr>
            <w:rStyle w:val="Hyperlink"/>
          </w:rPr>
          <w:t>https://doi.org/10.1007/s10682-012-9555-5</w:t>
        </w:r>
      </w:hyperlink>
      <w:r w:rsidRPr="004B2662">
        <w:t xml:space="preserve"> </w:t>
      </w:r>
    </w:p>
    <w:p w14:paraId="588367B3" w14:textId="3898A64A" w:rsidR="004B2662" w:rsidRPr="004B2662" w:rsidRDefault="004B2662" w:rsidP="004B2662">
      <w:pPr>
        <w:pStyle w:val="EndNoteBibliography"/>
        <w:spacing w:after="0"/>
        <w:ind w:left="720" w:hanging="720"/>
      </w:pPr>
      <w:r w:rsidRPr="004B2662">
        <w:t xml:space="preserve">Nakagawa, S., Lagisz, M., Jennions, M. D., Koricheva, J., Noble, D. W. A., Parker, T. H., Sánchez-Tójar, A., Yang, Y., &amp; O'Dea, R. E. (2022). Methods for testing publication bias in ecological and evolutionary meta-analyses. </w:t>
      </w:r>
      <w:r w:rsidRPr="004B2662">
        <w:rPr>
          <w:i/>
        </w:rPr>
        <w:t>Methods in Ecology and Evolution, 13</w:t>
      </w:r>
      <w:r w:rsidRPr="004B2662">
        <w:t xml:space="preserve">(1), 4-21.  </w:t>
      </w:r>
      <w:hyperlink r:id="rId80" w:history="1">
        <w:r w:rsidRPr="004B2662">
          <w:rPr>
            <w:rStyle w:val="Hyperlink"/>
          </w:rPr>
          <w:t>https://doi.org/https://doi.org/10.1111/2041-210X.13724</w:t>
        </w:r>
      </w:hyperlink>
      <w:r w:rsidRPr="004B2662">
        <w:t xml:space="preserve"> </w:t>
      </w:r>
    </w:p>
    <w:p w14:paraId="561D3C0F" w14:textId="252A9F31" w:rsidR="004B2662" w:rsidRPr="004B2662" w:rsidRDefault="004B2662" w:rsidP="004B2662">
      <w:pPr>
        <w:pStyle w:val="EndNoteBibliography"/>
        <w:spacing w:after="0"/>
        <w:ind w:left="720" w:hanging="720"/>
      </w:pPr>
      <w:r w:rsidRPr="004B2662">
        <w:t xml:space="preserve">Nakagawa, S., Lagisz, M., O'Dea, R. E., Pottier, P., Rutkowska, J., Senior, A. M., Yang, Y., &amp; Noble, D. W. A. (2023). orchaRd 2.0: An R package for visualising meta-analyses with orchard plots. </w:t>
      </w:r>
      <w:r w:rsidRPr="004B2662">
        <w:rPr>
          <w:i/>
        </w:rPr>
        <w:t>Methods in Ecology and Evolution, 14</w:t>
      </w:r>
      <w:r w:rsidRPr="004B2662">
        <w:t xml:space="preserve">(8), 2003-2010.  </w:t>
      </w:r>
      <w:hyperlink r:id="rId81" w:history="1">
        <w:r w:rsidRPr="004B2662">
          <w:rPr>
            <w:rStyle w:val="Hyperlink"/>
          </w:rPr>
          <w:t>https://doi.org/10.1111/2041-210X.14152</w:t>
        </w:r>
      </w:hyperlink>
      <w:r w:rsidRPr="004B2662">
        <w:t xml:space="preserve"> </w:t>
      </w:r>
    </w:p>
    <w:p w14:paraId="26F9EDC5" w14:textId="714608BB" w:rsidR="004B2662" w:rsidRPr="004B2662" w:rsidRDefault="004B2662" w:rsidP="004B2662">
      <w:pPr>
        <w:pStyle w:val="EndNoteBibliography"/>
        <w:spacing w:after="0"/>
        <w:ind w:left="720" w:hanging="720"/>
      </w:pPr>
      <w:r w:rsidRPr="004B2662">
        <w:t xml:space="preserve">Nathan, R., Getz, W. M., Revilla, E., Holyoak, M., Kadmon, R., Saltz, D., &amp; Smouse, P. E. (2008). A movement ecology paradigm for unifying organismal movement research. </w:t>
      </w:r>
      <w:r w:rsidRPr="004B2662">
        <w:rPr>
          <w:i/>
        </w:rPr>
        <w:t>Proceedings of the National Academy of Sciences, 105</w:t>
      </w:r>
      <w:r w:rsidRPr="004B2662">
        <w:t xml:space="preserve">(49), 19052-19059.  </w:t>
      </w:r>
      <w:hyperlink r:id="rId82" w:history="1">
        <w:r w:rsidRPr="004B2662">
          <w:rPr>
            <w:rStyle w:val="Hyperlink"/>
          </w:rPr>
          <w:t>https://doi.org/10.1073/pnas.0800375105</w:t>
        </w:r>
      </w:hyperlink>
      <w:r w:rsidRPr="004B2662">
        <w:t xml:space="preserve"> </w:t>
      </w:r>
    </w:p>
    <w:p w14:paraId="47DF0060" w14:textId="62F5BB9A" w:rsidR="004B2662" w:rsidRPr="004B2662" w:rsidRDefault="004B2662" w:rsidP="004B2662">
      <w:pPr>
        <w:pStyle w:val="EndNoteBibliography"/>
        <w:spacing w:after="0"/>
        <w:ind w:left="720" w:hanging="720"/>
      </w:pPr>
      <w:r w:rsidRPr="004B2662">
        <w:t xml:space="preserve">Nathan, R., Monk, C. T., Arlinghaus, R., Adam, T., Alós, J., Assaf, M., Baktoft, H., Beardsworth, C. E., Bertram, M. G., Bijleveld, A. I., Brodin, T., Brooks, J. L., Campos-Candela, A., Cooke, S. J., Gjelland, K. Ø., Gupte, P. R., Harel, R., Hellström, G., Jeltsch, F., . . . Jarić, I. (2022). Big-data approaches lead to an increased understanding of the ecology of animal movement. </w:t>
      </w:r>
      <w:r w:rsidRPr="004B2662">
        <w:rPr>
          <w:i/>
        </w:rPr>
        <w:t>Science, 375</w:t>
      </w:r>
      <w:r w:rsidRPr="004B2662">
        <w:t xml:space="preserve">(6582), eabg1780.  </w:t>
      </w:r>
      <w:hyperlink r:id="rId83" w:history="1">
        <w:r w:rsidRPr="004B2662">
          <w:rPr>
            <w:rStyle w:val="Hyperlink"/>
          </w:rPr>
          <w:t>https://doi.org/10.1126/science.abg1780</w:t>
        </w:r>
      </w:hyperlink>
      <w:r w:rsidRPr="004B2662">
        <w:t xml:space="preserve"> </w:t>
      </w:r>
    </w:p>
    <w:p w14:paraId="38A54C77" w14:textId="01F92A6A" w:rsidR="004B2662" w:rsidRPr="004B2662" w:rsidRDefault="004B2662" w:rsidP="004B2662">
      <w:pPr>
        <w:pStyle w:val="EndNoteBibliography"/>
        <w:spacing w:after="0"/>
        <w:ind w:left="720" w:hanging="720"/>
      </w:pPr>
      <w:r w:rsidRPr="004B2662">
        <w:t xml:space="preserve">Nimmo, D. G., Avitabile, S., Banks, S. C., Bliege Bird, R., Callister, K., Clarke, M. F., Dickman, C. R., Doherty, T. S., Driscoll, D. A., Greenville, A. C., Haslem, A., Kelly, L. T., Kenny, S. A., Lahoz‐Monfort, J. J., Lee, C., Leonard, S., Moore, H., Newsome, T. M., Parr, C. L., . . . Bennett, A. F. (2019). Animal movements in fire‐prone landscapes. </w:t>
      </w:r>
      <w:r w:rsidRPr="004B2662">
        <w:rPr>
          <w:i/>
        </w:rPr>
        <w:t>Biological Reviews of the Cambridge Philosophical Society, 94</w:t>
      </w:r>
      <w:r w:rsidRPr="004B2662">
        <w:t xml:space="preserve">(3), 981-998.  </w:t>
      </w:r>
      <w:hyperlink r:id="rId84" w:history="1">
        <w:r w:rsidRPr="004B2662">
          <w:rPr>
            <w:rStyle w:val="Hyperlink"/>
          </w:rPr>
          <w:t>https://doi.org/10.1111/brv.12486</w:t>
        </w:r>
      </w:hyperlink>
      <w:r w:rsidRPr="004B2662">
        <w:t xml:space="preserve"> </w:t>
      </w:r>
    </w:p>
    <w:p w14:paraId="2F1A94D2" w14:textId="434B3B4E" w:rsidR="004B2662" w:rsidRPr="004B2662" w:rsidRDefault="004B2662" w:rsidP="004B2662">
      <w:pPr>
        <w:pStyle w:val="EndNoteBibliography"/>
        <w:spacing w:after="0"/>
        <w:ind w:left="720" w:hanging="720"/>
      </w:pPr>
      <w:r w:rsidRPr="004B2662">
        <w:lastRenderedPageBreak/>
        <w:t xml:space="preserve">Nimmo, D. G., Carthey, A. J. R., Jolly, C. J., &amp; Blumstein, D. T. (2021). Welcome to the Pyrocene: Animal survival in the age of megafire. </w:t>
      </w:r>
      <w:r w:rsidRPr="004B2662">
        <w:rPr>
          <w:i/>
        </w:rPr>
        <w:t>Global Change Biology, 27</w:t>
      </w:r>
      <w:r w:rsidRPr="004B2662">
        <w:t xml:space="preserve">(22), 5684-5693.  </w:t>
      </w:r>
      <w:hyperlink r:id="rId85" w:history="1">
        <w:r w:rsidRPr="004B2662">
          <w:rPr>
            <w:rStyle w:val="Hyperlink"/>
          </w:rPr>
          <w:t>https://doi.org/10.1111/gcb.15834</w:t>
        </w:r>
      </w:hyperlink>
      <w:r w:rsidRPr="004B2662">
        <w:t xml:space="preserve"> </w:t>
      </w:r>
    </w:p>
    <w:p w14:paraId="71E22CC8" w14:textId="639DB30C" w:rsidR="004B2662" w:rsidRPr="004B2662" w:rsidRDefault="004B2662" w:rsidP="004B2662">
      <w:pPr>
        <w:pStyle w:val="EndNoteBibliography"/>
        <w:spacing w:after="0"/>
        <w:ind w:left="720" w:hanging="720"/>
      </w:pPr>
      <w:r w:rsidRPr="004B2662">
        <w:t xml:space="preserve">Noble, D. W. A., Lagisz, M., O'Dea, R. E., &amp; Nakagawa, S. (2017). Nonindependence and sensitivity analyses in ecological and evolutionary meta-analyses. </w:t>
      </w:r>
      <w:r w:rsidRPr="004B2662">
        <w:rPr>
          <w:i/>
        </w:rPr>
        <w:t>Molecular Ecology, 26</w:t>
      </w:r>
      <w:r w:rsidRPr="004B2662">
        <w:t xml:space="preserve">(9), 2410-2425.  </w:t>
      </w:r>
      <w:hyperlink r:id="rId86" w:history="1">
        <w:r w:rsidRPr="004B2662">
          <w:rPr>
            <w:rStyle w:val="Hyperlink"/>
          </w:rPr>
          <w:t>https://doi.org/10.1111/mec.14031</w:t>
        </w:r>
      </w:hyperlink>
      <w:r w:rsidRPr="004B2662">
        <w:t xml:space="preserve"> </w:t>
      </w:r>
    </w:p>
    <w:p w14:paraId="4D318B83" w14:textId="77777777" w:rsidR="004B2662" w:rsidRPr="004B2662" w:rsidRDefault="004B2662" w:rsidP="004B2662">
      <w:pPr>
        <w:pStyle w:val="EndNoteBibliography"/>
        <w:spacing w:after="0"/>
        <w:ind w:left="720" w:hanging="720"/>
      </w:pPr>
      <w:r w:rsidRPr="004B2662">
        <w:t xml:space="preserve">Oskyrko, O. M., Chunrong; Meiri, Shai; Du, Weiguo. (2024). </w:t>
      </w:r>
      <w:r w:rsidRPr="004B2662">
        <w:rPr>
          <w:i/>
        </w:rPr>
        <w:t>ReptTraits: A comprehensive dataset of ecological traits in reptiles</w:t>
      </w:r>
      <w:r w:rsidRPr="004B2662">
        <w:t xml:space="preserve">. </w:t>
      </w:r>
    </w:p>
    <w:p w14:paraId="7115C05C" w14:textId="203FDAB6" w:rsidR="004B2662" w:rsidRPr="004B2662" w:rsidRDefault="004B2662" w:rsidP="004B2662">
      <w:pPr>
        <w:pStyle w:val="EndNoteBibliography"/>
        <w:spacing w:after="0"/>
        <w:ind w:left="720" w:hanging="720"/>
      </w:pPr>
      <w:r w:rsidRPr="004B2662">
        <w:t xml:space="preserve">Penman, T. D., Christie, F. J., Andersen, A. N., Bradstock, R. A., Cary, G. J., Henderson, M. K., Price, O., Tran, C., Wardle, G. M., Williams, R. J., &amp; York, A. (2011). Prescribed burning: How can it work to conserve the things we value? </w:t>
      </w:r>
      <w:r w:rsidRPr="004B2662">
        <w:rPr>
          <w:i/>
        </w:rPr>
        <w:t>International Journal of Wildland Fire, 20</w:t>
      </w:r>
      <w:r w:rsidRPr="004B2662">
        <w:t xml:space="preserve">(6), 721-733.  </w:t>
      </w:r>
      <w:hyperlink r:id="rId87" w:history="1">
        <w:r w:rsidRPr="004B2662">
          <w:rPr>
            <w:rStyle w:val="Hyperlink"/>
          </w:rPr>
          <w:t>https://doi.org/10.1071/WF09131</w:t>
        </w:r>
      </w:hyperlink>
      <w:r w:rsidRPr="004B2662">
        <w:t xml:space="preserve"> </w:t>
      </w:r>
    </w:p>
    <w:p w14:paraId="58E82638" w14:textId="7ADBA3E5" w:rsidR="004B2662" w:rsidRPr="004B2662" w:rsidRDefault="004B2662" w:rsidP="004B2662">
      <w:pPr>
        <w:pStyle w:val="EndNoteBibliography"/>
        <w:spacing w:after="0"/>
        <w:ind w:left="720" w:hanging="720"/>
      </w:pPr>
      <w:r w:rsidRPr="004B2662">
        <w:t xml:space="preserve">Pla, M. L., Hradsky, B. A., Di Stefano, J., Farley-Lehmer, T. C., Birnbaum, E. K., &amp; Pascoe, J. H. (2024). High site fidelity and reduced survival of a mycophagous mammal after prescribed fire. </w:t>
      </w:r>
      <w:r w:rsidRPr="004B2662">
        <w:rPr>
          <w:i/>
        </w:rPr>
        <w:t>Biodiversity and Conservation, 33</w:t>
      </w:r>
      <w:r w:rsidRPr="004B2662">
        <w:t xml:space="preserve">(13), 3799-3820.  </w:t>
      </w:r>
      <w:hyperlink r:id="rId88" w:history="1">
        <w:r w:rsidRPr="004B2662">
          <w:rPr>
            <w:rStyle w:val="Hyperlink"/>
          </w:rPr>
          <w:t>https://doi.org/10.1007/s10531-024-02927-5</w:t>
        </w:r>
      </w:hyperlink>
      <w:r w:rsidRPr="004B2662">
        <w:t xml:space="preserve"> </w:t>
      </w:r>
    </w:p>
    <w:p w14:paraId="76A9E5AF" w14:textId="69093FBC" w:rsidR="004B2662" w:rsidRPr="004B2662" w:rsidRDefault="004B2662" w:rsidP="004B2662">
      <w:pPr>
        <w:pStyle w:val="EndNoteBibliography"/>
        <w:spacing w:after="0"/>
        <w:ind w:left="720" w:hanging="720"/>
      </w:pPr>
      <w:r w:rsidRPr="004B2662">
        <w:t xml:space="preserve">Pocknee, C. A., Legge, S. M., McDonald, J., &amp; Fisher, D. O. (2023). Modeling mammal response to fire based on species’ traits. </w:t>
      </w:r>
      <w:r w:rsidRPr="004B2662">
        <w:rPr>
          <w:i/>
        </w:rPr>
        <w:t>Conservation Biology, 37</w:t>
      </w:r>
      <w:r w:rsidRPr="004B2662">
        <w:t xml:space="preserve">(4), e14062.  </w:t>
      </w:r>
      <w:hyperlink r:id="rId89" w:history="1">
        <w:r w:rsidRPr="004B2662">
          <w:rPr>
            <w:rStyle w:val="Hyperlink"/>
          </w:rPr>
          <w:t>https://doi.org/10.1111/cobi.14062</w:t>
        </w:r>
      </w:hyperlink>
      <w:r w:rsidRPr="004B2662">
        <w:t xml:space="preserve"> </w:t>
      </w:r>
    </w:p>
    <w:p w14:paraId="3F984324" w14:textId="78566731" w:rsidR="004B2662" w:rsidRPr="004B2662" w:rsidRDefault="004B2662" w:rsidP="004B2662">
      <w:pPr>
        <w:pStyle w:val="EndNoteBibliography"/>
        <w:spacing w:after="0"/>
        <w:ind w:left="720" w:hanging="720"/>
      </w:pPr>
      <w:r w:rsidRPr="004B2662">
        <w:t xml:space="preserve">Posit team. (2025). </w:t>
      </w:r>
      <w:r w:rsidRPr="004B2662">
        <w:rPr>
          <w:i/>
        </w:rPr>
        <w:t xml:space="preserve">RStudio: Integrated Development Environment for R. </w:t>
      </w:r>
      <w:r w:rsidRPr="004B2662">
        <w:t xml:space="preserve">In (Version 2025.5.0.496) Posit Software, PBC. </w:t>
      </w:r>
      <w:hyperlink r:id="rId90" w:history="1">
        <w:r w:rsidRPr="004B2662">
          <w:rPr>
            <w:rStyle w:val="Hyperlink"/>
          </w:rPr>
          <w:t>http://www.posit.co/</w:t>
        </w:r>
      </w:hyperlink>
    </w:p>
    <w:p w14:paraId="2AC0EFF3" w14:textId="3A9B3501" w:rsidR="004B2662" w:rsidRPr="004B2662" w:rsidRDefault="004B2662" w:rsidP="004B2662">
      <w:pPr>
        <w:pStyle w:val="EndNoteBibliography"/>
        <w:spacing w:after="0"/>
        <w:ind w:left="720" w:hanging="720"/>
      </w:pPr>
      <w:r w:rsidRPr="004B2662">
        <w:t xml:space="preserve">Price, O. H., Nolan, R. H., &amp; Samson, S. A. (2022). Fuel consumption rates in resprouting eucalypt forest during hazard reduction burns, cultural burns and wildfires. </w:t>
      </w:r>
      <w:r w:rsidRPr="004B2662">
        <w:rPr>
          <w:i/>
        </w:rPr>
        <w:t>Forest Ecology and Management, 505</w:t>
      </w:r>
      <w:r w:rsidRPr="004B2662">
        <w:t xml:space="preserve">, 119894.  </w:t>
      </w:r>
      <w:hyperlink r:id="rId91" w:history="1">
        <w:r w:rsidRPr="004B2662">
          <w:rPr>
            <w:rStyle w:val="Hyperlink"/>
          </w:rPr>
          <w:t>https://doi.org/10.1016/j.foreco.2021.119894</w:t>
        </w:r>
      </w:hyperlink>
      <w:r w:rsidRPr="004B2662">
        <w:t xml:space="preserve"> </w:t>
      </w:r>
    </w:p>
    <w:p w14:paraId="73CC0F11" w14:textId="4676EB6D" w:rsidR="004B2662" w:rsidRPr="004B2662" w:rsidRDefault="004B2662" w:rsidP="004B2662">
      <w:pPr>
        <w:pStyle w:val="EndNoteBibliography"/>
        <w:spacing w:after="0"/>
        <w:ind w:left="720" w:hanging="720"/>
      </w:pPr>
      <w:r w:rsidRPr="004B2662">
        <w:t xml:space="preserve">R Core Team. (2024). </w:t>
      </w:r>
      <w:r w:rsidRPr="004B2662">
        <w:rPr>
          <w:i/>
        </w:rPr>
        <w:t xml:space="preserve">R: A Language and Environment for Statistical Computing. </w:t>
      </w:r>
      <w:r w:rsidRPr="004B2662">
        <w:t xml:space="preserve">In R Foundation for Statistical Computing. </w:t>
      </w:r>
      <w:hyperlink r:id="rId92" w:history="1">
        <w:r w:rsidRPr="004B2662">
          <w:rPr>
            <w:rStyle w:val="Hyperlink"/>
          </w:rPr>
          <w:t>https://www.R-project.org/</w:t>
        </w:r>
      </w:hyperlink>
    </w:p>
    <w:p w14:paraId="57147C12" w14:textId="12367438" w:rsidR="004B2662" w:rsidRPr="004B2662" w:rsidRDefault="004B2662" w:rsidP="004B2662">
      <w:pPr>
        <w:pStyle w:val="EndNoteBibliography"/>
        <w:spacing w:after="0"/>
        <w:ind w:left="720" w:hanging="720"/>
      </w:pPr>
      <w:r w:rsidRPr="004B2662">
        <w:t>Rickbeil, G. J. M., Hermosilla, T., Coops, N. C., White, J. C., &amp; Wulder, M. A. (2017). Barren-ground caribou (</w:t>
      </w:r>
      <w:r w:rsidRPr="004B2662">
        <w:rPr>
          <w:i/>
        </w:rPr>
        <w:t>Rangifer tarandus groenlandicus</w:t>
      </w:r>
      <w:r w:rsidRPr="004B2662">
        <w:t xml:space="preserve">) behaviour after recent fire events; integrating caribou telemetry data with Landsat fire detection techniques. </w:t>
      </w:r>
      <w:r w:rsidRPr="004B2662">
        <w:rPr>
          <w:i/>
        </w:rPr>
        <w:t>Global Change Biology, 23</w:t>
      </w:r>
      <w:r w:rsidRPr="004B2662">
        <w:t xml:space="preserve">(3), 1036-1047.  </w:t>
      </w:r>
      <w:hyperlink r:id="rId93" w:history="1">
        <w:r w:rsidRPr="004B2662">
          <w:rPr>
            <w:rStyle w:val="Hyperlink"/>
          </w:rPr>
          <w:t>https://doi.org/10.1111/gcb.13456</w:t>
        </w:r>
      </w:hyperlink>
      <w:r w:rsidRPr="004B2662">
        <w:t xml:space="preserve"> </w:t>
      </w:r>
    </w:p>
    <w:p w14:paraId="271F7EE9" w14:textId="7C2F01B4" w:rsidR="004B2662" w:rsidRPr="004B2662" w:rsidRDefault="004B2662" w:rsidP="004B2662">
      <w:pPr>
        <w:pStyle w:val="EndNoteBibliography"/>
        <w:spacing w:after="0"/>
        <w:ind w:left="720" w:hanging="720"/>
      </w:pPr>
      <w:r w:rsidRPr="004B2662">
        <w:t xml:space="preserve">Robinson, N. M., Leonard, S. W. J., Ritchie, E. G., Bassett, M., Chia, E. K., Buckingham, S., Gibb, H., Bennett, A. F., &amp; Clarke, M. F. (2013). Refuges for fauna in fire-prone landscapes: Their ecological function and importance. </w:t>
      </w:r>
      <w:r w:rsidRPr="004B2662">
        <w:rPr>
          <w:i/>
        </w:rPr>
        <w:t>Journal of Applied Ecology, 50</w:t>
      </w:r>
      <w:r w:rsidRPr="004B2662">
        <w:t xml:space="preserve">(6), 1321-1329.  </w:t>
      </w:r>
      <w:hyperlink r:id="rId94" w:history="1">
        <w:r w:rsidRPr="004B2662">
          <w:rPr>
            <w:rStyle w:val="Hyperlink"/>
          </w:rPr>
          <w:t>https://doi.org/10.1111/1365-2664.12153</w:t>
        </w:r>
      </w:hyperlink>
      <w:r w:rsidRPr="004B2662">
        <w:t xml:space="preserve"> </w:t>
      </w:r>
    </w:p>
    <w:p w14:paraId="2F542BA1" w14:textId="097D920D" w:rsidR="004B2662" w:rsidRPr="004B2662" w:rsidRDefault="004B2662" w:rsidP="004B2662">
      <w:pPr>
        <w:pStyle w:val="EndNoteBibliography"/>
        <w:spacing w:after="0"/>
        <w:ind w:left="720" w:hanging="720"/>
      </w:pPr>
      <w:r w:rsidRPr="004B2662">
        <w:t xml:space="preserve">Roe, J. H., Kish, A. L., &amp; Nacy, J. P. (2020). Variation and repeatability of home range in a forest-dwelling terrestrial turtle: Implications for prescribed fire in forest management. </w:t>
      </w:r>
      <w:r w:rsidRPr="004B2662">
        <w:rPr>
          <w:i/>
        </w:rPr>
        <w:t>Journal of Zoology, 310</w:t>
      </w:r>
      <w:r w:rsidRPr="004B2662">
        <w:t xml:space="preserve">(1), 71-82.  </w:t>
      </w:r>
      <w:hyperlink r:id="rId95" w:history="1">
        <w:r w:rsidRPr="004B2662">
          <w:rPr>
            <w:rStyle w:val="Hyperlink"/>
          </w:rPr>
          <w:t>https://doi.org/10.1111/jzo.12732</w:t>
        </w:r>
      </w:hyperlink>
      <w:r w:rsidRPr="004B2662">
        <w:t xml:space="preserve"> </w:t>
      </w:r>
    </w:p>
    <w:p w14:paraId="6102933F" w14:textId="67278587" w:rsidR="004B2662" w:rsidRPr="004B2662" w:rsidRDefault="004B2662" w:rsidP="004B2662">
      <w:pPr>
        <w:pStyle w:val="EndNoteBibliography"/>
        <w:spacing w:after="0"/>
        <w:ind w:left="720" w:hanging="720"/>
      </w:pPr>
      <w:r w:rsidRPr="004B2662">
        <w:t xml:space="preserve">Ryan, K. C., Knapp, E. E., &amp; Varner, J. M. (2013). Prescribed fire in North American forests and woodlands: History, current practice, and challenges. </w:t>
      </w:r>
      <w:r w:rsidRPr="004B2662">
        <w:rPr>
          <w:i/>
        </w:rPr>
        <w:t>Frontiers in Ecology and the Environment, 11</w:t>
      </w:r>
      <w:r w:rsidRPr="004B2662">
        <w:t xml:space="preserve">(s1), e15-e24.  </w:t>
      </w:r>
      <w:hyperlink r:id="rId96" w:history="1">
        <w:r w:rsidRPr="004B2662">
          <w:rPr>
            <w:rStyle w:val="Hyperlink"/>
          </w:rPr>
          <w:t>https://doi.org/10.1890/120329</w:t>
        </w:r>
      </w:hyperlink>
      <w:r w:rsidRPr="004B2662">
        <w:t xml:space="preserve"> </w:t>
      </w:r>
    </w:p>
    <w:p w14:paraId="76967F71" w14:textId="7A6A3D6B" w:rsidR="004B2662" w:rsidRPr="004B2662" w:rsidRDefault="004B2662" w:rsidP="004B2662">
      <w:pPr>
        <w:pStyle w:val="EndNoteBibliography"/>
        <w:spacing w:after="0"/>
        <w:ind w:left="720" w:hanging="720"/>
      </w:pPr>
      <w:r w:rsidRPr="004B2662">
        <w:t xml:space="preserve">Shaw, R. E., James, A. I., Tuft, K., Legge, S., Cary, G. J., Peakall, R., &amp; Banks, S. C. (2021). Unburnt habitat patches are critical for survival and in situ population recovery in a small mammal after fire. </w:t>
      </w:r>
      <w:r w:rsidRPr="004B2662">
        <w:rPr>
          <w:i/>
        </w:rPr>
        <w:t>Journal of Applied Ecology, 58</w:t>
      </w:r>
      <w:r w:rsidRPr="004B2662">
        <w:t xml:space="preserve">(6), 1325-1335.  </w:t>
      </w:r>
      <w:hyperlink r:id="rId97" w:history="1">
        <w:r w:rsidRPr="004B2662">
          <w:rPr>
            <w:rStyle w:val="Hyperlink"/>
          </w:rPr>
          <w:t>https://doi.org/10.1111/1365-2664.13846</w:t>
        </w:r>
      </w:hyperlink>
      <w:r w:rsidRPr="004B2662">
        <w:t xml:space="preserve"> </w:t>
      </w:r>
    </w:p>
    <w:p w14:paraId="5C12DF53" w14:textId="157A8324" w:rsidR="004B2662" w:rsidRPr="004B2662" w:rsidRDefault="004B2662" w:rsidP="004B2662">
      <w:pPr>
        <w:pStyle w:val="EndNoteBibliography"/>
        <w:spacing w:after="0"/>
        <w:ind w:left="720" w:hanging="720"/>
      </w:pPr>
      <w:r w:rsidRPr="004B2662">
        <w:t xml:space="preserve">Sitters, H., &amp; Di Stefano, J. (2020). Integrating functional connectivity and fire management for better conservation outcomes. </w:t>
      </w:r>
      <w:r w:rsidRPr="004B2662">
        <w:rPr>
          <w:i/>
        </w:rPr>
        <w:t>Conservation Biology, 34</w:t>
      </w:r>
      <w:r w:rsidRPr="004B2662">
        <w:t xml:space="preserve">(3), 550-560.  </w:t>
      </w:r>
      <w:hyperlink r:id="rId98" w:history="1">
        <w:r w:rsidRPr="004B2662">
          <w:rPr>
            <w:rStyle w:val="Hyperlink"/>
          </w:rPr>
          <w:t>https://doi.org/10.1111/cobi.13446</w:t>
        </w:r>
      </w:hyperlink>
      <w:r w:rsidRPr="004B2662">
        <w:t xml:space="preserve"> </w:t>
      </w:r>
    </w:p>
    <w:p w14:paraId="1A0DB255" w14:textId="0E280139" w:rsidR="004B2662" w:rsidRPr="004B2662" w:rsidRDefault="004B2662" w:rsidP="004B2662">
      <w:pPr>
        <w:pStyle w:val="EndNoteBibliography"/>
        <w:spacing w:after="0"/>
        <w:ind w:left="720" w:hanging="720"/>
      </w:pPr>
      <w:r w:rsidRPr="004B2662">
        <w:t xml:space="preserve">Straus, S., Forbes, C., Little, C. J., Germain, R. M., Main, D. A., O'Connor, M. I., Thompson, P. L., Ford, A. T., Gravel, D., &amp; Guzman, L. M. (2024). Macroecological constraints on species' ‘movement profiles’: Body mass does not explain it all. </w:t>
      </w:r>
      <w:r w:rsidRPr="004B2662">
        <w:rPr>
          <w:i/>
        </w:rPr>
        <w:t>Global Ecology and Biogeography, 33</w:t>
      </w:r>
      <w:r w:rsidRPr="004B2662">
        <w:t xml:space="preserve">(2), 227-243.  </w:t>
      </w:r>
      <w:hyperlink r:id="rId99" w:history="1">
        <w:r w:rsidRPr="004B2662">
          <w:rPr>
            <w:rStyle w:val="Hyperlink"/>
          </w:rPr>
          <w:t>https://doi.org/10.1111/geb.13786</w:t>
        </w:r>
      </w:hyperlink>
      <w:r w:rsidRPr="004B2662">
        <w:t xml:space="preserve"> </w:t>
      </w:r>
    </w:p>
    <w:p w14:paraId="1DC05D15" w14:textId="6078F193" w:rsidR="004B2662" w:rsidRPr="004B2662" w:rsidRDefault="004B2662" w:rsidP="004B2662">
      <w:pPr>
        <w:pStyle w:val="EndNoteBibliography"/>
        <w:spacing w:after="0"/>
        <w:ind w:left="720" w:hanging="720"/>
      </w:pPr>
      <w:r w:rsidRPr="004B2662">
        <w:t xml:space="preserve">Tamburello, N., Isabelle M. Côté, &amp; Dulvy, N. K. (2015). Energy and the scaling of animal space use. </w:t>
      </w:r>
      <w:r w:rsidRPr="004B2662">
        <w:rPr>
          <w:i/>
        </w:rPr>
        <w:t>The American Naturalist, 186</w:t>
      </w:r>
      <w:r w:rsidRPr="004B2662">
        <w:t xml:space="preserve">(2), 196-211.  </w:t>
      </w:r>
      <w:hyperlink r:id="rId100" w:history="1">
        <w:r w:rsidRPr="004B2662">
          <w:rPr>
            <w:rStyle w:val="Hyperlink"/>
          </w:rPr>
          <w:t>https://doi.org/10.1086/682070</w:t>
        </w:r>
      </w:hyperlink>
      <w:r w:rsidRPr="004B2662">
        <w:t xml:space="preserve"> </w:t>
      </w:r>
    </w:p>
    <w:p w14:paraId="76DF0CBE" w14:textId="0A9E4655" w:rsidR="004B2662" w:rsidRPr="004B2662" w:rsidRDefault="004B2662" w:rsidP="004B2662">
      <w:pPr>
        <w:pStyle w:val="EndNoteBibliography"/>
        <w:spacing w:after="0"/>
        <w:ind w:left="720" w:hanging="720"/>
      </w:pPr>
      <w:r w:rsidRPr="004B2662">
        <w:t xml:space="preserve">Thompson, W. L. (1993). </w:t>
      </w:r>
      <w:r w:rsidRPr="004B2662">
        <w:rPr>
          <w:i/>
        </w:rPr>
        <w:t>Ecology of Merriam's turkeys in relation to burned and logged areas in southeastern Montana</w:t>
      </w:r>
      <w:r w:rsidRPr="004B2662">
        <w:t xml:space="preserve"> [Ph.D., Montana State University]. United States of America. </w:t>
      </w:r>
      <w:hyperlink r:id="rId101" w:history="1">
        <w:r w:rsidRPr="004B2662">
          <w:rPr>
            <w:rStyle w:val="Hyperlink"/>
          </w:rPr>
          <w:t>https://www.proquest.com/dissertations-theses/ecology-merriams-turkeys-relation-burned-logged/docview/304050414/se-2?accountid=10344</w:t>
        </w:r>
      </w:hyperlink>
    </w:p>
    <w:p w14:paraId="47721AB8" w14:textId="4B2CD8F8" w:rsidR="004B2662" w:rsidRPr="004B2662" w:rsidRDefault="004B2662" w:rsidP="004B2662">
      <w:pPr>
        <w:pStyle w:val="EndNoteBibliography"/>
        <w:spacing w:after="0"/>
        <w:ind w:left="720" w:hanging="720"/>
      </w:pPr>
      <w:r w:rsidRPr="004B2662">
        <w:t xml:space="preserve">Tobias, J. A., Sheard, C., Pigot, A. L., Devenish, A. J. M., Yang, J., Sayol, F., Neate-Clegg, M. H. C., Alioravainen, N., Weeks, T. L., Barber, R. A., Walkden, P. A., MacGregor, H. E. A., Jones, S. E. I., Vincent, C., Phillips, A. G., Marples, N. M., Montaño-Centellas, F. A., Leandro-Silva, V., Claramunt, S., . . . Schleuning, M. (2022). AVONET: morphological, ecological and geographical data for all birds. </w:t>
      </w:r>
      <w:r w:rsidRPr="004B2662">
        <w:rPr>
          <w:i/>
        </w:rPr>
        <w:t>Ecology Letters, 25</w:t>
      </w:r>
      <w:r w:rsidRPr="004B2662">
        <w:t xml:space="preserve">(3), 581-597.  </w:t>
      </w:r>
      <w:hyperlink r:id="rId102" w:history="1">
        <w:r w:rsidRPr="004B2662">
          <w:rPr>
            <w:rStyle w:val="Hyperlink"/>
          </w:rPr>
          <w:t>https://doi.org/https://doi.org/10.1111/ele.13898</w:t>
        </w:r>
      </w:hyperlink>
      <w:r w:rsidRPr="004B2662">
        <w:t xml:space="preserve"> </w:t>
      </w:r>
    </w:p>
    <w:p w14:paraId="36AC19F8" w14:textId="322F7BD5" w:rsidR="004B2662" w:rsidRPr="004B2662" w:rsidRDefault="004B2662" w:rsidP="004B2662">
      <w:pPr>
        <w:pStyle w:val="EndNoteBibliography"/>
        <w:spacing w:after="0"/>
        <w:ind w:left="720" w:hanging="720"/>
      </w:pPr>
      <w:r w:rsidRPr="004B2662">
        <w:t xml:space="preserve">van Wagtendonk, J. W., &amp; Lutz, J. A. (2007). Fire regime attributes of wildland fires in Yosemite National Park, USA. </w:t>
      </w:r>
      <w:r w:rsidRPr="004B2662">
        <w:rPr>
          <w:i/>
        </w:rPr>
        <w:t>Fire Ecology, 3</w:t>
      </w:r>
      <w:r w:rsidRPr="004B2662">
        <w:t xml:space="preserve">(2), 34-52.  </w:t>
      </w:r>
      <w:hyperlink r:id="rId103" w:history="1">
        <w:r w:rsidRPr="004B2662">
          <w:rPr>
            <w:rStyle w:val="Hyperlink"/>
          </w:rPr>
          <w:t>https://doi.org/10.4996/fireecology.0302034</w:t>
        </w:r>
      </w:hyperlink>
      <w:r w:rsidRPr="004B2662">
        <w:t xml:space="preserve"> </w:t>
      </w:r>
    </w:p>
    <w:p w14:paraId="06CDC6C6" w14:textId="0BBE8C5E" w:rsidR="004B2662" w:rsidRPr="004B2662" w:rsidRDefault="004B2662" w:rsidP="004B2662">
      <w:pPr>
        <w:pStyle w:val="EndNoteBibliography"/>
        <w:spacing w:after="0"/>
        <w:ind w:left="720" w:hanging="720"/>
      </w:pPr>
      <w:r w:rsidRPr="004B2662">
        <w:t xml:space="preserve">Viechtbauer, W. (2010). Conducting Meta-Analyses in R with the metafor Package. </w:t>
      </w:r>
      <w:r w:rsidRPr="004B2662">
        <w:rPr>
          <w:i/>
        </w:rPr>
        <w:t>Journal of Statistical Software, 36</w:t>
      </w:r>
      <w:r w:rsidRPr="004B2662">
        <w:t xml:space="preserve">(3), 1 - 48.  </w:t>
      </w:r>
      <w:hyperlink r:id="rId104" w:history="1">
        <w:r w:rsidRPr="004B2662">
          <w:rPr>
            <w:rStyle w:val="Hyperlink"/>
          </w:rPr>
          <w:t>https://doi.org/10.18637/jss.v036.i03</w:t>
        </w:r>
      </w:hyperlink>
      <w:r w:rsidRPr="004B2662">
        <w:t xml:space="preserve"> </w:t>
      </w:r>
    </w:p>
    <w:p w14:paraId="02CF8EBD" w14:textId="14B13B6F" w:rsidR="004B2662" w:rsidRPr="004B2662" w:rsidRDefault="004B2662" w:rsidP="004B2662">
      <w:pPr>
        <w:pStyle w:val="EndNoteBibliography"/>
        <w:spacing w:after="0"/>
        <w:ind w:left="720" w:hanging="720"/>
      </w:pPr>
      <w:r w:rsidRPr="004B2662">
        <w:t xml:space="preserve">Viechtbauer, W., &amp; Cheung, M. W. L. (2010). Outlier and influence diagnostics for meta-analysis. </w:t>
      </w:r>
      <w:r w:rsidRPr="004B2662">
        <w:rPr>
          <w:i/>
        </w:rPr>
        <w:t>Research Synthesis Methods, 1</w:t>
      </w:r>
      <w:r w:rsidRPr="004B2662">
        <w:t xml:space="preserve">(2), 112-125.  </w:t>
      </w:r>
      <w:hyperlink r:id="rId105" w:history="1">
        <w:r w:rsidRPr="004B2662">
          <w:rPr>
            <w:rStyle w:val="Hyperlink"/>
          </w:rPr>
          <w:t>https://doi.org/10.1002/jrsm.11</w:t>
        </w:r>
      </w:hyperlink>
      <w:r w:rsidRPr="004B2662">
        <w:t xml:space="preserve"> </w:t>
      </w:r>
    </w:p>
    <w:p w14:paraId="7EEA3564" w14:textId="59C35CB8" w:rsidR="004B2662" w:rsidRPr="004B2662" w:rsidRDefault="004B2662" w:rsidP="004B2662">
      <w:pPr>
        <w:pStyle w:val="EndNoteBibliography"/>
        <w:ind w:left="720" w:hanging="720"/>
      </w:pPr>
      <w:r w:rsidRPr="004B2662">
        <w:t xml:space="preserve">Volkmann, L. A., Hutchen, J., &amp; Hodges, K. E. (2020). Trends in carnivore and ungulate fire ecology research in North American conifer forests. </w:t>
      </w:r>
      <w:r w:rsidRPr="004B2662">
        <w:rPr>
          <w:i/>
        </w:rPr>
        <w:t>Forest Ecology and Management, 458</w:t>
      </w:r>
      <w:r w:rsidRPr="004B2662">
        <w:t xml:space="preserve">, 117691.  </w:t>
      </w:r>
      <w:hyperlink r:id="rId106" w:history="1">
        <w:r w:rsidRPr="004B2662">
          <w:rPr>
            <w:rStyle w:val="Hyperlink"/>
          </w:rPr>
          <w:t>https://doi.org/10.1016/j.foreco.2019.117691</w:t>
        </w:r>
      </w:hyperlink>
      <w:r w:rsidRPr="004B2662">
        <w:t xml:space="preserve"> </w:t>
      </w:r>
    </w:p>
    <w:p w14:paraId="0DE41113" w14:textId="704E178B" w:rsidR="00EF45BC" w:rsidRDefault="00EC3EA9" w:rsidP="00294A0A">
      <w:r>
        <w:fldChar w:fldCharType="end"/>
      </w:r>
      <w:commentRangeEnd w:id="340"/>
      <w:r w:rsidR="00584E69">
        <w:rPr>
          <w:rStyle w:val="CommentReference"/>
          <w:sz w:val="24"/>
          <w:szCs w:val="22"/>
        </w:rPr>
        <w:commentReference w:id="340"/>
      </w:r>
    </w:p>
    <w:sectPr w:rsidR="00EF45BC" w:rsidSect="00206427">
      <w:headerReference w:type="even" r:id="rId107"/>
      <w:headerReference w:type="first" r:id="rId108"/>
      <w:pgSz w:w="11906" w:h="16838"/>
      <w:pgMar w:top="1440" w:right="1440" w:bottom="1440" w:left="1440" w:header="708" w:footer="708"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cAuley, Chloe" w:date="2025-10-30T09:54:00Z" w:initials="CM">
    <w:p w14:paraId="2389AAD5" w14:textId="741F23B7" w:rsidR="00281DD4" w:rsidRDefault="00281DD4" w:rsidP="00281DD4">
      <w:pPr>
        <w:pStyle w:val="CommentText"/>
      </w:pPr>
      <w:r>
        <w:rPr>
          <w:rStyle w:val="CommentReference"/>
        </w:rPr>
        <w:annotationRef/>
      </w:r>
      <w:r>
        <w:t>GCB Limits</w:t>
      </w:r>
      <w:r>
        <w:br/>
        <w:t>Abstract 300 words</w:t>
      </w:r>
      <w:r>
        <w:br/>
        <w:t>Total (inc ab) 8000 words</w:t>
      </w:r>
    </w:p>
    <w:p w14:paraId="059F2AFC" w14:textId="77777777" w:rsidR="00281DD4" w:rsidRDefault="00281DD4" w:rsidP="00281DD4">
      <w:pPr>
        <w:pStyle w:val="CommentText"/>
      </w:pPr>
      <w:r>
        <w:t>No limit on figures/tables</w:t>
      </w:r>
    </w:p>
  </w:comment>
  <w:comment w:id="1" w:author="Nimmo, Dale" w:date="2025-12-19T14:29:00Z" w:initials="DN">
    <w:p w14:paraId="7EDFEC2B" w14:textId="77777777" w:rsidR="00D20437" w:rsidRDefault="00D20437" w:rsidP="00D20437">
      <w:pPr>
        <w:pStyle w:val="CommentText"/>
      </w:pPr>
      <w:r>
        <w:rPr>
          <w:rStyle w:val="CommentReference"/>
        </w:rPr>
        <w:annotationRef/>
      </w:r>
      <w:r>
        <w:t xml:space="preserve">These must be mentioned in the same order at every mention and in every figure. Order is a critical component of fluent writing.  Order might go from small to large or from simple to complex. Think carefully about the best order, and then stick with it throughout. </w:t>
      </w:r>
    </w:p>
  </w:comment>
  <w:comment w:id="2" w:author="Nimmo, Dale" w:date="2025-12-19T14:58:00Z" w:initials="DN">
    <w:p w14:paraId="4B7F4299" w14:textId="77777777" w:rsidR="00FE61D8" w:rsidRDefault="00FE61D8" w:rsidP="00FE61D8">
      <w:pPr>
        <w:pStyle w:val="CommentText"/>
      </w:pPr>
      <w:r>
        <w:rPr>
          <w:rStyle w:val="CommentReference"/>
        </w:rPr>
        <w:annotationRef/>
      </w:r>
      <w:r>
        <w:t xml:space="preserve">Tortuosity metrics can be oriented in opposite directions depending on the metric (e.g., </w:t>
      </w:r>
      <w:r>
        <w:rPr>
          <w:i/>
          <w:iCs/>
        </w:rPr>
        <w:t>straightness index</w:t>
      </w:r>
      <w:r>
        <w:t xml:space="preserve"> higher = straighter/less tortuous; </w:t>
      </w:r>
      <w:r>
        <w:rPr>
          <w:i/>
          <w:iCs/>
        </w:rPr>
        <w:t>turning angle</w:t>
      </w:r>
      <w:r>
        <w:t xml:space="preserve"> higher = more tortuous). I presume you corrected for this so one sign was always indicative of more wiggly movements and the other sign for the opposite, but I can’t see this explicitly stated anywhere. </w:t>
      </w:r>
    </w:p>
  </w:comment>
  <w:comment w:id="3" w:author="Nimmo, Dale" w:date="2025-12-19T15:00:00Z" w:initials="DN">
    <w:p w14:paraId="1DB229F6" w14:textId="77777777" w:rsidR="00FE61D8" w:rsidRDefault="00FE61D8" w:rsidP="00FE61D8">
      <w:pPr>
        <w:pStyle w:val="CommentText"/>
      </w:pPr>
      <w:r>
        <w:rPr>
          <w:rStyle w:val="CommentReference"/>
        </w:rPr>
        <w:annotationRef/>
      </w:r>
      <w:r>
        <w:t>Maybe add a clear rule-set: for each metric, define the direction so that (for example) positive always means “greater movement extent” or “greater tortuosity,” etc.,</w:t>
      </w:r>
    </w:p>
  </w:comment>
  <w:comment w:id="4" w:author="McAuley, Chloe" w:date="2026-01-19T11:37:00Z" w:initials="CM">
    <w:p w14:paraId="71EA2601" w14:textId="77777777" w:rsidR="00234C7E" w:rsidRDefault="00234C7E" w:rsidP="00234C7E">
      <w:pPr>
        <w:pStyle w:val="CommentText"/>
      </w:pPr>
      <w:r>
        <w:rPr>
          <w:rStyle w:val="CommentReference"/>
        </w:rPr>
        <w:annotationRef/>
      </w:r>
      <w:r>
        <w:t>Have added this in the MA section</w:t>
      </w:r>
    </w:p>
  </w:comment>
  <w:comment w:id="5" w:author="Nimmo, Dale" w:date="2025-12-19T15:01:00Z" w:initials="DN">
    <w:p w14:paraId="35F10DAC" w14:textId="77777777" w:rsidR="00C61B59" w:rsidRDefault="00FE61D8" w:rsidP="00C61B59">
      <w:pPr>
        <w:pStyle w:val="CommentText"/>
      </w:pPr>
      <w:r>
        <w:rPr>
          <w:rStyle w:val="CommentReference"/>
        </w:rPr>
        <w:annotationRef/>
      </w:r>
      <w:r w:rsidR="00C61B59">
        <w:t xml:space="preserve">I’ll defer to Eamonn, but I’m not convinced it’s advisable to pool such a different set of measures into a single meta analysis. I’m also not sure how proportion of fixes is a measure of space use? I’d be tempted to drop this category to be honest. </w:t>
      </w:r>
    </w:p>
    <w:p w14:paraId="7BA65B1E" w14:textId="77777777" w:rsidR="00C61B59" w:rsidRDefault="00C61B59" w:rsidP="00C61B59">
      <w:pPr>
        <w:pStyle w:val="CommentText"/>
      </w:pPr>
    </w:p>
    <w:p w14:paraId="3723C2C9" w14:textId="77777777" w:rsidR="00C61B59" w:rsidRDefault="00C61B59" w:rsidP="00C61B59">
      <w:pPr>
        <w:pStyle w:val="CommentText"/>
      </w:pPr>
      <w:r>
        <w:t xml:space="preserve">Also, is a postivie response of all of these suggestive of an increase in movement? i.e., for residency time, I presume a decrease in mean residency time after fire = a positive influence of fire on movement? </w:t>
      </w:r>
    </w:p>
  </w:comment>
  <w:comment w:id="37" w:author="Mitchell Cowan" w:date="2025-12-05T21:17:00Z" w:initials="MC">
    <w:p w14:paraId="281ED3AA" w14:textId="77777777" w:rsidR="00C61578" w:rsidRDefault="00C61578" w:rsidP="00C61578">
      <w:pPr>
        <w:pStyle w:val="CommentText"/>
      </w:pPr>
      <w:r>
        <w:rPr>
          <w:rStyle w:val="CommentReference"/>
        </w:rPr>
        <w:annotationRef/>
      </w:r>
      <w:r>
        <w:t>Sometimes we say burnt-unburnt and other times burned-unburned. Just make sure we’re consistent with the context</w:t>
      </w:r>
    </w:p>
  </w:comment>
  <w:comment w:id="38" w:author="Nimmo, Dale" w:date="2025-12-19T15:17:00Z" w:initials="DN">
    <w:p w14:paraId="35E48725" w14:textId="77777777" w:rsidR="00196F20" w:rsidRDefault="00196F20" w:rsidP="00196F20">
      <w:pPr>
        <w:pStyle w:val="CommentText"/>
      </w:pPr>
      <w:r>
        <w:rPr>
          <w:rStyle w:val="CommentReference"/>
        </w:rPr>
        <w:annotationRef/>
      </w:r>
      <w:r>
        <w:t>Out of interest, any bats? Bats could mess with a volancy interpretation of the taxonomic groups</w:t>
      </w:r>
    </w:p>
  </w:comment>
  <w:comment w:id="39" w:author="McAuley, Chloe" w:date="2026-01-19T19:37:00Z" w:initials="CM">
    <w:p w14:paraId="5625E8AF" w14:textId="77777777" w:rsidR="009C4294" w:rsidRDefault="009C4294" w:rsidP="009C4294">
      <w:pPr>
        <w:pStyle w:val="CommentText"/>
      </w:pPr>
      <w:r>
        <w:rPr>
          <w:rStyle w:val="CommentReference"/>
        </w:rPr>
        <w:annotationRef/>
      </w:r>
      <w:r>
        <w:t>1 study with a single effect size</w:t>
      </w:r>
    </w:p>
  </w:comment>
  <w:comment w:id="98" w:author="Nimmo, Dale" w:date="2025-12-19T15:07:00Z" w:initials="DN">
    <w:p w14:paraId="4E337716" w14:textId="77777777" w:rsidR="003A757D" w:rsidRDefault="003A757D" w:rsidP="003A757D">
      <w:pPr>
        <w:pStyle w:val="CommentText"/>
      </w:pPr>
      <w:r>
        <w:rPr>
          <w:rStyle w:val="CommentReference"/>
        </w:rPr>
        <w:annotationRef/>
      </w:r>
      <w:r>
        <w:t xml:space="preserve">So for tortuosity, does + mean more wiggly? </w:t>
      </w:r>
    </w:p>
  </w:comment>
  <w:comment w:id="99" w:author="McAuley, Chloe" w:date="2026-03-16T10:17:00Z" w:initials="CM">
    <w:p w14:paraId="15934C14" w14:textId="77777777" w:rsidR="00FB79AC" w:rsidRDefault="00FB79AC" w:rsidP="00FB79AC">
      <w:pPr>
        <w:pStyle w:val="CommentText"/>
      </w:pPr>
      <w:r>
        <w:rPr>
          <w:rStyle w:val="CommentReference"/>
        </w:rPr>
        <w:annotationRef/>
      </w:r>
      <w:r>
        <w:t>The opposite</w:t>
      </w:r>
    </w:p>
  </w:comment>
  <w:comment w:id="109" w:author="Mitchell Cowan" w:date="2025-12-05T22:00:00Z" w:initials="MC">
    <w:p w14:paraId="64E2E4BD" w14:textId="77777777" w:rsidR="00616B6F" w:rsidRDefault="00616B6F" w:rsidP="000218A1">
      <w:pPr>
        <w:pStyle w:val="CommentText"/>
      </w:pPr>
      <w:r>
        <w:rPr>
          <w:rStyle w:val="CommentReference"/>
        </w:rPr>
        <w:annotationRef/>
      </w:r>
      <w:r>
        <w:t xml:space="preserve">Can we say this is marginally significant? Or is it </w:t>
      </w:r>
      <w:r>
        <w:rPr>
          <w:i/>
          <w:iCs/>
        </w:rPr>
        <w:t xml:space="preserve">almost </w:t>
      </w:r>
      <w:r>
        <w:t>significant?</w:t>
      </w:r>
    </w:p>
  </w:comment>
  <w:comment w:id="124" w:author="Mitchell Cowan" w:date="2025-12-05T22:00:00Z" w:initials="MC">
    <w:p w14:paraId="5FCEBEDE" w14:textId="77777777" w:rsidR="00491BCC" w:rsidRDefault="00491BCC" w:rsidP="000218A1">
      <w:pPr>
        <w:pStyle w:val="CommentText"/>
      </w:pPr>
      <w:r>
        <w:rPr>
          <w:rStyle w:val="CommentReference"/>
        </w:rPr>
        <w:annotationRef/>
      </w:r>
      <w:r>
        <w:t xml:space="preserve">Can we say this is marginally significant? Or is it </w:t>
      </w:r>
      <w:r>
        <w:rPr>
          <w:i/>
          <w:iCs/>
        </w:rPr>
        <w:t xml:space="preserve">almost </w:t>
      </w:r>
      <w:r>
        <w:t>significant?</w:t>
      </w:r>
    </w:p>
  </w:comment>
  <w:comment w:id="224" w:author="Nimmo, Dale" w:date="2025-12-19T15:21:00Z" w:initials="DN">
    <w:p w14:paraId="2BB6B34F" w14:textId="77777777" w:rsidR="00196F20" w:rsidRDefault="00196F20" w:rsidP="00196F20">
      <w:pPr>
        <w:pStyle w:val="CommentText"/>
      </w:pPr>
      <w:r>
        <w:rPr>
          <w:rStyle w:val="CommentReference"/>
        </w:rPr>
        <w:annotationRef/>
      </w:r>
      <w:r>
        <w:t xml:space="preserve">Try and make sure the same info is reported in every summary. For instance, in the previous paragraph the number of effect sizes is included in brackets. These paragraphs should be rinse and repeat. </w:t>
      </w:r>
    </w:p>
  </w:comment>
  <w:comment w:id="225" w:author="Nimmo, Dale" w:date="2025-12-19T15:23:00Z" w:initials="DN">
    <w:p w14:paraId="7F2D7104" w14:textId="77777777" w:rsidR="00196F20" w:rsidRDefault="00196F20" w:rsidP="00196F20">
      <w:pPr>
        <w:pStyle w:val="CommentText"/>
      </w:pPr>
      <w:r>
        <w:rPr>
          <w:rStyle w:val="CommentReference"/>
        </w:rPr>
        <w:annotationRef/>
      </w:r>
      <w:r>
        <w:t xml:space="preserve">Note: there might be reasons tat the info differs in which case ignore me. But where possible/sensible, keep it as consistent as possible. </w:t>
      </w:r>
    </w:p>
  </w:comment>
  <w:comment w:id="231" w:author="Nimmo, Dale" w:date="2025-12-22T10:27:00Z" w:initials="DN">
    <w:p w14:paraId="68CCC90B" w14:textId="77777777" w:rsidR="00B10D3F" w:rsidRDefault="00B10D3F" w:rsidP="00B10D3F">
      <w:pPr>
        <w:pStyle w:val="CommentText"/>
      </w:pPr>
      <w:r>
        <w:rPr>
          <w:rStyle w:val="CommentReference"/>
        </w:rPr>
        <w:annotationRef/>
      </w:r>
      <w:r>
        <w:t>Odd that every datapoint for flooded grasslands is positive yet the 95% CIs overlap 0</w:t>
      </w:r>
    </w:p>
  </w:comment>
  <w:comment w:id="232" w:author="McAuley, Chloe" w:date="2026-01-19T19:48:00Z" w:initials="CM">
    <w:p w14:paraId="25B4D113" w14:textId="77777777" w:rsidR="004C0229" w:rsidRDefault="00695100" w:rsidP="004C0229">
      <w:pPr>
        <w:pStyle w:val="CommentText"/>
      </w:pPr>
      <w:r>
        <w:rPr>
          <w:rStyle w:val="CommentReference"/>
        </w:rPr>
        <w:annotationRef/>
      </w:r>
      <w:r w:rsidR="004C0229">
        <w:t xml:space="preserve">I think this is because all datapoints are  from 1 study, and the model accounts for this, resulting in low confidence </w:t>
      </w:r>
    </w:p>
  </w:comment>
  <w:comment w:id="257" w:author="Chloe McAuley" w:date="2026-04-06T21:39:00Z" w:initials="CM">
    <w:p w14:paraId="0FA29CFF" w14:textId="77777777" w:rsidR="0082356B" w:rsidRDefault="0082356B" w:rsidP="0082356B">
      <w:pPr>
        <w:pStyle w:val="CommentText"/>
      </w:pPr>
      <w:r>
        <w:rPr>
          <w:rStyle w:val="CommentReference"/>
        </w:rPr>
        <w:annotationRef/>
      </w:r>
      <w:r>
        <w:t>Add in REF to figures, and include in sup mat</w:t>
      </w:r>
    </w:p>
  </w:comment>
  <w:comment w:id="267" w:author="Nimmo, Dale" w:date="2025-12-19T15:25:00Z" w:initials="DN">
    <w:p w14:paraId="70C8DE9F" w14:textId="77777777" w:rsidR="00B366D8" w:rsidRDefault="00B366D8" w:rsidP="00B366D8">
      <w:pPr>
        <w:pStyle w:val="CommentText"/>
      </w:pPr>
      <w:r>
        <w:rPr>
          <w:rStyle w:val="CommentReference"/>
        </w:rPr>
        <w:annotationRef/>
      </w:r>
      <w:r>
        <w:t xml:space="preserve">the text says </w:t>
      </w:r>
      <w:r>
        <w:rPr>
          <w:i/>
          <w:iCs/>
        </w:rPr>
        <w:t>33.26%</w:t>
      </w:r>
      <w:r>
        <w:t xml:space="preserve"> but the value in brackets is </w:t>
      </w:r>
      <w:r>
        <w:rPr>
          <w:i/>
          <w:iCs/>
        </w:rPr>
        <w:t>31.75%</w:t>
      </w:r>
      <w:r>
        <w:t>. Is this a typo?</w:t>
      </w:r>
    </w:p>
  </w:comment>
  <w:comment w:id="268" w:author="McAuley, Chloe" w:date="2026-03-16T16:20:00Z" w:initials="CM">
    <w:p w14:paraId="0A51BFFA" w14:textId="77777777" w:rsidR="00F170C7" w:rsidRDefault="00F170C7" w:rsidP="00F170C7">
      <w:pPr>
        <w:pStyle w:val="CommentText"/>
      </w:pPr>
      <w:r>
        <w:rPr>
          <w:rStyle w:val="CommentReference"/>
        </w:rPr>
        <w:annotationRef/>
      </w:r>
      <w:r>
        <w:rPr>
          <w:color w:val="0000FF"/>
        </w:rPr>
        <w:t xml:space="preserve">&gt; round(i2_ml(mod.overall), 2) </w:t>
      </w:r>
      <w:r>
        <w:t xml:space="preserve">I2_Total I2_Study_ID I2_Species_tree I2_Species2 I2_Obs_ID 61.94 33.41 0.00 0.02 28.52 </w:t>
      </w:r>
    </w:p>
  </w:comment>
  <w:comment w:id="307" w:author="Mitchell Cowan" w:date="2025-12-05T22:07:00Z" w:initials="MC">
    <w:p w14:paraId="2EE48CF6" w14:textId="17CFF8E4" w:rsidR="007F272F" w:rsidRDefault="007F272F" w:rsidP="007F272F">
      <w:pPr>
        <w:pStyle w:val="CommentText"/>
      </w:pPr>
      <w:r>
        <w:rPr>
          <w:rStyle w:val="CommentReference"/>
        </w:rPr>
        <w:annotationRef/>
      </w:r>
      <w:r>
        <w:t>Interesting, does this mean that study effort/capability has shrunk over time?</w:t>
      </w:r>
    </w:p>
  </w:comment>
  <w:comment w:id="323" w:author="Mitchell Cowan" w:date="2025-12-05T15:48:00Z" w:initials="MC">
    <w:p w14:paraId="45EF77BC" w14:textId="67A5436E" w:rsidR="00C573B9" w:rsidRDefault="00C573B9" w:rsidP="00C573B9">
      <w:pPr>
        <w:pStyle w:val="CommentText"/>
      </w:pPr>
      <w:r>
        <w:rPr>
          <w:rStyle w:val="CommentReference"/>
        </w:rPr>
        <w:annotationRef/>
      </w:r>
      <w:r>
        <w:t xml:space="preserve">Check out this framework around resource-tracking (animals moving to track variation in resources across space and time). Could be useful in explaining some of this too </w:t>
      </w:r>
      <w:hyperlink r:id="rId1" w:history="1">
        <w:r w:rsidRPr="001C0EDD">
          <w:rPr>
            <w:rStyle w:val="Hyperlink"/>
          </w:rPr>
          <w:t>https://www.cell.com/trends/ecology-evolution/fulltext/S0169-5347(20)30310-4</w:t>
        </w:r>
      </w:hyperlink>
    </w:p>
  </w:comment>
  <w:comment w:id="326" w:author="McAuley, Chloe" w:date="2026-03-18T15:32:00Z" w:initials="CM">
    <w:p w14:paraId="55220BE7" w14:textId="77777777" w:rsidR="00B917C1" w:rsidRDefault="00B917C1" w:rsidP="00B917C1">
      <w:pPr>
        <w:pStyle w:val="CommentText"/>
      </w:pPr>
      <w:r>
        <w:rPr>
          <w:rStyle w:val="CommentReference"/>
        </w:rPr>
        <w:annotationRef/>
      </w:r>
      <w:r>
        <w:t xml:space="preserve"> DN: I would guess that search behaviours are probably at play i.e., animals might need to make more consistent linear movements through risky post-fire landscapes in search of resource patches. I think Miritis found this, and it’s contrary to what we predicted in my 2019 review. Rather than list thinngs that might contribute, try and identify those with a clear mechanistic basis to the patern you’ve observed, and back that up with the literature. </w:t>
      </w:r>
    </w:p>
  </w:comment>
  <w:comment w:id="327" w:author="Mitchell Cowan" w:date="2025-12-05T22:15:00Z" w:initials="MC">
    <w:p w14:paraId="453C87BA" w14:textId="77777777" w:rsidR="007F0F9A" w:rsidRDefault="007F0F9A" w:rsidP="005F78E9">
      <w:pPr>
        <w:pStyle w:val="CommentText"/>
      </w:pPr>
      <w:r>
        <w:rPr>
          <w:rStyle w:val="CommentReference"/>
        </w:rPr>
        <w:annotationRef/>
      </w:r>
      <w:r>
        <w:t xml:space="preserve">And female northern quolls: </w:t>
      </w:r>
      <w:hyperlink r:id="rId2" w:history="1">
        <w:r w:rsidRPr="005D2D3F">
          <w:rPr>
            <w:rStyle w:val="Hyperlink"/>
          </w:rPr>
          <w:t>https://onlinelibrary.wiley.com/doi/full/10.1111/aec.13569</w:t>
        </w:r>
      </w:hyperlink>
    </w:p>
  </w:comment>
  <w:comment w:id="328" w:author="Nimmo, Dale" w:date="2025-12-19T15:35:00Z" w:initials="DN">
    <w:p w14:paraId="3E2FB4AD" w14:textId="77777777" w:rsidR="007F0F9A" w:rsidRDefault="007F0F9A" w:rsidP="00BB446A">
      <w:pPr>
        <w:pStyle w:val="CommentText"/>
      </w:pPr>
      <w:r>
        <w:rPr>
          <w:rStyle w:val="CommentReference"/>
        </w:rPr>
        <w:annotationRef/>
      </w:r>
      <w:r>
        <w:t xml:space="preserve">Probably need to briefly explain why home ranges didn’t change. I know the potoroo example (from memory) argues that the home range is maintained by fine-scale movements within it change, and I think that’s the same for greater gliders in Miritis 2025.  </w:t>
      </w:r>
    </w:p>
  </w:comment>
  <w:comment w:id="329" w:author="Nimmo, Dale" w:date="2025-12-19T15:39:00Z" w:initials="DN">
    <w:p w14:paraId="253F8F3C" w14:textId="77777777" w:rsidR="00C85816" w:rsidRDefault="00C85816" w:rsidP="00C85816">
      <w:pPr>
        <w:pStyle w:val="CommentText"/>
      </w:pPr>
      <w:r>
        <w:rPr>
          <w:rStyle w:val="CommentReference"/>
        </w:rPr>
        <w:annotationRef/>
      </w:r>
      <w:r>
        <w:t xml:space="preserve">The results say birds = not significant </w:t>
      </w:r>
    </w:p>
  </w:comment>
  <w:comment w:id="330" w:author="Nimmo, Dale" w:date="2025-12-19T15:40:00Z" w:initials="DN">
    <w:p w14:paraId="31B066E8" w14:textId="77777777" w:rsidR="00125946" w:rsidRDefault="00125946" w:rsidP="00EF5E71">
      <w:pPr>
        <w:pStyle w:val="CommentText"/>
      </w:pPr>
      <w:r>
        <w:rPr>
          <w:rStyle w:val="CommentReference"/>
        </w:rPr>
        <w:annotationRef/>
      </w:r>
      <w:r>
        <w:t>I feel like you’ve already stated this earlier in the paragraph</w:t>
      </w:r>
    </w:p>
  </w:comment>
  <w:comment w:id="331" w:author="Nimmo, Dale" w:date="2025-12-22T10:34:00Z" w:initials="DN">
    <w:p w14:paraId="2E213960" w14:textId="77777777" w:rsidR="00BC271C" w:rsidRDefault="00BC271C" w:rsidP="00BC271C">
      <w:pPr>
        <w:pStyle w:val="CommentText"/>
      </w:pPr>
      <w:r>
        <w:rPr>
          <w:rStyle w:val="CommentReference"/>
        </w:rPr>
        <w:annotationRef/>
      </w:r>
      <w:r>
        <w:t>So the takeaway from this paragraph is that our sample is dominated by mammals because they’re easier to track, which is also true for most large animals, hence we have a sample of larger animals and cannot make strong inferences about small animals.</w:t>
      </w:r>
    </w:p>
  </w:comment>
  <w:comment w:id="332" w:author="Nimmo, Dale" w:date="2025-12-22T11:01:00Z" w:initials="DN">
    <w:p w14:paraId="4E88A028" w14:textId="77777777" w:rsidR="00FD5886" w:rsidRDefault="00FD5886" w:rsidP="00FD5886">
      <w:pPr>
        <w:pStyle w:val="CommentText"/>
      </w:pPr>
      <w:r>
        <w:rPr>
          <w:rStyle w:val="CommentReference"/>
        </w:rPr>
        <w:annotationRef/>
      </w:r>
      <w:r>
        <w:t xml:space="preserve">The other important thing is that we do not consider where animals are located with respect to the fire. An animal on a fire edge could move 100m into unburned areas and then resume normal behaviour. An animal deep in the interior of a fire might need to emigrate a long distance or seriously adjust their behaviour. So a fire with the same size, severity, season etc. will be experienced very differently depending on where it is located in relation to the burn.  This relates to the degree to which fire affected the external state as experienced by the animal. </w:t>
      </w:r>
    </w:p>
  </w:comment>
  <w:comment w:id="333" w:author="Mitchell Cowan" w:date="2025-12-05T22:39:00Z" w:initials="MC">
    <w:p w14:paraId="368A5E42" w14:textId="77777777" w:rsidR="00895C6F" w:rsidRDefault="00895C6F" w:rsidP="009E3FD3">
      <w:pPr>
        <w:pStyle w:val="CommentText"/>
      </w:pPr>
      <w:r>
        <w:rPr>
          <w:rStyle w:val="CommentReference"/>
        </w:rPr>
        <w:annotationRef/>
      </w:r>
      <w:r>
        <w:t>But could this heterogeneity and mixed habitats facilitate less movement if there are more resources accessible nearby?</w:t>
      </w:r>
    </w:p>
  </w:comment>
  <w:comment w:id="334" w:author="Tim Doherty" w:date="2025-12-03T08:37:00Z" w:initials="TD">
    <w:p w14:paraId="1D67A041" w14:textId="4569A3F9" w:rsidR="00743FD5" w:rsidRDefault="00743FD5" w:rsidP="00743FD5">
      <w:pPr>
        <w:pStyle w:val="CommentText"/>
      </w:pPr>
      <w:r>
        <w:rPr>
          <w:rStyle w:val="CommentReference"/>
        </w:rPr>
        <w:annotationRef/>
      </w:r>
      <w:r>
        <w:t>Is there any specific meta-analysis paper that can also be used to support this sentence?</w:t>
      </w:r>
    </w:p>
    <w:p w14:paraId="279DF098" w14:textId="77777777" w:rsidR="00743FD5" w:rsidRDefault="00743FD5" w:rsidP="00743FD5">
      <w:pPr>
        <w:pStyle w:val="CommentText"/>
      </w:pPr>
      <w:r>
        <w:t>I had a quick look at ‘Heterogeneity in ecological and evolutionary meta-analyses: its magnitude and implications’ but it wasn’t clear if is suitable</w:t>
      </w:r>
    </w:p>
  </w:comment>
  <w:comment w:id="335" w:author="Chris Jolly" w:date="2025-12-08T16:36:00Z" w:initials="CJ">
    <w:p w14:paraId="5830BEEB" w14:textId="77777777" w:rsidR="00130B7C" w:rsidRDefault="00130B7C" w:rsidP="00130B7C">
      <w:r>
        <w:rPr>
          <w:rStyle w:val="CommentReference"/>
        </w:rPr>
        <w:annotationRef/>
      </w:r>
      <w:r>
        <w:rPr>
          <w:sz w:val="20"/>
          <w:szCs w:val="20"/>
        </w:rPr>
        <w:t xml:space="preserve">Even when we did a fire systematic review in several languages these biases emerged </w:t>
      </w:r>
      <w:hyperlink r:id="rId3" w:history="1">
        <w:r w:rsidRPr="00612D6F">
          <w:rPr>
            <w:rStyle w:val="Hyperlink"/>
            <w:sz w:val="20"/>
            <w:szCs w:val="20"/>
          </w:rPr>
          <w:t>https://onlinelibrary.wiley.com/doi/full/10.1111/geb.13499</w:t>
        </w:r>
      </w:hyperlink>
    </w:p>
  </w:comment>
  <w:comment w:id="336" w:author="McAuley, Chloe" w:date="2026-03-20T14:10:00Z" w:initials="CM">
    <w:p w14:paraId="658EB52A" w14:textId="77777777" w:rsidR="003B675A" w:rsidRDefault="003B675A" w:rsidP="00C86584">
      <w:pPr>
        <w:pStyle w:val="CommentText"/>
      </w:pPr>
      <w:r>
        <w:rPr>
          <w:rStyle w:val="CommentReference"/>
        </w:rPr>
        <w:annotationRef/>
      </w:r>
      <w:r>
        <w:t xml:space="preserve">DN: I would focus on implications for theory rather than implications for conservation/management. There is a slight, marginal impact of planned fire but it’s not something you can base any management recommendations off. It’s not something we can argue is good or bad, without further research, so perhaps the implication is the next steps in that direction. </w:t>
      </w:r>
    </w:p>
  </w:comment>
  <w:comment w:id="337" w:author="McAuley, Chloe" w:date="2026-03-20T14:10:00Z" w:initials="CM">
    <w:p w14:paraId="1DCE0EF3" w14:textId="77777777" w:rsidR="00C86584" w:rsidRDefault="00C86584" w:rsidP="00C86584">
      <w:pPr>
        <w:pStyle w:val="CommentText"/>
      </w:pPr>
      <w:r>
        <w:rPr>
          <w:rStyle w:val="CommentReference"/>
        </w:rPr>
        <w:annotationRef/>
      </w:r>
      <w:r>
        <w:t>DW:This paragraph seems a bit out of place here. This reads to me like a good conclusion para, I think it should be moved there</w:t>
      </w:r>
    </w:p>
  </w:comment>
  <w:comment w:id="338" w:author="Nimmo, Dale" w:date="2025-12-22T10:40:00Z" w:initials="DN">
    <w:p w14:paraId="7423497B" w14:textId="77777777" w:rsidR="00492AEE" w:rsidRDefault="00492AEE" w:rsidP="00646FD0">
      <w:pPr>
        <w:pStyle w:val="CommentText"/>
      </w:pPr>
      <w:r>
        <w:rPr>
          <w:rStyle w:val="CommentReference"/>
        </w:rPr>
        <w:annotationRef/>
      </w:r>
      <w:r>
        <w:t>Combining these two is still not sitting comfortably in my head. Distances and rates, could they be separated?</w:t>
      </w:r>
    </w:p>
  </w:comment>
  <w:comment w:id="339" w:author="Nimmo, Dale" w:date="2025-12-22T10:41:00Z" w:initials="DN">
    <w:p w14:paraId="08C6F0F8" w14:textId="77777777" w:rsidR="00492AEE" w:rsidRDefault="00492AEE" w:rsidP="00646FD0">
      <w:pPr>
        <w:pStyle w:val="CommentText"/>
      </w:pPr>
      <w:r>
        <w:rPr>
          <w:rStyle w:val="CommentReference"/>
        </w:rPr>
        <w:annotationRef/>
      </w:r>
      <w:r>
        <w:t xml:space="preserve">These if you can take this back to the Nathan model i.e., external drivers, internal state, motion capacity. Just a nod to those ideas is all that’s required, to keep the paper conceptually grounded and consistent. </w:t>
      </w:r>
    </w:p>
  </w:comment>
  <w:comment w:id="340" w:author="Dylan Westaway" w:date="2025-12-10T10:11:00Z" w:initials="DW">
    <w:p w14:paraId="6FC87BB4" w14:textId="77777777" w:rsidR="00584E69" w:rsidRDefault="00584E69" w:rsidP="00584E69">
      <w:pPr>
        <w:pStyle w:val="CommentText"/>
      </w:pPr>
      <w:r>
        <w:rPr>
          <w:rStyle w:val="CommentReference"/>
        </w:rPr>
        <w:annotationRef/>
      </w:r>
      <w:r>
        <w:t xml:space="preserve">Check Pellegrini et al., some of the authors first names have been included as last names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59F2AFC" w15:done="0"/>
  <w15:commentEx w15:paraId="7EDFEC2B" w15:done="0"/>
  <w15:commentEx w15:paraId="4B7F4299" w15:done="1"/>
  <w15:commentEx w15:paraId="1DB229F6" w15:paraIdParent="4B7F4299" w15:done="1"/>
  <w15:commentEx w15:paraId="71EA2601" w15:paraIdParent="4B7F4299" w15:done="1"/>
  <w15:commentEx w15:paraId="3723C2C9" w15:done="1"/>
  <w15:commentEx w15:paraId="281ED3AA" w15:done="1"/>
  <w15:commentEx w15:paraId="35E48725" w15:done="0"/>
  <w15:commentEx w15:paraId="5625E8AF" w15:paraIdParent="35E48725" w15:done="0"/>
  <w15:commentEx w15:paraId="4E337716" w15:done="0"/>
  <w15:commentEx w15:paraId="15934C14" w15:paraIdParent="4E337716" w15:done="0"/>
  <w15:commentEx w15:paraId="64E2E4BD" w15:done="1"/>
  <w15:commentEx w15:paraId="5FCEBEDE" w15:done="1"/>
  <w15:commentEx w15:paraId="2BB6B34F" w15:done="1"/>
  <w15:commentEx w15:paraId="7F2D7104" w15:paraIdParent="2BB6B34F" w15:done="1"/>
  <w15:commentEx w15:paraId="68CCC90B" w15:done="0"/>
  <w15:commentEx w15:paraId="25B4D113" w15:paraIdParent="68CCC90B" w15:done="0"/>
  <w15:commentEx w15:paraId="0FA29CFF" w15:done="0"/>
  <w15:commentEx w15:paraId="70C8DE9F" w15:done="1"/>
  <w15:commentEx w15:paraId="0A51BFFA" w15:paraIdParent="70C8DE9F" w15:done="1"/>
  <w15:commentEx w15:paraId="2EE48CF6" w15:done="1"/>
  <w15:commentEx w15:paraId="45EF77BC" w15:done="1"/>
  <w15:commentEx w15:paraId="55220BE7" w15:done="1"/>
  <w15:commentEx w15:paraId="453C87BA" w15:done="1"/>
  <w15:commentEx w15:paraId="3E2FB4AD" w15:done="1"/>
  <w15:commentEx w15:paraId="253F8F3C" w15:done="1"/>
  <w15:commentEx w15:paraId="31B066E8" w15:done="1"/>
  <w15:commentEx w15:paraId="2E213960" w15:done="1"/>
  <w15:commentEx w15:paraId="4E88A028" w15:done="1"/>
  <w15:commentEx w15:paraId="368A5E42" w15:done="1"/>
  <w15:commentEx w15:paraId="279DF098" w15:done="0"/>
  <w15:commentEx w15:paraId="5830BEEB" w15:done="1"/>
  <w15:commentEx w15:paraId="658EB52A" w15:done="1"/>
  <w15:commentEx w15:paraId="1DCE0EF3" w15:done="1"/>
  <w15:commentEx w15:paraId="7423497B" w15:done="1"/>
  <w15:commentEx w15:paraId="08C6F0F8" w15:done="1"/>
  <w15:commentEx w15:paraId="6FC87BB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095F024" w16cex:dateUtc="2025-10-30T01:54:00Z"/>
  <w16cex:commentExtensible w16cex:durableId="75C18066" w16cex:dateUtc="2025-12-19T03:29:00Z"/>
  <w16cex:commentExtensible w16cex:durableId="71857122" w16cex:dateUtc="2025-12-19T03:58:00Z"/>
  <w16cex:commentExtensible w16cex:durableId="642E2F2E" w16cex:dateUtc="2025-12-19T04:00:00Z"/>
  <w16cex:commentExtensible w16cex:durableId="0C0E99C4" w16cex:dateUtc="2026-01-19T03:37:00Z"/>
  <w16cex:commentExtensible w16cex:durableId="20713B8F" w16cex:dateUtc="2025-12-19T04:01:00Z"/>
  <w16cex:commentExtensible w16cex:durableId="6E790312" w16cex:dateUtc="2025-12-05T13:17:00Z"/>
  <w16cex:commentExtensible w16cex:durableId="436DF1E2" w16cex:dateUtc="2025-12-19T04:17:00Z"/>
  <w16cex:commentExtensible w16cex:durableId="225287BC" w16cex:dateUtc="2026-01-19T11:37:00Z"/>
  <w16cex:commentExtensible w16cex:durableId="46BB9B6E" w16cex:dateUtc="2025-12-19T04:07:00Z"/>
  <w16cex:commentExtensible w16cex:durableId="793445F0" w16cex:dateUtc="2026-03-16T02:17:00Z"/>
  <w16cex:commentExtensible w16cex:durableId="0DB58B80" w16cex:dateUtc="2025-12-05T14:00:00Z"/>
  <w16cex:commentExtensible w16cex:durableId="50555084" w16cex:dateUtc="2025-12-05T14:00:00Z"/>
  <w16cex:commentExtensible w16cex:durableId="27BDACA8" w16cex:dateUtc="2025-12-19T04:21:00Z"/>
  <w16cex:commentExtensible w16cex:durableId="6A68BCA4" w16cex:dateUtc="2025-12-19T04:23:00Z"/>
  <w16cex:commentExtensible w16cex:durableId="6B95C8A3" w16cex:dateUtc="2025-12-21T23:27:00Z"/>
  <w16cex:commentExtensible w16cex:durableId="64F47720" w16cex:dateUtc="2026-01-19T11:48:00Z"/>
  <w16cex:commentExtensible w16cex:durableId="45A9128C" w16cex:dateUtc="2026-04-06T13:39:00Z"/>
  <w16cex:commentExtensible w16cex:durableId="0BDA065D" w16cex:dateUtc="2025-12-19T04:25:00Z"/>
  <w16cex:commentExtensible w16cex:durableId="44306642" w16cex:dateUtc="2026-03-16T08:20:00Z"/>
  <w16cex:commentExtensible w16cex:durableId="70BAA668" w16cex:dateUtc="2025-12-05T14:07:00Z"/>
  <w16cex:commentExtensible w16cex:durableId="723E14D1" w16cex:dateUtc="2025-12-05T07:48:00Z"/>
  <w16cex:commentExtensible w16cex:durableId="492DE5FA" w16cex:dateUtc="2026-03-18T07:32:00Z"/>
  <w16cex:commentExtensible w16cex:durableId="4B8BA6B6" w16cex:dateUtc="2025-12-05T14:15:00Z"/>
  <w16cex:commentExtensible w16cex:durableId="084B4D05" w16cex:dateUtc="2025-12-19T04:35:00Z"/>
  <w16cex:commentExtensible w16cex:durableId="151D2BAC" w16cex:dateUtc="2025-12-19T04:39:00Z"/>
  <w16cex:commentExtensible w16cex:durableId="33E12EA9" w16cex:dateUtc="2025-12-19T04:40:00Z"/>
  <w16cex:commentExtensible w16cex:durableId="382363F0" w16cex:dateUtc="2025-12-21T23:34:00Z"/>
  <w16cex:commentExtensible w16cex:durableId="1783867D" w16cex:dateUtc="2025-12-22T00:01:00Z"/>
  <w16cex:commentExtensible w16cex:durableId="785C6646" w16cex:dateUtc="2025-12-05T14:39:00Z"/>
  <w16cex:commentExtensible w16cex:durableId="5DB6BE29" w16cex:dateUtc="2025-12-03T00:37:00Z"/>
  <w16cex:commentExtensible w16cex:durableId="03A179C1" w16cex:dateUtc="2025-12-08T07:06:00Z"/>
  <w16cex:commentExtensible w16cex:durableId="66BA756E" w16cex:dateUtc="2026-03-20T06:10:00Z"/>
  <w16cex:commentExtensible w16cex:durableId="6D39A13C" w16cex:dateUtc="2026-03-20T06:10:00Z"/>
  <w16cex:commentExtensible w16cex:durableId="5E333D98" w16cex:dateUtc="2025-12-21T23:40:00Z"/>
  <w16cex:commentExtensible w16cex:durableId="2AFD9CB7" w16cex:dateUtc="2025-12-21T23:41:00Z"/>
  <w16cex:commentExtensible w16cex:durableId="66B05423" w16cex:dateUtc="2025-12-09T23: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59F2AFC" w16cid:durableId="3095F024"/>
  <w16cid:commentId w16cid:paraId="7EDFEC2B" w16cid:durableId="75C18066"/>
  <w16cid:commentId w16cid:paraId="4B7F4299" w16cid:durableId="71857122"/>
  <w16cid:commentId w16cid:paraId="1DB229F6" w16cid:durableId="642E2F2E"/>
  <w16cid:commentId w16cid:paraId="71EA2601" w16cid:durableId="0C0E99C4"/>
  <w16cid:commentId w16cid:paraId="3723C2C9" w16cid:durableId="20713B8F"/>
  <w16cid:commentId w16cid:paraId="281ED3AA" w16cid:durableId="6E790312"/>
  <w16cid:commentId w16cid:paraId="35E48725" w16cid:durableId="436DF1E2"/>
  <w16cid:commentId w16cid:paraId="5625E8AF" w16cid:durableId="225287BC"/>
  <w16cid:commentId w16cid:paraId="4E337716" w16cid:durableId="46BB9B6E"/>
  <w16cid:commentId w16cid:paraId="15934C14" w16cid:durableId="793445F0"/>
  <w16cid:commentId w16cid:paraId="64E2E4BD" w16cid:durableId="0DB58B80"/>
  <w16cid:commentId w16cid:paraId="5FCEBEDE" w16cid:durableId="50555084"/>
  <w16cid:commentId w16cid:paraId="2BB6B34F" w16cid:durableId="27BDACA8"/>
  <w16cid:commentId w16cid:paraId="7F2D7104" w16cid:durableId="6A68BCA4"/>
  <w16cid:commentId w16cid:paraId="68CCC90B" w16cid:durableId="6B95C8A3"/>
  <w16cid:commentId w16cid:paraId="25B4D113" w16cid:durableId="64F47720"/>
  <w16cid:commentId w16cid:paraId="0FA29CFF" w16cid:durableId="45A9128C"/>
  <w16cid:commentId w16cid:paraId="70C8DE9F" w16cid:durableId="0BDA065D"/>
  <w16cid:commentId w16cid:paraId="0A51BFFA" w16cid:durableId="44306642"/>
  <w16cid:commentId w16cid:paraId="2EE48CF6" w16cid:durableId="70BAA668"/>
  <w16cid:commentId w16cid:paraId="45EF77BC" w16cid:durableId="723E14D1"/>
  <w16cid:commentId w16cid:paraId="55220BE7" w16cid:durableId="492DE5FA"/>
  <w16cid:commentId w16cid:paraId="453C87BA" w16cid:durableId="4B8BA6B6"/>
  <w16cid:commentId w16cid:paraId="3E2FB4AD" w16cid:durableId="084B4D05"/>
  <w16cid:commentId w16cid:paraId="253F8F3C" w16cid:durableId="151D2BAC"/>
  <w16cid:commentId w16cid:paraId="31B066E8" w16cid:durableId="33E12EA9"/>
  <w16cid:commentId w16cid:paraId="2E213960" w16cid:durableId="382363F0"/>
  <w16cid:commentId w16cid:paraId="4E88A028" w16cid:durableId="1783867D"/>
  <w16cid:commentId w16cid:paraId="368A5E42" w16cid:durableId="785C6646"/>
  <w16cid:commentId w16cid:paraId="279DF098" w16cid:durableId="5DB6BE29"/>
  <w16cid:commentId w16cid:paraId="5830BEEB" w16cid:durableId="03A179C1"/>
  <w16cid:commentId w16cid:paraId="658EB52A" w16cid:durableId="66BA756E"/>
  <w16cid:commentId w16cid:paraId="1DCE0EF3" w16cid:durableId="6D39A13C"/>
  <w16cid:commentId w16cid:paraId="7423497B" w16cid:durableId="5E333D98"/>
  <w16cid:commentId w16cid:paraId="08C6F0F8" w16cid:durableId="2AFD9CB7"/>
  <w16cid:commentId w16cid:paraId="6FC87BB4" w16cid:durableId="66B0542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BFA68" w14:textId="77777777" w:rsidR="00670E97" w:rsidRDefault="00670E97" w:rsidP="00587563">
      <w:pPr>
        <w:spacing w:after="0" w:line="240" w:lineRule="auto"/>
      </w:pPr>
      <w:r>
        <w:separator/>
      </w:r>
    </w:p>
  </w:endnote>
  <w:endnote w:type="continuationSeparator" w:id="0">
    <w:p w14:paraId="06FD45BF" w14:textId="77777777" w:rsidR="00670E97" w:rsidRDefault="00670E97" w:rsidP="005875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ans Serif Collection">
    <w:panose1 w:val="020B0502040504020204"/>
    <w:charset w:val="00"/>
    <w:family w:val="swiss"/>
    <w:pitch w:val="variable"/>
    <w:sig w:usb0="E057A3FF" w:usb1="4200605F" w:usb2="29100029" w:usb3="00000000" w:csb0="000001D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79C757" w14:textId="77777777" w:rsidR="00670E97" w:rsidRDefault="00670E97" w:rsidP="00587563">
      <w:pPr>
        <w:spacing w:after="0" w:line="240" w:lineRule="auto"/>
      </w:pPr>
      <w:r>
        <w:separator/>
      </w:r>
    </w:p>
  </w:footnote>
  <w:footnote w:type="continuationSeparator" w:id="0">
    <w:p w14:paraId="038B05DE" w14:textId="77777777" w:rsidR="00670E97" w:rsidRDefault="00670E97" w:rsidP="005875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88D1D" w14:textId="3005C845" w:rsidR="00587563" w:rsidRDefault="00587563">
    <w:pPr>
      <w:pStyle w:val="Header"/>
    </w:pPr>
    <w:r>
      <w:rPr>
        <w:noProof/>
      </w:rPr>
      <mc:AlternateContent>
        <mc:Choice Requires="wps">
          <w:drawing>
            <wp:anchor distT="0" distB="0" distL="0" distR="0" simplePos="0" relativeHeight="251659264" behindDoc="0" locked="0" layoutInCell="1" allowOverlap="1" wp14:anchorId="68E0C7F8" wp14:editId="78C0680F">
              <wp:simplePos x="635" y="635"/>
              <wp:positionH relativeFrom="page">
                <wp:align>center</wp:align>
              </wp:positionH>
              <wp:positionV relativeFrom="page">
                <wp:align>top</wp:align>
              </wp:positionV>
              <wp:extent cx="551815" cy="469265"/>
              <wp:effectExtent l="0" t="0" r="635" b="6985"/>
              <wp:wrapNone/>
              <wp:docPr id="803640840"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69265"/>
                      </a:xfrm>
                      <a:prstGeom prst="rect">
                        <a:avLst/>
                      </a:prstGeom>
                      <a:noFill/>
                      <a:ln>
                        <a:noFill/>
                      </a:ln>
                    </wps:spPr>
                    <wps:txbx>
                      <w:txbxContent>
                        <w:p w14:paraId="49DFEA4E" w14:textId="2E2C9AB6" w:rsidR="00587563" w:rsidRPr="00587563" w:rsidRDefault="00587563" w:rsidP="00587563">
                          <w:pPr>
                            <w:spacing w:after="0"/>
                            <w:rPr>
                              <w:rFonts w:ascii="Calibri" w:eastAsia="Calibri" w:hAnsi="Calibri" w:cs="Calibri"/>
                              <w:noProof/>
                              <w:color w:val="000000"/>
                              <w:szCs w:val="24"/>
                            </w:rPr>
                          </w:pPr>
                          <w:r w:rsidRPr="00587563">
                            <w:rPr>
                              <w:rFonts w:ascii="Calibri" w:eastAsia="Calibri" w:hAnsi="Calibri" w:cs="Calibri"/>
                              <w:noProof/>
                              <w:color w:val="000000"/>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8E0C7F8" id="_x0000_t202" coordsize="21600,21600" o:spt="202" path="m,l,21600r21600,l21600,xe">
              <v:stroke joinstyle="miter"/>
              <v:path gradientshapeok="t" o:connecttype="rect"/>
            </v:shapetype>
            <v:shape id="Text Box 2" o:spid="_x0000_s1026" type="#_x0000_t202" alt="OFFICIAL" style="position:absolute;margin-left:0;margin-top:0;width:43.45pt;height:36.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" filled="f" stroked="f">
              <v:textbox style="mso-fit-shape-to-text:t" inset="0,15pt,0,0">
                <w:txbxContent>
                  <w:p w14:paraId="49DFEA4E" w14:textId="2E2C9AB6" w:rsidR="00587563" w:rsidRPr="00587563" w:rsidRDefault="00587563" w:rsidP="00587563">
                    <w:pPr>
                      <w:spacing w:after="0"/>
                      <w:rPr>
                        <w:rFonts w:ascii="Calibri" w:eastAsia="Calibri" w:hAnsi="Calibri" w:cs="Calibri"/>
                        <w:noProof/>
                        <w:color w:val="000000"/>
                        <w:szCs w:val="24"/>
                      </w:rPr>
                    </w:pPr>
                    <w:r w:rsidRPr="00587563">
                      <w:rPr>
                        <w:rFonts w:ascii="Calibri" w:eastAsia="Calibri" w:hAnsi="Calibri" w:cs="Calibri"/>
                        <w:noProof/>
                        <w:color w:val="000000"/>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40FE8" w14:textId="68CB39C9" w:rsidR="00587563" w:rsidRDefault="00587563">
    <w:pPr>
      <w:pStyle w:val="Header"/>
    </w:pPr>
    <w:r>
      <w:rPr>
        <w:noProof/>
      </w:rPr>
      <mc:AlternateContent>
        <mc:Choice Requires="wps">
          <w:drawing>
            <wp:anchor distT="0" distB="0" distL="0" distR="0" simplePos="0" relativeHeight="251658240" behindDoc="0" locked="0" layoutInCell="1" allowOverlap="1" wp14:anchorId="5774BF17" wp14:editId="3348657C">
              <wp:simplePos x="635" y="635"/>
              <wp:positionH relativeFrom="page">
                <wp:align>center</wp:align>
              </wp:positionH>
              <wp:positionV relativeFrom="page">
                <wp:align>top</wp:align>
              </wp:positionV>
              <wp:extent cx="551815" cy="469265"/>
              <wp:effectExtent l="0" t="0" r="635" b="6985"/>
              <wp:wrapNone/>
              <wp:docPr id="1158085693"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69265"/>
                      </a:xfrm>
                      <a:prstGeom prst="rect">
                        <a:avLst/>
                      </a:prstGeom>
                      <a:noFill/>
                      <a:ln>
                        <a:noFill/>
                      </a:ln>
                    </wps:spPr>
                    <wps:txbx>
                      <w:txbxContent>
                        <w:p w14:paraId="462C8F89" w14:textId="368B422D" w:rsidR="00587563" w:rsidRPr="00587563" w:rsidRDefault="00587563" w:rsidP="00587563">
                          <w:pPr>
                            <w:spacing w:after="0"/>
                            <w:rPr>
                              <w:rFonts w:ascii="Calibri" w:eastAsia="Calibri" w:hAnsi="Calibri" w:cs="Calibri"/>
                              <w:noProof/>
                              <w:color w:val="000000"/>
                              <w:szCs w:val="24"/>
                            </w:rPr>
                          </w:pPr>
                          <w:r w:rsidRPr="00587563">
                            <w:rPr>
                              <w:rFonts w:ascii="Calibri" w:eastAsia="Calibri" w:hAnsi="Calibri" w:cs="Calibri"/>
                              <w:noProof/>
                              <w:color w:val="000000"/>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774BF17" id="_x0000_t202" coordsize="21600,21600" o:spt="202" path="m,l,21600r21600,l21600,xe">
              <v:stroke joinstyle="miter"/>
              <v:path gradientshapeok="t" o:connecttype="rect"/>
            </v:shapetype>
            <v:shape id="Text Box 1" o:spid="_x0000_s1027" type="#_x0000_t202" alt="OFFICIAL" style="position:absolute;margin-left:0;margin-top:0;width:43.45pt;height:36.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" filled="f" stroked="f">
              <v:textbox style="mso-fit-shape-to-text:t" inset="0,15pt,0,0">
                <w:txbxContent>
                  <w:p w14:paraId="462C8F89" w14:textId="368B422D" w:rsidR="00587563" w:rsidRPr="00587563" w:rsidRDefault="00587563" w:rsidP="00587563">
                    <w:pPr>
                      <w:spacing w:after="0"/>
                      <w:rPr>
                        <w:rFonts w:ascii="Calibri" w:eastAsia="Calibri" w:hAnsi="Calibri" w:cs="Calibri"/>
                        <w:noProof/>
                        <w:color w:val="000000"/>
                        <w:szCs w:val="24"/>
                      </w:rPr>
                    </w:pPr>
                    <w:r w:rsidRPr="00587563">
                      <w:rPr>
                        <w:rFonts w:ascii="Calibri" w:eastAsia="Calibri" w:hAnsi="Calibri" w:cs="Calibri"/>
                        <w:noProof/>
                        <w:color w:val="000000"/>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63C81"/>
    <w:multiLevelType w:val="hybridMultilevel"/>
    <w:tmpl w:val="DBFE5358"/>
    <w:lvl w:ilvl="0" w:tplc="D0CE0FA4">
      <w:start w:val="1"/>
      <w:numFmt w:val="decimal"/>
      <w:lvlText w:val="(%1)"/>
      <w:lvlJc w:val="left"/>
      <w:pPr>
        <w:ind w:left="1440" w:hanging="360"/>
      </w:pPr>
    </w:lvl>
    <w:lvl w:ilvl="1" w:tplc="69685780">
      <w:start w:val="1"/>
      <w:numFmt w:val="decimal"/>
      <w:lvlText w:val="(%2)"/>
      <w:lvlJc w:val="left"/>
      <w:pPr>
        <w:ind w:left="1440" w:hanging="360"/>
      </w:pPr>
    </w:lvl>
    <w:lvl w:ilvl="2" w:tplc="24845B9E">
      <w:start w:val="1"/>
      <w:numFmt w:val="decimal"/>
      <w:lvlText w:val="(%3)"/>
      <w:lvlJc w:val="left"/>
      <w:pPr>
        <w:ind w:left="1440" w:hanging="360"/>
      </w:pPr>
    </w:lvl>
    <w:lvl w:ilvl="3" w:tplc="3604BA0C">
      <w:start w:val="1"/>
      <w:numFmt w:val="decimal"/>
      <w:lvlText w:val="(%4)"/>
      <w:lvlJc w:val="left"/>
      <w:pPr>
        <w:ind w:left="1440" w:hanging="360"/>
      </w:pPr>
    </w:lvl>
    <w:lvl w:ilvl="4" w:tplc="D4F0A984">
      <w:start w:val="1"/>
      <w:numFmt w:val="decimal"/>
      <w:lvlText w:val="(%5)"/>
      <w:lvlJc w:val="left"/>
      <w:pPr>
        <w:ind w:left="1440" w:hanging="360"/>
      </w:pPr>
    </w:lvl>
    <w:lvl w:ilvl="5" w:tplc="B1382B88">
      <w:start w:val="1"/>
      <w:numFmt w:val="decimal"/>
      <w:lvlText w:val="(%6)"/>
      <w:lvlJc w:val="left"/>
      <w:pPr>
        <w:ind w:left="1440" w:hanging="360"/>
      </w:pPr>
    </w:lvl>
    <w:lvl w:ilvl="6" w:tplc="8312C9C4">
      <w:start w:val="1"/>
      <w:numFmt w:val="decimal"/>
      <w:lvlText w:val="(%7)"/>
      <w:lvlJc w:val="left"/>
      <w:pPr>
        <w:ind w:left="1440" w:hanging="360"/>
      </w:pPr>
    </w:lvl>
    <w:lvl w:ilvl="7" w:tplc="08DE9CD4">
      <w:start w:val="1"/>
      <w:numFmt w:val="decimal"/>
      <w:lvlText w:val="(%8)"/>
      <w:lvlJc w:val="left"/>
      <w:pPr>
        <w:ind w:left="1440" w:hanging="360"/>
      </w:pPr>
    </w:lvl>
    <w:lvl w:ilvl="8" w:tplc="F5683A64">
      <w:start w:val="1"/>
      <w:numFmt w:val="decimal"/>
      <w:lvlText w:val="(%9)"/>
      <w:lvlJc w:val="left"/>
      <w:pPr>
        <w:ind w:left="1440" w:hanging="360"/>
      </w:pPr>
    </w:lvl>
  </w:abstractNum>
  <w:abstractNum w:abstractNumId="1" w15:restartNumberingAfterBreak="0">
    <w:nsid w:val="05217615"/>
    <w:multiLevelType w:val="hybridMultilevel"/>
    <w:tmpl w:val="9878CE58"/>
    <w:lvl w:ilvl="0" w:tplc="BBE6D564">
      <w:start w:val="1"/>
      <w:numFmt w:val="decimal"/>
      <w:lvlText w:val="%1."/>
      <w:lvlJc w:val="left"/>
      <w:pPr>
        <w:ind w:left="1440" w:hanging="360"/>
      </w:pPr>
    </w:lvl>
    <w:lvl w:ilvl="1" w:tplc="F17EF6DE">
      <w:start w:val="1"/>
      <w:numFmt w:val="decimal"/>
      <w:lvlText w:val="%2."/>
      <w:lvlJc w:val="left"/>
      <w:pPr>
        <w:ind w:left="1440" w:hanging="360"/>
      </w:pPr>
    </w:lvl>
    <w:lvl w:ilvl="2" w:tplc="31B8D29C">
      <w:start w:val="1"/>
      <w:numFmt w:val="decimal"/>
      <w:lvlText w:val="%3."/>
      <w:lvlJc w:val="left"/>
      <w:pPr>
        <w:ind w:left="1440" w:hanging="360"/>
      </w:pPr>
    </w:lvl>
    <w:lvl w:ilvl="3" w:tplc="5C92CDE2">
      <w:start w:val="1"/>
      <w:numFmt w:val="decimal"/>
      <w:lvlText w:val="%4."/>
      <w:lvlJc w:val="left"/>
      <w:pPr>
        <w:ind w:left="1440" w:hanging="360"/>
      </w:pPr>
    </w:lvl>
    <w:lvl w:ilvl="4" w:tplc="D4E63072">
      <w:start w:val="1"/>
      <w:numFmt w:val="decimal"/>
      <w:lvlText w:val="%5."/>
      <w:lvlJc w:val="left"/>
      <w:pPr>
        <w:ind w:left="1440" w:hanging="360"/>
      </w:pPr>
    </w:lvl>
    <w:lvl w:ilvl="5" w:tplc="15C8EEC4">
      <w:start w:val="1"/>
      <w:numFmt w:val="decimal"/>
      <w:lvlText w:val="%6."/>
      <w:lvlJc w:val="left"/>
      <w:pPr>
        <w:ind w:left="1440" w:hanging="360"/>
      </w:pPr>
    </w:lvl>
    <w:lvl w:ilvl="6" w:tplc="75F806A2">
      <w:start w:val="1"/>
      <w:numFmt w:val="decimal"/>
      <w:lvlText w:val="%7."/>
      <w:lvlJc w:val="left"/>
      <w:pPr>
        <w:ind w:left="1440" w:hanging="360"/>
      </w:pPr>
    </w:lvl>
    <w:lvl w:ilvl="7" w:tplc="B50C09C0">
      <w:start w:val="1"/>
      <w:numFmt w:val="decimal"/>
      <w:lvlText w:val="%8."/>
      <w:lvlJc w:val="left"/>
      <w:pPr>
        <w:ind w:left="1440" w:hanging="360"/>
      </w:pPr>
    </w:lvl>
    <w:lvl w:ilvl="8" w:tplc="4DF2B664">
      <w:start w:val="1"/>
      <w:numFmt w:val="decimal"/>
      <w:lvlText w:val="%9."/>
      <w:lvlJc w:val="left"/>
      <w:pPr>
        <w:ind w:left="1440" w:hanging="360"/>
      </w:pPr>
    </w:lvl>
  </w:abstractNum>
  <w:abstractNum w:abstractNumId="2" w15:restartNumberingAfterBreak="0">
    <w:nsid w:val="05D30CB6"/>
    <w:multiLevelType w:val="hybridMultilevel"/>
    <w:tmpl w:val="E0A8347E"/>
    <w:lvl w:ilvl="0" w:tplc="F3B05ED0">
      <w:numFmt w:val="bullet"/>
      <w:lvlText w:val="-"/>
      <w:lvlJc w:val="left"/>
      <w:pPr>
        <w:ind w:left="720" w:hanging="360"/>
      </w:pPr>
      <w:rPr>
        <w:rFonts w:ascii="Times New Roman" w:eastAsiaTheme="minorHAnsi"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6406872"/>
    <w:multiLevelType w:val="hybridMultilevel"/>
    <w:tmpl w:val="6FC8BFD0"/>
    <w:lvl w:ilvl="0" w:tplc="3FDC4B60">
      <w:start w:val="1"/>
      <w:numFmt w:val="decimal"/>
      <w:lvlText w:val="%1."/>
      <w:lvlJc w:val="left"/>
      <w:pPr>
        <w:ind w:left="1440" w:hanging="360"/>
      </w:pPr>
    </w:lvl>
    <w:lvl w:ilvl="1" w:tplc="346C6234">
      <w:start w:val="1"/>
      <w:numFmt w:val="decimal"/>
      <w:lvlText w:val="%2."/>
      <w:lvlJc w:val="left"/>
      <w:pPr>
        <w:ind w:left="1440" w:hanging="360"/>
      </w:pPr>
    </w:lvl>
    <w:lvl w:ilvl="2" w:tplc="F9061034">
      <w:start w:val="1"/>
      <w:numFmt w:val="decimal"/>
      <w:lvlText w:val="%3."/>
      <w:lvlJc w:val="left"/>
      <w:pPr>
        <w:ind w:left="1440" w:hanging="360"/>
      </w:pPr>
    </w:lvl>
    <w:lvl w:ilvl="3" w:tplc="E83CE12E">
      <w:start w:val="1"/>
      <w:numFmt w:val="decimal"/>
      <w:lvlText w:val="%4."/>
      <w:lvlJc w:val="left"/>
      <w:pPr>
        <w:ind w:left="1440" w:hanging="360"/>
      </w:pPr>
    </w:lvl>
    <w:lvl w:ilvl="4" w:tplc="5DF0297C">
      <w:start w:val="1"/>
      <w:numFmt w:val="decimal"/>
      <w:lvlText w:val="%5."/>
      <w:lvlJc w:val="left"/>
      <w:pPr>
        <w:ind w:left="1440" w:hanging="360"/>
      </w:pPr>
    </w:lvl>
    <w:lvl w:ilvl="5" w:tplc="DC2AEDE0">
      <w:start w:val="1"/>
      <w:numFmt w:val="decimal"/>
      <w:lvlText w:val="%6."/>
      <w:lvlJc w:val="left"/>
      <w:pPr>
        <w:ind w:left="1440" w:hanging="360"/>
      </w:pPr>
    </w:lvl>
    <w:lvl w:ilvl="6" w:tplc="5A640A9C">
      <w:start w:val="1"/>
      <w:numFmt w:val="decimal"/>
      <w:lvlText w:val="%7."/>
      <w:lvlJc w:val="left"/>
      <w:pPr>
        <w:ind w:left="1440" w:hanging="360"/>
      </w:pPr>
    </w:lvl>
    <w:lvl w:ilvl="7" w:tplc="536AA534">
      <w:start w:val="1"/>
      <w:numFmt w:val="decimal"/>
      <w:lvlText w:val="%8."/>
      <w:lvlJc w:val="left"/>
      <w:pPr>
        <w:ind w:left="1440" w:hanging="360"/>
      </w:pPr>
    </w:lvl>
    <w:lvl w:ilvl="8" w:tplc="698A5C1E">
      <w:start w:val="1"/>
      <w:numFmt w:val="decimal"/>
      <w:lvlText w:val="%9."/>
      <w:lvlJc w:val="left"/>
      <w:pPr>
        <w:ind w:left="1440" w:hanging="360"/>
      </w:pPr>
    </w:lvl>
  </w:abstractNum>
  <w:abstractNum w:abstractNumId="4" w15:restartNumberingAfterBreak="0">
    <w:nsid w:val="0E0F0D71"/>
    <w:multiLevelType w:val="hybridMultilevel"/>
    <w:tmpl w:val="EC947E80"/>
    <w:lvl w:ilvl="0" w:tplc="3C084F2A">
      <w:start w:val="1"/>
      <w:numFmt w:val="decimal"/>
      <w:lvlText w:val="(%1)"/>
      <w:lvlJc w:val="left"/>
      <w:pPr>
        <w:ind w:left="1440" w:hanging="360"/>
      </w:pPr>
    </w:lvl>
    <w:lvl w:ilvl="1" w:tplc="51D254E4">
      <w:start w:val="1"/>
      <w:numFmt w:val="bullet"/>
      <w:lvlText w:val=""/>
      <w:lvlJc w:val="left"/>
      <w:pPr>
        <w:ind w:left="1800" w:hanging="360"/>
      </w:pPr>
      <w:rPr>
        <w:rFonts w:ascii="Symbol" w:hAnsi="Symbol"/>
      </w:rPr>
    </w:lvl>
    <w:lvl w:ilvl="2" w:tplc="33BAACD4">
      <w:start w:val="1"/>
      <w:numFmt w:val="decimal"/>
      <w:lvlText w:val="(%3)"/>
      <w:lvlJc w:val="left"/>
      <w:pPr>
        <w:ind w:left="1440" w:hanging="360"/>
      </w:pPr>
    </w:lvl>
    <w:lvl w:ilvl="3" w:tplc="C452F860">
      <w:start w:val="1"/>
      <w:numFmt w:val="decimal"/>
      <w:lvlText w:val="(%4)"/>
      <w:lvlJc w:val="left"/>
      <w:pPr>
        <w:ind w:left="1440" w:hanging="360"/>
      </w:pPr>
    </w:lvl>
    <w:lvl w:ilvl="4" w:tplc="13AC058C">
      <w:start w:val="1"/>
      <w:numFmt w:val="decimal"/>
      <w:lvlText w:val="(%5)"/>
      <w:lvlJc w:val="left"/>
      <w:pPr>
        <w:ind w:left="1440" w:hanging="360"/>
      </w:pPr>
    </w:lvl>
    <w:lvl w:ilvl="5" w:tplc="3004602C">
      <w:start w:val="1"/>
      <w:numFmt w:val="decimal"/>
      <w:lvlText w:val="(%6)"/>
      <w:lvlJc w:val="left"/>
      <w:pPr>
        <w:ind w:left="1440" w:hanging="360"/>
      </w:pPr>
    </w:lvl>
    <w:lvl w:ilvl="6" w:tplc="D556DD3E">
      <w:start w:val="1"/>
      <w:numFmt w:val="decimal"/>
      <w:lvlText w:val="(%7)"/>
      <w:lvlJc w:val="left"/>
      <w:pPr>
        <w:ind w:left="1440" w:hanging="360"/>
      </w:pPr>
    </w:lvl>
    <w:lvl w:ilvl="7" w:tplc="4EEC18FC">
      <w:start w:val="1"/>
      <w:numFmt w:val="decimal"/>
      <w:lvlText w:val="(%8)"/>
      <w:lvlJc w:val="left"/>
      <w:pPr>
        <w:ind w:left="1440" w:hanging="360"/>
      </w:pPr>
    </w:lvl>
    <w:lvl w:ilvl="8" w:tplc="BAE2F4B4">
      <w:start w:val="1"/>
      <w:numFmt w:val="decimal"/>
      <w:lvlText w:val="(%9)"/>
      <w:lvlJc w:val="left"/>
      <w:pPr>
        <w:ind w:left="1440" w:hanging="360"/>
      </w:pPr>
    </w:lvl>
  </w:abstractNum>
  <w:abstractNum w:abstractNumId="5" w15:restartNumberingAfterBreak="0">
    <w:nsid w:val="13E56708"/>
    <w:multiLevelType w:val="hybridMultilevel"/>
    <w:tmpl w:val="B78271C0"/>
    <w:lvl w:ilvl="0" w:tplc="6980C2B2">
      <w:start w:val="1"/>
      <w:numFmt w:val="decimal"/>
      <w:lvlText w:val="%1."/>
      <w:lvlJc w:val="left"/>
      <w:pPr>
        <w:ind w:left="1440" w:hanging="360"/>
      </w:pPr>
    </w:lvl>
    <w:lvl w:ilvl="1" w:tplc="B62A0166">
      <w:start w:val="1"/>
      <w:numFmt w:val="decimal"/>
      <w:lvlText w:val="%2."/>
      <w:lvlJc w:val="left"/>
      <w:pPr>
        <w:ind w:left="1440" w:hanging="360"/>
      </w:pPr>
    </w:lvl>
    <w:lvl w:ilvl="2" w:tplc="133C5CC4">
      <w:start w:val="1"/>
      <w:numFmt w:val="decimal"/>
      <w:lvlText w:val="%3."/>
      <w:lvlJc w:val="left"/>
      <w:pPr>
        <w:ind w:left="1440" w:hanging="360"/>
      </w:pPr>
    </w:lvl>
    <w:lvl w:ilvl="3" w:tplc="26D4FE98">
      <w:start w:val="1"/>
      <w:numFmt w:val="decimal"/>
      <w:lvlText w:val="%4."/>
      <w:lvlJc w:val="left"/>
      <w:pPr>
        <w:ind w:left="1440" w:hanging="360"/>
      </w:pPr>
    </w:lvl>
    <w:lvl w:ilvl="4" w:tplc="9AEA73F0">
      <w:start w:val="1"/>
      <w:numFmt w:val="decimal"/>
      <w:lvlText w:val="%5."/>
      <w:lvlJc w:val="left"/>
      <w:pPr>
        <w:ind w:left="1440" w:hanging="360"/>
      </w:pPr>
    </w:lvl>
    <w:lvl w:ilvl="5" w:tplc="5D340424">
      <w:start w:val="1"/>
      <w:numFmt w:val="decimal"/>
      <w:lvlText w:val="%6."/>
      <w:lvlJc w:val="left"/>
      <w:pPr>
        <w:ind w:left="1440" w:hanging="360"/>
      </w:pPr>
    </w:lvl>
    <w:lvl w:ilvl="6" w:tplc="4BAEBB9C">
      <w:start w:val="1"/>
      <w:numFmt w:val="decimal"/>
      <w:lvlText w:val="%7."/>
      <w:lvlJc w:val="left"/>
      <w:pPr>
        <w:ind w:left="1440" w:hanging="360"/>
      </w:pPr>
    </w:lvl>
    <w:lvl w:ilvl="7" w:tplc="D0A836DE">
      <w:start w:val="1"/>
      <w:numFmt w:val="decimal"/>
      <w:lvlText w:val="%8."/>
      <w:lvlJc w:val="left"/>
      <w:pPr>
        <w:ind w:left="1440" w:hanging="360"/>
      </w:pPr>
    </w:lvl>
    <w:lvl w:ilvl="8" w:tplc="3946BEF8">
      <w:start w:val="1"/>
      <w:numFmt w:val="decimal"/>
      <w:lvlText w:val="%9."/>
      <w:lvlJc w:val="left"/>
      <w:pPr>
        <w:ind w:left="1440" w:hanging="360"/>
      </w:pPr>
    </w:lvl>
  </w:abstractNum>
  <w:abstractNum w:abstractNumId="6" w15:restartNumberingAfterBreak="0">
    <w:nsid w:val="145C4711"/>
    <w:multiLevelType w:val="hybridMultilevel"/>
    <w:tmpl w:val="371C7712"/>
    <w:lvl w:ilvl="0" w:tplc="8474D9F0">
      <w:start w:val="1"/>
      <w:numFmt w:val="decimal"/>
      <w:lvlText w:val="%1."/>
      <w:lvlJc w:val="left"/>
      <w:pPr>
        <w:ind w:left="1020" w:hanging="360"/>
      </w:pPr>
    </w:lvl>
    <w:lvl w:ilvl="1" w:tplc="5ED0AEA2">
      <w:start w:val="1"/>
      <w:numFmt w:val="decimal"/>
      <w:lvlText w:val="%2."/>
      <w:lvlJc w:val="left"/>
      <w:pPr>
        <w:ind w:left="1020" w:hanging="360"/>
      </w:pPr>
    </w:lvl>
    <w:lvl w:ilvl="2" w:tplc="1E4CA0F6">
      <w:start w:val="1"/>
      <w:numFmt w:val="decimal"/>
      <w:lvlText w:val="%3."/>
      <w:lvlJc w:val="left"/>
      <w:pPr>
        <w:ind w:left="1020" w:hanging="360"/>
      </w:pPr>
    </w:lvl>
    <w:lvl w:ilvl="3" w:tplc="71EE1D40">
      <w:start w:val="1"/>
      <w:numFmt w:val="decimal"/>
      <w:lvlText w:val="%4."/>
      <w:lvlJc w:val="left"/>
      <w:pPr>
        <w:ind w:left="1020" w:hanging="360"/>
      </w:pPr>
    </w:lvl>
    <w:lvl w:ilvl="4" w:tplc="A964F8CE">
      <w:start w:val="1"/>
      <w:numFmt w:val="decimal"/>
      <w:lvlText w:val="%5."/>
      <w:lvlJc w:val="left"/>
      <w:pPr>
        <w:ind w:left="1020" w:hanging="360"/>
      </w:pPr>
    </w:lvl>
    <w:lvl w:ilvl="5" w:tplc="9BA46A86">
      <w:start w:val="1"/>
      <w:numFmt w:val="decimal"/>
      <w:lvlText w:val="%6."/>
      <w:lvlJc w:val="left"/>
      <w:pPr>
        <w:ind w:left="1020" w:hanging="360"/>
      </w:pPr>
    </w:lvl>
    <w:lvl w:ilvl="6" w:tplc="09A085E2">
      <w:start w:val="1"/>
      <w:numFmt w:val="decimal"/>
      <w:lvlText w:val="%7."/>
      <w:lvlJc w:val="left"/>
      <w:pPr>
        <w:ind w:left="1020" w:hanging="360"/>
      </w:pPr>
    </w:lvl>
    <w:lvl w:ilvl="7" w:tplc="C9D0EF06">
      <w:start w:val="1"/>
      <w:numFmt w:val="decimal"/>
      <w:lvlText w:val="%8."/>
      <w:lvlJc w:val="left"/>
      <w:pPr>
        <w:ind w:left="1020" w:hanging="360"/>
      </w:pPr>
    </w:lvl>
    <w:lvl w:ilvl="8" w:tplc="400A0AC0">
      <w:start w:val="1"/>
      <w:numFmt w:val="decimal"/>
      <w:lvlText w:val="%9."/>
      <w:lvlJc w:val="left"/>
      <w:pPr>
        <w:ind w:left="1020" w:hanging="360"/>
      </w:pPr>
    </w:lvl>
  </w:abstractNum>
  <w:abstractNum w:abstractNumId="7" w15:restartNumberingAfterBreak="0">
    <w:nsid w:val="2EE12749"/>
    <w:multiLevelType w:val="hybridMultilevel"/>
    <w:tmpl w:val="BB1831F2"/>
    <w:lvl w:ilvl="0" w:tplc="9ECC636E">
      <w:start w:val="1"/>
      <w:numFmt w:val="decimal"/>
      <w:lvlText w:val="(%1)"/>
      <w:lvlJc w:val="left"/>
      <w:pPr>
        <w:ind w:left="1440" w:hanging="360"/>
      </w:pPr>
    </w:lvl>
    <w:lvl w:ilvl="1" w:tplc="F654959A">
      <w:start w:val="1"/>
      <w:numFmt w:val="decimal"/>
      <w:lvlText w:val="(%2)"/>
      <w:lvlJc w:val="left"/>
      <w:pPr>
        <w:ind w:left="1440" w:hanging="360"/>
      </w:pPr>
    </w:lvl>
    <w:lvl w:ilvl="2" w:tplc="A39E7F0C">
      <w:start w:val="1"/>
      <w:numFmt w:val="decimal"/>
      <w:lvlText w:val="(%3)"/>
      <w:lvlJc w:val="left"/>
      <w:pPr>
        <w:ind w:left="1440" w:hanging="360"/>
      </w:pPr>
    </w:lvl>
    <w:lvl w:ilvl="3" w:tplc="58C61564">
      <w:start w:val="1"/>
      <w:numFmt w:val="decimal"/>
      <w:lvlText w:val="(%4)"/>
      <w:lvlJc w:val="left"/>
      <w:pPr>
        <w:ind w:left="1440" w:hanging="360"/>
      </w:pPr>
    </w:lvl>
    <w:lvl w:ilvl="4" w:tplc="1B90BFFA">
      <w:start w:val="1"/>
      <w:numFmt w:val="decimal"/>
      <w:lvlText w:val="(%5)"/>
      <w:lvlJc w:val="left"/>
      <w:pPr>
        <w:ind w:left="1440" w:hanging="360"/>
      </w:pPr>
    </w:lvl>
    <w:lvl w:ilvl="5" w:tplc="79D443EE">
      <w:start w:val="1"/>
      <w:numFmt w:val="decimal"/>
      <w:lvlText w:val="(%6)"/>
      <w:lvlJc w:val="left"/>
      <w:pPr>
        <w:ind w:left="1440" w:hanging="360"/>
      </w:pPr>
    </w:lvl>
    <w:lvl w:ilvl="6" w:tplc="68448822">
      <w:start w:val="1"/>
      <w:numFmt w:val="decimal"/>
      <w:lvlText w:val="(%7)"/>
      <w:lvlJc w:val="left"/>
      <w:pPr>
        <w:ind w:left="1440" w:hanging="360"/>
      </w:pPr>
    </w:lvl>
    <w:lvl w:ilvl="7" w:tplc="030E9E82">
      <w:start w:val="1"/>
      <w:numFmt w:val="decimal"/>
      <w:lvlText w:val="(%8)"/>
      <w:lvlJc w:val="left"/>
      <w:pPr>
        <w:ind w:left="1440" w:hanging="360"/>
      </w:pPr>
    </w:lvl>
    <w:lvl w:ilvl="8" w:tplc="611CE89C">
      <w:start w:val="1"/>
      <w:numFmt w:val="decimal"/>
      <w:lvlText w:val="(%9)"/>
      <w:lvlJc w:val="left"/>
      <w:pPr>
        <w:ind w:left="1440" w:hanging="360"/>
      </w:pPr>
    </w:lvl>
  </w:abstractNum>
  <w:abstractNum w:abstractNumId="8" w15:restartNumberingAfterBreak="0">
    <w:nsid w:val="31EC766C"/>
    <w:multiLevelType w:val="hybridMultilevel"/>
    <w:tmpl w:val="D05022CA"/>
    <w:lvl w:ilvl="0" w:tplc="0C2679A4">
      <w:start w:val="1"/>
      <w:numFmt w:val="decimal"/>
      <w:lvlText w:val="%1."/>
      <w:lvlJc w:val="left"/>
      <w:pPr>
        <w:ind w:left="1020" w:hanging="360"/>
      </w:pPr>
    </w:lvl>
    <w:lvl w:ilvl="1" w:tplc="F76EC862">
      <w:start w:val="1"/>
      <w:numFmt w:val="decimal"/>
      <w:lvlText w:val="%2."/>
      <w:lvlJc w:val="left"/>
      <w:pPr>
        <w:ind w:left="1020" w:hanging="360"/>
      </w:pPr>
    </w:lvl>
    <w:lvl w:ilvl="2" w:tplc="CB5876F0">
      <w:start w:val="1"/>
      <w:numFmt w:val="decimal"/>
      <w:lvlText w:val="%3."/>
      <w:lvlJc w:val="left"/>
      <w:pPr>
        <w:ind w:left="1020" w:hanging="360"/>
      </w:pPr>
    </w:lvl>
    <w:lvl w:ilvl="3" w:tplc="64E64FAE">
      <w:start w:val="1"/>
      <w:numFmt w:val="decimal"/>
      <w:lvlText w:val="%4."/>
      <w:lvlJc w:val="left"/>
      <w:pPr>
        <w:ind w:left="1020" w:hanging="360"/>
      </w:pPr>
    </w:lvl>
    <w:lvl w:ilvl="4" w:tplc="44886634">
      <w:start w:val="1"/>
      <w:numFmt w:val="decimal"/>
      <w:lvlText w:val="%5."/>
      <w:lvlJc w:val="left"/>
      <w:pPr>
        <w:ind w:left="1020" w:hanging="360"/>
      </w:pPr>
    </w:lvl>
    <w:lvl w:ilvl="5" w:tplc="54EC5FD8">
      <w:start w:val="1"/>
      <w:numFmt w:val="decimal"/>
      <w:lvlText w:val="%6."/>
      <w:lvlJc w:val="left"/>
      <w:pPr>
        <w:ind w:left="1020" w:hanging="360"/>
      </w:pPr>
    </w:lvl>
    <w:lvl w:ilvl="6" w:tplc="7FD0DC6C">
      <w:start w:val="1"/>
      <w:numFmt w:val="decimal"/>
      <w:lvlText w:val="%7."/>
      <w:lvlJc w:val="left"/>
      <w:pPr>
        <w:ind w:left="1020" w:hanging="360"/>
      </w:pPr>
    </w:lvl>
    <w:lvl w:ilvl="7" w:tplc="AC18C4DA">
      <w:start w:val="1"/>
      <w:numFmt w:val="decimal"/>
      <w:lvlText w:val="%8."/>
      <w:lvlJc w:val="left"/>
      <w:pPr>
        <w:ind w:left="1020" w:hanging="360"/>
      </w:pPr>
    </w:lvl>
    <w:lvl w:ilvl="8" w:tplc="73AE6BD0">
      <w:start w:val="1"/>
      <w:numFmt w:val="decimal"/>
      <w:lvlText w:val="%9."/>
      <w:lvlJc w:val="left"/>
      <w:pPr>
        <w:ind w:left="1020" w:hanging="360"/>
      </w:pPr>
    </w:lvl>
  </w:abstractNum>
  <w:abstractNum w:abstractNumId="9" w15:restartNumberingAfterBreak="0">
    <w:nsid w:val="34AE2597"/>
    <w:multiLevelType w:val="hybridMultilevel"/>
    <w:tmpl w:val="8B48C450"/>
    <w:lvl w:ilvl="0" w:tplc="A5124E72">
      <w:start w:val="1"/>
      <w:numFmt w:val="decimal"/>
      <w:lvlText w:val="(%1)"/>
      <w:lvlJc w:val="left"/>
      <w:pPr>
        <w:ind w:left="1440" w:hanging="360"/>
      </w:pPr>
    </w:lvl>
    <w:lvl w:ilvl="1" w:tplc="D716F75C">
      <w:start w:val="1"/>
      <w:numFmt w:val="decimal"/>
      <w:lvlText w:val="(%2)"/>
      <w:lvlJc w:val="left"/>
      <w:pPr>
        <w:ind w:left="1440" w:hanging="360"/>
      </w:pPr>
    </w:lvl>
    <w:lvl w:ilvl="2" w:tplc="3B9640F0">
      <w:start w:val="1"/>
      <w:numFmt w:val="decimal"/>
      <w:lvlText w:val="(%3)"/>
      <w:lvlJc w:val="left"/>
      <w:pPr>
        <w:ind w:left="1440" w:hanging="360"/>
      </w:pPr>
    </w:lvl>
    <w:lvl w:ilvl="3" w:tplc="8D8A5DA0">
      <w:start w:val="1"/>
      <w:numFmt w:val="decimal"/>
      <w:lvlText w:val="(%4)"/>
      <w:lvlJc w:val="left"/>
      <w:pPr>
        <w:ind w:left="1440" w:hanging="360"/>
      </w:pPr>
    </w:lvl>
    <w:lvl w:ilvl="4" w:tplc="166EDA70">
      <w:start w:val="1"/>
      <w:numFmt w:val="decimal"/>
      <w:lvlText w:val="(%5)"/>
      <w:lvlJc w:val="left"/>
      <w:pPr>
        <w:ind w:left="1440" w:hanging="360"/>
      </w:pPr>
    </w:lvl>
    <w:lvl w:ilvl="5" w:tplc="B81EC810">
      <w:start w:val="1"/>
      <w:numFmt w:val="decimal"/>
      <w:lvlText w:val="(%6)"/>
      <w:lvlJc w:val="left"/>
      <w:pPr>
        <w:ind w:left="1440" w:hanging="360"/>
      </w:pPr>
    </w:lvl>
    <w:lvl w:ilvl="6" w:tplc="A16A0786">
      <w:start w:val="1"/>
      <w:numFmt w:val="decimal"/>
      <w:lvlText w:val="(%7)"/>
      <w:lvlJc w:val="left"/>
      <w:pPr>
        <w:ind w:left="1440" w:hanging="360"/>
      </w:pPr>
    </w:lvl>
    <w:lvl w:ilvl="7" w:tplc="F9525A96">
      <w:start w:val="1"/>
      <w:numFmt w:val="decimal"/>
      <w:lvlText w:val="(%8)"/>
      <w:lvlJc w:val="left"/>
      <w:pPr>
        <w:ind w:left="1440" w:hanging="360"/>
      </w:pPr>
    </w:lvl>
    <w:lvl w:ilvl="8" w:tplc="94423B46">
      <w:start w:val="1"/>
      <w:numFmt w:val="decimal"/>
      <w:lvlText w:val="(%9)"/>
      <w:lvlJc w:val="left"/>
      <w:pPr>
        <w:ind w:left="1440" w:hanging="360"/>
      </w:pPr>
    </w:lvl>
  </w:abstractNum>
  <w:abstractNum w:abstractNumId="10" w15:restartNumberingAfterBreak="0">
    <w:nsid w:val="45951FC1"/>
    <w:multiLevelType w:val="hybridMultilevel"/>
    <w:tmpl w:val="CEB0B54A"/>
    <w:lvl w:ilvl="0" w:tplc="49D27D02">
      <w:start w:val="1"/>
      <w:numFmt w:val="bullet"/>
      <w:lvlText w:val=""/>
      <w:lvlJc w:val="left"/>
      <w:pPr>
        <w:ind w:left="1080" w:hanging="360"/>
      </w:pPr>
      <w:rPr>
        <w:rFonts w:ascii="Symbol" w:hAnsi="Symbol"/>
      </w:rPr>
    </w:lvl>
    <w:lvl w:ilvl="1" w:tplc="5038DE46">
      <w:start w:val="1"/>
      <w:numFmt w:val="bullet"/>
      <w:lvlText w:val=""/>
      <w:lvlJc w:val="left"/>
      <w:pPr>
        <w:ind w:left="1080" w:hanging="360"/>
      </w:pPr>
      <w:rPr>
        <w:rFonts w:ascii="Symbol" w:hAnsi="Symbol"/>
      </w:rPr>
    </w:lvl>
    <w:lvl w:ilvl="2" w:tplc="9F1EBE8A">
      <w:start w:val="1"/>
      <w:numFmt w:val="bullet"/>
      <w:lvlText w:val=""/>
      <w:lvlJc w:val="left"/>
      <w:pPr>
        <w:ind w:left="1080" w:hanging="360"/>
      </w:pPr>
      <w:rPr>
        <w:rFonts w:ascii="Symbol" w:hAnsi="Symbol"/>
      </w:rPr>
    </w:lvl>
    <w:lvl w:ilvl="3" w:tplc="2A5ED3EE">
      <w:start w:val="1"/>
      <w:numFmt w:val="bullet"/>
      <w:lvlText w:val=""/>
      <w:lvlJc w:val="left"/>
      <w:pPr>
        <w:ind w:left="1080" w:hanging="360"/>
      </w:pPr>
      <w:rPr>
        <w:rFonts w:ascii="Symbol" w:hAnsi="Symbol"/>
      </w:rPr>
    </w:lvl>
    <w:lvl w:ilvl="4" w:tplc="0BE011FA">
      <w:start w:val="1"/>
      <w:numFmt w:val="bullet"/>
      <w:lvlText w:val=""/>
      <w:lvlJc w:val="left"/>
      <w:pPr>
        <w:ind w:left="1080" w:hanging="360"/>
      </w:pPr>
      <w:rPr>
        <w:rFonts w:ascii="Symbol" w:hAnsi="Symbol"/>
      </w:rPr>
    </w:lvl>
    <w:lvl w:ilvl="5" w:tplc="06A09E8C">
      <w:start w:val="1"/>
      <w:numFmt w:val="bullet"/>
      <w:lvlText w:val=""/>
      <w:lvlJc w:val="left"/>
      <w:pPr>
        <w:ind w:left="1080" w:hanging="360"/>
      </w:pPr>
      <w:rPr>
        <w:rFonts w:ascii="Symbol" w:hAnsi="Symbol"/>
      </w:rPr>
    </w:lvl>
    <w:lvl w:ilvl="6" w:tplc="DBACD448">
      <w:start w:val="1"/>
      <w:numFmt w:val="bullet"/>
      <w:lvlText w:val=""/>
      <w:lvlJc w:val="left"/>
      <w:pPr>
        <w:ind w:left="1080" w:hanging="360"/>
      </w:pPr>
      <w:rPr>
        <w:rFonts w:ascii="Symbol" w:hAnsi="Symbol"/>
      </w:rPr>
    </w:lvl>
    <w:lvl w:ilvl="7" w:tplc="7C345248">
      <w:start w:val="1"/>
      <w:numFmt w:val="bullet"/>
      <w:lvlText w:val=""/>
      <w:lvlJc w:val="left"/>
      <w:pPr>
        <w:ind w:left="1080" w:hanging="360"/>
      </w:pPr>
      <w:rPr>
        <w:rFonts w:ascii="Symbol" w:hAnsi="Symbol"/>
      </w:rPr>
    </w:lvl>
    <w:lvl w:ilvl="8" w:tplc="E4F4FD4C">
      <w:start w:val="1"/>
      <w:numFmt w:val="bullet"/>
      <w:lvlText w:val=""/>
      <w:lvlJc w:val="left"/>
      <w:pPr>
        <w:ind w:left="1080" w:hanging="360"/>
      </w:pPr>
      <w:rPr>
        <w:rFonts w:ascii="Symbol" w:hAnsi="Symbol"/>
      </w:rPr>
    </w:lvl>
  </w:abstractNum>
  <w:abstractNum w:abstractNumId="11" w15:restartNumberingAfterBreak="0">
    <w:nsid w:val="4BDA2C4C"/>
    <w:multiLevelType w:val="hybridMultilevel"/>
    <w:tmpl w:val="11EC12DC"/>
    <w:lvl w:ilvl="0" w:tplc="FCF85C5A">
      <w:start w:val="1"/>
      <w:numFmt w:val="bullet"/>
      <w:lvlText w:val=""/>
      <w:lvlJc w:val="left"/>
      <w:pPr>
        <w:ind w:left="1080" w:hanging="360"/>
      </w:pPr>
      <w:rPr>
        <w:rFonts w:ascii="Symbol" w:hAnsi="Symbol"/>
      </w:rPr>
    </w:lvl>
    <w:lvl w:ilvl="1" w:tplc="663A414A">
      <w:start w:val="1"/>
      <w:numFmt w:val="bullet"/>
      <w:lvlText w:val=""/>
      <w:lvlJc w:val="left"/>
      <w:pPr>
        <w:ind w:left="1080" w:hanging="360"/>
      </w:pPr>
      <w:rPr>
        <w:rFonts w:ascii="Symbol" w:hAnsi="Symbol"/>
      </w:rPr>
    </w:lvl>
    <w:lvl w:ilvl="2" w:tplc="19F63E6C">
      <w:start w:val="1"/>
      <w:numFmt w:val="bullet"/>
      <w:lvlText w:val=""/>
      <w:lvlJc w:val="left"/>
      <w:pPr>
        <w:ind w:left="1080" w:hanging="360"/>
      </w:pPr>
      <w:rPr>
        <w:rFonts w:ascii="Symbol" w:hAnsi="Symbol"/>
      </w:rPr>
    </w:lvl>
    <w:lvl w:ilvl="3" w:tplc="3A7C0FD2">
      <w:start w:val="1"/>
      <w:numFmt w:val="bullet"/>
      <w:lvlText w:val=""/>
      <w:lvlJc w:val="left"/>
      <w:pPr>
        <w:ind w:left="1080" w:hanging="360"/>
      </w:pPr>
      <w:rPr>
        <w:rFonts w:ascii="Symbol" w:hAnsi="Symbol"/>
      </w:rPr>
    </w:lvl>
    <w:lvl w:ilvl="4" w:tplc="412EEED2">
      <w:start w:val="1"/>
      <w:numFmt w:val="bullet"/>
      <w:lvlText w:val=""/>
      <w:lvlJc w:val="left"/>
      <w:pPr>
        <w:ind w:left="1080" w:hanging="360"/>
      </w:pPr>
      <w:rPr>
        <w:rFonts w:ascii="Symbol" w:hAnsi="Symbol"/>
      </w:rPr>
    </w:lvl>
    <w:lvl w:ilvl="5" w:tplc="74F8F2D2">
      <w:start w:val="1"/>
      <w:numFmt w:val="bullet"/>
      <w:lvlText w:val=""/>
      <w:lvlJc w:val="left"/>
      <w:pPr>
        <w:ind w:left="1080" w:hanging="360"/>
      </w:pPr>
      <w:rPr>
        <w:rFonts w:ascii="Symbol" w:hAnsi="Symbol"/>
      </w:rPr>
    </w:lvl>
    <w:lvl w:ilvl="6" w:tplc="1B7CC5E2">
      <w:start w:val="1"/>
      <w:numFmt w:val="bullet"/>
      <w:lvlText w:val=""/>
      <w:lvlJc w:val="left"/>
      <w:pPr>
        <w:ind w:left="1080" w:hanging="360"/>
      </w:pPr>
      <w:rPr>
        <w:rFonts w:ascii="Symbol" w:hAnsi="Symbol"/>
      </w:rPr>
    </w:lvl>
    <w:lvl w:ilvl="7" w:tplc="F5FEA168">
      <w:start w:val="1"/>
      <w:numFmt w:val="bullet"/>
      <w:lvlText w:val=""/>
      <w:lvlJc w:val="left"/>
      <w:pPr>
        <w:ind w:left="1080" w:hanging="360"/>
      </w:pPr>
      <w:rPr>
        <w:rFonts w:ascii="Symbol" w:hAnsi="Symbol"/>
      </w:rPr>
    </w:lvl>
    <w:lvl w:ilvl="8" w:tplc="A48C32BE">
      <w:start w:val="1"/>
      <w:numFmt w:val="bullet"/>
      <w:lvlText w:val=""/>
      <w:lvlJc w:val="left"/>
      <w:pPr>
        <w:ind w:left="1080" w:hanging="360"/>
      </w:pPr>
      <w:rPr>
        <w:rFonts w:ascii="Symbol" w:hAnsi="Symbol"/>
      </w:rPr>
    </w:lvl>
  </w:abstractNum>
  <w:abstractNum w:abstractNumId="12" w15:restartNumberingAfterBreak="0">
    <w:nsid w:val="525D760B"/>
    <w:multiLevelType w:val="hybridMultilevel"/>
    <w:tmpl w:val="AEC0AFD8"/>
    <w:lvl w:ilvl="0" w:tplc="650621F8">
      <w:start w:val="1"/>
      <w:numFmt w:val="decimal"/>
      <w:lvlText w:val="%1."/>
      <w:lvlJc w:val="left"/>
      <w:pPr>
        <w:ind w:left="1440" w:hanging="360"/>
      </w:pPr>
    </w:lvl>
    <w:lvl w:ilvl="1" w:tplc="8F542E88">
      <w:start w:val="1"/>
      <w:numFmt w:val="decimal"/>
      <w:lvlText w:val="%2."/>
      <w:lvlJc w:val="left"/>
      <w:pPr>
        <w:ind w:left="1440" w:hanging="360"/>
      </w:pPr>
    </w:lvl>
    <w:lvl w:ilvl="2" w:tplc="8968CF02">
      <w:start w:val="1"/>
      <w:numFmt w:val="decimal"/>
      <w:lvlText w:val="%3."/>
      <w:lvlJc w:val="left"/>
      <w:pPr>
        <w:ind w:left="1440" w:hanging="360"/>
      </w:pPr>
    </w:lvl>
    <w:lvl w:ilvl="3" w:tplc="0CD6E080">
      <w:start w:val="1"/>
      <w:numFmt w:val="decimal"/>
      <w:lvlText w:val="%4."/>
      <w:lvlJc w:val="left"/>
      <w:pPr>
        <w:ind w:left="1440" w:hanging="360"/>
      </w:pPr>
    </w:lvl>
    <w:lvl w:ilvl="4" w:tplc="480C7958">
      <w:start w:val="1"/>
      <w:numFmt w:val="decimal"/>
      <w:lvlText w:val="%5."/>
      <w:lvlJc w:val="left"/>
      <w:pPr>
        <w:ind w:left="1440" w:hanging="360"/>
      </w:pPr>
    </w:lvl>
    <w:lvl w:ilvl="5" w:tplc="888A831A">
      <w:start w:val="1"/>
      <w:numFmt w:val="decimal"/>
      <w:lvlText w:val="%6."/>
      <w:lvlJc w:val="left"/>
      <w:pPr>
        <w:ind w:left="1440" w:hanging="360"/>
      </w:pPr>
    </w:lvl>
    <w:lvl w:ilvl="6" w:tplc="0F707A14">
      <w:start w:val="1"/>
      <w:numFmt w:val="decimal"/>
      <w:lvlText w:val="%7."/>
      <w:lvlJc w:val="left"/>
      <w:pPr>
        <w:ind w:left="1440" w:hanging="360"/>
      </w:pPr>
    </w:lvl>
    <w:lvl w:ilvl="7" w:tplc="E4BA4828">
      <w:start w:val="1"/>
      <w:numFmt w:val="decimal"/>
      <w:lvlText w:val="%8."/>
      <w:lvlJc w:val="left"/>
      <w:pPr>
        <w:ind w:left="1440" w:hanging="360"/>
      </w:pPr>
    </w:lvl>
    <w:lvl w:ilvl="8" w:tplc="808E669A">
      <w:start w:val="1"/>
      <w:numFmt w:val="decimal"/>
      <w:lvlText w:val="%9."/>
      <w:lvlJc w:val="left"/>
      <w:pPr>
        <w:ind w:left="1440" w:hanging="360"/>
      </w:pPr>
    </w:lvl>
  </w:abstractNum>
  <w:abstractNum w:abstractNumId="13" w15:restartNumberingAfterBreak="0">
    <w:nsid w:val="55DD3797"/>
    <w:multiLevelType w:val="hybridMultilevel"/>
    <w:tmpl w:val="9912D6B0"/>
    <w:lvl w:ilvl="0" w:tplc="98F804F2">
      <w:start w:val="1"/>
      <w:numFmt w:val="bullet"/>
      <w:lvlText w:val=""/>
      <w:lvlJc w:val="left"/>
      <w:pPr>
        <w:ind w:left="1080" w:hanging="360"/>
      </w:pPr>
      <w:rPr>
        <w:rFonts w:ascii="Symbol" w:hAnsi="Symbol"/>
      </w:rPr>
    </w:lvl>
    <w:lvl w:ilvl="1" w:tplc="1AE072EC">
      <w:start w:val="1"/>
      <w:numFmt w:val="bullet"/>
      <w:lvlText w:val=""/>
      <w:lvlJc w:val="left"/>
      <w:pPr>
        <w:ind w:left="1080" w:hanging="360"/>
      </w:pPr>
      <w:rPr>
        <w:rFonts w:ascii="Symbol" w:hAnsi="Symbol"/>
      </w:rPr>
    </w:lvl>
    <w:lvl w:ilvl="2" w:tplc="6010C896">
      <w:start w:val="1"/>
      <w:numFmt w:val="bullet"/>
      <w:lvlText w:val=""/>
      <w:lvlJc w:val="left"/>
      <w:pPr>
        <w:ind w:left="1080" w:hanging="360"/>
      </w:pPr>
      <w:rPr>
        <w:rFonts w:ascii="Symbol" w:hAnsi="Symbol"/>
      </w:rPr>
    </w:lvl>
    <w:lvl w:ilvl="3" w:tplc="A164E3C2">
      <w:start w:val="1"/>
      <w:numFmt w:val="bullet"/>
      <w:lvlText w:val=""/>
      <w:lvlJc w:val="left"/>
      <w:pPr>
        <w:ind w:left="1080" w:hanging="360"/>
      </w:pPr>
      <w:rPr>
        <w:rFonts w:ascii="Symbol" w:hAnsi="Symbol"/>
      </w:rPr>
    </w:lvl>
    <w:lvl w:ilvl="4" w:tplc="2802518E">
      <w:start w:val="1"/>
      <w:numFmt w:val="bullet"/>
      <w:lvlText w:val=""/>
      <w:lvlJc w:val="left"/>
      <w:pPr>
        <w:ind w:left="1080" w:hanging="360"/>
      </w:pPr>
      <w:rPr>
        <w:rFonts w:ascii="Symbol" w:hAnsi="Symbol"/>
      </w:rPr>
    </w:lvl>
    <w:lvl w:ilvl="5" w:tplc="4258BC88">
      <w:start w:val="1"/>
      <w:numFmt w:val="bullet"/>
      <w:lvlText w:val=""/>
      <w:lvlJc w:val="left"/>
      <w:pPr>
        <w:ind w:left="1080" w:hanging="360"/>
      </w:pPr>
      <w:rPr>
        <w:rFonts w:ascii="Symbol" w:hAnsi="Symbol"/>
      </w:rPr>
    </w:lvl>
    <w:lvl w:ilvl="6" w:tplc="55D8A660">
      <w:start w:val="1"/>
      <w:numFmt w:val="bullet"/>
      <w:lvlText w:val=""/>
      <w:lvlJc w:val="left"/>
      <w:pPr>
        <w:ind w:left="1080" w:hanging="360"/>
      </w:pPr>
      <w:rPr>
        <w:rFonts w:ascii="Symbol" w:hAnsi="Symbol"/>
      </w:rPr>
    </w:lvl>
    <w:lvl w:ilvl="7" w:tplc="2FBCD02C">
      <w:start w:val="1"/>
      <w:numFmt w:val="bullet"/>
      <w:lvlText w:val=""/>
      <w:lvlJc w:val="left"/>
      <w:pPr>
        <w:ind w:left="1080" w:hanging="360"/>
      </w:pPr>
      <w:rPr>
        <w:rFonts w:ascii="Symbol" w:hAnsi="Symbol"/>
      </w:rPr>
    </w:lvl>
    <w:lvl w:ilvl="8" w:tplc="D1449B50">
      <w:start w:val="1"/>
      <w:numFmt w:val="bullet"/>
      <w:lvlText w:val=""/>
      <w:lvlJc w:val="left"/>
      <w:pPr>
        <w:ind w:left="1080" w:hanging="360"/>
      </w:pPr>
      <w:rPr>
        <w:rFonts w:ascii="Symbol" w:hAnsi="Symbol"/>
      </w:rPr>
    </w:lvl>
  </w:abstractNum>
  <w:abstractNum w:abstractNumId="14" w15:restartNumberingAfterBreak="0">
    <w:nsid w:val="59781855"/>
    <w:multiLevelType w:val="hybridMultilevel"/>
    <w:tmpl w:val="36B6341A"/>
    <w:lvl w:ilvl="0" w:tplc="124AF158">
      <w:start w:val="1"/>
      <w:numFmt w:val="bullet"/>
      <w:lvlText w:val=""/>
      <w:lvlJc w:val="left"/>
      <w:pPr>
        <w:ind w:left="1080" w:hanging="360"/>
      </w:pPr>
      <w:rPr>
        <w:rFonts w:ascii="Symbol" w:hAnsi="Symbol"/>
      </w:rPr>
    </w:lvl>
    <w:lvl w:ilvl="1" w:tplc="8188C320">
      <w:start w:val="1"/>
      <w:numFmt w:val="bullet"/>
      <w:lvlText w:val=""/>
      <w:lvlJc w:val="left"/>
      <w:pPr>
        <w:ind w:left="1080" w:hanging="360"/>
      </w:pPr>
      <w:rPr>
        <w:rFonts w:ascii="Symbol" w:hAnsi="Symbol"/>
      </w:rPr>
    </w:lvl>
    <w:lvl w:ilvl="2" w:tplc="512A3836">
      <w:start w:val="1"/>
      <w:numFmt w:val="bullet"/>
      <w:lvlText w:val=""/>
      <w:lvlJc w:val="left"/>
      <w:pPr>
        <w:ind w:left="1080" w:hanging="360"/>
      </w:pPr>
      <w:rPr>
        <w:rFonts w:ascii="Symbol" w:hAnsi="Symbol"/>
      </w:rPr>
    </w:lvl>
    <w:lvl w:ilvl="3" w:tplc="C3123BD4">
      <w:start w:val="1"/>
      <w:numFmt w:val="bullet"/>
      <w:lvlText w:val=""/>
      <w:lvlJc w:val="left"/>
      <w:pPr>
        <w:ind w:left="1080" w:hanging="360"/>
      </w:pPr>
      <w:rPr>
        <w:rFonts w:ascii="Symbol" w:hAnsi="Symbol"/>
      </w:rPr>
    </w:lvl>
    <w:lvl w:ilvl="4" w:tplc="874014A4">
      <w:start w:val="1"/>
      <w:numFmt w:val="bullet"/>
      <w:lvlText w:val=""/>
      <w:lvlJc w:val="left"/>
      <w:pPr>
        <w:ind w:left="1080" w:hanging="360"/>
      </w:pPr>
      <w:rPr>
        <w:rFonts w:ascii="Symbol" w:hAnsi="Symbol"/>
      </w:rPr>
    </w:lvl>
    <w:lvl w:ilvl="5" w:tplc="52585B36">
      <w:start w:val="1"/>
      <w:numFmt w:val="bullet"/>
      <w:lvlText w:val=""/>
      <w:lvlJc w:val="left"/>
      <w:pPr>
        <w:ind w:left="1080" w:hanging="360"/>
      </w:pPr>
      <w:rPr>
        <w:rFonts w:ascii="Symbol" w:hAnsi="Symbol"/>
      </w:rPr>
    </w:lvl>
    <w:lvl w:ilvl="6" w:tplc="82A8C856">
      <w:start w:val="1"/>
      <w:numFmt w:val="bullet"/>
      <w:lvlText w:val=""/>
      <w:lvlJc w:val="left"/>
      <w:pPr>
        <w:ind w:left="1080" w:hanging="360"/>
      </w:pPr>
      <w:rPr>
        <w:rFonts w:ascii="Symbol" w:hAnsi="Symbol"/>
      </w:rPr>
    </w:lvl>
    <w:lvl w:ilvl="7" w:tplc="3AC28AB6">
      <w:start w:val="1"/>
      <w:numFmt w:val="bullet"/>
      <w:lvlText w:val=""/>
      <w:lvlJc w:val="left"/>
      <w:pPr>
        <w:ind w:left="1080" w:hanging="360"/>
      </w:pPr>
      <w:rPr>
        <w:rFonts w:ascii="Symbol" w:hAnsi="Symbol"/>
      </w:rPr>
    </w:lvl>
    <w:lvl w:ilvl="8" w:tplc="E800E558">
      <w:start w:val="1"/>
      <w:numFmt w:val="bullet"/>
      <w:lvlText w:val=""/>
      <w:lvlJc w:val="left"/>
      <w:pPr>
        <w:ind w:left="1080" w:hanging="360"/>
      </w:pPr>
      <w:rPr>
        <w:rFonts w:ascii="Symbol" w:hAnsi="Symbol"/>
      </w:rPr>
    </w:lvl>
  </w:abstractNum>
  <w:abstractNum w:abstractNumId="15" w15:restartNumberingAfterBreak="0">
    <w:nsid w:val="61EA1293"/>
    <w:multiLevelType w:val="hybridMultilevel"/>
    <w:tmpl w:val="786EABE8"/>
    <w:lvl w:ilvl="0" w:tplc="5E182AA8">
      <w:start w:val="1"/>
      <w:numFmt w:val="decimal"/>
      <w:lvlText w:val="%1."/>
      <w:lvlJc w:val="left"/>
      <w:pPr>
        <w:ind w:left="1440" w:hanging="360"/>
      </w:pPr>
    </w:lvl>
    <w:lvl w:ilvl="1" w:tplc="EA041CB4">
      <w:start w:val="1"/>
      <w:numFmt w:val="decimal"/>
      <w:lvlText w:val="%2."/>
      <w:lvlJc w:val="left"/>
      <w:pPr>
        <w:ind w:left="1440" w:hanging="360"/>
      </w:pPr>
    </w:lvl>
    <w:lvl w:ilvl="2" w:tplc="6A940674">
      <w:start w:val="1"/>
      <w:numFmt w:val="decimal"/>
      <w:lvlText w:val="%3."/>
      <w:lvlJc w:val="left"/>
      <w:pPr>
        <w:ind w:left="1440" w:hanging="360"/>
      </w:pPr>
    </w:lvl>
    <w:lvl w:ilvl="3" w:tplc="11A41688">
      <w:start w:val="1"/>
      <w:numFmt w:val="decimal"/>
      <w:lvlText w:val="%4."/>
      <w:lvlJc w:val="left"/>
      <w:pPr>
        <w:ind w:left="1440" w:hanging="360"/>
      </w:pPr>
    </w:lvl>
    <w:lvl w:ilvl="4" w:tplc="E73ED3A6">
      <w:start w:val="1"/>
      <w:numFmt w:val="decimal"/>
      <w:lvlText w:val="%5."/>
      <w:lvlJc w:val="left"/>
      <w:pPr>
        <w:ind w:left="1440" w:hanging="360"/>
      </w:pPr>
    </w:lvl>
    <w:lvl w:ilvl="5" w:tplc="3DEE504E">
      <w:start w:val="1"/>
      <w:numFmt w:val="decimal"/>
      <w:lvlText w:val="%6."/>
      <w:lvlJc w:val="left"/>
      <w:pPr>
        <w:ind w:left="1440" w:hanging="360"/>
      </w:pPr>
    </w:lvl>
    <w:lvl w:ilvl="6" w:tplc="2A08B98C">
      <w:start w:val="1"/>
      <w:numFmt w:val="decimal"/>
      <w:lvlText w:val="%7."/>
      <w:lvlJc w:val="left"/>
      <w:pPr>
        <w:ind w:left="1440" w:hanging="360"/>
      </w:pPr>
    </w:lvl>
    <w:lvl w:ilvl="7" w:tplc="DDD6EDF6">
      <w:start w:val="1"/>
      <w:numFmt w:val="decimal"/>
      <w:lvlText w:val="%8."/>
      <w:lvlJc w:val="left"/>
      <w:pPr>
        <w:ind w:left="1440" w:hanging="360"/>
      </w:pPr>
    </w:lvl>
    <w:lvl w:ilvl="8" w:tplc="93B891F4">
      <w:start w:val="1"/>
      <w:numFmt w:val="decimal"/>
      <w:lvlText w:val="%9."/>
      <w:lvlJc w:val="left"/>
      <w:pPr>
        <w:ind w:left="1440" w:hanging="360"/>
      </w:pPr>
    </w:lvl>
  </w:abstractNum>
  <w:abstractNum w:abstractNumId="16" w15:restartNumberingAfterBreak="0">
    <w:nsid w:val="65677CAD"/>
    <w:multiLevelType w:val="hybridMultilevel"/>
    <w:tmpl w:val="45486BC4"/>
    <w:lvl w:ilvl="0" w:tplc="8F16BC7A">
      <w:numFmt w:val="bullet"/>
      <w:lvlText w:val="-"/>
      <w:lvlJc w:val="left"/>
      <w:pPr>
        <w:ind w:left="720" w:hanging="360"/>
      </w:pPr>
      <w:rPr>
        <w:rFonts w:ascii="Times New Roman" w:eastAsiaTheme="minorHAnsi"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7267315B"/>
    <w:multiLevelType w:val="hybridMultilevel"/>
    <w:tmpl w:val="5DBE9ED8"/>
    <w:lvl w:ilvl="0" w:tplc="47A4F25E">
      <w:start w:val="1"/>
      <w:numFmt w:val="decimal"/>
      <w:lvlText w:val="(%1)"/>
      <w:lvlJc w:val="left"/>
      <w:pPr>
        <w:ind w:left="1440" w:hanging="360"/>
      </w:pPr>
    </w:lvl>
    <w:lvl w:ilvl="1" w:tplc="87AE8F64">
      <w:start w:val="1"/>
      <w:numFmt w:val="decimal"/>
      <w:lvlText w:val="(%2)"/>
      <w:lvlJc w:val="left"/>
      <w:pPr>
        <w:ind w:left="1440" w:hanging="360"/>
      </w:pPr>
    </w:lvl>
    <w:lvl w:ilvl="2" w:tplc="97588042">
      <w:start w:val="1"/>
      <w:numFmt w:val="decimal"/>
      <w:lvlText w:val="(%3)"/>
      <w:lvlJc w:val="left"/>
      <w:pPr>
        <w:ind w:left="1440" w:hanging="360"/>
      </w:pPr>
    </w:lvl>
    <w:lvl w:ilvl="3" w:tplc="D9A42B48">
      <w:start w:val="1"/>
      <w:numFmt w:val="decimal"/>
      <w:lvlText w:val="(%4)"/>
      <w:lvlJc w:val="left"/>
      <w:pPr>
        <w:ind w:left="1440" w:hanging="360"/>
      </w:pPr>
    </w:lvl>
    <w:lvl w:ilvl="4" w:tplc="E2882D2C">
      <w:start w:val="1"/>
      <w:numFmt w:val="decimal"/>
      <w:lvlText w:val="(%5)"/>
      <w:lvlJc w:val="left"/>
      <w:pPr>
        <w:ind w:left="1440" w:hanging="360"/>
      </w:pPr>
    </w:lvl>
    <w:lvl w:ilvl="5" w:tplc="7680AFA6">
      <w:start w:val="1"/>
      <w:numFmt w:val="decimal"/>
      <w:lvlText w:val="(%6)"/>
      <w:lvlJc w:val="left"/>
      <w:pPr>
        <w:ind w:left="1440" w:hanging="360"/>
      </w:pPr>
    </w:lvl>
    <w:lvl w:ilvl="6" w:tplc="EFC63862">
      <w:start w:val="1"/>
      <w:numFmt w:val="decimal"/>
      <w:lvlText w:val="(%7)"/>
      <w:lvlJc w:val="left"/>
      <w:pPr>
        <w:ind w:left="1440" w:hanging="360"/>
      </w:pPr>
    </w:lvl>
    <w:lvl w:ilvl="7" w:tplc="804EA622">
      <w:start w:val="1"/>
      <w:numFmt w:val="decimal"/>
      <w:lvlText w:val="(%8)"/>
      <w:lvlJc w:val="left"/>
      <w:pPr>
        <w:ind w:left="1440" w:hanging="360"/>
      </w:pPr>
    </w:lvl>
    <w:lvl w:ilvl="8" w:tplc="EE86287C">
      <w:start w:val="1"/>
      <w:numFmt w:val="decimal"/>
      <w:lvlText w:val="(%9)"/>
      <w:lvlJc w:val="left"/>
      <w:pPr>
        <w:ind w:left="1440" w:hanging="360"/>
      </w:pPr>
    </w:lvl>
  </w:abstractNum>
  <w:abstractNum w:abstractNumId="18" w15:restartNumberingAfterBreak="0">
    <w:nsid w:val="73060414"/>
    <w:multiLevelType w:val="hybridMultilevel"/>
    <w:tmpl w:val="2960C8F6"/>
    <w:lvl w:ilvl="0" w:tplc="2152973E">
      <w:start w:val="1"/>
      <w:numFmt w:val="decimal"/>
      <w:lvlText w:val="%1."/>
      <w:lvlJc w:val="left"/>
      <w:pPr>
        <w:ind w:left="1020" w:hanging="360"/>
      </w:pPr>
    </w:lvl>
    <w:lvl w:ilvl="1" w:tplc="CC52F5AE">
      <w:start w:val="1"/>
      <w:numFmt w:val="decimal"/>
      <w:lvlText w:val="%2."/>
      <w:lvlJc w:val="left"/>
      <w:pPr>
        <w:ind w:left="1020" w:hanging="360"/>
      </w:pPr>
    </w:lvl>
    <w:lvl w:ilvl="2" w:tplc="9F809766">
      <w:start w:val="1"/>
      <w:numFmt w:val="decimal"/>
      <w:lvlText w:val="%3."/>
      <w:lvlJc w:val="left"/>
      <w:pPr>
        <w:ind w:left="1020" w:hanging="360"/>
      </w:pPr>
    </w:lvl>
    <w:lvl w:ilvl="3" w:tplc="87D2FA06">
      <w:start w:val="1"/>
      <w:numFmt w:val="decimal"/>
      <w:lvlText w:val="%4."/>
      <w:lvlJc w:val="left"/>
      <w:pPr>
        <w:ind w:left="1020" w:hanging="360"/>
      </w:pPr>
    </w:lvl>
    <w:lvl w:ilvl="4" w:tplc="685AB112">
      <w:start w:val="1"/>
      <w:numFmt w:val="decimal"/>
      <w:lvlText w:val="%5."/>
      <w:lvlJc w:val="left"/>
      <w:pPr>
        <w:ind w:left="1020" w:hanging="360"/>
      </w:pPr>
    </w:lvl>
    <w:lvl w:ilvl="5" w:tplc="9C7CDBA0">
      <w:start w:val="1"/>
      <w:numFmt w:val="decimal"/>
      <w:lvlText w:val="%6."/>
      <w:lvlJc w:val="left"/>
      <w:pPr>
        <w:ind w:left="1020" w:hanging="360"/>
      </w:pPr>
    </w:lvl>
    <w:lvl w:ilvl="6" w:tplc="30660580">
      <w:start w:val="1"/>
      <w:numFmt w:val="decimal"/>
      <w:lvlText w:val="%7."/>
      <w:lvlJc w:val="left"/>
      <w:pPr>
        <w:ind w:left="1020" w:hanging="360"/>
      </w:pPr>
    </w:lvl>
    <w:lvl w:ilvl="7" w:tplc="46407FC2">
      <w:start w:val="1"/>
      <w:numFmt w:val="decimal"/>
      <w:lvlText w:val="%8."/>
      <w:lvlJc w:val="left"/>
      <w:pPr>
        <w:ind w:left="1020" w:hanging="360"/>
      </w:pPr>
    </w:lvl>
    <w:lvl w:ilvl="8" w:tplc="99D40AA6">
      <w:start w:val="1"/>
      <w:numFmt w:val="decimal"/>
      <w:lvlText w:val="%9."/>
      <w:lvlJc w:val="left"/>
      <w:pPr>
        <w:ind w:left="1020" w:hanging="360"/>
      </w:pPr>
    </w:lvl>
  </w:abstractNum>
  <w:abstractNum w:abstractNumId="19" w15:restartNumberingAfterBreak="0">
    <w:nsid w:val="7E432A35"/>
    <w:multiLevelType w:val="hybridMultilevel"/>
    <w:tmpl w:val="D9A64C04"/>
    <w:lvl w:ilvl="0" w:tplc="91002EDA">
      <w:start w:val="1"/>
      <w:numFmt w:val="decimal"/>
      <w:lvlText w:val="%1."/>
      <w:lvlJc w:val="left"/>
      <w:pPr>
        <w:ind w:left="1020" w:hanging="360"/>
      </w:pPr>
    </w:lvl>
    <w:lvl w:ilvl="1" w:tplc="A7A63DA2">
      <w:start w:val="1"/>
      <w:numFmt w:val="decimal"/>
      <w:lvlText w:val="%2."/>
      <w:lvlJc w:val="left"/>
      <w:pPr>
        <w:ind w:left="1020" w:hanging="360"/>
      </w:pPr>
    </w:lvl>
    <w:lvl w:ilvl="2" w:tplc="F746C372">
      <w:start w:val="1"/>
      <w:numFmt w:val="decimal"/>
      <w:lvlText w:val="%3."/>
      <w:lvlJc w:val="left"/>
      <w:pPr>
        <w:ind w:left="1020" w:hanging="360"/>
      </w:pPr>
    </w:lvl>
    <w:lvl w:ilvl="3" w:tplc="87949E92">
      <w:start w:val="1"/>
      <w:numFmt w:val="decimal"/>
      <w:lvlText w:val="%4."/>
      <w:lvlJc w:val="left"/>
      <w:pPr>
        <w:ind w:left="1020" w:hanging="360"/>
      </w:pPr>
    </w:lvl>
    <w:lvl w:ilvl="4" w:tplc="CEC875D2">
      <w:start w:val="1"/>
      <w:numFmt w:val="decimal"/>
      <w:lvlText w:val="%5."/>
      <w:lvlJc w:val="left"/>
      <w:pPr>
        <w:ind w:left="1020" w:hanging="360"/>
      </w:pPr>
    </w:lvl>
    <w:lvl w:ilvl="5" w:tplc="8904FD74">
      <w:start w:val="1"/>
      <w:numFmt w:val="decimal"/>
      <w:lvlText w:val="%6."/>
      <w:lvlJc w:val="left"/>
      <w:pPr>
        <w:ind w:left="1020" w:hanging="360"/>
      </w:pPr>
    </w:lvl>
    <w:lvl w:ilvl="6" w:tplc="D84A522E">
      <w:start w:val="1"/>
      <w:numFmt w:val="decimal"/>
      <w:lvlText w:val="%7."/>
      <w:lvlJc w:val="left"/>
      <w:pPr>
        <w:ind w:left="1020" w:hanging="360"/>
      </w:pPr>
    </w:lvl>
    <w:lvl w:ilvl="7" w:tplc="1674AFCA">
      <w:start w:val="1"/>
      <w:numFmt w:val="decimal"/>
      <w:lvlText w:val="%8."/>
      <w:lvlJc w:val="left"/>
      <w:pPr>
        <w:ind w:left="1020" w:hanging="360"/>
      </w:pPr>
    </w:lvl>
    <w:lvl w:ilvl="8" w:tplc="7346D7CC">
      <w:start w:val="1"/>
      <w:numFmt w:val="decimal"/>
      <w:lvlText w:val="%9."/>
      <w:lvlJc w:val="left"/>
      <w:pPr>
        <w:ind w:left="1020" w:hanging="360"/>
      </w:pPr>
    </w:lvl>
  </w:abstractNum>
  <w:num w:numId="1" w16cid:durableId="75828219">
    <w:abstractNumId w:val="16"/>
  </w:num>
  <w:num w:numId="2" w16cid:durableId="1190142483">
    <w:abstractNumId w:val="2"/>
  </w:num>
  <w:num w:numId="3" w16cid:durableId="1301809674">
    <w:abstractNumId w:val="8"/>
  </w:num>
  <w:num w:numId="4" w16cid:durableId="691107513">
    <w:abstractNumId w:val="19"/>
  </w:num>
  <w:num w:numId="5" w16cid:durableId="1422021870">
    <w:abstractNumId w:val="6"/>
  </w:num>
  <w:num w:numId="6" w16cid:durableId="19934187">
    <w:abstractNumId w:val="18"/>
  </w:num>
  <w:num w:numId="7" w16cid:durableId="184445403">
    <w:abstractNumId w:val="10"/>
  </w:num>
  <w:num w:numId="8" w16cid:durableId="2076590152">
    <w:abstractNumId w:val="13"/>
  </w:num>
  <w:num w:numId="9" w16cid:durableId="320350410">
    <w:abstractNumId w:val="14"/>
  </w:num>
  <w:num w:numId="10" w16cid:durableId="1565027983">
    <w:abstractNumId w:val="5"/>
  </w:num>
  <w:num w:numId="11" w16cid:durableId="492523600">
    <w:abstractNumId w:val="4"/>
  </w:num>
  <w:num w:numId="12" w16cid:durableId="1208183017">
    <w:abstractNumId w:val="1"/>
  </w:num>
  <w:num w:numId="13" w16cid:durableId="746460666">
    <w:abstractNumId w:val="7"/>
  </w:num>
  <w:num w:numId="14" w16cid:durableId="1391926638">
    <w:abstractNumId w:val="15"/>
  </w:num>
  <w:num w:numId="15" w16cid:durableId="845750718">
    <w:abstractNumId w:val="9"/>
  </w:num>
  <w:num w:numId="16" w16cid:durableId="1624195659">
    <w:abstractNumId w:val="12"/>
  </w:num>
  <w:num w:numId="17" w16cid:durableId="986519895">
    <w:abstractNumId w:val="17"/>
  </w:num>
  <w:num w:numId="18" w16cid:durableId="1044526033">
    <w:abstractNumId w:val="3"/>
  </w:num>
  <w:num w:numId="19" w16cid:durableId="1024743066">
    <w:abstractNumId w:val="0"/>
  </w:num>
  <w:num w:numId="20" w16cid:durableId="182406154">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cAuley, Chloe">
    <w15:presenceInfo w15:providerId="AD" w15:userId="S::cmcauley@csu.edu.au::7889b552-11c6-40f8-b573-b413e530c11b"/>
  </w15:person>
  <w15:person w15:author="Nimmo, Dale">
    <w15:presenceInfo w15:providerId="AD" w15:userId="S::dnimmo@csu.edu.au::bc011687-e18a-4933-b7a0-35575b46bc36"/>
  </w15:person>
  <w15:person w15:author="Chloe McAuley">
    <w15:presenceInfo w15:providerId="Windows Live" w15:userId="45774eaa9cfd92b6"/>
  </w15:person>
  <w15:person w15:author="Mitchell Cowan">
    <w15:presenceInfo w15:providerId="AD" w15:userId="S::00108247@uwa.edu.au::dd311bce-f150-43c8-9a2d-10d106821520"/>
  </w15:person>
  <w15:person w15:author="Tim Doherty">
    <w15:presenceInfo w15:providerId="AD" w15:userId="S::tim.doherty@dbca.wa.gov.au::3f6ba6b4-126b-4573-bedc-0b12e4000d78"/>
  </w15:person>
  <w15:person w15:author="Chris Jolly">
    <w15:presenceInfo w15:providerId="AD" w15:userId="S::chris.jolly@mq.edu.au::a15ed795-da36-47e1-963e-be01b799a7f2"/>
  </w15:person>
  <w15:person w15:author="Dylan Westaway">
    <w15:presenceInfo w15:providerId="AD" w15:userId="S::Dylan.Westaway@australianwildlife.org::8863e7c9-76f4-4eb9-9369-6f436312e29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Suspended&gt;0&lt;/Suspended&gt;&lt;/ENInstantFormat&gt;"/>
    <w:docVar w:name="EN.Layout" w:val="&lt;ENLayout&gt;&lt;Style&gt;APA-7th-CSU Copy&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axpffp0eards98ew20rvpa0tdf0f0svatvst&quot;&gt;My EndNote Library - PhD&lt;record-ids&gt;&lt;item&gt;6&lt;/item&gt;&lt;item&gt;7&lt;/item&gt;&lt;item&gt;9&lt;/item&gt;&lt;item&gt;10&lt;/item&gt;&lt;item&gt;16&lt;/item&gt;&lt;item&gt;18&lt;/item&gt;&lt;item&gt;60&lt;/item&gt;&lt;item&gt;71&lt;/item&gt;&lt;item&gt;82&lt;/item&gt;&lt;item&gt;95&lt;/item&gt;&lt;item&gt;99&lt;/item&gt;&lt;item&gt;101&lt;/item&gt;&lt;item&gt;112&lt;/item&gt;&lt;item&gt;113&lt;/item&gt;&lt;item&gt;114&lt;/item&gt;&lt;item&gt;141&lt;/item&gt;&lt;item&gt;142&lt;/item&gt;&lt;item&gt;143&lt;/item&gt;&lt;item&gt;144&lt;/item&gt;&lt;item&gt;145&lt;/item&gt;&lt;item&gt;146&lt;/item&gt;&lt;item&gt;149&lt;/item&gt;&lt;item&gt;150&lt;/item&gt;&lt;item&gt;151&lt;/item&gt;&lt;item&gt;156&lt;/item&gt;&lt;item&gt;159&lt;/item&gt;&lt;item&gt;165&lt;/item&gt;&lt;item&gt;168&lt;/item&gt;&lt;item&gt;180&lt;/item&gt;&lt;item&gt;190&lt;/item&gt;&lt;item&gt;191&lt;/item&gt;&lt;item&gt;193&lt;/item&gt;&lt;item&gt;194&lt;/item&gt;&lt;item&gt;195&lt;/item&gt;&lt;item&gt;196&lt;/item&gt;&lt;item&gt;202&lt;/item&gt;&lt;item&gt;203&lt;/item&gt;&lt;item&gt;204&lt;/item&gt;&lt;item&gt;205&lt;/item&gt;&lt;item&gt;208&lt;/item&gt;&lt;item&gt;210&lt;/item&gt;&lt;item&gt;211&lt;/item&gt;&lt;item&gt;212&lt;/item&gt;&lt;item&gt;220&lt;/item&gt;&lt;item&gt;247&lt;/item&gt;&lt;item&gt;252&lt;/item&gt;&lt;item&gt;302&lt;/item&gt;&lt;item&gt;372&lt;/item&gt;&lt;item&gt;380&lt;/item&gt;&lt;item&gt;385&lt;/item&gt;&lt;item&gt;531&lt;/item&gt;&lt;item&gt;540&lt;/item&gt;&lt;item&gt;574&lt;/item&gt;&lt;item&gt;587&lt;/item&gt;&lt;item&gt;658&lt;/item&gt;&lt;item&gt;686&lt;/item&gt;&lt;item&gt;691&lt;/item&gt;&lt;item&gt;696&lt;/item&gt;&lt;item&gt;704&lt;/item&gt;&lt;item&gt;705&lt;/item&gt;&lt;item&gt;712&lt;/item&gt;&lt;item&gt;713&lt;/item&gt;&lt;item&gt;714&lt;/item&gt;&lt;item&gt;720&lt;/item&gt;&lt;item&gt;733&lt;/item&gt;&lt;item&gt;746&lt;/item&gt;&lt;item&gt;747&lt;/item&gt;&lt;item&gt;748&lt;/item&gt;&lt;item&gt;750&lt;/item&gt;&lt;item&gt;753&lt;/item&gt;&lt;item&gt;754&lt;/item&gt;&lt;item&gt;769&lt;/item&gt;&lt;item&gt;770&lt;/item&gt;&lt;item&gt;777&lt;/item&gt;&lt;item&gt;778&lt;/item&gt;&lt;item&gt;781&lt;/item&gt;&lt;item&gt;782&lt;/item&gt;&lt;item&gt;783&lt;/item&gt;&lt;item&gt;784&lt;/item&gt;&lt;item&gt;785&lt;/item&gt;&lt;item&gt;786&lt;/item&gt;&lt;item&gt;792&lt;/item&gt;&lt;item&gt;793&lt;/item&gt;&lt;item&gt;794&lt;/item&gt;&lt;item&gt;795&lt;/item&gt;&lt;item&gt;796&lt;/item&gt;&lt;item&gt;798&lt;/item&gt;&lt;item&gt;800&lt;/item&gt;&lt;item&gt;801&lt;/item&gt;&lt;/record-ids&gt;&lt;/item&gt;&lt;/Libraries&gt;"/>
  </w:docVars>
  <w:rsids>
    <w:rsidRoot w:val="006F3923"/>
    <w:rsid w:val="00000293"/>
    <w:rsid w:val="00000A0E"/>
    <w:rsid w:val="000013EF"/>
    <w:rsid w:val="000014DF"/>
    <w:rsid w:val="00001D35"/>
    <w:rsid w:val="00002369"/>
    <w:rsid w:val="000028E0"/>
    <w:rsid w:val="000029FB"/>
    <w:rsid w:val="0000300C"/>
    <w:rsid w:val="000037E2"/>
    <w:rsid w:val="00003B4D"/>
    <w:rsid w:val="00003C47"/>
    <w:rsid w:val="00003EA6"/>
    <w:rsid w:val="000043AF"/>
    <w:rsid w:val="000048FD"/>
    <w:rsid w:val="00005425"/>
    <w:rsid w:val="0000545D"/>
    <w:rsid w:val="0000574F"/>
    <w:rsid w:val="00005865"/>
    <w:rsid w:val="00005C17"/>
    <w:rsid w:val="00005E3B"/>
    <w:rsid w:val="0000632C"/>
    <w:rsid w:val="00006830"/>
    <w:rsid w:val="00010CF1"/>
    <w:rsid w:val="00010DAD"/>
    <w:rsid w:val="0001156F"/>
    <w:rsid w:val="0001172C"/>
    <w:rsid w:val="00011806"/>
    <w:rsid w:val="00011EA5"/>
    <w:rsid w:val="00011FFF"/>
    <w:rsid w:val="0001266E"/>
    <w:rsid w:val="00013550"/>
    <w:rsid w:val="00013741"/>
    <w:rsid w:val="00013DB7"/>
    <w:rsid w:val="00014326"/>
    <w:rsid w:val="00014606"/>
    <w:rsid w:val="000149AA"/>
    <w:rsid w:val="00015B3E"/>
    <w:rsid w:val="00015B6E"/>
    <w:rsid w:val="00015C44"/>
    <w:rsid w:val="00015CFB"/>
    <w:rsid w:val="00016278"/>
    <w:rsid w:val="000162A4"/>
    <w:rsid w:val="0001657E"/>
    <w:rsid w:val="000173D0"/>
    <w:rsid w:val="0001798D"/>
    <w:rsid w:val="00017BAF"/>
    <w:rsid w:val="00017FEA"/>
    <w:rsid w:val="00020393"/>
    <w:rsid w:val="00020B8D"/>
    <w:rsid w:val="00020F82"/>
    <w:rsid w:val="00021702"/>
    <w:rsid w:val="000218A1"/>
    <w:rsid w:val="000222CC"/>
    <w:rsid w:val="00022D11"/>
    <w:rsid w:val="00022FFF"/>
    <w:rsid w:val="000245F1"/>
    <w:rsid w:val="0002495D"/>
    <w:rsid w:val="00024EBA"/>
    <w:rsid w:val="00024F35"/>
    <w:rsid w:val="0002536A"/>
    <w:rsid w:val="0002571E"/>
    <w:rsid w:val="00026808"/>
    <w:rsid w:val="00026A05"/>
    <w:rsid w:val="00026CA8"/>
    <w:rsid w:val="000303A2"/>
    <w:rsid w:val="0003049A"/>
    <w:rsid w:val="00030605"/>
    <w:rsid w:val="000308B5"/>
    <w:rsid w:val="0003157E"/>
    <w:rsid w:val="00031C9B"/>
    <w:rsid w:val="0003234C"/>
    <w:rsid w:val="00032A18"/>
    <w:rsid w:val="000335AC"/>
    <w:rsid w:val="0003367E"/>
    <w:rsid w:val="00033A55"/>
    <w:rsid w:val="000341CB"/>
    <w:rsid w:val="00034353"/>
    <w:rsid w:val="000349DC"/>
    <w:rsid w:val="00034CE9"/>
    <w:rsid w:val="0003511A"/>
    <w:rsid w:val="00035400"/>
    <w:rsid w:val="00035966"/>
    <w:rsid w:val="00035C7C"/>
    <w:rsid w:val="000365F0"/>
    <w:rsid w:val="0003664B"/>
    <w:rsid w:val="000367D1"/>
    <w:rsid w:val="000374D0"/>
    <w:rsid w:val="00037C7D"/>
    <w:rsid w:val="00037E3F"/>
    <w:rsid w:val="00037F8C"/>
    <w:rsid w:val="000403FA"/>
    <w:rsid w:val="00040C21"/>
    <w:rsid w:val="00040E6F"/>
    <w:rsid w:val="0004168B"/>
    <w:rsid w:val="00041E88"/>
    <w:rsid w:val="00041F5D"/>
    <w:rsid w:val="000420B4"/>
    <w:rsid w:val="00042272"/>
    <w:rsid w:val="000422B9"/>
    <w:rsid w:val="000424C0"/>
    <w:rsid w:val="000428B4"/>
    <w:rsid w:val="00042BC5"/>
    <w:rsid w:val="00042CAC"/>
    <w:rsid w:val="00042F96"/>
    <w:rsid w:val="00043465"/>
    <w:rsid w:val="00043577"/>
    <w:rsid w:val="00043B16"/>
    <w:rsid w:val="0004437C"/>
    <w:rsid w:val="000444AB"/>
    <w:rsid w:val="0004488A"/>
    <w:rsid w:val="000456AA"/>
    <w:rsid w:val="00045881"/>
    <w:rsid w:val="000466E8"/>
    <w:rsid w:val="00046C16"/>
    <w:rsid w:val="00046D8F"/>
    <w:rsid w:val="00046EE7"/>
    <w:rsid w:val="000471BA"/>
    <w:rsid w:val="000474B2"/>
    <w:rsid w:val="000475DB"/>
    <w:rsid w:val="000477A5"/>
    <w:rsid w:val="00047EF2"/>
    <w:rsid w:val="000505C2"/>
    <w:rsid w:val="00050CB1"/>
    <w:rsid w:val="0005154A"/>
    <w:rsid w:val="0005196E"/>
    <w:rsid w:val="00052C05"/>
    <w:rsid w:val="00052DFD"/>
    <w:rsid w:val="00054461"/>
    <w:rsid w:val="000546EE"/>
    <w:rsid w:val="0005554F"/>
    <w:rsid w:val="0005588C"/>
    <w:rsid w:val="00055F12"/>
    <w:rsid w:val="000567D7"/>
    <w:rsid w:val="00056BC5"/>
    <w:rsid w:val="00056C4D"/>
    <w:rsid w:val="00056DFD"/>
    <w:rsid w:val="00056E98"/>
    <w:rsid w:val="00057348"/>
    <w:rsid w:val="00057553"/>
    <w:rsid w:val="0005794D"/>
    <w:rsid w:val="0005795D"/>
    <w:rsid w:val="00057FDA"/>
    <w:rsid w:val="00060336"/>
    <w:rsid w:val="00060743"/>
    <w:rsid w:val="00060AE8"/>
    <w:rsid w:val="000610B7"/>
    <w:rsid w:val="000614F1"/>
    <w:rsid w:val="00061A44"/>
    <w:rsid w:val="00061B18"/>
    <w:rsid w:val="000627B0"/>
    <w:rsid w:val="00063638"/>
    <w:rsid w:val="00064898"/>
    <w:rsid w:val="00064C2F"/>
    <w:rsid w:val="00064D07"/>
    <w:rsid w:val="000652FF"/>
    <w:rsid w:val="00065333"/>
    <w:rsid w:val="00066463"/>
    <w:rsid w:val="00066489"/>
    <w:rsid w:val="000665DE"/>
    <w:rsid w:val="000674E5"/>
    <w:rsid w:val="00067A32"/>
    <w:rsid w:val="000700FA"/>
    <w:rsid w:val="00070100"/>
    <w:rsid w:val="000705A5"/>
    <w:rsid w:val="00070A63"/>
    <w:rsid w:val="00070D73"/>
    <w:rsid w:val="00070F43"/>
    <w:rsid w:val="0007102B"/>
    <w:rsid w:val="0007168E"/>
    <w:rsid w:val="00071762"/>
    <w:rsid w:val="000717CE"/>
    <w:rsid w:val="000718C0"/>
    <w:rsid w:val="00071CED"/>
    <w:rsid w:val="00071DDA"/>
    <w:rsid w:val="00071E1E"/>
    <w:rsid w:val="000724B6"/>
    <w:rsid w:val="00073F66"/>
    <w:rsid w:val="0007406C"/>
    <w:rsid w:val="000740E6"/>
    <w:rsid w:val="000744D0"/>
    <w:rsid w:val="000748AA"/>
    <w:rsid w:val="000757D4"/>
    <w:rsid w:val="00075EC6"/>
    <w:rsid w:val="00076140"/>
    <w:rsid w:val="00076652"/>
    <w:rsid w:val="000766C0"/>
    <w:rsid w:val="00076733"/>
    <w:rsid w:val="00076975"/>
    <w:rsid w:val="000778E5"/>
    <w:rsid w:val="00080802"/>
    <w:rsid w:val="00080AD8"/>
    <w:rsid w:val="00080F94"/>
    <w:rsid w:val="00081491"/>
    <w:rsid w:val="00081C44"/>
    <w:rsid w:val="000822C3"/>
    <w:rsid w:val="000824E7"/>
    <w:rsid w:val="00082566"/>
    <w:rsid w:val="00082905"/>
    <w:rsid w:val="000831AC"/>
    <w:rsid w:val="0008391B"/>
    <w:rsid w:val="00083A1C"/>
    <w:rsid w:val="00083A63"/>
    <w:rsid w:val="00084046"/>
    <w:rsid w:val="00084207"/>
    <w:rsid w:val="000842D6"/>
    <w:rsid w:val="0008491C"/>
    <w:rsid w:val="00084EF2"/>
    <w:rsid w:val="0008581A"/>
    <w:rsid w:val="000858E6"/>
    <w:rsid w:val="00085C4B"/>
    <w:rsid w:val="00085E6A"/>
    <w:rsid w:val="00086D63"/>
    <w:rsid w:val="0008721F"/>
    <w:rsid w:val="00087904"/>
    <w:rsid w:val="000904FB"/>
    <w:rsid w:val="00090775"/>
    <w:rsid w:val="00090938"/>
    <w:rsid w:val="00090C87"/>
    <w:rsid w:val="00090EBA"/>
    <w:rsid w:val="00091209"/>
    <w:rsid w:val="000914F1"/>
    <w:rsid w:val="00091554"/>
    <w:rsid w:val="00091692"/>
    <w:rsid w:val="000918BD"/>
    <w:rsid w:val="00091C0D"/>
    <w:rsid w:val="00091D9D"/>
    <w:rsid w:val="0009215C"/>
    <w:rsid w:val="00092AE8"/>
    <w:rsid w:val="00092D06"/>
    <w:rsid w:val="00093561"/>
    <w:rsid w:val="00093663"/>
    <w:rsid w:val="000937F8"/>
    <w:rsid w:val="00093D1B"/>
    <w:rsid w:val="00093EF7"/>
    <w:rsid w:val="00094856"/>
    <w:rsid w:val="00094BB1"/>
    <w:rsid w:val="00094CCF"/>
    <w:rsid w:val="0009523E"/>
    <w:rsid w:val="00095EB3"/>
    <w:rsid w:val="00096D0E"/>
    <w:rsid w:val="00097244"/>
    <w:rsid w:val="000977E3"/>
    <w:rsid w:val="000A0063"/>
    <w:rsid w:val="000A01B0"/>
    <w:rsid w:val="000A02C9"/>
    <w:rsid w:val="000A06C1"/>
    <w:rsid w:val="000A112B"/>
    <w:rsid w:val="000A113C"/>
    <w:rsid w:val="000A1973"/>
    <w:rsid w:val="000A1D24"/>
    <w:rsid w:val="000A2A2F"/>
    <w:rsid w:val="000A2C51"/>
    <w:rsid w:val="000A350D"/>
    <w:rsid w:val="000A3C52"/>
    <w:rsid w:val="000A4320"/>
    <w:rsid w:val="000A450F"/>
    <w:rsid w:val="000A5197"/>
    <w:rsid w:val="000A520E"/>
    <w:rsid w:val="000A52F2"/>
    <w:rsid w:val="000A5EC5"/>
    <w:rsid w:val="000A5F62"/>
    <w:rsid w:val="000A6499"/>
    <w:rsid w:val="000A6A2A"/>
    <w:rsid w:val="000A6F30"/>
    <w:rsid w:val="000A7185"/>
    <w:rsid w:val="000A7446"/>
    <w:rsid w:val="000A7558"/>
    <w:rsid w:val="000A79FE"/>
    <w:rsid w:val="000A7E0E"/>
    <w:rsid w:val="000B0573"/>
    <w:rsid w:val="000B0793"/>
    <w:rsid w:val="000B0A11"/>
    <w:rsid w:val="000B0AF5"/>
    <w:rsid w:val="000B1175"/>
    <w:rsid w:val="000B1694"/>
    <w:rsid w:val="000B1931"/>
    <w:rsid w:val="000B19C2"/>
    <w:rsid w:val="000B2340"/>
    <w:rsid w:val="000B3035"/>
    <w:rsid w:val="000B32F7"/>
    <w:rsid w:val="000B34F9"/>
    <w:rsid w:val="000B3E16"/>
    <w:rsid w:val="000B4240"/>
    <w:rsid w:val="000B48CF"/>
    <w:rsid w:val="000B499A"/>
    <w:rsid w:val="000B4C3B"/>
    <w:rsid w:val="000B518E"/>
    <w:rsid w:val="000B5B8D"/>
    <w:rsid w:val="000B647F"/>
    <w:rsid w:val="000B67D3"/>
    <w:rsid w:val="000B68C1"/>
    <w:rsid w:val="000B6B62"/>
    <w:rsid w:val="000B6BEF"/>
    <w:rsid w:val="000B6FE0"/>
    <w:rsid w:val="000B712C"/>
    <w:rsid w:val="000B71FE"/>
    <w:rsid w:val="000B7324"/>
    <w:rsid w:val="000B7510"/>
    <w:rsid w:val="000B78E8"/>
    <w:rsid w:val="000C0029"/>
    <w:rsid w:val="000C06F2"/>
    <w:rsid w:val="000C0788"/>
    <w:rsid w:val="000C1363"/>
    <w:rsid w:val="000C180E"/>
    <w:rsid w:val="000C18D3"/>
    <w:rsid w:val="000C1B52"/>
    <w:rsid w:val="000C21FE"/>
    <w:rsid w:val="000C24CA"/>
    <w:rsid w:val="000C36C0"/>
    <w:rsid w:val="000C36C7"/>
    <w:rsid w:val="000C3BF7"/>
    <w:rsid w:val="000C412E"/>
    <w:rsid w:val="000C456B"/>
    <w:rsid w:val="000C5624"/>
    <w:rsid w:val="000C5916"/>
    <w:rsid w:val="000C597E"/>
    <w:rsid w:val="000C5B74"/>
    <w:rsid w:val="000C5E45"/>
    <w:rsid w:val="000C626D"/>
    <w:rsid w:val="000C6716"/>
    <w:rsid w:val="000C6C31"/>
    <w:rsid w:val="000C6D2A"/>
    <w:rsid w:val="000C73B6"/>
    <w:rsid w:val="000C7624"/>
    <w:rsid w:val="000C7A4E"/>
    <w:rsid w:val="000D0990"/>
    <w:rsid w:val="000D0B62"/>
    <w:rsid w:val="000D0C25"/>
    <w:rsid w:val="000D140D"/>
    <w:rsid w:val="000D1741"/>
    <w:rsid w:val="000D1B5D"/>
    <w:rsid w:val="000D1D14"/>
    <w:rsid w:val="000D20F7"/>
    <w:rsid w:val="000D2BFA"/>
    <w:rsid w:val="000D2D2A"/>
    <w:rsid w:val="000D2EC6"/>
    <w:rsid w:val="000D34E5"/>
    <w:rsid w:val="000D3F9A"/>
    <w:rsid w:val="000D49FD"/>
    <w:rsid w:val="000D5111"/>
    <w:rsid w:val="000D5D60"/>
    <w:rsid w:val="000D6CB6"/>
    <w:rsid w:val="000D6D63"/>
    <w:rsid w:val="000D6FBE"/>
    <w:rsid w:val="000D776B"/>
    <w:rsid w:val="000D7A14"/>
    <w:rsid w:val="000D7C74"/>
    <w:rsid w:val="000E01CD"/>
    <w:rsid w:val="000E0589"/>
    <w:rsid w:val="000E06F1"/>
    <w:rsid w:val="000E0A16"/>
    <w:rsid w:val="000E1094"/>
    <w:rsid w:val="000E10F5"/>
    <w:rsid w:val="000E15DB"/>
    <w:rsid w:val="000E24A8"/>
    <w:rsid w:val="000E2CEC"/>
    <w:rsid w:val="000E3C47"/>
    <w:rsid w:val="000E47C8"/>
    <w:rsid w:val="000E486F"/>
    <w:rsid w:val="000E4DC5"/>
    <w:rsid w:val="000E5343"/>
    <w:rsid w:val="000E58C2"/>
    <w:rsid w:val="000E5BF5"/>
    <w:rsid w:val="000E5EFF"/>
    <w:rsid w:val="000E6B5B"/>
    <w:rsid w:val="000E7131"/>
    <w:rsid w:val="000E7723"/>
    <w:rsid w:val="000F0230"/>
    <w:rsid w:val="000F03DE"/>
    <w:rsid w:val="000F06CD"/>
    <w:rsid w:val="000F1326"/>
    <w:rsid w:val="000F13CC"/>
    <w:rsid w:val="000F1DA5"/>
    <w:rsid w:val="000F1EF4"/>
    <w:rsid w:val="000F325C"/>
    <w:rsid w:val="000F3DC8"/>
    <w:rsid w:val="000F4106"/>
    <w:rsid w:val="000F5753"/>
    <w:rsid w:val="000F61E5"/>
    <w:rsid w:val="000F693B"/>
    <w:rsid w:val="000F6973"/>
    <w:rsid w:val="000F7642"/>
    <w:rsid w:val="000F7824"/>
    <w:rsid w:val="000F7959"/>
    <w:rsid w:val="001004B6"/>
    <w:rsid w:val="00100BBC"/>
    <w:rsid w:val="00101A9F"/>
    <w:rsid w:val="00102440"/>
    <w:rsid w:val="001028BE"/>
    <w:rsid w:val="00103A8D"/>
    <w:rsid w:val="00103CD3"/>
    <w:rsid w:val="00104109"/>
    <w:rsid w:val="00104144"/>
    <w:rsid w:val="00104447"/>
    <w:rsid w:val="00104532"/>
    <w:rsid w:val="0010494B"/>
    <w:rsid w:val="00104BA2"/>
    <w:rsid w:val="00104BB9"/>
    <w:rsid w:val="00105AAA"/>
    <w:rsid w:val="00105AF1"/>
    <w:rsid w:val="00107506"/>
    <w:rsid w:val="0010751D"/>
    <w:rsid w:val="00107CCC"/>
    <w:rsid w:val="00107F1D"/>
    <w:rsid w:val="0011094D"/>
    <w:rsid w:val="00110C72"/>
    <w:rsid w:val="0011139F"/>
    <w:rsid w:val="00111DD0"/>
    <w:rsid w:val="00111F99"/>
    <w:rsid w:val="00111FC3"/>
    <w:rsid w:val="001126C0"/>
    <w:rsid w:val="00112775"/>
    <w:rsid w:val="00112B13"/>
    <w:rsid w:val="00112C2B"/>
    <w:rsid w:val="00113372"/>
    <w:rsid w:val="00113CA2"/>
    <w:rsid w:val="001149D3"/>
    <w:rsid w:val="00114D2D"/>
    <w:rsid w:val="00115725"/>
    <w:rsid w:val="00115CAC"/>
    <w:rsid w:val="00116330"/>
    <w:rsid w:val="001167CB"/>
    <w:rsid w:val="00116A50"/>
    <w:rsid w:val="00116ACF"/>
    <w:rsid w:val="00116F0A"/>
    <w:rsid w:val="0011762C"/>
    <w:rsid w:val="00117DF3"/>
    <w:rsid w:val="0012017F"/>
    <w:rsid w:val="001206AA"/>
    <w:rsid w:val="001216AD"/>
    <w:rsid w:val="00121705"/>
    <w:rsid w:val="00121D21"/>
    <w:rsid w:val="00121E1E"/>
    <w:rsid w:val="001223A5"/>
    <w:rsid w:val="0012268A"/>
    <w:rsid w:val="0012299F"/>
    <w:rsid w:val="00122C6E"/>
    <w:rsid w:val="0012359B"/>
    <w:rsid w:val="00123CD2"/>
    <w:rsid w:val="001245D7"/>
    <w:rsid w:val="001248C0"/>
    <w:rsid w:val="0012491A"/>
    <w:rsid w:val="0012494B"/>
    <w:rsid w:val="0012577F"/>
    <w:rsid w:val="00125941"/>
    <w:rsid w:val="00125946"/>
    <w:rsid w:val="0012658D"/>
    <w:rsid w:val="001268C8"/>
    <w:rsid w:val="00126AD1"/>
    <w:rsid w:val="00127893"/>
    <w:rsid w:val="00127FB3"/>
    <w:rsid w:val="001301A1"/>
    <w:rsid w:val="00130235"/>
    <w:rsid w:val="00130B7C"/>
    <w:rsid w:val="00130CEE"/>
    <w:rsid w:val="00130F6A"/>
    <w:rsid w:val="001317B3"/>
    <w:rsid w:val="001318A3"/>
    <w:rsid w:val="001318EF"/>
    <w:rsid w:val="00131C43"/>
    <w:rsid w:val="00132EA5"/>
    <w:rsid w:val="001334AA"/>
    <w:rsid w:val="00133641"/>
    <w:rsid w:val="00133914"/>
    <w:rsid w:val="00133B13"/>
    <w:rsid w:val="00133F54"/>
    <w:rsid w:val="001347D4"/>
    <w:rsid w:val="001352DD"/>
    <w:rsid w:val="00135FB2"/>
    <w:rsid w:val="001374B3"/>
    <w:rsid w:val="001374E9"/>
    <w:rsid w:val="00137592"/>
    <w:rsid w:val="001379B8"/>
    <w:rsid w:val="00137C1D"/>
    <w:rsid w:val="00137CD6"/>
    <w:rsid w:val="00137E95"/>
    <w:rsid w:val="001403F1"/>
    <w:rsid w:val="00140870"/>
    <w:rsid w:val="00140A1F"/>
    <w:rsid w:val="00141592"/>
    <w:rsid w:val="00142533"/>
    <w:rsid w:val="001428CB"/>
    <w:rsid w:val="00142BCE"/>
    <w:rsid w:val="00142F26"/>
    <w:rsid w:val="00143AE9"/>
    <w:rsid w:val="00144C8F"/>
    <w:rsid w:val="00144DB0"/>
    <w:rsid w:val="00144DC1"/>
    <w:rsid w:val="00144F6E"/>
    <w:rsid w:val="00145C69"/>
    <w:rsid w:val="00145D6F"/>
    <w:rsid w:val="001462BB"/>
    <w:rsid w:val="00146730"/>
    <w:rsid w:val="001507CB"/>
    <w:rsid w:val="00150A9B"/>
    <w:rsid w:val="001516BD"/>
    <w:rsid w:val="00151842"/>
    <w:rsid w:val="001522A5"/>
    <w:rsid w:val="001525B1"/>
    <w:rsid w:val="00152777"/>
    <w:rsid w:val="0015317B"/>
    <w:rsid w:val="001532BC"/>
    <w:rsid w:val="00154026"/>
    <w:rsid w:val="001544DA"/>
    <w:rsid w:val="00154925"/>
    <w:rsid w:val="00154F8C"/>
    <w:rsid w:val="00155535"/>
    <w:rsid w:val="00155860"/>
    <w:rsid w:val="001559A4"/>
    <w:rsid w:val="0015607D"/>
    <w:rsid w:val="00156178"/>
    <w:rsid w:val="00156310"/>
    <w:rsid w:val="0015655B"/>
    <w:rsid w:val="00156743"/>
    <w:rsid w:val="00156EFA"/>
    <w:rsid w:val="00157415"/>
    <w:rsid w:val="00157994"/>
    <w:rsid w:val="00157AE8"/>
    <w:rsid w:val="00157BF4"/>
    <w:rsid w:val="001613B0"/>
    <w:rsid w:val="001613DC"/>
    <w:rsid w:val="00161A2E"/>
    <w:rsid w:val="00161C4C"/>
    <w:rsid w:val="00162523"/>
    <w:rsid w:val="0016259F"/>
    <w:rsid w:val="001627F9"/>
    <w:rsid w:val="00162EF1"/>
    <w:rsid w:val="00162FBC"/>
    <w:rsid w:val="0016357F"/>
    <w:rsid w:val="00163764"/>
    <w:rsid w:val="00163812"/>
    <w:rsid w:val="00163926"/>
    <w:rsid w:val="00163BAE"/>
    <w:rsid w:val="001647E1"/>
    <w:rsid w:val="0016639F"/>
    <w:rsid w:val="0016645D"/>
    <w:rsid w:val="00167353"/>
    <w:rsid w:val="001674CB"/>
    <w:rsid w:val="00167C37"/>
    <w:rsid w:val="0017044C"/>
    <w:rsid w:val="00170FB0"/>
    <w:rsid w:val="00171828"/>
    <w:rsid w:val="00171AC3"/>
    <w:rsid w:val="00172049"/>
    <w:rsid w:val="0017246B"/>
    <w:rsid w:val="00172492"/>
    <w:rsid w:val="00172539"/>
    <w:rsid w:val="001729D4"/>
    <w:rsid w:val="00173218"/>
    <w:rsid w:val="00173F02"/>
    <w:rsid w:val="00174AD3"/>
    <w:rsid w:val="00174D70"/>
    <w:rsid w:val="001754E3"/>
    <w:rsid w:val="00175757"/>
    <w:rsid w:val="0017578A"/>
    <w:rsid w:val="001757CF"/>
    <w:rsid w:val="00175FD5"/>
    <w:rsid w:val="00177FD9"/>
    <w:rsid w:val="0018061D"/>
    <w:rsid w:val="0018197A"/>
    <w:rsid w:val="00181D68"/>
    <w:rsid w:val="001820B4"/>
    <w:rsid w:val="001834BD"/>
    <w:rsid w:val="00183630"/>
    <w:rsid w:val="00183730"/>
    <w:rsid w:val="00183DC6"/>
    <w:rsid w:val="00183E08"/>
    <w:rsid w:val="00183EC0"/>
    <w:rsid w:val="001841E5"/>
    <w:rsid w:val="00185477"/>
    <w:rsid w:val="00185629"/>
    <w:rsid w:val="001859B8"/>
    <w:rsid w:val="00185C82"/>
    <w:rsid w:val="0018697E"/>
    <w:rsid w:val="00186CC7"/>
    <w:rsid w:val="00186E39"/>
    <w:rsid w:val="00191182"/>
    <w:rsid w:val="00191272"/>
    <w:rsid w:val="0019154E"/>
    <w:rsid w:val="001917E3"/>
    <w:rsid w:val="001919F5"/>
    <w:rsid w:val="00192179"/>
    <w:rsid w:val="001922E3"/>
    <w:rsid w:val="0019304F"/>
    <w:rsid w:val="0019317E"/>
    <w:rsid w:val="00193981"/>
    <w:rsid w:val="00193BEC"/>
    <w:rsid w:val="00193C1E"/>
    <w:rsid w:val="001940CC"/>
    <w:rsid w:val="00194737"/>
    <w:rsid w:val="00195518"/>
    <w:rsid w:val="00195DDF"/>
    <w:rsid w:val="0019695A"/>
    <w:rsid w:val="00196F20"/>
    <w:rsid w:val="00197326"/>
    <w:rsid w:val="00197528"/>
    <w:rsid w:val="00197875"/>
    <w:rsid w:val="00197BF8"/>
    <w:rsid w:val="001A0075"/>
    <w:rsid w:val="001A07E0"/>
    <w:rsid w:val="001A102F"/>
    <w:rsid w:val="001A10F2"/>
    <w:rsid w:val="001A10FD"/>
    <w:rsid w:val="001A12AF"/>
    <w:rsid w:val="001A2363"/>
    <w:rsid w:val="001A309F"/>
    <w:rsid w:val="001A30E8"/>
    <w:rsid w:val="001A31F4"/>
    <w:rsid w:val="001A322D"/>
    <w:rsid w:val="001A4311"/>
    <w:rsid w:val="001A433B"/>
    <w:rsid w:val="001A4487"/>
    <w:rsid w:val="001A4567"/>
    <w:rsid w:val="001A554C"/>
    <w:rsid w:val="001A5570"/>
    <w:rsid w:val="001A584A"/>
    <w:rsid w:val="001A5EC3"/>
    <w:rsid w:val="001A6365"/>
    <w:rsid w:val="001A6920"/>
    <w:rsid w:val="001A699D"/>
    <w:rsid w:val="001A6E8D"/>
    <w:rsid w:val="001A7077"/>
    <w:rsid w:val="001A735E"/>
    <w:rsid w:val="001A77F7"/>
    <w:rsid w:val="001A7955"/>
    <w:rsid w:val="001B06D1"/>
    <w:rsid w:val="001B0713"/>
    <w:rsid w:val="001B0BCB"/>
    <w:rsid w:val="001B1081"/>
    <w:rsid w:val="001B1F04"/>
    <w:rsid w:val="001B2693"/>
    <w:rsid w:val="001B2909"/>
    <w:rsid w:val="001B2BC4"/>
    <w:rsid w:val="001B2E4E"/>
    <w:rsid w:val="001B311E"/>
    <w:rsid w:val="001B36D3"/>
    <w:rsid w:val="001B5100"/>
    <w:rsid w:val="001B52A6"/>
    <w:rsid w:val="001B52F7"/>
    <w:rsid w:val="001B5658"/>
    <w:rsid w:val="001B593A"/>
    <w:rsid w:val="001B6016"/>
    <w:rsid w:val="001B609D"/>
    <w:rsid w:val="001B6830"/>
    <w:rsid w:val="001B6846"/>
    <w:rsid w:val="001B68D5"/>
    <w:rsid w:val="001B7753"/>
    <w:rsid w:val="001B77F2"/>
    <w:rsid w:val="001B7A8F"/>
    <w:rsid w:val="001B7CB2"/>
    <w:rsid w:val="001C01D2"/>
    <w:rsid w:val="001C0561"/>
    <w:rsid w:val="001C1AC2"/>
    <w:rsid w:val="001C1F57"/>
    <w:rsid w:val="001C2E1C"/>
    <w:rsid w:val="001C41BC"/>
    <w:rsid w:val="001C436D"/>
    <w:rsid w:val="001C58B4"/>
    <w:rsid w:val="001C5ACB"/>
    <w:rsid w:val="001C6432"/>
    <w:rsid w:val="001C67BD"/>
    <w:rsid w:val="001C6BBC"/>
    <w:rsid w:val="001C7707"/>
    <w:rsid w:val="001C773F"/>
    <w:rsid w:val="001D0083"/>
    <w:rsid w:val="001D0C07"/>
    <w:rsid w:val="001D0D54"/>
    <w:rsid w:val="001D1058"/>
    <w:rsid w:val="001D17FF"/>
    <w:rsid w:val="001D1897"/>
    <w:rsid w:val="001D19CF"/>
    <w:rsid w:val="001D1B46"/>
    <w:rsid w:val="001D20A7"/>
    <w:rsid w:val="001D2A6A"/>
    <w:rsid w:val="001D2E80"/>
    <w:rsid w:val="001D2ECC"/>
    <w:rsid w:val="001D2FA7"/>
    <w:rsid w:val="001D320F"/>
    <w:rsid w:val="001D344F"/>
    <w:rsid w:val="001D368A"/>
    <w:rsid w:val="001D37C2"/>
    <w:rsid w:val="001D38BE"/>
    <w:rsid w:val="001D438B"/>
    <w:rsid w:val="001D4E54"/>
    <w:rsid w:val="001D5401"/>
    <w:rsid w:val="001D68E3"/>
    <w:rsid w:val="001D74ED"/>
    <w:rsid w:val="001D789F"/>
    <w:rsid w:val="001D7DC3"/>
    <w:rsid w:val="001D7E46"/>
    <w:rsid w:val="001E0191"/>
    <w:rsid w:val="001E03DC"/>
    <w:rsid w:val="001E03F4"/>
    <w:rsid w:val="001E0E03"/>
    <w:rsid w:val="001E11A0"/>
    <w:rsid w:val="001E1858"/>
    <w:rsid w:val="001E1DD3"/>
    <w:rsid w:val="001E211F"/>
    <w:rsid w:val="001E2E0B"/>
    <w:rsid w:val="001E2F8D"/>
    <w:rsid w:val="001E2FFF"/>
    <w:rsid w:val="001E3004"/>
    <w:rsid w:val="001E397F"/>
    <w:rsid w:val="001E466E"/>
    <w:rsid w:val="001E5286"/>
    <w:rsid w:val="001E52F4"/>
    <w:rsid w:val="001E53E3"/>
    <w:rsid w:val="001E5F64"/>
    <w:rsid w:val="001E65F1"/>
    <w:rsid w:val="001E6BD5"/>
    <w:rsid w:val="001E7E60"/>
    <w:rsid w:val="001F014C"/>
    <w:rsid w:val="001F0B15"/>
    <w:rsid w:val="001F0B83"/>
    <w:rsid w:val="001F0E7D"/>
    <w:rsid w:val="001F169E"/>
    <w:rsid w:val="001F2086"/>
    <w:rsid w:val="001F2D72"/>
    <w:rsid w:val="001F3288"/>
    <w:rsid w:val="001F384B"/>
    <w:rsid w:val="001F3B57"/>
    <w:rsid w:val="001F3D61"/>
    <w:rsid w:val="001F42CD"/>
    <w:rsid w:val="001F490C"/>
    <w:rsid w:val="001F4B41"/>
    <w:rsid w:val="001F4F57"/>
    <w:rsid w:val="001F52E7"/>
    <w:rsid w:val="001F58C7"/>
    <w:rsid w:val="001F64BF"/>
    <w:rsid w:val="001F6FAE"/>
    <w:rsid w:val="001F705D"/>
    <w:rsid w:val="001F7366"/>
    <w:rsid w:val="001F78AB"/>
    <w:rsid w:val="001F7CA6"/>
    <w:rsid w:val="001F7D3E"/>
    <w:rsid w:val="001F7DB8"/>
    <w:rsid w:val="00200181"/>
    <w:rsid w:val="002004A0"/>
    <w:rsid w:val="00200806"/>
    <w:rsid w:val="002008F4"/>
    <w:rsid w:val="00200AF7"/>
    <w:rsid w:val="0020158A"/>
    <w:rsid w:val="0020173F"/>
    <w:rsid w:val="002027BC"/>
    <w:rsid w:val="002031D4"/>
    <w:rsid w:val="002034D6"/>
    <w:rsid w:val="0020421B"/>
    <w:rsid w:val="00204E76"/>
    <w:rsid w:val="00204F0B"/>
    <w:rsid w:val="00205A9E"/>
    <w:rsid w:val="00206427"/>
    <w:rsid w:val="00206F91"/>
    <w:rsid w:val="0020731B"/>
    <w:rsid w:val="0020735C"/>
    <w:rsid w:val="002073B8"/>
    <w:rsid w:val="00207B40"/>
    <w:rsid w:val="0021109C"/>
    <w:rsid w:val="0021150A"/>
    <w:rsid w:val="00211A53"/>
    <w:rsid w:val="00211CD1"/>
    <w:rsid w:val="002127B5"/>
    <w:rsid w:val="002130F8"/>
    <w:rsid w:val="00213CAC"/>
    <w:rsid w:val="00214110"/>
    <w:rsid w:val="0021485C"/>
    <w:rsid w:val="00214921"/>
    <w:rsid w:val="00214935"/>
    <w:rsid w:val="002151F3"/>
    <w:rsid w:val="00216453"/>
    <w:rsid w:val="00216B19"/>
    <w:rsid w:val="00216B1C"/>
    <w:rsid w:val="00217795"/>
    <w:rsid w:val="002201EA"/>
    <w:rsid w:val="0022049F"/>
    <w:rsid w:val="00220559"/>
    <w:rsid w:val="00220579"/>
    <w:rsid w:val="00220911"/>
    <w:rsid w:val="00220A91"/>
    <w:rsid w:val="00220E61"/>
    <w:rsid w:val="00221A78"/>
    <w:rsid w:val="00222308"/>
    <w:rsid w:val="0022348F"/>
    <w:rsid w:val="002247EA"/>
    <w:rsid w:val="002259BF"/>
    <w:rsid w:val="00225ED5"/>
    <w:rsid w:val="002264CC"/>
    <w:rsid w:val="00226522"/>
    <w:rsid w:val="00226CD5"/>
    <w:rsid w:val="002273B7"/>
    <w:rsid w:val="00227A9B"/>
    <w:rsid w:val="00227D5B"/>
    <w:rsid w:val="002302E2"/>
    <w:rsid w:val="002313D3"/>
    <w:rsid w:val="00231438"/>
    <w:rsid w:val="002315BA"/>
    <w:rsid w:val="0023183C"/>
    <w:rsid w:val="00232197"/>
    <w:rsid w:val="002323A7"/>
    <w:rsid w:val="0023241E"/>
    <w:rsid w:val="00232AF9"/>
    <w:rsid w:val="00232D5E"/>
    <w:rsid w:val="00232E6E"/>
    <w:rsid w:val="00232F09"/>
    <w:rsid w:val="002331A9"/>
    <w:rsid w:val="00233838"/>
    <w:rsid w:val="00233A00"/>
    <w:rsid w:val="00233A70"/>
    <w:rsid w:val="00233CE1"/>
    <w:rsid w:val="00233F50"/>
    <w:rsid w:val="002342FA"/>
    <w:rsid w:val="00234671"/>
    <w:rsid w:val="0023472A"/>
    <w:rsid w:val="00234A06"/>
    <w:rsid w:val="00234C7E"/>
    <w:rsid w:val="0023532E"/>
    <w:rsid w:val="00235937"/>
    <w:rsid w:val="00237471"/>
    <w:rsid w:val="00237C7E"/>
    <w:rsid w:val="00240BC6"/>
    <w:rsid w:val="002413AB"/>
    <w:rsid w:val="002418DD"/>
    <w:rsid w:val="002424BC"/>
    <w:rsid w:val="00242868"/>
    <w:rsid w:val="00242F76"/>
    <w:rsid w:val="0024361F"/>
    <w:rsid w:val="00243E26"/>
    <w:rsid w:val="00243E6D"/>
    <w:rsid w:val="00244068"/>
    <w:rsid w:val="002444BA"/>
    <w:rsid w:val="002445B3"/>
    <w:rsid w:val="00244BE9"/>
    <w:rsid w:val="002451CC"/>
    <w:rsid w:val="0024547C"/>
    <w:rsid w:val="00245F08"/>
    <w:rsid w:val="00246241"/>
    <w:rsid w:val="00246884"/>
    <w:rsid w:val="002469D7"/>
    <w:rsid w:val="00246E0A"/>
    <w:rsid w:val="002474E2"/>
    <w:rsid w:val="00247EDE"/>
    <w:rsid w:val="0025025D"/>
    <w:rsid w:val="00250683"/>
    <w:rsid w:val="00251101"/>
    <w:rsid w:val="002511ED"/>
    <w:rsid w:val="0025182E"/>
    <w:rsid w:val="002519F5"/>
    <w:rsid w:val="00252D4A"/>
    <w:rsid w:val="00253730"/>
    <w:rsid w:val="00253809"/>
    <w:rsid w:val="0025380C"/>
    <w:rsid w:val="00253EE4"/>
    <w:rsid w:val="002540FF"/>
    <w:rsid w:val="00254561"/>
    <w:rsid w:val="0025486B"/>
    <w:rsid w:val="00254A66"/>
    <w:rsid w:val="00254DAB"/>
    <w:rsid w:val="00255D12"/>
    <w:rsid w:val="0025645D"/>
    <w:rsid w:val="00256929"/>
    <w:rsid w:val="00256951"/>
    <w:rsid w:val="00256B33"/>
    <w:rsid w:val="00256B70"/>
    <w:rsid w:val="0025723E"/>
    <w:rsid w:val="002578F2"/>
    <w:rsid w:val="00257941"/>
    <w:rsid w:val="00257E26"/>
    <w:rsid w:val="00260068"/>
    <w:rsid w:val="0026076D"/>
    <w:rsid w:val="002611CF"/>
    <w:rsid w:val="00262052"/>
    <w:rsid w:val="002625D6"/>
    <w:rsid w:val="00262D85"/>
    <w:rsid w:val="0026312A"/>
    <w:rsid w:val="00264266"/>
    <w:rsid w:val="00264B19"/>
    <w:rsid w:val="00264DC1"/>
    <w:rsid w:val="00265314"/>
    <w:rsid w:val="0026549F"/>
    <w:rsid w:val="00265A44"/>
    <w:rsid w:val="00265BB5"/>
    <w:rsid w:val="00265E49"/>
    <w:rsid w:val="0026619B"/>
    <w:rsid w:val="002666F6"/>
    <w:rsid w:val="0026749E"/>
    <w:rsid w:val="00267BEE"/>
    <w:rsid w:val="00267F36"/>
    <w:rsid w:val="00271FD9"/>
    <w:rsid w:val="00272136"/>
    <w:rsid w:val="0027235B"/>
    <w:rsid w:val="002728AD"/>
    <w:rsid w:val="00272A37"/>
    <w:rsid w:val="00272A3C"/>
    <w:rsid w:val="00272FA3"/>
    <w:rsid w:val="00273B4E"/>
    <w:rsid w:val="00273E67"/>
    <w:rsid w:val="0027499B"/>
    <w:rsid w:val="00274DC1"/>
    <w:rsid w:val="00275053"/>
    <w:rsid w:val="0027552C"/>
    <w:rsid w:val="00275534"/>
    <w:rsid w:val="002759EF"/>
    <w:rsid w:val="00276101"/>
    <w:rsid w:val="00276771"/>
    <w:rsid w:val="00276B56"/>
    <w:rsid w:val="00277535"/>
    <w:rsid w:val="00277ACD"/>
    <w:rsid w:val="00277CF5"/>
    <w:rsid w:val="00277E4E"/>
    <w:rsid w:val="002801FC"/>
    <w:rsid w:val="002803C4"/>
    <w:rsid w:val="00280465"/>
    <w:rsid w:val="00280B09"/>
    <w:rsid w:val="00280B5D"/>
    <w:rsid w:val="00281455"/>
    <w:rsid w:val="00281800"/>
    <w:rsid w:val="00281944"/>
    <w:rsid w:val="00281C36"/>
    <w:rsid w:val="00281DD4"/>
    <w:rsid w:val="0028226F"/>
    <w:rsid w:val="00282F31"/>
    <w:rsid w:val="00283037"/>
    <w:rsid w:val="00283414"/>
    <w:rsid w:val="00283503"/>
    <w:rsid w:val="00283BD1"/>
    <w:rsid w:val="0028422B"/>
    <w:rsid w:val="00284E17"/>
    <w:rsid w:val="00285074"/>
    <w:rsid w:val="00285578"/>
    <w:rsid w:val="0028587C"/>
    <w:rsid w:val="00285A77"/>
    <w:rsid w:val="0028696B"/>
    <w:rsid w:val="00287AF8"/>
    <w:rsid w:val="00287B34"/>
    <w:rsid w:val="00291278"/>
    <w:rsid w:val="00291A4D"/>
    <w:rsid w:val="00291B9A"/>
    <w:rsid w:val="00291E69"/>
    <w:rsid w:val="00291E91"/>
    <w:rsid w:val="0029230A"/>
    <w:rsid w:val="00292461"/>
    <w:rsid w:val="002928E1"/>
    <w:rsid w:val="0029346A"/>
    <w:rsid w:val="00293551"/>
    <w:rsid w:val="002937A1"/>
    <w:rsid w:val="00293AC1"/>
    <w:rsid w:val="0029450A"/>
    <w:rsid w:val="00294535"/>
    <w:rsid w:val="002947CC"/>
    <w:rsid w:val="0029483D"/>
    <w:rsid w:val="0029486F"/>
    <w:rsid w:val="002949BC"/>
    <w:rsid w:val="00294A0A"/>
    <w:rsid w:val="00294C00"/>
    <w:rsid w:val="00295B15"/>
    <w:rsid w:val="00296ECF"/>
    <w:rsid w:val="002974DF"/>
    <w:rsid w:val="0029797F"/>
    <w:rsid w:val="002A11E9"/>
    <w:rsid w:val="002A193B"/>
    <w:rsid w:val="002A19F6"/>
    <w:rsid w:val="002A2082"/>
    <w:rsid w:val="002A21A4"/>
    <w:rsid w:val="002A23C4"/>
    <w:rsid w:val="002A2D32"/>
    <w:rsid w:val="002A2F94"/>
    <w:rsid w:val="002A3179"/>
    <w:rsid w:val="002A32B2"/>
    <w:rsid w:val="002A4DD0"/>
    <w:rsid w:val="002A5518"/>
    <w:rsid w:val="002A5F5E"/>
    <w:rsid w:val="002A6838"/>
    <w:rsid w:val="002A6F8E"/>
    <w:rsid w:val="002B11B2"/>
    <w:rsid w:val="002B240F"/>
    <w:rsid w:val="002B2567"/>
    <w:rsid w:val="002B27F3"/>
    <w:rsid w:val="002B2CFC"/>
    <w:rsid w:val="002B2E22"/>
    <w:rsid w:val="002B3F8C"/>
    <w:rsid w:val="002B411B"/>
    <w:rsid w:val="002B4531"/>
    <w:rsid w:val="002B47DD"/>
    <w:rsid w:val="002B6016"/>
    <w:rsid w:val="002B6258"/>
    <w:rsid w:val="002B642F"/>
    <w:rsid w:val="002B6ACE"/>
    <w:rsid w:val="002B7750"/>
    <w:rsid w:val="002C0218"/>
    <w:rsid w:val="002C0649"/>
    <w:rsid w:val="002C1142"/>
    <w:rsid w:val="002C1AFD"/>
    <w:rsid w:val="002C1E87"/>
    <w:rsid w:val="002C3464"/>
    <w:rsid w:val="002C3BF3"/>
    <w:rsid w:val="002C48D0"/>
    <w:rsid w:val="002C4BF3"/>
    <w:rsid w:val="002C4C0C"/>
    <w:rsid w:val="002C4F0D"/>
    <w:rsid w:val="002C5133"/>
    <w:rsid w:val="002C5188"/>
    <w:rsid w:val="002C5207"/>
    <w:rsid w:val="002C5261"/>
    <w:rsid w:val="002C5974"/>
    <w:rsid w:val="002C5A28"/>
    <w:rsid w:val="002C5BB7"/>
    <w:rsid w:val="002C5DB6"/>
    <w:rsid w:val="002C63AE"/>
    <w:rsid w:val="002C63F6"/>
    <w:rsid w:val="002C6638"/>
    <w:rsid w:val="002C6D25"/>
    <w:rsid w:val="002C6EEB"/>
    <w:rsid w:val="002D0EB6"/>
    <w:rsid w:val="002D10C1"/>
    <w:rsid w:val="002D17FB"/>
    <w:rsid w:val="002D1D00"/>
    <w:rsid w:val="002D2050"/>
    <w:rsid w:val="002D2101"/>
    <w:rsid w:val="002D231C"/>
    <w:rsid w:val="002D2508"/>
    <w:rsid w:val="002D25B3"/>
    <w:rsid w:val="002D327C"/>
    <w:rsid w:val="002D32BC"/>
    <w:rsid w:val="002D346C"/>
    <w:rsid w:val="002D36DF"/>
    <w:rsid w:val="002D3BDD"/>
    <w:rsid w:val="002D4CB6"/>
    <w:rsid w:val="002D55E7"/>
    <w:rsid w:val="002D561E"/>
    <w:rsid w:val="002D5BDB"/>
    <w:rsid w:val="002D5D14"/>
    <w:rsid w:val="002D6909"/>
    <w:rsid w:val="002D7B1A"/>
    <w:rsid w:val="002D7B4C"/>
    <w:rsid w:val="002E0011"/>
    <w:rsid w:val="002E02F0"/>
    <w:rsid w:val="002E1993"/>
    <w:rsid w:val="002E275D"/>
    <w:rsid w:val="002E3A9A"/>
    <w:rsid w:val="002E3C7E"/>
    <w:rsid w:val="002E3DE7"/>
    <w:rsid w:val="002E4E20"/>
    <w:rsid w:val="002E54AA"/>
    <w:rsid w:val="002E56F5"/>
    <w:rsid w:val="002E5922"/>
    <w:rsid w:val="002E5B47"/>
    <w:rsid w:val="002E5BD4"/>
    <w:rsid w:val="002E6096"/>
    <w:rsid w:val="002E62EB"/>
    <w:rsid w:val="002E6345"/>
    <w:rsid w:val="002E680A"/>
    <w:rsid w:val="002E6AE7"/>
    <w:rsid w:val="002E6B76"/>
    <w:rsid w:val="002E7300"/>
    <w:rsid w:val="002E73E8"/>
    <w:rsid w:val="002E78BE"/>
    <w:rsid w:val="002E7908"/>
    <w:rsid w:val="002E7981"/>
    <w:rsid w:val="002E7AD8"/>
    <w:rsid w:val="002F061A"/>
    <w:rsid w:val="002F06C3"/>
    <w:rsid w:val="002F1CC9"/>
    <w:rsid w:val="002F1DD9"/>
    <w:rsid w:val="002F2A36"/>
    <w:rsid w:val="002F3761"/>
    <w:rsid w:val="002F3D02"/>
    <w:rsid w:val="002F4234"/>
    <w:rsid w:val="002F4492"/>
    <w:rsid w:val="002F4753"/>
    <w:rsid w:val="002F4F0B"/>
    <w:rsid w:val="002F4FD4"/>
    <w:rsid w:val="002F51BB"/>
    <w:rsid w:val="002F6A32"/>
    <w:rsid w:val="002F6D30"/>
    <w:rsid w:val="002F7312"/>
    <w:rsid w:val="002F7344"/>
    <w:rsid w:val="002F7788"/>
    <w:rsid w:val="002F788A"/>
    <w:rsid w:val="00300360"/>
    <w:rsid w:val="00300D1B"/>
    <w:rsid w:val="003010E4"/>
    <w:rsid w:val="003010F7"/>
    <w:rsid w:val="003017CE"/>
    <w:rsid w:val="003024C4"/>
    <w:rsid w:val="003025C6"/>
    <w:rsid w:val="00303A83"/>
    <w:rsid w:val="00303B21"/>
    <w:rsid w:val="00303F63"/>
    <w:rsid w:val="003041D8"/>
    <w:rsid w:val="0030427E"/>
    <w:rsid w:val="00304B8C"/>
    <w:rsid w:val="00304D2F"/>
    <w:rsid w:val="0030563D"/>
    <w:rsid w:val="0030595A"/>
    <w:rsid w:val="003059C1"/>
    <w:rsid w:val="00305EDC"/>
    <w:rsid w:val="0030655A"/>
    <w:rsid w:val="003070F9"/>
    <w:rsid w:val="003076B8"/>
    <w:rsid w:val="00307A11"/>
    <w:rsid w:val="00307F86"/>
    <w:rsid w:val="0031026E"/>
    <w:rsid w:val="00310684"/>
    <w:rsid w:val="00310767"/>
    <w:rsid w:val="003108BE"/>
    <w:rsid w:val="00310C4C"/>
    <w:rsid w:val="00310CEE"/>
    <w:rsid w:val="00310D62"/>
    <w:rsid w:val="0031138B"/>
    <w:rsid w:val="0031211F"/>
    <w:rsid w:val="00312204"/>
    <w:rsid w:val="0031233F"/>
    <w:rsid w:val="003124B5"/>
    <w:rsid w:val="003128AD"/>
    <w:rsid w:val="00312A57"/>
    <w:rsid w:val="00312C4A"/>
    <w:rsid w:val="0031325E"/>
    <w:rsid w:val="003139C9"/>
    <w:rsid w:val="003139ED"/>
    <w:rsid w:val="00313CF2"/>
    <w:rsid w:val="00313E2B"/>
    <w:rsid w:val="00313EE5"/>
    <w:rsid w:val="003140C1"/>
    <w:rsid w:val="0031425B"/>
    <w:rsid w:val="00314775"/>
    <w:rsid w:val="00314899"/>
    <w:rsid w:val="003148FA"/>
    <w:rsid w:val="0031507A"/>
    <w:rsid w:val="003157DF"/>
    <w:rsid w:val="0031615A"/>
    <w:rsid w:val="003167FF"/>
    <w:rsid w:val="00316A13"/>
    <w:rsid w:val="00316AC8"/>
    <w:rsid w:val="0031725D"/>
    <w:rsid w:val="00317777"/>
    <w:rsid w:val="0031798F"/>
    <w:rsid w:val="00320690"/>
    <w:rsid w:val="00320C6F"/>
    <w:rsid w:val="00321817"/>
    <w:rsid w:val="00321835"/>
    <w:rsid w:val="00321ECD"/>
    <w:rsid w:val="0032254D"/>
    <w:rsid w:val="00322B56"/>
    <w:rsid w:val="0032395D"/>
    <w:rsid w:val="00323AE0"/>
    <w:rsid w:val="00324C2A"/>
    <w:rsid w:val="00324D49"/>
    <w:rsid w:val="00324F83"/>
    <w:rsid w:val="003251F2"/>
    <w:rsid w:val="003259A7"/>
    <w:rsid w:val="00325B65"/>
    <w:rsid w:val="003263C6"/>
    <w:rsid w:val="003269C0"/>
    <w:rsid w:val="00326D78"/>
    <w:rsid w:val="00330774"/>
    <w:rsid w:val="00330D9B"/>
    <w:rsid w:val="003310C7"/>
    <w:rsid w:val="00331108"/>
    <w:rsid w:val="00331253"/>
    <w:rsid w:val="00332353"/>
    <w:rsid w:val="003329CB"/>
    <w:rsid w:val="003340BA"/>
    <w:rsid w:val="00334FE6"/>
    <w:rsid w:val="003353F0"/>
    <w:rsid w:val="00335C04"/>
    <w:rsid w:val="00335C2F"/>
    <w:rsid w:val="003362C3"/>
    <w:rsid w:val="00336858"/>
    <w:rsid w:val="00336942"/>
    <w:rsid w:val="00336982"/>
    <w:rsid w:val="00337187"/>
    <w:rsid w:val="00337637"/>
    <w:rsid w:val="003378FC"/>
    <w:rsid w:val="00337A76"/>
    <w:rsid w:val="00337CEB"/>
    <w:rsid w:val="00337E03"/>
    <w:rsid w:val="003409D5"/>
    <w:rsid w:val="00340D32"/>
    <w:rsid w:val="00340DDE"/>
    <w:rsid w:val="00341474"/>
    <w:rsid w:val="003427C4"/>
    <w:rsid w:val="00342831"/>
    <w:rsid w:val="003441DA"/>
    <w:rsid w:val="00344330"/>
    <w:rsid w:val="0034465B"/>
    <w:rsid w:val="00344807"/>
    <w:rsid w:val="0034536B"/>
    <w:rsid w:val="003454DA"/>
    <w:rsid w:val="00345C1F"/>
    <w:rsid w:val="00345CD0"/>
    <w:rsid w:val="00346198"/>
    <w:rsid w:val="003461D3"/>
    <w:rsid w:val="00346408"/>
    <w:rsid w:val="00346541"/>
    <w:rsid w:val="00346A31"/>
    <w:rsid w:val="00347771"/>
    <w:rsid w:val="0035004A"/>
    <w:rsid w:val="00350554"/>
    <w:rsid w:val="00350A87"/>
    <w:rsid w:val="00350E30"/>
    <w:rsid w:val="00350FE3"/>
    <w:rsid w:val="00351868"/>
    <w:rsid w:val="00351C75"/>
    <w:rsid w:val="00352275"/>
    <w:rsid w:val="0035227D"/>
    <w:rsid w:val="00353693"/>
    <w:rsid w:val="00353F78"/>
    <w:rsid w:val="00355E88"/>
    <w:rsid w:val="00355FB5"/>
    <w:rsid w:val="003560A6"/>
    <w:rsid w:val="00356190"/>
    <w:rsid w:val="00357382"/>
    <w:rsid w:val="003573AB"/>
    <w:rsid w:val="00357C17"/>
    <w:rsid w:val="00361AE2"/>
    <w:rsid w:val="00361BA2"/>
    <w:rsid w:val="00361DBB"/>
    <w:rsid w:val="003621F5"/>
    <w:rsid w:val="0036225E"/>
    <w:rsid w:val="003622A5"/>
    <w:rsid w:val="00362751"/>
    <w:rsid w:val="00362841"/>
    <w:rsid w:val="003628E9"/>
    <w:rsid w:val="00362DB1"/>
    <w:rsid w:val="00362EEC"/>
    <w:rsid w:val="00363B9C"/>
    <w:rsid w:val="003644F7"/>
    <w:rsid w:val="00364A2E"/>
    <w:rsid w:val="00364E5A"/>
    <w:rsid w:val="00364FF9"/>
    <w:rsid w:val="0036514D"/>
    <w:rsid w:val="00366213"/>
    <w:rsid w:val="00366A03"/>
    <w:rsid w:val="003677E3"/>
    <w:rsid w:val="003679F0"/>
    <w:rsid w:val="00370A0B"/>
    <w:rsid w:val="0037141A"/>
    <w:rsid w:val="00371816"/>
    <w:rsid w:val="00371BDA"/>
    <w:rsid w:val="00371C52"/>
    <w:rsid w:val="00371D4C"/>
    <w:rsid w:val="00372333"/>
    <w:rsid w:val="003727A1"/>
    <w:rsid w:val="00372A8D"/>
    <w:rsid w:val="00372EDB"/>
    <w:rsid w:val="00373579"/>
    <w:rsid w:val="00373606"/>
    <w:rsid w:val="00373CB6"/>
    <w:rsid w:val="00373E3B"/>
    <w:rsid w:val="00373F1E"/>
    <w:rsid w:val="00374180"/>
    <w:rsid w:val="00374AFF"/>
    <w:rsid w:val="00375885"/>
    <w:rsid w:val="003766A7"/>
    <w:rsid w:val="003768EF"/>
    <w:rsid w:val="00376988"/>
    <w:rsid w:val="0037752D"/>
    <w:rsid w:val="003801FC"/>
    <w:rsid w:val="003808A0"/>
    <w:rsid w:val="00380F58"/>
    <w:rsid w:val="00381440"/>
    <w:rsid w:val="003814FD"/>
    <w:rsid w:val="0038167B"/>
    <w:rsid w:val="00381753"/>
    <w:rsid w:val="0038196E"/>
    <w:rsid w:val="00381BD2"/>
    <w:rsid w:val="00381E2E"/>
    <w:rsid w:val="00381E6B"/>
    <w:rsid w:val="0038253C"/>
    <w:rsid w:val="0038259E"/>
    <w:rsid w:val="0038357E"/>
    <w:rsid w:val="00383B62"/>
    <w:rsid w:val="00383C73"/>
    <w:rsid w:val="00383DBE"/>
    <w:rsid w:val="00383FEA"/>
    <w:rsid w:val="003850E7"/>
    <w:rsid w:val="00385812"/>
    <w:rsid w:val="00386234"/>
    <w:rsid w:val="0038677B"/>
    <w:rsid w:val="0038716F"/>
    <w:rsid w:val="00387AB2"/>
    <w:rsid w:val="00387D33"/>
    <w:rsid w:val="00387EC2"/>
    <w:rsid w:val="00390563"/>
    <w:rsid w:val="00390BF7"/>
    <w:rsid w:val="00390C37"/>
    <w:rsid w:val="003911D5"/>
    <w:rsid w:val="00391BF3"/>
    <w:rsid w:val="00392007"/>
    <w:rsid w:val="00392022"/>
    <w:rsid w:val="003920BE"/>
    <w:rsid w:val="0039261B"/>
    <w:rsid w:val="003926DF"/>
    <w:rsid w:val="00392B87"/>
    <w:rsid w:val="00393132"/>
    <w:rsid w:val="00393861"/>
    <w:rsid w:val="003941E2"/>
    <w:rsid w:val="00394831"/>
    <w:rsid w:val="003957D5"/>
    <w:rsid w:val="00395B29"/>
    <w:rsid w:val="00395D9A"/>
    <w:rsid w:val="003960F9"/>
    <w:rsid w:val="00396859"/>
    <w:rsid w:val="00396D78"/>
    <w:rsid w:val="00396D86"/>
    <w:rsid w:val="00397098"/>
    <w:rsid w:val="003972D3"/>
    <w:rsid w:val="0039737C"/>
    <w:rsid w:val="003A0027"/>
    <w:rsid w:val="003A0A67"/>
    <w:rsid w:val="003A0D18"/>
    <w:rsid w:val="003A0FF3"/>
    <w:rsid w:val="003A1596"/>
    <w:rsid w:val="003A18AE"/>
    <w:rsid w:val="003A2443"/>
    <w:rsid w:val="003A29B9"/>
    <w:rsid w:val="003A2D2C"/>
    <w:rsid w:val="003A3208"/>
    <w:rsid w:val="003A32E5"/>
    <w:rsid w:val="003A399E"/>
    <w:rsid w:val="003A3F47"/>
    <w:rsid w:val="003A5001"/>
    <w:rsid w:val="003A5334"/>
    <w:rsid w:val="003A56BF"/>
    <w:rsid w:val="003A587F"/>
    <w:rsid w:val="003A5FA1"/>
    <w:rsid w:val="003A6622"/>
    <w:rsid w:val="003A66C6"/>
    <w:rsid w:val="003A6867"/>
    <w:rsid w:val="003A6B5A"/>
    <w:rsid w:val="003A7206"/>
    <w:rsid w:val="003A757D"/>
    <w:rsid w:val="003B082C"/>
    <w:rsid w:val="003B0C47"/>
    <w:rsid w:val="003B0D83"/>
    <w:rsid w:val="003B10D9"/>
    <w:rsid w:val="003B169F"/>
    <w:rsid w:val="003B1773"/>
    <w:rsid w:val="003B1CD5"/>
    <w:rsid w:val="003B1EBA"/>
    <w:rsid w:val="003B28E4"/>
    <w:rsid w:val="003B2942"/>
    <w:rsid w:val="003B350C"/>
    <w:rsid w:val="003B45AF"/>
    <w:rsid w:val="003B46B6"/>
    <w:rsid w:val="003B50CF"/>
    <w:rsid w:val="003B5510"/>
    <w:rsid w:val="003B5DAC"/>
    <w:rsid w:val="003B624C"/>
    <w:rsid w:val="003B65E8"/>
    <w:rsid w:val="003B675A"/>
    <w:rsid w:val="003B679F"/>
    <w:rsid w:val="003B6CFA"/>
    <w:rsid w:val="003B6D51"/>
    <w:rsid w:val="003B7400"/>
    <w:rsid w:val="003B740A"/>
    <w:rsid w:val="003B744A"/>
    <w:rsid w:val="003B77D9"/>
    <w:rsid w:val="003B7E71"/>
    <w:rsid w:val="003C05EE"/>
    <w:rsid w:val="003C0BF5"/>
    <w:rsid w:val="003C0C77"/>
    <w:rsid w:val="003C0D3B"/>
    <w:rsid w:val="003C263F"/>
    <w:rsid w:val="003C2C87"/>
    <w:rsid w:val="003C333B"/>
    <w:rsid w:val="003C37B5"/>
    <w:rsid w:val="003C395E"/>
    <w:rsid w:val="003C3D20"/>
    <w:rsid w:val="003C5126"/>
    <w:rsid w:val="003C56A4"/>
    <w:rsid w:val="003C5EA6"/>
    <w:rsid w:val="003C5FCC"/>
    <w:rsid w:val="003C6000"/>
    <w:rsid w:val="003C66C8"/>
    <w:rsid w:val="003C7103"/>
    <w:rsid w:val="003C78F9"/>
    <w:rsid w:val="003C7AEB"/>
    <w:rsid w:val="003C7D2B"/>
    <w:rsid w:val="003D0529"/>
    <w:rsid w:val="003D0924"/>
    <w:rsid w:val="003D102C"/>
    <w:rsid w:val="003D10BC"/>
    <w:rsid w:val="003D1225"/>
    <w:rsid w:val="003D1CFA"/>
    <w:rsid w:val="003D1E18"/>
    <w:rsid w:val="003D1FC6"/>
    <w:rsid w:val="003D2378"/>
    <w:rsid w:val="003D238C"/>
    <w:rsid w:val="003D2904"/>
    <w:rsid w:val="003D2AC6"/>
    <w:rsid w:val="003D2B7D"/>
    <w:rsid w:val="003D2D6B"/>
    <w:rsid w:val="003D3A4C"/>
    <w:rsid w:val="003D3A52"/>
    <w:rsid w:val="003D4546"/>
    <w:rsid w:val="003D4DAB"/>
    <w:rsid w:val="003D527B"/>
    <w:rsid w:val="003D5648"/>
    <w:rsid w:val="003D564A"/>
    <w:rsid w:val="003D6266"/>
    <w:rsid w:val="003D666B"/>
    <w:rsid w:val="003D6688"/>
    <w:rsid w:val="003D738E"/>
    <w:rsid w:val="003D7ACE"/>
    <w:rsid w:val="003E019C"/>
    <w:rsid w:val="003E134C"/>
    <w:rsid w:val="003E141A"/>
    <w:rsid w:val="003E1D71"/>
    <w:rsid w:val="003E205F"/>
    <w:rsid w:val="003E22E1"/>
    <w:rsid w:val="003E2325"/>
    <w:rsid w:val="003E2A4A"/>
    <w:rsid w:val="003E2A85"/>
    <w:rsid w:val="003E2ECF"/>
    <w:rsid w:val="003E30D7"/>
    <w:rsid w:val="003E34AA"/>
    <w:rsid w:val="003E34CC"/>
    <w:rsid w:val="003E39CE"/>
    <w:rsid w:val="003E39E8"/>
    <w:rsid w:val="003E4246"/>
    <w:rsid w:val="003E44C4"/>
    <w:rsid w:val="003E4CF4"/>
    <w:rsid w:val="003E4FA4"/>
    <w:rsid w:val="003E596E"/>
    <w:rsid w:val="003E5A5F"/>
    <w:rsid w:val="003E5B7A"/>
    <w:rsid w:val="003E6065"/>
    <w:rsid w:val="003E6491"/>
    <w:rsid w:val="003E6C58"/>
    <w:rsid w:val="003E6FFB"/>
    <w:rsid w:val="003E707A"/>
    <w:rsid w:val="003E7A1E"/>
    <w:rsid w:val="003F0070"/>
    <w:rsid w:val="003F02BD"/>
    <w:rsid w:val="003F045F"/>
    <w:rsid w:val="003F0657"/>
    <w:rsid w:val="003F07CA"/>
    <w:rsid w:val="003F172D"/>
    <w:rsid w:val="003F2029"/>
    <w:rsid w:val="003F2071"/>
    <w:rsid w:val="003F294A"/>
    <w:rsid w:val="003F2B0E"/>
    <w:rsid w:val="003F2D00"/>
    <w:rsid w:val="003F3150"/>
    <w:rsid w:val="003F382E"/>
    <w:rsid w:val="003F38EA"/>
    <w:rsid w:val="003F4158"/>
    <w:rsid w:val="003F4277"/>
    <w:rsid w:val="003F4756"/>
    <w:rsid w:val="003F4AC0"/>
    <w:rsid w:val="003F4E01"/>
    <w:rsid w:val="003F4FDE"/>
    <w:rsid w:val="003F5083"/>
    <w:rsid w:val="003F5517"/>
    <w:rsid w:val="003F5AEC"/>
    <w:rsid w:val="003F5CD9"/>
    <w:rsid w:val="003F6F74"/>
    <w:rsid w:val="003F71BF"/>
    <w:rsid w:val="003F7B5E"/>
    <w:rsid w:val="00400127"/>
    <w:rsid w:val="00400D91"/>
    <w:rsid w:val="0040106B"/>
    <w:rsid w:val="00401580"/>
    <w:rsid w:val="00401891"/>
    <w:rsid w:val="00401968"/>
    <w:rsid w:val="00402174"/>
    <w:rsid w:val="00402369"/>
    <w:rsid w:val="0040303C"/>
    <w:rsid w:val="00403096"/>
    <w:rsid w:val="00403387"/>
    <w:rsid w:val="004036A6"/>
    <w:rsid w:val="00403BC5"/>
    <w:rsid w:val="00403BCE"/>
    <w:rsid w:val="00403D75"/>
    <w:rsid w:val="004048AB"/>
    <w:rsid w:val="00406A59"/>
    <w:rsid w:val="00407B88"/>
    <w:rsid w:val="00407C29"/>
    <w:rsid w:val="004100DC"/>
    <w:rsid w:val="00410C02"/>
    <w:rsid w:val="00410E3E"/>
    <w:rsid w:val="00411259"/>
    <w:rsid w:val="004113E2"/>
    <w:rsid w:val="004115E8"/>
    <w:rsid w:val="0041163A"/>
    <w:rsid w:val="00411F3A"/>
    <w:rsid w:val="004125AE"/>
    <w:rsid w:val="00412CA7"/>
    <w:rsid w:val="00412E5C"/>
    <w:rsid w:val="004131E4"/>
    <w:rsid w:val="00413720"/>
    <w:rsid w:val="00413E45"/>
    <w:rsid w:val="004148A3"/>
    <w:rsid w:val="00414F4C"/>
    <w:rsid w:val="004150FC"/>
    <w:rsid w:val="00415A76"/>
    <w:rsid w:val="004168B3"/>
    <w:rsid w:val="004168D6"/>
    <w:rsid w:val="00416CB5"/>
    <w:rsid w:val="00416D7B"/>
    <w:rsid w:val="00417389"/>
    <w:rsid w:val="00417FDB"/>
    <w:rsid w:val="0042063E"/>
    <w:rsid w:val="004206E6"/>
    <w:rsid w:val="00420D66"/>
    <w:rsid w:val="00420EFB"/>
    <w:rsid w:val="004216BB"/>
    <w:rsid w:val="00421888"/>
    <w:rsid w:val="00421B93"/>
    <w:rsid w:val="00421CAA"/>
    <w:rsid w:val="00421FB4"/>
    <w:rsid w:val="00422066"/>
    <w:rsid w:val="00422A02"/>
    <w:rsid w:val="00422AE2"/>
    <w:rsid w:val="00423282"/>
    <w:rsid w:val="00423796"/>
    <w:rsid w:val="0042382B"/>
    <w:rsid w:val="00423843"/>
    <w:rsid w:val="00423A93"/>
    <w:rsid w:val="00423BDB"/>
    <w:rsid w:val="0042488F"/>
    <w:rsid w:val="00424E42"/>
    <w:rsid w:val="00425029"/>
    <w:rsid w:val="0042555E"/>
    <w:rsid w:val="0042574E"/>
    <w:rsid w:val="00425DDF"/>
    <w:rsid w:val="004261D8"/>
    <w:rsid w:val="0042667F"/>
    <w:rsid w:val="004269D3"/>
    <w:rsid w:val="00426C5C"/>
    <w:rsid w:val="00427037"/>
    <w:rsid w:val="004274DE"/>
    <w:rsid w:val="004276DD"/>
    <w:rsid w:val="0043008D"/>
    <w:rsid w:val="00430949"/>
    <w:rsid w:val="00430B77"/>
    <w:rsid w:val="00430D83"/>
    <w:rsid w:val="0043136B"/>
    <w:rsid w:val="0043177D"/>
    <w:rsid w:val="004317C5"/>
    <w:rsid w:val="00431D95"/>
    <w:rsid w:val="0043239C"/>
    <w:rsid w:val="00432A4D"/>
    <w:rsid w:val="00432A95"/>
    <w:rsid w:val="00433EE2"/>
    <w:rsid w:val="00433FA3"/>
    <w:rsid w:val="004340AB"/>
    <w:rsid w:val="004341F2"/>
    <w:rsid w:val="00434881"/>
    <w:rsid w:val="00434C3A"/>
    <w:rsid w:val="00434D53"/>
    <w:rsid w:val="00434E98"/>
    <w:rsid w:val="00435200"/>
    <w:rsid w:val="00435ACD"/>
    <w:rsid w:val="00435EE9"/>
    <w:rsid w:val="00436575"/>
    <w:rsid w:val="004367A0"/>
    <w:rsid w:val="0043691F"/>
    <w:rsid w:val="004370D6"/>
    <w:rsid w:val="004378CA"/>
    <w:rsid w:val="00437B7D"/>
    <w:rsid w:val="00440557"/>
    <w:rsid w:val="00440956"/>
    <w:rsid w:val="00441546"/>
    <w:rsid w:val="00441711"/>
    <w:rsid w:val="00441BC4"/>
    <w:rsid w:val="00441F34"/>
    <w:rsid w:val="0044228F"/>
    <w:rsid w:val="004426EA"/>
    <w:rsid w:val="004433EE"/>
    <w:rsid w:val="0044343B"/>
    <w:rsid w:val="004435A3"/>
    <w:rsid w:val="00443B41"/>
    <w:rsid w:val="00443E6F"/>
    <w:rsid w:val="00443F74"/>
    <w:rsid w:val="00444559"/>
    <w:rsid w:val="00444CBA"/>
    <w:rsid w:val="00445AB4"/>
    <w:rsid w:val="00445C0E"/>
    <w:rsid w:val="0044635D"/>
    <w:rsid w:val="004470C9"/>
    <w:rsid w:val="0044718F"/>
    <w:rsid w:val="00447C3C"/>
    <w:rsid w:val="00447C6F"/>
    <w:rsid w:val="00450825"/>
    <w:rsid w:val="00450C83"/>
    <w:rsid w:val="00450CF9"/>
    <w:rsid w:val="00450DDD"/>
    <w:rsid w:val="00451F2F"/>
    <w:rsid w:val="00452346"/>
    <w:rsid w:val="00452A81"/>
    <w:rsid w:val="00452B9C"/>
    <w:rsid w:val="00452FE8"/>
    <w:rsid w:val="004533BD"/>
    <w:rsid w:val="00453D2F"/>
    <w:rsid w:val="00454796"/>
    <w:rsid w:val="00455239"/>
    <w:rsid w:val="00455241"/>
    <w:rsid w:val="00455923"/>
    <w:rsid w:val="00455EFA"/>
    <w:rsid w:val="0045640E"/>
    <w:rsid w:val="0045668E"/>
    <w:rsid w:val="00456DF1"/>
    <w:rsid w:val="004577B1"/>
    <w:rsid w:val="0045787C"/>
    <w:rsid w:val="0046007D"/>
    <w:rsid w:val="0046033B"/>
    <w:rsid w:val="00460A06"/>
    <w:rsid w:val="00460C44"/>
    <w:rsid w:val="0046102E"/>
    <w:rsid w:val="00461871"/>
    <w:rsid w:val="00461CF1"/>
    <w:rsid w:val="00462163"/>
    <w:rsid w:val="004636EF"/>
    <w:rsid w:val="004638F5"/>
    <w:rsid w:val="00464261"/>
    <w:rsid w:val="00464465"/>
    <w:rsid w:val="00464694"/>
    <w:rsid w:val="00464736"/>
    <w:rsid w:val="00465044"/>
    <w:rsid w:val="00465F95"/>
    <w:rsid w:val="0046673B"/>
    <w:rsid w:val="00466B17"/>
    <w:rsid w:val="00467189"/>
    <w:rsid w:val="0046757E"/>
    <w:rsid w:val="00467713"/>
    <w:rsid w:val="00467A8B"/>
    <w:rsid w:val="00467ACD"/>
    <w:rsid w:val="0047008F"/>
    <w:rsid w:val="0047160A"/>
    <w:rsid w:val="00471757"/>
    <w:rsid w:val="00471999"/>
    <w:rsid w:val="00471ACB"/>
    <w:rsid w:val="00471C01"/>
    <w:rsid w:val="00472181"/>
    <w:rsid w:val="00473296"/>
    <w:rsid w:val="00473ADE"/>
    <w:rsid w:val="00473EF3"/>
    <w:rsid w:val="00474366"/>
    <w:rsid w:val="004744A4"/>
    <w:rsid w:val="004747D7"/>
    <w:rsid w:val="004748F9"/>
    <w:rsid w:val="004757CE"/>
    <w:rsid w:val="0047599A"/>
    <w:rsid w:val="00475D05"/>
    <w:rsid w:val="00476024"/>
    <w:rsid w:val="00476091"/>
    <w:rsid w:val="004760C6"/>
    <w:rsid w:val="00476F4E"/>
    <w:rsid w:val="004776D9"/>
    <w:rsid w:val="00477AE0"/>
    <w:rsid w:val="00477E5E"/>
    <w:rsid w:val="00477F67"/>
    <w:rsid w:val="004803EE"/>
    <w:rsid w:val="00480AC7"/>
    <w:rsid w:val="004815FA"/>
    <w:rsid w:val="004816E6"/>
    <w:rsid w:val="00481744"/>
    <w:rsid w:val="00481E64"/>
    <w:rsid w:val="004823BD"/>
    <w:rsid w:val="0048286C"/>
    <w:rsid w:val="004829A3"/>
    <w:rsid w:val="004831A8"/>
    <w:rsid w:val="004831E1"/>
    <w:rsid w:val="00483680"/>
    <w:rsid w:val="00483B2E"/>
    <w:rsid w:val="00483CF8"/>
    <w:rsid w:val="004840B3"/>
    <w:rsid w:val="0048425C"/>
    <w:rsid w:val="00484490"/>
    <w:rsid w:val="004844EB"/>
    <w:rsid w:val="004851F1"/>
    <w:rsid w:val="00485EA6"/>
    <w:rsid w:val="0048640E"/>
    <w:rsid w:val="00487249"/>
    <w:rsid w:val="004879D4"/>
    <w:rsid w:val="00487C02"/>
    <w:rsid w:val="00487F23"/>
    <w:rsid w:val="00490047"/>
    <w:rsid w:val="00490D69"/>
    <w:rsid w:val="00490EB2"/>
    <w:rsid w:val="00490EF2"/>
    <w:rsid w:val="0049173A"/>
    <w:rsid w:val="00491BCC"/>
    <w:rsid w:val="00491F6E"/>
    <w:rsid w:val="0049223B"/>
    <w:rsid w:val="00492640"/>
    <w:rsid w:val="00492AEE"/>
    <w:rsid w:val="004934DA"/>
    <w:rsid w:val="00493A58"/>
    <w:rsid w:val="00493CB9"/>
    <w:rsid w:val="004946BE"/>
    <w:rsid w:val="0049473C"/>
    <w:rsid w:val="00494746"/>
    <w:rsid w:val="00494CE9"/>
    <w:rsid w:val="00494DF1"/>
    <w:rsid w:val="004958A7"/>
    <w:rsid w:val="004964F4"/>
    <w:rsid w:val="00496E18"/>
    <w:rsid w:val="00496E84"/>
    <w:rsid w:val="00496EED"/>
    <w:rsid w:val="004971F9"/>
    <w:rsid w:val="0049739B"/>
    <w:rsid w:val="00497DF8"/>
    <w:rsid w:val="004A102C"/>
    <w:rsid w:val="004A14FC"/>
    <w:rsid w:val="004A19BE"/>
    <w:rsid w:val="004A1F7D"/>
    <w:rsid w:val="004A2495"/>
    <w:rsid w:val="004A2FC7"/>
    <w:rsid w:val="004A341C"/>
    <w:rsid w:val="004A3450"/>
    <w:rsid w:val="004A35BA"/>
    <w:rsid w:val="004A4069"/>
    <w:rsid w:val="004A44C7"/>
    <w:rsid w:val="004A4760"/>
    <w:rsid w:val="004A4D39"/>
    <w:rsid w:val="004A5B1F"/>
    <w:rsid w:val="004A6165"/>
    <w:rsid w:val="004A61B6"/>
    <w:rsid w:val="004A6D9C"/>
    <w:rsid w:val="004A7FD4"/>
    <w:rsid w:val="004B0078"/>
    <w:rsid w:val="004B03BD"/>
    <w:rsid w:val="004B0CC1"/>
    <w:rsid w:val="004B1A1E"/>
    <w:rsid w:val="004B1C55"/>
    <w:rsid w:val="004B24E4"/>
    <w:rsid w:val="004B265E"/>
    <w:rsid w:val="004B2662"/>
    <w:rsid w:val="004B2B05"/>
    <w:rsid w:val="004B3132"/>
    <w:rsid w:val="004B3D80"/>
    <w:rsid w:val="004B4D2A"/>
    <w:rsid w:val="004B4F13"/>
    <w:rsid w:val="004B538F"/>
    <w:rsid w:val="004B6672"/>
    <w:rsid w:val="004B67DA"/>
    <w:rsid w:val="004B6D3D"/>
    <w:rsid w:val="004B7782"/>
    <w:rsid w:val="004C0229"/>
    <w:rsid w:val="004C0C39"/>
    <w:rsid w:val="004C0EEE"/>
    <w:rsid w:val="004C1148"/>
    <w:rsid w:val="004C157B"/>
    <w:rsid w:val="004C16E2"/>
    <w:rsid w:val="004C1A58"/>
    <w:rsid w:val="004C1A7D"/>
    <w:rsid w:val="004C23D3"/>
    <w:rsid w:val="004C2454"/>
    <w:rsid w:val="004C26B2"/>
    <w:rsid w:val="004C276B"/>
    <w:rsid w:val="004C2A2C"/>
    <w:rsid w:val="004C2E00"/>
    <w:rsid w:val="004C42A1"/>
    <w:rsid w:val="004C42DC"/>
    <w:rsid w:val="004C4438"/>
    <w:rsid w:val="004C4726"/>
    <w:rsid w:val="004C494F"/>
    <w:rsid w:val="004C4D42"/>
    <w:rsid w:val="004C5431"/>
    <w:rsid w:val="004C57F7"/>
    <w:rsid w:val="004C6766"/>
    <w:rsid w:val="004C6CAA"/>
    <w:rsid w:val="004C7E0A"/>
    <w:rsid w:val="004D03FC"/>
    <w:rsid w:val="004D0512"/>
    <w:rsid w:val="004D0F85"/>
    <w:rsid w:val="004D1776"/>
    <w:rsid w:val="004D1A01"/>
    <w:rsid w:val="004D2A6D"/>
    <w:rsid w:val="004D2D7E"/>
    <w:rsid w:val="004D3449"/>
    <w:rsid w:val="004D3772"/>
    <w:rsid w:val="004D3D62"/>
    <w:rsid w:val="004D4ADE"/>
    <w:rsid w:val="004D5014"/>
    <w:rsid w:val="004D516C"/>
    <w:rsid w:val="004D60E0"/>
    <w:rsid w:val="004D7AB2"/>
    <w:rsid w:val="004E0562"/>
    <w:rsid w:val="004E0D2E"/>
    <w:rsid w:val="004E0F7E"/>
    <w:rsid w:val="004E11C8"/>
    <w:rsid w:val="004E17A7"/>
    <w:rsid w:val="004E1801"/>
    <w:rsid w:val="004E1822"/>
    <w:rsid w:val="004E1D72"/>
    <w:rsid w:val="004E1DBD"/>
    <w:rsid w:val="004E209E"/>
    <w:rsid w:val="004E24D1"/>
    <w:rsid w:val="004E2609"/>
    <w:rsid w:val="004E2760"/>
    <w:rsid w:val="004E34AF"/>
    <w:rsid w:val="004E3870"/>
    <w:rsid w:val="004E3A6E"/>
    <w:rsid w:val="004E3AD1"/>
    <w:rsid w:val="004E3BB8"/>
    <w:rsid w:val="004E3F6A"/>
    <w:rsid w:val="004E4A9D"/>
    <w:rsid w:val="004E5114"/>
    <w:rsid w:val="004E61AA"/>
    <w:rsid w:val="004E641F"/>
    <w:rsid w:val="004E6682"/>
    <w:rsid w:val="004E68EF"/>
    <w:rsid w:val="004E6F04"/>
    <w:rsid w:val="004F02B8"/>
    <w:rsid w:val="004F0491"/>
    <w:rsid w:val="004F052F"/>
    <w:rsid w:val="004F0C4B"/>
    <w:rsid w:val="004F1C12"/>
    <w:rsid w:val="004F27E5"/>
    <w:rsid w:val="004F2DCC"/>
    <w:rsid w:val="004F2E57"/>
    <w:rsid w:val="004F378C"/>
    <w:rsid w:val="004F3EAD"/>
    <w:rsid w:val="004F4558"/>
    <w:rsid w:val="004F52CF"/>
    <w:rsid w:val="004F54FB"/>
    <w:rsid w:val="004F5A0A"/>
    <w:rsid w:val="004F5BDD"/>
    <w:rsid w:val="004F69B2"/>
    <w:rsid w:val="004F73E6"/>
    <w:rsid w:val="005001DE"/>
    <w:rsid w:val="00500467"/>
    <w:rsid w:val="0050046E"/>
    <w:rsid w:val="00500DD5"/>
    <w:rsid w:val="0050149D"/>
    <w:rsid w:val="00501540"/>
    <w:rsid w:val="00501C5D"/>
    <w:rsid w:val="005023AB"/>
    <w:rsid w:val="00502C1B"/>
    <w:rsid w:val="00502C22"/>
    <w:rsid w:val="00502CC2"/>
    <w:rsid w:val="00502F5D"/>
    <w:rsid w:val="0050300A"/>
    <w:rsid w:val="00504784"/>
    <w:rsid w:val="0050553D"/>
    <w:rsid w:val="00505594"/>
    <w:rsid w:val="00506243"/>
    <w:rsid w:val="00507283"/>
    <w:rsid w:val="0051018D"/>
    <w:rsid w:val="00510711"/>
    <w:rsid w:val="00512155"/>
    <w:rsid w:val="005128CD"/>
    <w:rsid w:val="00512FDD"/>
    <w:rsid w:val="005142B9"/>
    <w:rsid w:val="005146A7"/>
    <w:rsid w:val="00514A6E"/>
    <w:rsid w:val="00514FCD"/>
    <w:rsid w:val="00514FF0"/>
    <w:rsid w:val="00515023"/>
    <w:rsid w:val="00515154"/>
    <w:rsid w:val="00515998"/>
    <w:rsid w:val="00515C9C"/>
    <w:rsid w:val="005162EC"/>
    <w:rsid w:val="005167A6"/>
    <w:rsid w:val="00516E49"/>
    <w:rsid w:val="005172E9"/>
    <w:rsid w:val="00517B5E"/>
    <w:rsid w:val="005204D4"/>
    <w:rsid w:val="00520658"/>
    <w:rsid w:val="00520CE9"/>
    <w:rsid w:val="0052168D"/>
    <w:rsid w:val="00522D51"/>
    <w:rsid w:val="00522E26"/>
    <w:rsid w:val="0052356D"/>
    <w:rsid w:val="00523581"/>
    <w:rsid w:val="00523CEC"/>
    <w:rsid w:val="00524220"/>
    <w:rsid w:val="00524926"/>
    <w:rsid w:val="00524961"/>
    <w:rsid w:val="00524C22"/>
    <w:rsid w:val="00524F90"/>
    <w:rsid w:val="00525A2A"/>
    <w:rsid w:val="00525C49"/>
    <w:rsid w:val="005260AB"/>
    <w:rsid w:val="00526387"/>
    <w:rsid w:val="00526E00"/>
    <w:rsid w:val="00526E34"/>
    <w:rsid w:val="00527251"/>
    <w:rsid w:val="005273A3"/>
    <w:rsid w:val="005277BC"/>
    <w:rsid w:val="00527BC8"/>
    <w:rsid w:val="005309FC"/>
    <w:rsid w:val="00531468"/>
    <w:rsid w:val="005315F3"/>
    <w:rsid w:val="00531A29"/>
    <w:rsid w:val="005320BB"/>
    <w:rsid w:val="005322E1"/>
    <w:rsid w:val="00532DD2"/>
    <w:rsid w:val="00533EE4"/>
    <w:rsid w:val="005348DE"/>
    <w:rsid w:val="00534A59"/>
    <w:rsid w:val="00534B8B"/>
    <w:rsid w:val="00534D81"/>
    <w:rsid w:val="00534F47"/>
    <w:rsid w:val="00535087"/>
    <w:rsid w:val="00535250"/>
    <w:rsid w:val="00535B2A"/>
    <w:rsid w:val="00535CC2"/>
    <w:rsid w:val="00536541"/>
    <w:rsid w:val="00536C1F"/>
    <w:rsid w:val="00537FF9"/>
    <w:rsid w:val="00540B63"/>
    <w:rsid w:val="00540D6E"/>
    <w:rsid w:val="00541647"/>
    <w:rsid w:val="00541F63"/>
    <w:rsid w:val="005420AE"/>
    <w:rsid w:val="00542119"/>
    <w:rsid w:val="005428E8"/>
    <w:rsid w:val="00542D9A"/>
    <w:rsid w:val="0054335F"/>
    <w:rsid w:val="00543AA5"/>
    <w:rsid w:val="00543EA8"/>
    <w:rsid w:val="005440F0"/>
    <w:rsid w:val="005443E2"/>
    <w:rsid w:val="00544805"/>
    <w:rsid w:val="00544DA7"/>
    <w:rsid w:val="005452CB"/>
    <w:rsid w:val="00545734"/>
    <w:rsid w:val="00545DCD"/>
    <w:rsid w:val="00545E58"/>
    <w:rsid w:val="00545ED2"/>
    <w:rsid w:val="005460D7"/>
    <w:rsid w:val="005461C7"/>
    <w:rsid w:val="00546479"/>
    <w:rsid w:val="005465D3"/>
    <w:rsid w:val="00546C3A"/>
    <w:rsid w:val="00546E24"/>
    <w:rsid w:val="00546EE3"/>
    <w:rsid w:val="00547321"/>
    <w:rsid w:val="0055015C"/>
    <w:rsid w:val="0055015E"/>
    <w:rsid w:val="00550BFF"/>
    <w:rsid w:val="00551DDF"/>
    <w:rsid w:val="00552247"/>
    <w:rsid w:val="005529B6"/>
    <w:rsid w:val="00552BF7"/>
    <w:rsid w:val="00552E33"/>
    <w:rsid w:val="00553466"/>
    <w:rsid w:val="00553716"/>
    <w:rsid w:val="00553850"/>
    <w:rsid w:val="005546A8"/>
    <w:rsid w:val="00554978"/>
    <w:rsid w:val="00555A6E"/>
    <w:rsid w:val="00555AC4"/>
    <w:rsid w:val="00555E86"/>
    <w:rsid w:val="00555F88"/>
    <w:rsid w:val="005560ED"/>
    <w:rsid w:val="00556A4E"/>
    <w:rsid w:val="00556DF3"/>
    <w:rsid w:val="00557E75"/>
    <w:rsid w:val="00557F16"/>
    <w:rsid w:val="005604C5"/>
    <w:rsid w:val="00561376"/>
    <w:rsid w:val="00561387"/>
    <w:rsid w:val="005614D0"/>
    <w:rsid w:val="005616BA"/>
    <w:rsid w:val="00562411"/>
    <w:rsid w:val="005627A7"/>
    <w:rsid w:val="005633D2"/>
    <w:rsid w:val="00563B50"/>
    <w:rsid w:val="005642DD"/>
    <w:rsid w:val="005646DA"/>
    <w:rsid w:val="00564F38"/>
    <w:rsid w:val="00565BF7"/>
    <w:rsid w:val="00565E8A"/>
    <w:rsid w:val="00566BE2"/>
    <w:rsid w:val="005676CB"/>
    <w:rsid w:val="00567BB3"/>
    <w:rsid w:val="00567CB7"/>
    <w:rsid w:val="00567DBE"/>
    <w:rsid w:val="00570391"/>
    <w:rsid w:val="00570449"/>
    <w:rsid w:val="00570525"/>
    <w:rsid w:val="00570A48"/>
    <w:rsid w:val="00571389"/>
    <w:rsid w:val="0057159B"/>
    <w:rsid w:val="0057178A"/>
    <w:rsid w:val="00571DA7"/>
    <w:rsid w:val="00572377"/>
    <w:rsid w:val="00573318"/>
    <w:rsid w:val="0057341B"/>
    <w:rsid w:val="00574846"/>
    <w:rsid w:val="00574DA5"/>
    <w:rsid w:val="0057501D"/>
    <w:rsid w:val="00576B1B"/>
    <w:rsid w:val="00577728"/>
    <w:rsid w:val="00577929"/>
    <w:rsid w:val="00577EA6"/>
    <w:rsid w:val="005800E6"/>
    <w:rsid w:val="0058028E"/>
    <w:rsid w:val="0058071E"/>
    <w:rsid w:val="0058085F"/>
    <w:rsid w:val="0058121B"/>
    <w:rsid w:val="00581450"/>
    <w:rsid w:val="00581A36"/>
    <w:rsid w:val="0058233C"/>
    <w:rsid w:val="0058366D"/>
    <w:rsid w:val="005840B2"/>
    <w:rsid w:val="00584698"/>
    <w:rsid w:val="00584E69"/>
    <w:rsid w:val="00584FEE"/>
    <w:rsid w:val="0058501D"/>
    <w:rsid w:val="005854F7"/>
    <w:rsid w:val="00585C31"/>
    <w:rsid w:val="00586B39"/>
    <w:rsid w:val="00586C39"/>
    <w:rsid w:val="0058735D"/>
    <w:rsid w:val="00587563"/>
    <w:rsid w:val="00587ACA"/>
    <w:rsid w:val="00587C1B"/>
    <w:rsid w:val="00587CFC"/>
    <w:rsid w:val="00587E1B"/>
    <w:rsid w:val="005906AD"/>
    <w:rsid w:val="00590975"/>
    <w:rsid w:val="00590CB1"/>
    <w:rsid w:val="00590E7D"/>
    <w:rsid w:val="00590F0E"/>
    <w:rsid w:val="005915B6"/>
    <w:rsid w:val="005918CD"/>
    <w:rsid w:val="00591A10"/>
    <w:rsid w:val="00592449"/>
    <w:rsid w:val="00592534"/>
    <w:rsid w:val="0059262A"/>
    <w:rsid w:val="00592710"/>
    <w:rsid w:val="005935FF"/>
    <w:rsid w:val="005945A8"/>
    <w:rsid w:val="00594C62"/>
    <w:rsid w:val="00594E8D"/>
    <w:rsid w:val="00595D4D"/>
    <w:rsid w:val="005962C4"/>
    <w:rsid w:val="005962D8"/>
    <w:rsid w:val="00596945"/>
    <w:rsid w:val="00596D3A"/>
    <w:rsid w:val="00596DDB"/>
    <w:rsid w:val="00597514"/>
    <w:rsid w:val="00597EC5"/>
    <w:rsid w:val="005A10D0"/>
    <w:rsid w:val="005A129A"/>
    <w:rsid w:val="005A25B1"/>
    <w:rsid w:val="005A284F"/>
    <w:rsid w:val="005A2B0E"/>
    <w:rsid w:val="005A2EE5"/>
    <w:rsid w:val="005A37E7"/>
    <w:rsid w:val="005A3D05"/>
    <w:rsid w:val="005A4247"/>
    <w:rsid w:val="005A4D3B"/>
    <w:rsid w:val="005A4FE4"/>
    <w:rsid w:val="005A58DD"/>
    <w:rsid w:val="005A64BE"/>
    <w:rsid w:val="005A6B5B"/>
    <w:rsid w:val="005A6B62"/>
    <w:rsid w:val="005A7459"/>
    <w:rsid w:val="005A7BEE"/>
    <w:rsid w:val="005A7DFB"/>
    <w:rsid w:val="005B01C3"/>
    <w:rsid w:val="005B045D"/>
    <w:rsid w:val="005B0DD3"/>
    <w:rsid w:val="005B155E"/>
    <w:rsid w:val="005B1794"/>
    <w:rsid w:val="005B18E1"/>
    <w:rsid w:val="005B1C9E"/>
    <w:rsid w:val="005B1D09"/>
    <w:rsid w:val="005B1EE9"/>
    <w:rsid w:val="005B24CA"/>
    <w:rsid w:val="005B27A0"/>
    <w:rsid w:val="005B43C4"/>
    <w:rsid w:val="005B5C26"/>
    <w:rsid w:val="005B5FA9"/>
    <w:rsid w:val="005B625B"/>
    <w:rsid w:val="005B7300"/>
    <w:rsid w:val="005B7AE3"/>
    <w:rsid w:val="005B7D6A"/>
    <w:rsid w:val="005C0424"/>
    <w:rsid w:val="005C058B"/>
    <w:rsid w:val="005C0633"/>
    <w:rsid w:val="005C13C2"/>
    <w:rsid w:val="005C1F0B"/>
    <w:rsid w:val="005C2921"/>
    <w:rsid w:val="005C2B03"/>
    <w:rsid w:val="005C2B47"/>
    <w:rsid w:val="005C2D0A"/>
    <w:rsid w:val="005C3370"/>
    <w:rsid w:val="005C36A3"/>
    <w:rsid w:val="005C3B44"/>
    <w:rsid w:val="005C3D9C"/>
    <w:rsid w:val="005C4170"/>
    <w:rsid w:val="005C4F09"/>
    <w:rsid w:val="005C5029"/>
    <w:rsid w:val="005C5546"/>
    <w:rsid w:val="005C5972"/>
    <w:rsid w:val="005C5A08"/>
    <w:rsid w:val="005C5DE3"/>
    <w:rsid w:val="005C63EB"/>
    <w:rsid w:val="005C63FC"/>
    <w:rsid w:val="005C6A3C"/>
    <w:rsid w:val="005C6D4F"/>
    <w:rsid w:val="005C70D6"/>
    <w:rsid w:val="005C72D2"/>
    <w:rsid w:val="005C77EC"/>
    <w:rsid w:val="005C7ED7"/>
    <w:rsid w:val="005D0843"/>
    <w:rsid w:val="005D08F2"/>
    <w:rsid w:val="005D092F"/>
    <w:rsid w:val="005D0CEF"/>
    <w:rsid w:val="005D0EC3"/>
    <w:rsid w:val="005D0F1E"/>
    <w:rsid w:val="005D1223"/>
    <w:rsid w:val="005D1554"/>
    <w:rsid w:val="005D19C3"/>
    <w:rsid w:val="005D1BBF"/>
    <w:rsid w:val="005D1DDA"/>
    <w:rsid w:val="005D22BE"/>
    <w:rsid w:val="005D23BC"/>
    <w:rsid w:val="005D242B"/>
    <w:rsid w:val="005D288A"/>
    <w:rsid w:val="005D31B7"/>
    <w:rsid w:val="005D333C"/>
    <w:rsid w:val="005D358E"/>
    <w:rsid w:val="005D3D56"/>
    <w:rsid w:val="005D3E3C"/>
    <w:rsid w:val="005D4095"/>
    <w:rsid w:val="005D4202"/>
    <w:rsid w:val="005D4578"/>
    <w:rsid w:val="005D48C0"/>
    <w:rsid w:val="005D4CB3"/>
    <w:rsid w:val="005D4E58"/>
    <w:rsid w:val="005D534D"/>
    <w:rsid w:val="005D599E"/>
    <w:rsid w:val="005D5F1F"/>
    <w:rsid w:val="005D71B5"/>
    <w:rsid w:val="005D7357"/>
    <w:rsid w:val="005D7B8F"/>
    <w:rsid w:val="005E0561"/>
    <w:rsid w:val="005E0598"/>
    <w:rsid w:val="005E0686"/>
    <w:rsid w:val="005E06E2"/>
    <w:rsid w:val="005E0A2A"/>
    <w:rsid w:val="005E0D03"/>
    <w:rsid w:val="005E0FFA"/>
    <w:rsid w:val="005E1113"/>
    <w:rsid w:val="005E14AF"/>
    <w:rsid w:val="005E1525"/>
    <w:rsid w:val="005E1E28"/>
    <w:rsid w:val="005E29DC"/>
    <w:rsid w:val="005E2C5C"/>
    <w:rsid w:val="005E3112"/>
    <w:rsid w:val="005E339F"/>
    <w:rsid w:val="005E3428"/>
    <w:rsid w:val="005E377F"/>
    <w:rsid w:val="005E3C0C"/>
    <w:rsid w:val="005E3FC8"/>
    <w:rsid w:val="005E489F"/>
    <w:rsid w:val="005E507B"/>
    <w:rsid w:val="005E534D"/>
    <w:rsid w:val="005E5669"/>
    <w:rsid w:val="005E5B1C"/>
    <w:rsid w:val="005E5B3F"/>
    <w:rsid w:val="005E6697"/>
    <w:rsid w:val="005E680F"/>
    <w:rsid w:val="005E7758"/>
    <w:rsid w:val="005E7A8C"/>
    <w:rsid w:val="005E7B01"/>
    <w:rsid w:val="005E7C23"/>
    <w:rsid w:val="005E7C65"/>
    <w:rsid w:val="005F0120"/>
    <w:rsid w:val="005F035E"/>
    <w:rsid w:val="005F0F6D"/>
    <w:rsid w:val="005F124A"/>
    <w:rsid w:val="005F19F2"/>
    <w:rsid w:val="005F251E"/>
    <w:rsid w:val="005F2B8A"/>
    <w:rsid w:val="005F3135"/>
    <w:rsid w:val="005F3835"/>
    <w:rsid w:val="005F3ABC"/>
    <w:rsid w:val="005F406E"/>
    <w:rsid w:val="005F4556"/>
    <w:rsid w:val="005F4758"/>
    <w:rsid w:val="005F493C"/>
    <w:rsid w:val="005F4BD2"/>
    <w:rsid w:val="005F5218"/>
    <w:rsid w:val="005F57DD"/>
    <w:rsid w:val="005F5891"/>
    <w:rsid w:val="005F5C96"/>
    <w:rsid w:val="005F5D6E"/>
    <w:rsid w:val="005F5D8B"/>
    <w:rsid w:val="005F5FA0"/>
    <w:rsid w:val="005F680D"/>
    <w:rsid w:val="005F7578"/>
    <w:rsid w:val="005F78E9"/>
    <w:rsid w:val="00600288"/>
    <w:rsid w:val="00601088"/>
    <w:rsid w:val="00601161"/>
    <w:rsid w:val="00601731"/>
    <w:rsid w:val="00602452"/>
    <w:rsid w:val="0060274A"/>
    <w:rsid w:val="00602B1D"/>
    <w:rsid w:val="0060349D"/>
    <w:rsid w:val="006035AE"/>
    <w:rsid w:val="00603778"/>
    <w:rsid w:val="00603B21"/>
    <w:rsid w:val="0060466A"/>
    <w:rsid w:val="00604882"/>
    <w:rsid w:val="006048DE"/>
    <w:rsid w:val="006056A4"/>
    <w:rsid w:val="006060DE"/>
    <w:rsid w:val="0060777C"/>
    <w:rsid w:val="00607AC3"/>
    <w:rsid w:val="00607C9F"/>
    <w:rsid w:val="00607E0B"/>
    <w:rsid w:val="0061017D"/>
    <w:rsid w:val="00610192"/>
    <w:rsid w:val="0061023C"/>
    <w:rsid w:val="0061057D"/>
    <w:rsid w:val="00610ABF"/>
    <w:rsid w:val="00611140"/>
    <w:rsid w:val="006114F2"/>
    <w:rsid w:val="00611D41"/>
    <w:rsid w:val="00612641"/>
    <w:rsid w:val="00612F4C"/>
    <w:rsid w:val="006133A0"/>
    <w:rsid w:val="00613A38"/>
    <w:rsid w:val="00613BF9"/>
    <w:rsid w:val="00613F8A"/>
    <w:rsid w:val="00614427"/>
    <w:rsid w:val="00614768"/>
    <w:rsid w:val="006151A7"/>
    <w:rsid w:val="0061568D"/>
    <w:rsid w:val="00616863"/>
    <w:rsid w:val="00616B6F"/>
    <w:rsid w:val="00620271"/>
    <w:rsid w:val="00620859"/>
    <w:rsid w:val="00621826"/>
    <w:rsid w:val="00621BF3"/>
    <w:rsid w:val="00621CC8"/>
    <w:rsid w:val="00621E7A"/>
    <w:rsid w:val="006220DC"/>
    <w:rsid w:val="00622113"/>
    <w:rsid w:val="006221C7"/>
    <w:rsid w:val="00622BFA"/>
    <w:rsid w:val="00622C7A"/>
    <w:rsid w:val="00622D3E"/>
    <w:rsid w:val="006234F8"/>
    <w:rsid w:val="006239F1"/>
    <w:rsid w:val="00623A79"/>
    <w:rsid w:val="0062410C"/>
    <w:rsid w:val="0062482F"/>
    <w:rsid w:val="00624B5B"/>
    <w:rsid w:val="00624C28"/>
    <w:rsid w:val="00625D13"/>
    <w:rsid w:val="006262AD"/>
    <w:rsid w:val="006264B7"/>
    <w:rsid w:val="006264D7"/>
    <w:rsid w:val="00627CD6"/>
    <w:rsid w:val="00630155"/>
    <w:rsid w:val="00630A0E"/>
    <w:rsid w:val="00630CE4"/>
    <w:rsid w:val="00631434"/>
    <w:rsid w:val="00631575"/>
    <w:rsid w:val="0063170D"/>
    <w:rsid w:val="00632508"/>
    <w:rsid w:val="006329D3"/>
    <w:rsid w:val="00632A1B"/>
    <w:rsid w:val="0063393E"/>
    <w:rsid w:val="0063468D"/>
    <w:rsid w:val="00634717"/>
    <w:rsid w:val="0063521D"/>
    <w:rsid w:val="0063565C"/>
    <w:rsid w:val="00635D14"/>
    <w:rsid w:val="0063685C"/>
    <w:rsid w:val="0063714F"/>
    <w:rsid w:val="0063739E"/>
    <w:rsid w:val="006374E3"/>
    <w:rsid w:val="006377B1"/>
    <w:rsid w:val="006406AB"/>
    <w:rsid w:val="00641470"/>
    <w:rsid w:val="0064182A"/>
    <w:rsid w:val="00641FF6"/>
    <w:rsid w:val="006421A6"/>
    <w:rsid w:val="0064320E"/>
    <w:rsid w:val="006434C5"/>
    <w:rsid w:val="00643CF9"/>
    <w:rsid w:val="00644215"/>
    <w:rsid w:val="0064451E"/>
    <w:rsid w:val="00645298"/>
    <w:rsid w:val="00645524"/>
    <w:rsid w:val="0064630A"/>
    <w:rsid w:val="00646FD0"/>
    <w:rsid w:val="006478DE"/>
    <w:rsid w:val="00647C08"/>
    <w:rsid w:val="00650413"/>
    <w:rsid w:val="00650716"/>
    <w:rsid w:val="0065091C"/>
    <w:rsid w:val="00650A88"/>
    <w:rsid w:val="006532D5"/>
    <w:rsid w:val="00653B83"/>
    <w:rsid w:val="00654C7C"/>
    <w:rsid w:val="00655458"/>
    <w:rsid w:val="00655559"/>
    <w:rsid w:val="006556E3"/>
    <w:rsid w:val="00655FCB"/>
    <w:rsid w:val="00655FDD"/>
    <w:rsid w:val="006600B1"/>
    <w:rsid w:val="00660877"/>
    <w:rsid w:val="00660A52"/>
    <w:rsid w:val="00660C37"/>
    <w:rsid w:val="00661270"/>
    <w:rsid w:val="00661511"/>
    <w:rsid w:val="00661649"/>
    <w:rsid w:val="00661855"/>
    <w:rsid w:val="00661BF7"/>
    <w:rsid w:val="00661CBA"/>
    <w:rsid w:val="00661DF3"/>
    <w:rsid w:val="00662438"/>
    <w:rsid w:val="0066266B"/>
    <w:rsid w:val="00663040"/>
    <w:rsid w:val="006632E2"/>
    <w:rsid w:val="006638B5"/>
    <w:rsid w:val="00663D48"/>
    <w:rsid w:val="0066427B"/>
    <w:rsid w:val="0066446D"/>
    <w:rsid w:val="006647F9"/>
    <w:rsid w:val="00664D33"/>
    <w:rsid w:val="00664DF2"/>
    <w:rsid w:val="006657F9"/>
    <w:rsid w:val="00665922"/>
    <w:rsid w:val="006659D8"/>
    <w:rsid w:val="00665C2A"/>
    <w:rsid w:val="00665CEF"/>
    <w:rsid w:val="00666C20"/>
    <w:rsid w:val="00666C8F"/>
    <w:rsid w:val="00667A94"/>
    <w:rsid w:val="00667D75"/>
    <w:rsid w:val="00667E75"/>
    <w:rsid w:val="0067000C"/>
    <w:rsid w:val="006700C7"/>
    <w:rsid w:val="0067082B"/>
    <w:rsid w:val="00670BB3"/>
    <w:rsid w:val="00670DE3"/>
    <w:rsid w:val="00670E97"/>
    <w:rsid w:val="00670EFE"/>
    <w:rsid w:val="00671301"/>
    <w:rsid w:val="0067183F"/>
    <w:rsid w:val="0067184E"/>
    <w:rsid w:val="0067220B"/>
    <w:rsid w:val="0067239A"/>
    <w:rsid w:val="00672A4F"/>
    <w:rsid w:val="006730F6"/>
    <w:rsid w:val="00673BC1"/>
    <w:rsid w:val="00673CCF"/>
    <w:rsid w:val="00673DFC"/>
    <w:rsid w:val="00674172"/>
    <w:rsid w:val="00675215"/>
    <w:rsid w:val="00675FA1"/>
    <w:rsid w:val="00676547"/>
    <w:rsid w:val="00676987"/>
    <w:rsid w:val="00676B1F"/>
    <w:rsid w:val="00677E4F"/>
    <w:rsid w:val="00677F5F"/>
    <w:rsid w:val="00677FA9"/>
    <w:rsid w:val="00680DED"/>
    <w:rsid w:val="0068153B"/>
    <w:rsid w:val="00681CD7"/>
    <w:rsid w:val="006826EA"/>
    <w:rsid w:val="006827E1"/>
    <w:rsid w:val="00682BD5"/>
    <w:rsid w:val="00682D6A"/>
    <w:rsid w:val="00683796"/>
    <w:rsid w:val="00684F5B"/>
    <w:rsid w:val="00685427"/>
    <w:rsid w:val="006863EC"/>
    <w:rsid w:val="00686BC6"/>
    <w:rsid w:val="0068712A"/>
    <w:rsid w:val="00687B4E"/>
    <w:rsid w:val="00687C83"/>
    <w:rsid w:val="00687DCD"/>
    <w:rsid w:val="006900AE"/>
    <w:rsid w:val="00690353"/>
    <w:rsid w:val="00690463"/>
    <w:rsid w:val="0069099B"/>
    <w:rsid w:val="006917AF"/>
    <w:rsid w:val="006926B1"/>
    <w:rsid w:val="0069276C"/>
    <w:rsid w:val="00692E37"/>
    <w:rsid w:val="0069351B"/>
    <w:rsid w:val="006935E2"/>
    <w:rsid w:val="0069381C"/>
    <w:rsid w:val="00693B81"/>
    <w:rsid w:val="00693C6E"/>
    <w:rsid w:val="00694120"/>
    <w:rsid w:val="00694A59"/>
    <w:rsid w:val="00694CF2"/>
    <w:rsid w:val="00694D3C"/>
    <w:rsid w:val="00694FC2"/>
    <w:rsid w:val="00694FC9"/>
    <w:rsid w:val="00695100"/>
    <w:rsid w:val="00695AC7"/>
    <w:rsid w:val="006960CD"/>
    <w:rsid w:val="006964AC"/>
    <w:rsid w:val="006969EB"/>
    <w:rsid w:val="00696B45"/>
    <w:rsid w:val="0069720E"/>
    <w:rsid w:val="0069738A"/>
    <w:rsid w:val="006978D1"/>
    <w:rsid w:val="00697FF4"/>
    <w:rsid w:val="006A052F"/>
    <w:rsid w:val="006A1D28"/>
    <w:rsid w:val="006A39B3"/>
    <w:rsid w:val="006A3CA3"/>
    <w:rsid w:val="006A42B6"/>
    <w:rsid w:val="006A49F2"/>
    <w:rsid w:val="006A568D"/>
    <w:rsid w:val="006A7320"/>
    <w:rsid w:val="006B0650"/>
    <w:rsid w:val="006B0951"/>
    <w:rsid w:val="006B1568"/>
    <w:rsid w:val="006B1A41"/>
    <w:rsid w:val="006B29E8"/>
    <w:rsid w:val="006B3F94"/>
    <w:rsid w:val="006B4478"/>
    <w:rsid w:val="006B4925"/>
    <w:rsid w:val="006B4AD0"/>
    <w:rsid w:val="006B4EDA"/>
    <w:rsid w:val="006B5596"/>
    <w:rsid w:val="006B5A1E"/>
    <w:rsid w:val="006B6237"/>
    <w:rsid w:val="006B7888"/>
    <w:rsid w:val="006B7B81"/>
    <w:rsid w:val="006B7CE9"/>
    <w:rsid w:val="006B7E7C"/>
    <w:rsid w:val="006C002C"/>
    <w:rsid w:val="006C0781"/>
    <w:rsid w:val="006C1774"/>
    <w:rsid w:val="006C178A"/>
    <w:rsid w:val="006C2653"/>
    <w:rsid w:val="006C288C"/>
    <w:rsid w:val="006C31BA"/>
    <w:rsid w:val="006C328A"/>
    <w:rsid w:val="006C3668"/>
    <w:rsid w:val="006C3FA6"/>
    <w:rsid w:val="006C433B"/>
    <w:rsid w:val="006C4425"/>
    <w:rsid w:val="006C4D3E"/>
    <w:rsid w:val="006C77AA"/>
    <w:rsid w:val="006C7D64"/>
    <w:rsid w:val="006D01BE"/>
    <w:rsid w:val="006D084A"/>
    <w:rsid w:val="006D1136"/>
    <w:rsid w:val="006D13DD"/>
    <w:rsid w:val="006D1F1C"/>
    <w:rsid w:val="006D3C4B"/>
    <w:rsid w:val="006D4028"/>
    <w:rsid w:val="006D461B"/>
    <w:rsid w:val="006D48A1"/>
    <w:rsid w:val="006D4974"/>
    <w:rsid w:val="006D56A5"/>
    <w:rsid w:val="006D56E7"/>
    <w:rsid w:val="006D5DB4"/>
    <w:rsid w:val="006D630A"/>
    <w:rsid w:val="006D64E1"/>
    <w:rsid w:val="006D6A12"/>
    <w:rsid w:val="006D6EA9"/>
    <w:rsid w:val="006E04A2"/>
    <w:rsid w:val="006E0860"/>
    <w:rsid w:val="006E0B8D"/>
    <w:rsid w:val="006E0C80"/>
    <w:rsid w:val="006E11DA"/>
    <w:rsid w:val="006E1433"/>
    <w:rsid w:val="006E1B3E"/>
    <w:rsid w:val="006E1B64"/>
    <w:rsid w:val="006E1E50"/>
    <w:rsid w:val="006E2685"/>
    <w:rsid w:val="006E290B"/>
    <w:rsid w:val="006E2F5F"/>
    <w:rsid w:val="006E37B7"/>
    <w:rsid w:val="006E3F60"/>
    <w:rsid w:val="006E4263"/>
    <w:rsid w:val="006E4EA1"/>
    <w:rsid w:val="006E5553"/>
    <w:rsid w:val="006E5D84"/>
    <w:rsid w:val="006E5F44"/>
    <w:rsid w:val="006E6B3D"/>
    <w:rsid w:val="006E7B16"/>
    <w:rsid w:val="006E7C61"/>
    <w:rsid w:val="006F0467"/>
    <w:rsid w:val="006F0565"/>
    <w:rsid w:val="006F068C"/>
    <w:rsid w:val="006F08AB"/>
    <w:rsid w:val="006F0B19"/>
    <w:rsid w:val="006F1056"/>
    <w:rsid w:val="006F10CA"/>
    <w:rsid w:val="006F1FCC"/>
    <w:rsid w:val="006F2203"/>
    <w:rsid w:val="006F230F"/>
    <w:rsid w:val="006F265B"/>
    <w:rsid w:val="006F32B3"/>
    <w:rsid w:val="006F3393"/>
    <w:rsid w:val="006F358F"/>
    <w:rsid w:val="006F3923"/>
    <w:rsid w:val="006F40E3"/>
    <w:rsid w:val="006F423C"/>
    <w:rsid w:val="006F4602"/>
    <w:rsid w:val="006F4C90"/>
    <w:rsid w:val="006F4DC0"/>
    <w:rsid w:val="006F52C2"/>
    <w:rsid w:val="006F7264"/>
    <w:rsid w:val="006F793C"/>
    <w:rsid w:val="00700271"/>
    <w:rsid w:val="00700D69"/>
    <w:rsid w:val="00701804"/>
    <w:rsid w:val="00702246"/>
    <w:rsid w:val="00702D23"/>
    <w:rsid w:val="007036C0"/>
    <w:rsid w:val="00703851"/>
    <w:rsid w:val="00704698"/>
    <w:rsid w:val="00704D51"/>
    <w:rsid w:val="00704EE8"/>
    <w:rsid w:val="00704F6C"/>
    <w:rsid w:val="0070518C"/>
    <w:rsid w:val="007054EC"/>
    <w:rsid w:val="00705671"/>
    <w:rsid w:val="00706264"/>
    <w:rsid w:val="00706A9E"/>
    <w:rsid w:val="00707A4C"/>
    <w:rsid w:val="00707C50"/>
    <w:rsid w:val="007100DF"/>
    <w:rsid w:val="00710904"/>
    <w:rsid w:val="00710A33"/>
    <w:rsid w:val="00710C7F"/>
    <w:rsid w:val="00710EA0"/>
    <w:rsid w:val="00710FFC"/>
    <w:rsid w:val="00711ED1"/>
    <w:rsid w:val="00711FED"/>
    <w:rsid w:val="00713254"/>
    <w:rsid w:val="00713CE3"/>
    <w:rsid w:val="00713FE2"/>
    <w:rsid w:val="0071467C"/>
    <w:rsid w:val="00715100"/>
    <w:rsid w:val="00715623"/>
    <w:rsid w:val="00715BF9"/>
    <w:rsid w:val="00716112"/>
    <w:rsid w:val="0071637E"/>
    <w:rsid w:val="007168EE"/>
    <w:rsid w:val="00716EA6"/>
    <w:rsid w:val="00717404"/>
    <w:rsid w:val="007174A9"/>
    <w:rsid w:val="0072034C"/>
    <w:rsid w:val="00721392"/>
    <w:rsid w:val="007217FD"/>
    <w:rsid w:val="00721F34"/>
    <w:rsid w:val="0072263E"/>
    <w:rsid w:val="007226B7"/>
    <w:rsid w:val="00722E57"/>
    <w:rsid w:val="00723221"/>
    <w:rsid w:val="00723671"/>
    <w:rsid w:val="00723D7E"/>
    <w:rsid w:val="007240FC"/>
    <w:rsid w:val="00724434"/>
    <w:rsid w:val="007247E8"/>
    <w:rsid w:val="00724C3E"/>
    <w:rsid w:val="00726CEA"/>
    <w:rsid w:val="007275CA"/>
    <w:rsid w:val="00727CBD"/>
    <w:rsid w:val="00730230"/>
    <w:rsid w:val="0073049D"/>
    <w:rsid w:val="00730D9A"/>
    <w:rsid w:val="00730FDC"/>
    <w:rsid w:val="00731663"/>
    <w:rsid w:val="00731E56"/>
    <w:rsid w:val="00731F4A"/>
    <w:rsid w:val="0073210A"/>
    <w:rsid w:val="00732973"/>
    <w:rsid w:val="00732AD5"/>
    <w:rsid w:val="00732B89"/>
    <w:rsid w:val="00732E8D"/>
    <w:rsid w:val="007338B2"/>
    <w:rsid w:val="00733DC9"/>
    <w:rsid w:val="007351B3"/>
    <w:rsid w:val="007354B9"/>
    <w:rsid w:val="007357C1"/>
    <w:rsid w:val="00735923"/>
    <w:rsid w:val="00736166"/>
    <w:rsid w:val="00736526"/>
    <w:rsid w:val="00736DF0"/>
    <w:rsid w:val="0073710E"/>
    <w:rsid w:val="007373ED"/>
    <w:rsid w:val="00737514"/>
    <w:rsid w:val="007376E1"/>
    <w:rsid w:val="00741084"/>
    <w:rsid w:val="0074241E"/>
    <w:rsid w:val="00742B7A"/>
    <w:rsid w:val="0074302A"/>
    <w:rsid w:val="007438C8"/>
    <w:rsid w:val="00743FD5"/>
    <w:rsid w:val="00744064"/>
    <w:rsid w:val="007442CB"/>
    <w:rsid w:val="0074492C"/>
    <w:rsid w:val="00744F22"/>
    <w:rsid w:val="00745368"/>
    <w:rsid w:val="007455F0"/>
    <w:rsid w:val="00745707"/>
    <w:rsid w:val="00745A4F"/>
    <w:rsid w:val="00745F72"/>
    <w:rsid w:val="0074676C"/>
    <w:rsid w:val="0074688D"/>
    <w:rsid w:val="00746AE2"/>
    <w:rsid w:val="00746D4F"/>
    <w:rsid w:val="007470F0"/>
    <w:rsid w:val="0074739E"/>
    <w:rsid w:val="007473BE"/>
    <w:rsid w:val="007473CB"/>
    <w:rsid w:val="00747624"/>
    <w:rsid w:val="00751464"/>
    <w:rsid w:val="00751669"/>
    <w:rsid w:val="0075168A"/>
    <w:rsid w:val="00753026"/>
    <w:rsid w:val="007533D7"/>
    <w:rsid w:val="0075356A"/>
    <w:rsid w:val="00753718"/>
    <w:rsid w:val="00753E55"/>
    <w:rsid w:val="0075452E"/>
    <w:rsid w:val="00754BAD"/>
    <w:rsid w:val="00755998"/>
    <w:rsid w:val="00756019"/>
    <w:rsid w:val="00756D2A"/>
    <w:rsid w:val="00756D44"/>
    <w:rsid w:val="007570FD"/>
    <w:rsid w:val="0075781E"/>
    <w:rsid w:val="007601C7"/>
    <w:rsid w:val="00760905"/>
    <w:rsid w:val="00761BDE"/>
    <w:rsid w:val="00761E26"/>
    <w:rsid w:val="0076231C"/>
    <w:rsid w:val="00762365"/>
    <w:rsid w:val="00762F96"/>
    <w:rsid w:val="0076340F"/>
    <w:rsid w:val="0076342E"/>
    <w:rsid w:val="00763ACC"/>
    <w:rsid w:val="0076558D"/>
    <w:rsid w:val="00765AA3"/>
    <w:rsid w:val="00765C66"/>
    <w:rsid w:val="00766B62"/>
    <w:rsid w:val="00767E1F"/>
    <w:rsid w:val="00767E2B"/>
    <w:rsid w:val="00770223"/>
    <w:rsid w:val="00770493"/>
    <w:rsid w:val="0077091C"/>
    <w:rsid w:val="00770AA8"/>
    <w:rsid w:val="0077244B"/>
    <w:rsid w:val="0077245F"/>
    <w:rsid w:val="00772770"/>
    <w:rsid w:val="007727AA"/>
    <w:rsid w:val="00772E89"/>
    <w:rsid w:val="00772FD9"/>
    <w:rsid w:val="007730A6"/>
    <w:rsid w:val="007730E7"/>
    <w:rsid w:val="00773409"/>
    <w:rsid w:val="00774F3E"/>
    <w:rsid w:val="007750AB"/>
    <w:rsid w:val="0077548B"/>
    <w:rsid w:val="00775602"/>
    <w:rsid w:val="00775954"/>
    <w:rsid w:val="00775BC3"/>
    <w:rsid w:val="00775F35"/>
    <w:rsid w:val="0077610A"/>
    <w:rsid w:val="007763F3"/>
    <w:rsid w:val="00777039"/>
    <w:rsid w:val="00777766"/>
    <w:rsid w:val="00777B92"/>
    <w:rsid w:val="00777CA1"/>
    <w:rsid w:val="00777F18"/>
    <w:rsid w:val="0078004B"/>
    <w:rsid w:val="0078138C"/>
    <w:rsid w:val="0078153D"/>
    <w:rsid w:val="0078195F"/>
    <w:rsid w:val="0078213E"/>
    <w:rsid w:val="0078290F"/>
    <w:rsid w:val="00782C6D"/>
    <w:rsid w:val="00782F7A"/>
    <w:rsid w:val="0078309C"/>
    <w:rsid w:val="00783BED"/>
    <w:rsid w:val="00783C70"/>
    <w:rsid w:val="00783E32"/>
    <w:rsid w:val="00783FEE"/>
    <w:rsid w:val="00784020"/>
    <w:rsid w:val="00784087"/>
    <w:rsid w:val="007848E5"/>
    <w:rsid w:val="00785210"/>
    <w:rsid w:val="00785697"/>
    <w:rsid w:val="00786C60"/>
    <w:rsid w:val="00787619"/>
    <w:rsid w:val="00787795"/>
    <w:rsid w:val="00787B7E"/>
    <w:rsid w:val="00787FA0"/>
    <w:rsid w:val="007910B5"/>
    <w:rsid w:val="007910C4"/>
    <w:rsid w:val="007923FD"/>
    <w:rsid w:val="007924F2"/>
    <w:rsid w:val="0079271C"/>
    <w:rsid w:val="00792ACB"/>
    <w:rsid w:val="00792B6F"/>
    <w:rsid w:val="00792B9B"/>
    <w:rsid w:val="00792BA3"/>
    <w:rsid w:val="00792F76"/>
    <w:rsid w:val="00793583"/>
    <w:rsid w:val="00793DE5"/>
    <w:rsid w:val="00794202"/>
    <w:rsid w:val="00794274"/>
    <w:rsid w:val="007942D2"/>
    <w:rsid w:val="00794486"/>
    <w:rsid w:val="007951E5"/>
    <w:rsid w:val="0079532A"/>
    <w:rsid w:val="00795405"/>
    <w:rsid w:val="007959DD"/>
    <w:rsid w:val="00796099"/>
    <w:rsid w:val="0079614C"/>
    <w:rsid w:val="00796302"/>
    <w:rsid w:val="00796640"/>
    <w:rsid w:val="007968FC"/>
    <w:rsid w:val="00797496"/>
    <w:rsid w:val="00797F6A"/>
    <w:rsid w:val="007A0340"/>
    <w:rsid w:val="007A09E8"/>
    <w:rsid w:val="007A0ABA"/>
    <w:rsid w:val="007A10DB"/>
    <w:rsid w:val="007A12D9"/>
    <w:rsid w:val="007A19DD"/>
    <w:rsid w:val="007A1E68"/>
    <w:rsid w:val="007A2A3B"/>
    <w:rsid w:val="007A3AE8"/>
    <w:rsid w:val="007A3B16"/>
    <w:rsid w:val="007A4DBB"/>
    <w:rsid w:val="007A4DC4"/>
    <w:rsid w:val="007A4E64"/>
    <w:rsid w:val="007A4F0A"/>
    <w:rsid w:val="007A534C"/>
    <w:rsid w:val="007A5379"/>
    <w:rsid w:val="007A56BE"/>
    <w:rsid w:val="007A62FC"/>
    <w:rsid w:val="007A6482"/>
    <w:rsid w:val="007A66A3"/>
    <w:rsid w:val="007A71DB"/>
    <w:rsid w:val="007A7C14"/>
    <w:rsid w:val="007B05D9"/>
    <w:rsid w:val="007B0748"/>
    <w:rsid w:val="007B2920"/>
    <w:rsid w:val="007B3067"/>
    <w:rsid w:val="007B4D92"/>
    <w:rsid w:val="007B5429"/>
    <w:rsid w:val="007B5A17"/>
    <w:rsid w:val="007B5EB4"/>
    <w:rsid w:val="007B5F63"/>
    <w:rsid w:val="007B64E7"/>
    <w:rsid w:val="007B683B"/>
    <w:rsid w:val="007B6996"/>
    <w:rsid w:val="007B6A77"/>
    <w:rsid w:val="007B6ECA"/>
    <w:rsid w:val="007B79AA"/>
    <w:rsid w:val="007B7CFB"/>
    <w:rsid w:val="007C02F0"/>
    <w:rsid w:val="007C03F7"/>
    <w:rsid w:val="007C0AAF"/>
    <w:rsid w:val="007C0C32"/>
    <w:rsid w:val="007C1184"/>
    <w:rsid w:val="007C130A"/>
    <w:rsid w:val="007C1C7B"/>
    <w:rsid w:val="007C27A7"/>
    <w:rsid w:val="007C2D39"/>
    <w:rsid w:val="007C2FB9"/>
    <w:rsid w:val="007C3D2C"/>
    <w:rsid w:val="007C4297"/>
    <w:rsid w:val="007C441F"/>
    <w:rsid w:val="007C56F4"/>
    <w:rsid w:val="007C5C43"/>
    <w:rsid w:val="007C64AC"/>
    <w:rsid w:val="007C666A"/>
    <w:rsid w:val="007C6B14"/>
    <w:rsid w:val="007C6F66"/>
    <w:rsid w:val="007C730D"/>
    <w:rsid w:val="007C7332"/>
    <w:rsid w:val="007D02C3"/>
    <w:rsid w:val="007D0684"/>
    <w:rsid w:val="007D08CE"/>
    <w:rsid w:val="007D1396"/>
    <w:rsid w:val="007D14AC"/>
    <w:rsid w:val="007D1E22"/>
    <w:rsid w:val="007D26F5"/>
    <w:rsid w:val="007D31A5"/>
    <w:rsid w:val="007D42EB"/>
    <w:rsid w:val="007D5D70"/>
    <w:rsid w:val="007D6077"/>
    <w:rsid w:val="007D6285"/>
    <w:rsid w:val="007D64F4"/>
    <w:rsid w:val="007D6A25"/>
    <w:rsid w:val="007D6DE9"/>
    <w:rsid w:val="007D7885"/>
    <w:rsid w:val="007D78B1"/>
    <w:rsid w:val="007D792B"/>
    <w:rsid w:val="007D7996"/>
    <w:rsid w:val="007D7D1F"/>
    <w:rsid w:val="007E0662"/>
    <w:rsid w:val="007E1390"/>
    <w:rsid w:val="007E147E"/>
    <w:rsid w:val="007E29E5"/>
    <w:rsid w:val="007E2A61"/>
    <w:rsid w:val="007E2AE4"/>
    <w:rsid w:val="007E2D03"/>
    <w:rsid w:val="007E42CD"/>
    <w:rsid w:val="007E4B6D"/>
    <w:rsid w:val="007E4F17"/>
    <w:rsid w:val="007E56A9"/>
    <w:rsid w:val="007E578D"/>
    <w:rsid w:val="007E5C9D"/>
    <w:rsid w:val="007E5F5D"/>
    <w:rsid w:val="007E6413"/>
    <w:rsid w:val="007E6F0D"/>
    <w:rsid w:val="007E74B3"/>
    <w:rsid w:val="007E7683"/>
    <w:rsid w:val="007E77F4"/>
    <w:rsid w:val="007F06AE"/>
    <w:rsid w:val="007F0A52"/>
    <w:rsid w:val="007F0F9A"/>
    <w:rsid w:val="007F109F"/>
    <w:rsid w:val="007F1622"/>
    <w:rsid w:val="007F17A9"/>
    <w:rsid w:val="007F1859"/>
    <w:rsid w:val="007F1AA5"/>
    <w:rsid w:val="007F2305"/>
    <w:rsid w:val="007F272F"/>
    <w:rsid w:val="007F2ACB"/>
    <w:rsid w:val="007F3151"/>
    <w:rsid w:val="007F361D"/>
    <w:rsid w:val="007F369C"/>
    <w:rsid w:val="007F4736"/>
    <w:rsid w:val="007F4830"/>
    <w:rsid w:val="007F5186"/>
    <w:rsid w:val="007F51D9"/>
    <w:rsid w:val="007F6122"/>
    <w:rsid w:val="007F64C6"/>
    <w:rsid w:val="007F6657"/>
    <w:rsid w:val="007F6C07"/>
    <w:rsid w:val="007F70F3"/>
    <w:rsid w:val="007F71A8"/>
    <w:rsid w:val="007F7A59"/>
    <w:rsid w:val="0080006D"/>
    <w:rsid w:val="008002D2"/>
    <w:rsid w:val="0080081A"/>
    <w:rsid w:val="00801408"/>
    <w:rsid w:val="00802617"/>
    <w:rsid w:val="00802809"/>
    <w:rsid w:val="008033CD"/>
    <w:rsid w:val="008043BF"/>
    <w:rsid w:val="00804782"/>
    <w:rsid w:val="00804A48"/>
    <w:rsid w:val="008059EF"/>
    <w:rsid w:val="00805D79"/>
    <w:rsid w:val="008064F2"/>
    <w:rsid w:val="00806AE8"/>
    <w:rsid w:val="00806EB5"/>
    <w:rsid w:val="00807361"/>
    <w:rsid w:val="00807A11"/>
    <w:rsid w:val="0081003A"/>
    <w:rsid w:val="0081065E"/>
    <w:rsid w:val="00810B4A"/>
    <w:rsid w:val="00811E75"/>
    <w:rsid w:val="00812228"/>
    <w:rsid w:val="00812252"/>
    <w:rsid w:val="0081249F"/>
    <w:rsid w:val="008129FF"/>
    <w:rsid w:val="00812BA7"/>
    <w:rsid w:val="00813677"/>
    <w:rsid w:val="00813CFC"/>
    <w:rsid w:val="008145D0"/>
    <w:rsid w:val="00814AEB"/>
    <w:rsid w:val="00815CE3"/>
    <w:rsid w:val="008163EF"/>
    <w:rsid w:val="0081653B"/>
    <w:rsid w:val="008168B7"/>
    <w:rsid w:val="0081701D"/>
    <w:rsid w:val="008176D9"/>
    <w:rsid w:val="00820180"/>
    <w:rsid w:val="0082034C"/>
    <w:rsid w:val="00820829"/>
    <w:rsid w:val="0082141C"/>
    <w:rsid w:val="008217AC"/>
    <w:rsid w:val="00821948"/>
    <w:rsid w:val="00821D8D"/>
    <w:rsid w:val="00821FB4"/>
    <w:rsid w:val="008227A8"/>
    <w:rsid w:val="00822845"/>
    <w:rsid w:val="00822925"/>
    <w:rsid w:val="00822DD4"/>
    <w:rsid w:val="0082335F"/>
    <w:rsid w:val="0082356B"/>
    <w:rsid w:val="00823D04"/>
    <w:rsid w:val="00824081"/>
    <w:rsid w:val="0082469A"/>
    <w:rsid w:val="0082483F"/>
    <w:rsid w:val="00824D87"/>
    <w:rsid w:val="00824EC8"/>
    <w:rsid w:val="00826136"/>
    <w:rsid w:val="0082701E"/>
    <w:rsid w:val="00827446"/>
    <w:rsid w:val="0082788C"/>
    <w:rsid w:val="008300D7"/>
    <w:rsid w:val="00830485"/>
    <w:rsid w:val="00830D92"/>
    <w:rsid w:val="00830E86"/>
    <w:rsid w:val="00831251"/>
    <w:rsid w:val="00831442"/>
    <w:rsid w:val="00831A6B"/>
    <w:rsid w:val="00831F3F"/>
    <w:rsid w:val="008321C8"/>
    <w:rsid w:val="00832327"/>
    <w:rsid w:val="008329A8"/>
    <w:rsid w:val="008329BE"/>
    <w:rsid w:val="00832FCA"/>
    <w:rsid w:val="0083306E"/>
    <w:rsid w:val="008330D3"/>
    <w:rsid w:val="008332B6"/>
    <w:rsid w:val="008333BF"/>
    <w:rsid w:val="008339EB"/>
    <w:rsid w:val="00834D0C"/>
    <w:rsid w:val="00834F69"/>
    <w:rsid w:val="008352C1"/>
    <w:rsid w:val="0083539F"/>
    <w:rsid w:val="008354F0"/>
    <w:rsid w:val="00835707"/>
    <w:rsid w:val="00835E82"/>
    <w:rsid w:val="008361CD"/>
    <w:rsid w:val="00836379"/>
    <w:rsid w:val="0083647C"/>
    <w:rsid w:val="00836CDD"/>
    <w:rsid w:val="00836FDA"/>
    <w:rsid w:val="0083727C"/>
    <w:rsid w:val="00837D4A"/>
    <w:rsid w:val="008401EE"/>
    <w:rsid w:val="0084052A"/>
    <w:rsid w:val="008409C6"/>
    <w:rsid w:val="00840B2B"/>
    <w:rsid w:val="00840DC2"/>
    <w:rsid w:val="00841217"/>
    <w:rsid w:val="00841DEB"/>
    <w:rsid w:val="00842535"/>
    <w:rsid w:val="00842602"/>
    <w:rsid w:val="00842839"/>
    <w:rsid w:val="00842A52"/>
    <w:rsid w:val="00842B77"/>
    <w:rsid w:val="00842E61"/>
    <w:rsid w:val="00842F85"/>
    <w:rsid w:val="008430D6"/>
    <w:rsid w:val="008432A9"/>
    <w:rsid w:val="00843848"/>
    <w:rsid w:val="008440CD"/>
    <w:rsid w:val="00844548"/>
    <w:rsid w:val="0084460D"/>
    <w:rsid w:val="008451DB"/>
    <w:rsid w:val="008453A8"/>
    <w:rsid w:val="0084716E"/>
    <w:rsid w:val="00847185"/>
    <w:rsid w:val="00847320"/>
    <w:rsid w:val="00847340"/>
    <w:rsid w:val="008473FA"/>
    <w:rsid w:val="00847789"/>
    <w:rsid w:val="00847916"/>
    <w:rsid w:val="00850181"/>
    <w:rsid w:val="008502C8"/>
    <w:rsid w:val="00850346"/>
    <w:rsid w:val="0085050F"/>
    <w:rsid w:val="008508D9"/>
    <w:rsid w:val="00850F38"/>
    <w:rsid w:val="008514E2"/>
    <w:rsid w:val="00851AA9"/>
    <w:rsid w:val="00851E2C"/>
    <w:rsid w:val="008521E3"/>
    <w:rsid w:val="00852FB5"/>
    <w:rsid w:val="008530F6"/>
    <w:rsid w:val="00853A4F"/>
    <w:rsid w:val="00854355"/>
    <w:rsid w:val="00854365"/>
    <w:rsid w:val="00854DE5"/>
    <w:rsid w:val="00855847"/>
    <w:rsid w:val="00855980"/>
    <w:rsid w:val="00856037"/>
    <w:rsid w:val="0085644E"/>
    <w:rsid w:val="008564ED"/>
    <w:rsid w:val="00857924"/>
    <w:rsid w:val="00857A73"/>
    <w:rsid w:val="00860656"/>
    <w:rsid w:val="00860814"/>
    <w:rsid w:val="00860C4B"/>
    <w:rsid w:val="00861830"/>
    <w:rsid w:val="00861964"/>
    <w:rsid w:val="0086196C"/>
    <w:rsid w:val="008622FC"/>
    <w:rsid w:val="008625E3"/>
    <w:rsid w:val="00863850"/>
    <w:rsid w:val="00863DCA"/>
    <w:rsid w:val="00863EDC"/>
    <w:rsid w:val="00864063"/>
    <w:rsid w:val="008643AB"/>
    <w:rsid w:val="00864A90"/>
    <w:rsid w:val="00864C45"/>
    <w:rsid w:val="00864DCF"/>
    <w:rsid w:val="00865CCA"/>
    <w:rsid w:val="00865DB6"/>
    <w:rsid w:val="008666F5"/>
    <w:rsid w:val="0086681A"/>
    <w:rsid w:val="00867301"/>
    <w:rsid w:val="0086791D"/>
    <w:rsid w:val="00870346"/>
    <w:rsid w:val="008708DF"/>
    <w:rsid w:val="00870CEA"/>
    <w:rsid w:val="00871027"/>
    <w:rsid w:val="00871B8F"/>
    <w:rsid w:val="008721B9"/>
    <w:rsid w:val="00872520"/>
    <w:rsid w:val="00872841"/>
    <w:rsid w:val="00872F83"/>
    <w:rsid w:val="008734D8"/>
    <w:rsid w:val="0087369C"/>
    <w:rsid w:val="008737CD"/>
    <w:rsid w:val="0087383A"/>
    <w:rsid w:val="008738CD"/>
    <w:rsid w:val="008739AA"/>
    <w:rsid w:val="00873E0A"/>
    <w:rsid w:val="008745E9"/>
    <w:rsid w:val="00874AE2"/>
    <w:rsid w:val="00875402"/>
    <w:rsid w:val="00875527"/>
    <w:rsid w:val="00875D4B"/>
    <w:rsid w:val="008767EC"/>
    <w:rsid w:val="00876CDF"/>
    <w:rsid w:val="00877E7C"/>
    <w:rsid w:val="00880D92"/>
    <w:rsid w:val="00881588"/>
    <w:rsid w:val="00881893"/>
    <w:rsid w:val="0088245E"/>
    <w:rsid w:val="0088297A"/>
    <w:rsid w:val="00882994"/>
    <w:rsid w:val="00882AD6"/>
    <w:rsid w:val="00882B1E"/>
    <w:rsid w:val="008831A3"/>
    <w:rsid w:val="00883B79"/>
    <w:rsid w:val="008843CF"/>
    <w:rsid w:val="00884625"/>
    <w:rsid w:val="0088469C"/>
    <w:rsid w:val="00884DEC"/>
    <w:rsid w:val="00885151"/>
    <w:rsid w:val="00885B0D"/>
    <w:rsid w:val="00885E69"/>
    <w:rsid w:val="008874D6"/>
    <w:rsid w:val="0088773C"/>
    <w:rsid w:val="0088785B"/>
    <w:rsid w:val="00887920"/>
    <w:rsid w:val="00887EE5"/>
    <w:rsid w:val="00890052"/>
    <w:rsid w:val="00890387"/>
    <w:rsid w:val="008907ED"/>
    <w:rsid w:val="00891915"/>
    <w:rsid w:val="00891A84"/>
    <w:rsid w:val="0089208E"/>
    <w:rsid w:val="008920CF"/>
    <w:rsid w:val="008923CF"/>
    <w:rsid w:val="0089245E"/>
    <w:rsid w:val="00892886"/>
    <w:rsid w:val="00892C42"/>
    <w:rsid w:val="0089310E"/>
    <w:rsid w:val="0089357C"/>
    <w:rsid w:val="008946DE"/>
    <w:rsid w:val="00894EFE"/>
    <w:rsid w:val="00895030"/>
    <w:rsid w:val="0089551B"/>
    <w:rsid w:val="00895630"/>
    <w:rsid w:val="00895C6F"/>
    <w:rsid w:val="00895D38"/>
    <w:rsid w:val="0089649A"/>
    <w:rsid w:val="008972BA"/>
    <w:rsid w:val="00897422"/>
    <w:rsid w:val="008974AE"/>
    <w:rsid w:val="00897D84"/>
    <w:rsid w:val="008A09C9"/>
    <w:rsid w:val="008A0F30"/>
    <w:rsid w:val="008A0FE5"/>
    <w:rsid w:val="008A1120"/>
    <w:rsid w:val="008A190D"/>
    <w:rsid w:val="008A1CE9"/>
    <w:rsid w:val="008A1D28"/>
    <w:rsid w:val="008A1FB4"/>
    <w:rsid w:val="008A20BD"/>
    <w:rsid w:val="008A2178"/>
    <w:rsid w:val="008A2945"/>
    <w:rsid w:val="008A3192"/>
    <w:rsid w:val="008A3305"/>
    <w:rsid w:val="008A346C"/>
    <w:rsid w:val="008A3E94"/>
    <w:rsid w:val="008A4034"/>
    <w:rsid w:val="008A41F8"/>
    <w:rsid w:val="008A4205"/>
    <w:rsid w:val="008A43B1"/>
    <w:rsid w:val="008A46D9"/>
    <w:rsid w:val="008A55D0"/>
    <w:rsid w:val="008A5815"/>
    <w:rsid w:val="008A5E55"/>
    <w:rsid w:val="008A6966"/>
    <w:rsid w:val="008A7032"/>
    <w:rsid w:val="008A726B"/>
    <w:rsid w:val="008A7E96"/>
    <w:rsid w:val="008B0686"/>
    <w:rsid w:val="008B0C7F"/>
    <w:rsid w:val="008B115F"/>
    <w:rsid w:val="008B123B"/>
    <w:rsid w:val="008B12E7"/>
    <w:rsid w:val="008B16AE"/>
    <w:rsid w:val="008B1875"/>
    <w:rsid w:val="008B248E"/>
    <w:rsid w:val="008B2C4A"/>
    <w:rsid w:val="008B30C4"/>
    <w:rsid w:val="008B3179"/>
    <w:rsid w:val="008B37C5"/>
    <w:rsid w:val="008B3847"/>
    <w:rsid w:val="008B4233"/>
    <w:rsid w:val="008B5087"/>
    <w:rsid w:val="008B60FF"/>
    <w:rsid w:val="008B63D1"/>
    <w:rsid w:val="008B6753"/>
    <w:rsid w:val="008B6A69"/>
    <w:rsid w:val="008B6B70"/>
    <w:rsid w:val="008B78EE"/>
    <w:rsid w:val="008C0B66"/>
    <w:rsid w:val="008C123F"/>
    <w:rsid w:val="008C167F"/>
    <w:rsid w:val="008C2371"/>
    <w:rsid w:val="008C24FF"/>
    <w:rsid w:val="008C2796"/>
    <w:rsid w:val="008C28CD"/>
    <w:rsid w:val="008C2C57"/>
    <w:rsid w:val="008C303B"/>
    <w:rsid w:val="008C34EB"/>
    <w:rsid w:val="008C3E2E"/>
    <w:rsid w:val="008C3E70"/>
    <w:rsid w:val="008C43B0"/>
    <w:rsid w:val="008C4DDD"/>
    <w:rsid w:val="008C50E5"/>
    <w:rsid w:val="008C5356"/>
    <w:rsid w:val="008C5727"/>
    <w:rsid w:val="008C6D1A"/>
    <w:rsid w:val="008D0042"/>
    <w:rsid w:val="008D0141"/>
    <w:rsid w:val="008D1183"/>
    <w:rsid w:val="008D125B"/>
    <w:rsid w:val="008D126A"/>
    <w:rsid w:val="008D1332"/>
    <w:rsid w:val="008D186B"/>
    <w:rsid w:val="008D18BD"/>
    <w:rsid w:val="008D1AE7"/>
    <w:rsid w:val="008D1C59"/>
    <w:rsid w:val="008D1DFA"/>
    <w:rsid w:val="008D20C7"/>
    <w:rsid w:val="008D21DC"/>
    <w:rsid w:val="008D21EE"/>
    <w:rsid w:val="008D2CFE"/>
    <w:rsid w:val="008D3191"/>
    <w:rsid w:val="008D3390"/>
    <w:rsid w:val="008D3F45"/>
    <w:rsid w:val="008D4540"/>
    <w:rsid w:val="008D52A1"/>
    <w:rsid w:val="008D5374"/>
    <w:rsid w:val="008D564D"/>
    <w:rsid w:val="008D5A4A"/>
    <w:rsid w:val="008D5D97"/>
    <w:rsid w:val="008D5FAF"/>
    <w:rsid w:val="008D6360"/>
    <w:rsid w:val="008D6855"/>
    <w:rsid w:val="008D6A44"/>
    <w:rsid w:val="008D6AA9"/>
    <w:rsid w:val="008D7A28"/>
    <w:rsid w:val="008D7DDB"/>
    <w:rsid w:val="008E0130"/>
    <w:rsid w:val="008E02B6"/>
    <w:rsid w:val="008E02BB"/>
    <w:rsid w:val="008E0D0F"/>
    <w:rsid w:val="008E18F5"/>
    <w:rsid w:val="008E19AC"/>
    <w:rsid w:val="008E1E36"/>
    <w:rsid w:val="008E2E91"/>
    <w:rsid w:val="008E3272"/>
    <w:rsid w:val="008E3415"/>
    <w:rsid w:val="008E3BFC"/>
    <w:rsid w:val="008E4237"/>
    <w:rsid w:val="008E4734"/>
    <w:rsid w:val="008E47F8"/>
    <w:rsid w:val="008E4DA9"/>
    <w:rsid w:val="008E542F"/>
    <w:rsid w:val="008E5D8F"/>
    <w:rsid w:val="008E65A0"/>
    <w:rsid w:val="008E69B8"/>
    <w:rsid w:val="008E6B0B"/>
    <w:rsid w:val="008E6D2A"/>
    <w:rsid w:val="008E77AA"/>
    <w:rsid w:val="008E7C72"/>
    <w:rsid w:val="008F0015"/>
    <w:rsid w:val="008F0300"/>
    <w:rsid w:val="008F0419"/>
    <w:rsid w:val="008F0A6F"/>
    <w:rsid w:val="008F0DE5"/>
    <w:rsid w:val="008F11D7"/>
    <w:rsid w:val="008F190C"/>
    <w:rsid w:val="008F1A23"/>
    <w:rsid w:val="008F1D67"/>
    <w:rsid w:val="008F1E76"/>
    <w:rsid w:val="008F1EA4"/>
    <w:rsid w:val="008F225D"/>
    <w:rsid w:val="008F29E9"/>
    <w:rsid w:val="008F2AAD"/>
    <w:rsid w:val="008F2B40"/>
    <w:rsid w:val="008F31FE"/>
    <w:rsid w:val="008F3253"/>
    <w:rsid w:val="008F39FD"/>
    <w:rsid w:val="008F44A7"/>
    <w:rsid w:val="008F460A"/>
    <w:rsid w:val="008F49CB"/>
    <w:rsid w:val="008F4DE9"/>
    <w:rsid w:val="008F526C"/>
    <w:rsid w:val="008F5ACA"/>
    <w:rsid w:val="008F5CDD"/>
    <w:rsid w:val="008F5E02"/>
    <w:rsid w:val="008F5F78"/>
    <w:rsid w:val="008F6A70"/>
    <w:rsid w:val="008F72C8"/>
    <w:rsid w:val="008F751B"/>
    <w:rsid w:val="008F76C7"/>
    <w:rsid w:val="008F7927"/>
    <w:rsid w:val="008F7EB3"/>
    <w:rsid w:val="00900240"/>
    <w:rsid w:val="0090040D"/>
    <w:rsid w:val="009006B9"/>
    <w:rsid w:val="00900C02"/>
    <w:rsid w:val="00900CCE"/>
    <w:rsid w:val="00901991"/>
    <w:rsid w:val="00901B30"/>
    <w:rsid w:val="0090235D"/>
    <w:rsid w:val="009028E3"/>
    <w:rsid w:val="00902908"/>
    <w:rsid w:val="00902E97"/>
    <w:rsid w:val="00903876"/>
    <w:rsid w:val="00903BCD"/>
    <w:rsid w:val="00903E9D"/>
    <w:rsid w:val="0090545E"/>
    <w:rsid w:val="00905DE8"/>
    <w:rsid w:val="00905DE9"/>
    <w:rsid w:val="00905F48"/>
    <w:rsid w:val="00906207"/>
    <w:rsid w:val="009068A7"/>
    <w:rsid w:val="00907CC9"/>
    <w:rsid w:val="00907D17"/>
    <w:rsid w:val="009106A7"/>
    <w:rsid w:val="009106EA"/>
    <w:rsid w:val="009108E3"/>
    <w:rsid w:val="009113EC"/>
    <w:rsid w:val="009117EE"/>
    <w:rsid w:val="00911BBD"/>
    <w:rsid w:val="00912A41"/>
    <w:rsid w:val="009133A8"/>
    <w:rsid w:val="0091370B"/>
    <w:rsid w:val="009148AB"/>
    <w:rsid w:val="00914996"/>
    <w:rsid w:val="00914A3B"/>
    <w:rsid w:val="00914CDA"/>
    <w:rsid w:val="00914E90"/>
    <w:rsid w:val="009150AC"/>
    <w:rsid w:val="00915299"/>
    <w:rsid w:val="00915A81"/>
    <w:rsid w:val="0091682B"/>
    <w:rsid w:val="00916C70"/>
    <w:rsid w:val="009171AC"/>
    <w:rsid w:val="00917581"/>
    <w:rsid w:val="00917733"/>
    <w:rsid w:val="0091783B"/>
    <w:rsid w:val="009179DC"/>
    <w:rsid w:val="00917ABD"/>
    <w:rsid w:val="00920404"/>
    <w:rsid w:val="00920504"/>
    <w:rsid w:val="0092114E"/>
    <w:rsid w:val="009211C7"/>
    <w:rsid w:val="00921AEB"/>
    <w:rsid w:val="00921ED9"/>
    <w:rsid w:val="00922014"/>
    <w:rsid w:val="0092223E"/>
    <w:rsid w:val="009228A9"/>
    <w:rsid w:val="00923757"/>
    <w:rsid w:val="0092400C"/>
    <w:rsid w:val="0092438F"/>
    <w:rsid w:val="009244C9"/>
    <w:rsid w:val="00924734"/>
    <w:rsid w:val="009257FF"/>
    <w:rsid w:val="009259F6"/>
    <w:rsid w:val="0092682D"/>
    <w:rsid w:val="009276AB"/>
    <w:rsid w:val="00927866"/>
    <w:rsid w:val="00927B26"/>
    <w:rsid w:val="0093055F"/>
    <w:rsid w:val="00930E38"/>
    <w:rsid w:val="00930E94"/>
    <w:rsid w:val="00931070"/>
    <w:rsid w:val="00931770"/>
    <w:rsid w:val="00931CA9"/>
    <w:rsid w:val="00931EF2"/>
    <w:rsid w:val="009320B4"/>
    <w:rsid w:val="00933067"/>
    <w:rsid w:val="009337E9"/>
    <w:rsid w:val="00934467"/>
    <w:rsid w:val="00934960"/>
    <w:rsid w:val="00934CD5"/>
    <w:rsid w:val="00935143"/>
    <w:rsid w:val="009362F8"/>
    <w:rsid w:val="00936332"/>
    <w:rsid w:val="009367C5"/>
    <w:rsid w:val="00937047"/>
    <w:rsid w:val="0093794C"/>
    <w:rsid w:val="00937BF4"/>
    <w:rsid w:val="0094049F"/>
    <w:rsid w:val="009408B3"/>
    <w:rsid w:val="009408D2"/>
    <w:rsid w:val="0094164D"/>
    <w:rsid w:val="00941F97"/>
    <w:rsid w:val="00942167"/>
    <w:rsid w:val="009424F7"/>
    <w:rsid w:val="009426E5"/>
    <w:rsid w:val="00942A1C"/>
    <w:rsid w:val="00943722"/>
    <w:rsid w:val="009437CC"/>
    <w:rsid w:val="00943932"/>
    <w:rsid w:val="00944C98"/>
    <w:rsid w:val="00945023"/>
    <w:rsid w:val="00945044"/>
    <w:rsid w:val="009450DF"/>
    <w:rsid w:val="00945405"/>
    <w:rsid w:val="00945EAC"/>
    <w:rsid w:val="009460BA"/>
    <w:rsid w:val="00946EB9"/>
    <w:rsid w:val="00947C29"/>
    <w:rsid w:val="00947D08"/>
    <w:rsid w:val="00947FF1"/>
    <w:rsid w:val="00951344"/>
    <w:rsid w:val="00952115"/>
    <w:rsid w:val="00952C11"/>
    <w:rsid w:val="00953240"/>
    <w:rsid w:val="009534EF"/>
    <w:rsid w:val="00954DDD"/>
    <w:rsid w:val="009556F0"/>
    <w:rsid w:val="00955AFC"/>
    <w:rsid w:val="00955C5D"/>
    <w:rsid w:val="00955F22"/>
    <w:rsid w:val="0095605A"/>
    <w:rsid w:val="009561BE"/>
    <w:rsid w:val="00956775"/>
    <w:rsid w:val="0095706F"/>
    <w:rsid w:val="00957369"/>
    <w:rsid w:val="0095739B"/>
    <w:rsid w:val="0095749F"/>
    <w:rsid w:val="009577CB"/>
    <w:rsid w:val="00957993"/>
    <w:rsid w:val="00957BE4"/>
    <w:rsid w:val="00957D50"/>
    <w:rsid w:val="00957F17"/>
    <w:rsid w:val="0096024C"/>
    <w:rsid w:val="0096028C"/>
    <w:rsid w:val="0096080E"/>
    <w:rsid w:val="0096086F"/>
    <w:rsid w:val="0096211D"/>
    <w:rsid w:val="0096279E"/>
    <w:rsid w:val="009630E2"/>
    <w:rsid w:val="009636A3"/>
    <w:rsid w:val="00963EE1"/>
    <w:rsid w:val="0096460A"/>
    <w:rsid w:val="00964D86"/>
    <w:rsid w:val="00964EBD"/>
    <w:rsid w:val="00964F84"/>
    <w:rsid w:val="009657F2"/>
    <w:rsid w:val="0096598F"/>
    <w:rsid w:val="00965AC5"/>
    <w:rsid w:val="00966B5B"/>
    <w:rsid w:val="00966EDA"/>
    <w:rsid w:val="00970FC9"/>
    <w:rsid w:val="009712B5"/>
    <w:rsid w:val="009712C7"/>
    <w:rsid w:val="009713A9"/>
    <w:rsid w:val="009716D4"/>
    <w:rsid w:val="0097190C"/>
    <w:rsid w:val="00971F38"/>
    <w:rsid w:val="009724AF"/>
    <w:rsid w:val="009725A3"/>
    <w:rsid w:val="0097293A"/>
    <w:rsid w:val="00972B3C"/>
    <w:rsid w:val="00973DD4"/>
    <w:rsid w:val="00973EE4"/>
    <w:rsid w:val="00974150"/>
    <w:rsid w:val="00974596"/>
    <w:rsid w:val="009745F9"/>
    <w:rsid w:val="009750E8"/>
    <w:rsid w:val="009761ED"/>
    <w:rsid w:val="00976C0A"/>
    <w:rsid w:val="00977BE7"/>
    <w:rsid w:val="00977F10"/>
    <w:rsid w:val="0098038C"/>
    <w:rsid w:val="009812DD"/>
    <w:rsid w:val="00981482"/>
    <w:rsid w:val="0098163D"/>
    <w:rsid w:val="009827A7"/>
    <w:rsid w:val="00982F70"/>
    <w:rsid w:val="00983196"/>
    <w:rsid w:val="0098494A"/>
    <w:rsid w:val="00985545"/>
    <w:rsid w:val="00985D19"/>
    <w:rsid w:val="00986910"/>
    <w:rsid w:val="00986F09"/>
    <w:rsid w:val="00987009"/>
    <w:rsid w:val="00987296"/>
    <w:rsid w:val="00987338"/>
    <w:rsid w:val="00987636"/>
    <w:rsid w:val="00987AC8"/>
    <w:rsid w:val="00987B1F"/>
    <w:rsid w:val="00987BB1"/>
    <w:rsid w:val="009901CF"/>
    <w:rsid w:val="00990986"/>
    <w:rsid w:val="00990DF1"/>
    <w:rsid w:val="00990E92"/>
    <w:rsid w:val="00991102"/>
    <w:rsid w:val="00991540"/>
    <w:rsid w:val="0099193F"/>
    <w:rsid w:val="00991B5D"/>
    <w:rsid w:val="009922B0"/>
    <w:rsid w:val="00992887"/>
    <w:rsid w:val="0099303A"/>
    <w:rsid w:val="009930A1"/>
    <w:rsid w:val="00993108"/>
    <w:rsid w:val="00993385"/>
    <w:rsid w:val="00993A6E"/>
    <w:rsid w:val="00993ACD"/>
    <w:rsid w:val="00993E14"/>
    <w:rsid w:val="0099475E"/>
    <w:rsid w:val="00994E03"/>
    <w:rsid w:val="0099501B"/>
    <w:rsid w:val="00995844"/>
    <w:rsid w:val="009959FE"/>
    <w:rsid w:val="00995BD2"/>
    <w:rsid w:val="00995D64"/>
    <w:rsid w:val="0099636E"/>
    <w:rsid w:val="009963E1"/>
    <w:rsid w:val="00996C69"/>
    <w:rsid w:val="009976F0"/>
    <w:rsid w:val="00997713"/>
    <w:rsid w:val="009A01EA"/>
    <w:rsid w:val="009A05B3"/>
    <w:rsid w:val="009A0735"/>
    <w:rsid w:val="009A0906"/>
    <w:rsid w:val="009A1782"/>
    <w:rsid w:val="009A191A"/>
    <w:rsid w:val="009A1BFF"/>
    <w:rsid w:val="009A2D83"/>
    <w:rsid w:val="009A2E74"/>
    <w:rsid w:val="009A3589"/>
    <w:rsid w:val="009A3BAE"/>
    <w:rsid w:val="009A3D29"/>
    <w:rsid w:val="009A3DCB"/>
    <w:rsid w:val="009A3E18"/>
    <w:rsid w:val="009A53D4"/>
    <w:rsid w:val="009A5DE6"/>
    <w:rsid w:val="009A6030"/>
    <w:rsid w:val="009A73FD"/>
    <w:rsid w:val="009A74A3"/>
    <w:rsid w:val="009A783A"/>
    <w:rsid w:val="009A7F1C"/>
    <w:rsid w:val="009A7F39"/>
    <w:rsid w:val="009B07B8"/>
    <w:rsid w:val="009B0E59"/>
    <w:rsid w:val="009B1014"/>
    <w:rsid w:val="009B1131"/>
    <w:rsid w:val="009B15AB"/>
    <w:rsid w:val="009B1BDA"/>
    <w:rsid w:val="009B33B9"/>
    <w:rsid w:val="009B3E1A"/>
    <w:rsid w:val="009B3E3A"/>
    <w:rsid w:val="009B4DAE"/>
    <w:rsid w:val="009B50B0"/>
    <w:rsid w:val="009B52A4"/>
    <w:rsid w:val="009B54F3"/>
    <w:rsid w:val="009B54FA"/>
    <w:rsid w:val="009B577C"/>
    <w:rsid w:val="009B5D02"/>
    <w:rsid w:val="009B6222"/>
    <w:rsid w:val="009B645E"/>
    <w:rsid w:val="009B6541"/>
    <w:rsid w:val="009B68A8"/>
    <w:rsid w:val="009B711F"/>
    <w:rsid w:val="009B7521"/>
    <w:rsid w:val="009B779A"/>
    <w:rsid w:val="009B77CE"/>
    <w:rsid w:val="009B787F"/>
    <w:rsid w:val="009B7BF7"/>
    <w:rsid w:val="009C04BB"/>
    <w:rsid w:val="009C1148"/>
    <w:rsid w:val="009C1292"/>
    <w:rsid w:val="009C1503"/>
    <w:rsid w:val="009C1739"/>
    <w:rsid w:val="009C17ED"/>
    <w:rsid w:val="009C2023"/>
    <w:rsid w:val="009C2199"/>
    <w:rsid w:val="009C2D54"/>
    <w:rsid w:val="009C3742"/>
    <w:rsid w:val="009C3EB4"/>
    <w:rsid w:val="009C4294"/>
    <w:rsid w:val="009C4326"/>
    <w:rsid w:val="009C47AD"/>
    <w:rsid w:val="009C4B32"/>
    <w:rsid w:val="009C4EB1"/>
    <w:rsid w:val="009C5A34"/>
    <w:rsid w:val="009C5BAF"/>
    <w:rsid w:val="009C5D45"/>
    <w:rsid w:val="009C5E55"/>
    <w:rsid w:val="009C66B5"/>
    <w:rsid w:val="009C699C"/>
    <w:rsid w:val="009C6E45"/>
    <w:rsid w:val="009C7082"/>
    <w:rsid w:val="009C7634"/>
    <w:rsid w:val="009D02A4"/>
    <w:rsid w:val="009D04E0"/>
    <w:rsid w:val="009D0941"/>
    <w:rsid w:val="009D1C89"/>
    <w:rsid w:val="009D1EC0"/>
    <w:rsid w:val="009D2DCC"/>
    <w:rsid w:val="009D3181"/>
    <w:rsid w:val="009D3741"/>
    <w:rsid w:val="009D3DAC"/>
    <w:rsid w:val="009D5264"/>
    <w:rsid w:val="009D5487"/>
    <w:rsid w:val="009D5564"/>
    <w:rsid w:val="009D5646"/>
    <w:rsid w:val="009D59A8"/>
    <w:rsid w:val="009D5D4E"/>
    <w:rsid w:val="009D5E86"/>
    <w:rsid w:val="009D67CE"/>
    <w:rsid w:val="009D6BBA"/>
    <w:rsid w:val="009D6D7F"/>
    <w:rsid w:val="009D7391"/>
    <w:rsid w:val="009D7FB3"/>
    <w:rsid w:val="009E005B"/>
    <w:rsid w:val="009E0451"/>
    <w:rsid w:val="009E0497"/>
    <w:rsid w:val="009E0DAB"/>
    <w:rsid w:val="009E14A3"/>
    <w:rsid w:val="009E155C"/>
    <w:rsid w:val="009E1B0F"/>
    <w:rsid w:val="009E1B31"/>
    <w:rsid w:val="009E1D93"/>
    <w:rsid w:val="009E25FA"/>
    <w:rsid w:val="009E2AF7"/>
    <w:rsid w:val="009E2BE2"/>
    <w:rsid w:val="009E2EB7"/>
    <w:rsid w:val="009E2F96"/>
    <w:rsid w:val="009E33F7"/>
    <w:rsid w:val="009E34B1"/>
    <w:rsid w:val="009E38A9"/>
    <w:rsid w:val="009E3DAB"/>
    <w:rsid w:val="009E3FD3"/>
    <w:rsid w:val="009E4070"/>
    <w:rsid w:val="009E47A7"/>
    <w:rsid w:val="009E47DB"/>
    <w:rsid w:val="009E4DA6"/>
    <w:rsid w:val="009E58C8"/>
    <w:rsid w:val="009E5C41"/>
    <w:rsid w:val="009E672D"/>
    <w:rsid w:val="009E733A"/>
    <w:rsid w:val="009E734A"/>
    <w:rsid w:val="009E793E"/>
    <w:rsid w:val="009E7950"/>
    <w:rsid w:val="009E7DCA"/>
    <w:rsid w:val="009F04F4"/>
    <w:rsid w:val="009F0CB1"/>
    <w:rsid w:val="009F0DA9"/>
    <w:rsid w:val="009F11A3"/>
    <w:rsid w:val="009F1878"/>
    <w:rsid w:val="009F2495"/>
    <w:rsid w:val="009F2AB6"/>
    <w:rsid w:val="009F2CA8"/>
    <w:rsid w:val="009F31D5"/>
    <w:rsid w:val="009F3544"/>
    <w:rsid w:val="009F3906"/>
    <w:rsid w:val="009F420E"/>
    <w:rsid w:val="009F44C2"/>
    <w:rsid w:val="009F471B"/>
    <w:rsid w:val="009F477F"/>
    <w:rsid w:val="009F4F14"/>
    <w:rsid w:val="009F565C"/>
    <w:rsid w:val="009F5677"/>
    <w:rsid w:val="009F5987"/>
    <w:rsid w:val="009F59CC"/>
    <w:rsid w:val="009F6824"/>
    <w:rsid w:val="009F6DBE"/>
    <w:rsid w:val="009F75C3"/>
    <w:rsid w:val="009F77C0"/>
    <w:rsid w:val="00A00297"/>
    <w:rsid w:val="00A007FC"/>
    <w:rsid w:val="00A009A7"/>
    <w:rsid w:val="00A01457"/>
    <w:rsid w:val="00A015AB"/>
    <w:rsid w:val="00A01D00"/>
    <w:rsid w:val="00A02B09"/>
    <w:rsid w:val="00A02C71"/>
    <w:rsid w:val="00A03740"/>
    <w:rsid w:val="00A037DA"/>
    <w:rsid w:val="00A03BE2"/>
    <w:rsid w:val="00A04302"/>
    <w:rsid w:val="00A044E7"/>
    <w:rsid w:val="00A0459C"/>
    <w:rsid w:val="00A0477B"/>
    <w:rsid w:val="00A04992"/>
    <w:rsid w:val="00A04E97"/>
    <w:rsid w:val="00A05CDB"/>
    <w:rsid w:val="00A0639A"/>
    <w:rsid w:val="00A06B96"/>
    <w:rsid w:val="00A06CEE"/>
    <w:rsid w:val="00A0724E"/>
    <w:rsid w:val="00A07266"/>
    <w:rsid w:val="00A073A5"/>
    <w:rsid w:val="00A07680"/>
    <w:rsid w:val="00A076A8"/>
    <w:rsid w:val="00A07D0C"/>
    <w:rsid w:val="00A10956"/>
    <w:rsid w:val="00A10B9B"/>
    <w:rsid w:val="00A112B3"/>
    <w:rsid w:val="00A11A7B"/>
    <w:rsid w:val="00A11B57"/>
    <w:rsid w:val="00A11E56"/>
    <w:rsid w:val="00A11FCD"/>
    <w:rsid w:val="00A13166"/>
    <w:rsid w:val="00A1335E"/>
    <w:rsid w:val="00A135E7"/>
    <w:rsid w:val="00A1388C"/>
    <w:rsid w:val="00A13941"/>
    <w:rsid w:val="00A13BB4"/>
    <w:rsid w:val="00A14977"/>
    <w:rsid w:val="00A14F87"/>
    <w:rsid w:val="00A14FF3"/>
    <w:rsid w:val="00A15161"/>
    <w:rsid w:val="00A151AC"/>
    <w:rsid w:val="00A15213"/>
    <w:rsid w:val="00A15FED"/>
    <w:rsid w:val="00A16286"/>
    <w:rsid w:val="00A168FD"/>
    <w:rsid w:val="00A17231"/>
    <w:rsid w:val="00A174C1"/>
    <w:rsid w:val="00A1769F"/>
    <w:rsid w:val="00A17D8D"/>
    <w:rsid w:val="00A20154"/>
    <w:rsid w:val="00A206BE"/>
    <w:rsid w:val="00A207C0"/>
    <w:rsid w:val="00A2131A"/>
    <w:rsid w:val="00A21BB3"/>
    <w:rsid w:val="00A225A9"/>
    <w:rsid w:val="00A22934"/>
    <w:rsid w:val="00A22D9F"/>
    <w:rsid w:val="00A23174"/>
    <w:rsid w:val="00A23185"/>
    <w:rsid w:val="00A2354A"/>
    <w:rsid w:val="00A23887"/>
    <w:rsid w:val="00A239C0"/>
    <w:rsid w:val="00A23A5E"/>
    <w:rsid w:val="00A245EE"/>
    <w:rsid w:val="00A248C2"/>
    <w:rsid w:val="00A24AE4"/>
    <w:rsid w:val="00A24B38"/>
    <w:rsid w:val="00A24B52"/>
    <w:rsid w:val="00A24B85"/>
    <w:rsid w:val="00A2584C"/>
    <w:rsid w:val="00A266E3"/>
    <w:rsid w:val="00A269B6"/>
    <w:rsid w:val="00A269D3"/>
    <w:rsid w:val="00A27012"/>
    <w:rsid w:val="00A27533"/>
    <w:rsid w:val="00A306E3"/>
    <w:rsid w:val="00A30BF3"/>
    <w:rsid w:val="00A30E37"/>
    <w:rsid w:val="00A30ECB"/>
    <w:rsid w:val="00A315D2"/>
    <w:rsid w:val="00A31DBF"/>
    <w:rsid w:val="00A3269A"/>
    <w:rsid w:val="00A3293B"/>
    <w:rsid w:val="00A32FB6"/>
    <w:rsid w:val="00A33745"/>
    <w:rsid w:val="00A33C4D"/>
    <w:rsid w:val="00A34500"/>
    <w:rsid w:val="00A346F0"/>
    <w:rsid w:val="00A348E9"/>
    <w:rsid w:val="00A34A7A"/>
    <w:rsid w:val="00A34AE5"/>
    <w:rsid w:val="00A34CE1"/>
    <w:rsid w:val="00A34D78"/>
    <w:rsid w:val="00A3543A"/>
    <w:rsid w:val="00A354D3"/>
    <w:rsid w:val="00A35F83"/>
    <w:rsid w:val="00A36099"/>
    <w:rsid w:val="00A361BD"/>
    <w:rsid w:val="00A3627B"/>
    <w:rsid w:val="00A36D4E"/>
    <w:rsid w:val="00A40337"/>
    <w:rsid w:val="00A403F7"/>
    <w:rsid w:val="00A40CC4"/>
    <w:rsid w:val="00A40DEB"/>
    <w:rsid w:val="00A41177"/>
    <w:rsid w:val="00A4124B"/>
    <w:rsid w:val="00A412C1"/>
    <w:rsid w:val="00A41558"/>
    <w:rsid w:val="00A43238"/>
    <w:rsid w:val="00A435E6"/>
    <w:rsid w:val="00A43A04"/>
    <w:rsid w:val="00A43A3C"/>
    <w:rsid w:val="00A43FA1"/>
    <w:rsid w:val="00A44044"/>
    <w:rsid w:val="00A44061"/>
    <w:rsid w:val="00A445EB"/>
    <w:rsid w:val="00A44656"/>
    <w:rsid w:val="00A44FAA"/>
    <w:rsid w:val="00A45191"/>
    <w:rsid w:val="00A452E1"/>
    <w:rsid w:val="00A45573"/>
    <w:rsid w:val="00A456ED"/>
    <w:rsid w:val="00A46542"/>
    <w:rsid w:val="00A46E7B"/>
    <w:rsid w:val="00A479B9"/>
    <w:rsid w:val="00A47C31"/>
    <w:rsid w:val="00A500BA"/>
    <w:rsid w:val="00A504D4"/>
    <w:rsid w:val="00A51038"/>
    <w:rsid w:val="00A5140D"/>
    <w:rsid w:val="00A5152A"/>
    <w:rsid w:val="00A51612"/>
    <w:rsid w:val="00A51982"/>
    <w:rsid w:val="00A51C7C"/>
    <w:rsid w:val="00A5227C"/>
    <w:rsid w:val="00A52CC9"/>
    <w:rsid w:val="00A52F56"/>
    <w:rsid w:val="00A531F0"/>
    <w:rsid w:val="00A53D2F"/>
    <w:rsid w:val="00A54109"/>
    <w:rsid w:val="00A54584"/>
    <w:rsid w:val="00A54667"/>
    <w:rsid w:val="00A54F06"/>
    <w:rsid w:val="00A551B6"/>
    <w:rsid w:val="00A555F8"/>
    <w:rsid w:val="00A55663"/>
    <w:rsid w:val="00A5593E"/>
    <w:rsid w:val="00A5600A"/>
    <w:rsid w:val="00A5606A"/>
    <w:rsid w:val="00A56961"/>
    <w:rsid w:val="00A57196"/>
    <w:rsid w:val="00A5751A"/>
    <w:rsid w:val="00A602ED"/>
    <w:rsid w:val="00A6060B"/>
    <w:rsid w:val="00A606B3"/>
    <w:rsid w:val="00A61B11"/>
    <w:rsid w:val="00A62A0F"/>
    <w:rsid w:val="00A630F3"/>
    <w:rsid w:val="00A6348C"/>
    <w:rsid w:val="00A638FA"/>
    <w:rsid w:val="00A638FE"/>
    <w:rsid w:val="00A64E88"/>
    <w:rsid w:val="00A64F34"/>
    <w:rsid w:val="00A6665E"/>
    <w:rsid w:val="00A66908"/>
    <w:rsid w:val="00A66BD0"/>
    <w:rsid w:val="00A66D34"/>
    <w:rsid w:val="00A67588"/>
    <w:rsid w:val="00A6768E"/>
    <w:rsid w:val="00A678F7"/>
    <w:rsid w:val="00A70FDD"/>
    <w:rsid w:val="00A71878"/>
    <w:rsid w:val="00A718F5"/>
    <w:rsid w:val="00A720B9"/>
    <w:rsid w:val="00A724D9"/>
    <w:rsid w:val="00A72515"/>
    <w:rsid w:val="00A72A9E"/>
    <w:rsid w:val="00A72D09"/>
    <w:rsid w:val="00A73682"/>
    <w:rsid w:val="00A73984"/>
    <w:rsid w:val="00A73B3E"/>
    <w:rsid w:val="00A73CA9"/>
    <w:rsid w:val="00A73DD2"/>
    <w:rsid w:val="00A740E5"/>
    <w:rsid w:val="00A742E6"/>
    <w:rsid w:val="00A74921"/>
    <w:rsid w:val="00A750EE"/>
    <w:rsid w:val="00A765C7"/>
    <w:rsid w:val="00A76ED4"/>
    <w:rsid w:val="00A771AD"/>
    <w:rsid w:val="00A77368"/>
    <w:rsid w:val="00A81154"/>
    <w:rsid w:val="00A817AD"/>
    <w:rsid w:val="00A81F7A"/>
    <w:rsid w:val="00A81FBE"/>
    <w:rsid w:val="00A820CA"/>
    <w:rsid w:val="00A8222E"/>
    <w:rsid w:val="00A823B0"/>
    <w:rsid w:val="00A82C2A"/>
    <w:rsid w:val="00A82C47"/>
    <w:rsid w:val="00A83007"/>
    <w:rsid w:val="00A830A1"/>
    <w:rsid w:val="00A830D4"/>
    <w:rsid w:val="00A830D9"/>
    <w:rsid w:val="00A83413"/>
    <w:rsid w:val="00A8386E"/>
    <w:rsid w:val="00A83905"/>
    <w:rsid w:val="00A83D2F"/>
    <w:rsid w:val="00A83DCA"/>
    <w:rsid w:val="00A84B57"/>
    <w:rsid w:val="00A84C1D"/>
    <w:rsid w:val="00A84D74"/>
    <w:rsid w:val="00A853BE"/>
    <w:rsid w:val="00A85568"/>
    <w:rsid w:val="00A85960"/>
    <w:rsid w:val="00A859F4"/>
    <w:rsid w:val="00A85E23"/>
    <w:rsid w:val="00A866BD"/>
    <w:rsid w:val="00A86AE1"/>
    <w:rsid w:val="00A8757B"/>
    <w:rsid w:val="00A902C6"/>
    <w:rsid w:val="00A90D43"/>
    <w:rsid w:val="00A9287E"/>
    <w:rsid w:val="00A93484"/>
    <w:rsid w:val="00A93776"/>
    <w:rsid w:val="00A93EED"/>
    <w:rsid w:val="00A943BB"/>
    <w:rsid w:val="00A94976"/>
    <w:rsid w:val="00A94BC6"/>
    <w:rsid w:val="00A94C9D"/>
    <w:rsid w:val="00A94F7E"/>
    <w:rsid w:val="00A951F4"/>
    <w:rsid w:val="00A95EAF"/>
    <w:rsid w:val="00A95FC2"/>
    <w:rsid w:val="00A960B8"/>
    <w:rsid w:val="00A96266"/>
    <w:rsid w:val="00A964F8"/>
    <w:rsid w:val="00AA04CC"/>
    <w:rsid w:val="00AA0DDA"/>
    <w:rsid w:val="00AA0E88"/>
    <w:rsid w:val="00AA1591"/>
    <w:rsid w:val="00AA1AE2"/>
    <w:rsid w:val="00AA1E6A"/>
    <w:rsid w:val="00AA1F7D"/>
    <w:rsid w:val="00AA28B7"/>
    <w:rsid w:val="00AA2903"/>
    <w:rsid w:val="00AA2A1F"/>
    <w:rsid w:val="00AA2F6F"/>
    <w:rsid w:val="00AA3686"/>
    <w:rsid w:val="00AA5E68"/>
    <w:rsid w:val="00AA675D"/>
    <w:rsid w:val="00AA6911"/>
    <w:rsid w:val="00AA7C76"/>
    <w:rsid w:val="00AA7CF5"/>
    <w:rsid w:val="00AB081D"/>
    <w:rsid w:val="00AB0CCA"/>
    <w:rsid w:val="00AB0E3D"/>
    <w:rsid w:val="00AB0FB6"/>
    <w:rsid w:val="00AB1158"/>
    <w:rsid w:val="00AB1BDB"/>
    <w:rsid w:val="00AB2036"/>
    <w:rsid w:val="00AB20A6"/>
    <w:rsid w:val="00AB2EB9"/>
    <w:rsid w:val="00AB36CE"/>
    <w:rsid w:val="00AB39CF"/>
    <w:rsid w:val="00AB3E79"/>
    <w:rsid w:val="00AB4C0F"/>
    <w:rsid w:val="00AB51EA"/>
    <w:rsid w:val="00AB57E4"/>
    <w:rsid w:val="00AB5992"/>
    <w:rsid w:val="00AB5B2A"/>
    <w:rsid w:val="00AB5B65"/>
    <w:rsid w:val="00AB732B"/>
    <w:rsid w:val="00AB7361"/>
    <w:rsid w:val="00AB7565"/>
    <w:rsid w:val="00AB79D5"/>
    <w:rsid w:val="00AB7C19"/>
    <w:rsid w:val="00AB7D07"/>
    <w:rsid w:val="00AC0742"/>
    <w:rsid w:val="00AC0A24"/>
    <w:rsid w:val="00AC0C19"/>
    <w:rsid w:val="00AC10F7"/>
    <w:rsid w:val="00AC12D6"/>
    <w:rsid w:val="00AC16A1"/>
    <w:rsid w:val="00AC1770"/>
    <w:rsid w:val="00AC1909"/>
    <w:rsid w:val="00AC2624"/>
    <w:rsid w:val="00AC2AB8"/>
    <w:rsid w:val="00AC2BAB"/>
    <w:rsid w:val="00AC2D5D"/>
    <w:rsid w:val="00AC3074"/>
    <w:rsid w:val="00AC369A"/>
    <w:rsid w:val="00AC3DC5"/>
    <w:rsid w:val="00AC5287"/>
    <w:rsid w:val="00AC5508"/>
    <w:rsid w:val="00AC5A64"/>
    <w:rsid w:val="00AC5F94"/>
    <w:rsid w:val="00AC6261"/>
    <w:rsid w:val="00AC6692"/>
    <w:rsid w:val="00AC69E9"/>
    <w:rsid w:val="00AC6A8F"/>
    <w:rsid w:val="00AC755D"/>
    <w:rsid w:val="00AC7613"/>
    <w:rsid w:val="00AC7CD8"/>
    <w:rsid w:val="00AD0862"/>
    <w:rsid w:val="00AD09C1"/>
    <w:rsid w:val="00AD0E54"/>
    <w:rsid w:val="00AD10D3"/>
    <w:rsid w:val="00AD1958"/>
    <w:rsid w:val="00AD1A03"/>
    <w:rsid w:val="00AD1DC4"/>
    <w:rsid w:val="00AD2708"/>
    <w:rsid w:val="00AD2959"/>
    <w:rsid w:val="00AD2C06"/>
    <w:rsid w:val="00AD2EC3"/>
    <w:rsid w:val="00AD3037"/>
    <w:rsid w:val="00AD333C"/>
    <w:rsid w:val="00AD3A03"/>
    <w:rsid w:val="00AD3B62"/>
    <w:rsid w:val="00AD470A"/>
    <w:rsid w:val="00AD50B7"/>
    <w:rsid w:val="00AD53D4"/>
    <w:rsid w:val="00AD5774"/>
    <w:rsid w:val="00AD5910"/>
    <w:rsid w:val="00AD5B80"/>
    <w:rsid w:val="00AD6439"/>
    <w:rsid w:val="00AD6572"/>
    <w:rsid w:val="00AD667D"/>
    <w:rsid w:val="00AD7D16"/>
    <w:rsid w:val="00AE060F"/>
    <w:rsid w:val="00AE07C7"/>
    <w:rsid w:val="00AE07F6"/>
    <w:rsid w:val="00AE0BFE"/>
    <w:rsid w:val="00AE0CA4"/>
    <w:rsid w:val="00AE1579"/>
    <w:rsid w:val="00AE1583"/>
    <w:rsid w:val="00AE1C55"/>
    <w:rsid w:val="00AE21D3"/>
    <w:rsid w:val="00AE23BB"/>
    <w:rsid w:val="00AE25F9"/>
    <w:rsid w:val="00AE274C"/>
    <w:rsid w:val="00AE2ACB"/>
    <w:rsid w:val="00AE3082"/>
    <w:rsid w:val="00AE31CF"/>
    <w:rsid w:val="00AE33B5"/>
    <w:rsid w:val="00AE4AE3"/>
    <w:rsid w:val="00AE5655"/>
    <w:rsid w:val="00AE5EEA"/>
    <w:rsid w:val="00AE5FE7"/>
    <w:rsid w:val="00AE60AE"/>
    <w:rsid w:val="00AE656A"/>
    <w:rsid w:val="00AE6D19"/>
    <w:rsid w:val="00AE6E11"/>
    <w:rsid w:val="00AE7352"/>
    <w:rsid w:val="00AE76F9"/>
    <w:rsid w:val="00AE7940"/>
    <w:rsid w:val="00AF0D03"/>
    <w:rsid w:val="00AF116C"/>
    <w:rsid w:val="00AF136E"/>
    <w:rsid w:val="00AF1391"/>
    <w:rsid w:val="00AF13CA"/>
    <w:rsid w:val="00AF22CE"/>
    <w:rsid w:val="00AF2386"/>
    <w:rsid w:val="00AF2A5B"/>
    <w:rsid w:val="00AF2FDF"/>
    <w:rsid w:val="00AF4695"/>
    <w:rsid w:val="00AF46B4"/>
    <w:rsid w:val="00AF4A46"/>
    <w:rsid w:val="00AF4E82"/>
    <w:rsid w:val="00AF5C01"/>
    <w:rsid w:val="00AF5F35"/>
    <w:rsid w:val="00AF5F40"/>
    <w:rsid w:val="00AF65EA"/>
    <w:rsid w:val="00AF6AE7"/>
    <w:rsid w:val="00AF6E1A"/>
    <w:rsid w:val="00AF70CB"/>
    <w:rsid w:val="00AF75D9"/>
    <w:rsid w:val="00AF7A96"/>
    <w:rsid w:val="00AF7C68"/>
    <w:rsid w:val="00AF7E99"/>
    <w:rsid w:val="00B00526"/>
    <w:rsid w:val="00B00BDE"/>
    <w:rsid w:val="00B014D7"/>
    <w:rsid w:val="00B020ED"/>
    <w:rsid w:val="00B02291"/>
    <w:rsid w:val="00B0264D"/>
    <w:rsid w:val="00B02947"/>
    <w:rsid w:val="00B0323D"/>
    <w:rsid w:val="00B042EE"/>
    <w:rsid w:val="00B0571D"/>
    <w:rsid w:val="00B057D0"/>
    <w:rsid w:val="00B05A17"/>
    <w:rsid w:val="00B05A5B"/>
    <w:rsid w:val="00B065D9"/>
    <w:rsid w:val="00B06620"/>
    <w:rsid w:val="00B06964"/>
    <w:rsid w:val="00B06AB8"/>
    <w:rsid w:val="00B06B46"/>
    <w:rsid w:val="00B07516"/>
    <w:rsid w:val="00B075D9"/>
    <w:rsid w:val="00B07E93"/>
    <w:rsid w:val="00B10C3B"/>
    <w:rsid w:val="00B10D3F"/>
    <w:rsid w:val="00B10FE8"/>
    <w:rsid w:val="00B114F6"/>
    <w:rsid w:val="00B11814"/>
    <w:rsid w:val="00B11A8A"/>
    <w:rsid w:val="00B11CC7"/>
    <w:rsid w:val="00B126EC"/>
    <w:rsid w:val="00B127C7"/>
    <w:rsid w:val="00B12B87"/>
    <w:rsid w:val="00B12D63"/>
    <w:rsid w:val="00B13DA2"/>
    <w:rsid w:val="00B14099"/>
    <w:rsid w:val="00B14193"/>
    <w:rsid w:val="00B1496C"/>
    <w:rsid w:val="00B14B49"/>
    <w:rsid w:val="00B14C87"/>
    <w:rsid w:val="00B15A3A"/>
    <w:rsid w:val="00B15B91"/>
    <w:rsid w:val="00B15EA5"/>
    <w:rsid w:val="00B163AD"/>
    <w:rsid w:val="00B16EB7"/>
    <w:rsid w:val="00B17320"/>
    <w:rsid w:val="00B20261"/>
    <w:rsid w:val="00B20FCD"/>
    <w:rsid w:val="00B21399"/>
    <w:rsid w:val="00B213F1"/>
    <w:rsid w:val="00B21593"/>
    <w:rsid w:val="00B215CD"/>
    <w:rsid w:val="00B216DB"/>
    <w:rsid w:val="00B21B42"/>
    <w:rsid w:val="00B21CB3"/>
    <w:rsid w:val="00B226F4"/>
    <w:rsid w:val="00B22B94"/>
    <w:rsid w:val="00B233AD"/>
    <w:rsid w:val="00B23B64"/>
    <w:rsid w:val="00B24449"/>
    <w:rsid w:val="00B245BF"/>
    <w:rsid w:val="00B24AE5"/>
    <w:rsid w:val="00B250DF"/>
    <w:rsid w:val="00B2588F"/>
    <w:rsid w:val="00B26CB5"/>
    <w:rsid w:val="00B26F2C"/>
    <w:rsid w:val="00B27084"/>
    <w:rsid w:val="00B27273"/>
    <w:rsid w:val="00B27611"/>
    <w:rsid w:val="00B27CF8"/>
    <w:rsid w:val="00B3091B"/>
    <w:rsid w:val="00B30CE7"/>
    <w:rsid w:val="00B31B61"/>
    <w:rsid w:val="00B31D07"/>
    <w:rsid w:val="00B32954"/>
    <w:rsid w:val="00B32E2D"/>
    <w:rsid w:val="00B33048"/>
    <w:rsid w:val="00B3352C"/>
    <w:rsid w:val="00B33953"/>
    <w:rsid w:val="00B33BA8"/>
    <w:rsid w:val="00B33D0E"/>
    <w:rsid w:val="00B35158"/>
    <w:rsid w:val="00B3545E"/>
    <w:rsid w:val="00B35601"/>
    <w:rsid w:val="00B35A8E"/>
    <w:rsid w:val="00B35DB8"/>
    <w:rsid w:val="00B3621E"/>
    <w:rsid w:val="00B366D8"/>
    <w:rsid w:val="00B37602"/>
    <w:rsid w:val="00B3769F"/>
    <w:rsid w:val="00B376FB"/>
    <w:rsid w:val="00B378DD"/>
    <w:rsid w:val="00B37DB8"/>
    <w:rsid w:val="00B37F25"/>
    <w:rsid w:val="00B37F88"/>
    <w:rsid w:val="00B408DC"/>
    <w:rsid w:val="00B409C3"/>
    <w:rsid w:val="00B413BB"/>
    <w:rsid w:val="00B41611"/>
    <w:rsid w:val="00B41C7C"/>
    <w:rsid w:val="00B41FCD"/>
    <w:rsid w:val="00B41FD0"/>
    <w:rsid w:val="00B42ADC"/>
    <w:rsid w:val="00B4303D"/>
    <w:rsid w:val="00B43387"/>
    <w:rsid w:val="00B44051"/>
    <w:rsid w:val="00B44096"/>
    <w:rsid w:val="00B44CD4"/>
    <w:rsid w:val="00B44CDA"/>
    <w:rsid w:val="00B44E59"/>
    <w:rsid w:val="00B45195"/>
    <w:rsid w:val="00B4535F"/>
    <w:rsid w:val="00B45AD3"/>
    <w:rsid w:val="00B45C67"/>
    <w:rsid w:val="00B45D01"/>
    <w:rsid w:val="00B45D96"/>
    <w:rsid w:val="00B45E8B"/>
    <w:rsid w:val="00B46259"/>
    <w:rsid w:val="00B4627B"/>
    <w:rsid w:val="00B46988"/>
    <w:rsid w:val="00B469C1"/>
    <w:rsid w:val="00B469F7"/>
    <w:rsid w:val="00B47569"/>
    <w:rsid w:val="00B478AD"/>
    <w:rsid w:val="00B500B1"/>
    <w:rsid w:val="00B500B7"/>
    <w:rsid w:val="00B502A9"/>
    <w:rsid w:val="00B5038F"/>
    <w:rsid w:val="00B503AC"/>
    <w:rsid w:val="00B504B0"/>
    <w:rsid w:val="00B508EC"/>
    <w:rsid w:val="00B50E0D"/>
    <w:rsid w:val="00B515D7"/>
    <w:rsid w:val="00B51957"/>
    <w:rsid w:val="00B51AFC"/>
    <w:rsid w:val="00B51E0C"/>
    <w:rsid w:val="00B520A0"/>
    <w:rsid w:val="00B521C4"/>
    <w:rsid w:val="00B5259B"/>
    <w:rsid w:val="00B52753"/>
    <w:rsid w:val="00B52B31"/>
    <w:rsid w:val="00B53006"/>
    <w:rsid w:val="00B5319D"/>
    <w:rsid w:val="00B53CB9"/>
    <w:rsid w:val="00B54032"/>
    <w:rsid w:val="00B5582C"/>
    <w:rsid w:val="00B55A71"/>
    <w:rsid w:val="00B565FE"/>
    <w:rsid w:val="00B56838"/>
    <w:rsid w:val="00B57034"/>
    <w:rsid w:val="00B573AA"/>
    <w:rsid w:val="00B57A9F"/>
    <w:rsid w:val="00B61CBD"/>
    <w:rsid w:val="00B620A7"/>
    <w:rsid w:val="00B622DF"/>
    <w:rsid w:val="00B6235C"/>
    <w:rsid w:val="00B62DD0"/>
    <w:rsid w:val="00B62E79"/>
    <w:rsid w:val="00B62FAD"/>
    <w:rsid w:val="00B632F6"/>
    <w:rsid w:val="00B633E9"/>
    <w:rsid w:val="00B63521"/>
    <w:rsid w:val="00B63554"/>
    <w:rsid w:val="00B6404C"/>
    <w:rsid w:val="00B65397"/>
    <w:rsid w:val="00B6550C"/>
    <w:rsid w:val="00B657E1"/>
    <w:rsid w:val="00B65A81"/>
    <w:rsid w:val="00B65AD2"/>
    <w:rsid w:val="00B65B31"/>
    <w:rsid w:val="00B65DBA"/>
    <w:rsid w:val="00B66137"/>
    <w:rsid w:val="00B66698"/>
    <w:rsid w:val="00B66F0F"/>
    <w:rsid w:val="00B670DF"/>
    <w:rsid w:val="00B6711A"/>
    <w:rsid w:val="00B67E9B"/>
    <w:rsid w:val="00B70538"/>
    <w:rsid w:val="00B70576"/>
    <w:rsid w:val="00B705F5"/>
    <w:rsid w:val="00B70918"/>
    <w:rsid w:val="00B7142F"/>
    <w:rsid w:val="00B717C6"/>
    <w:rsid w:val="00B71F6B"/>
    <w:rsid w:val="00B72173"/>
    <w:rsid w:val="00B72E60"/>
    <w:rsid w:val="00B72FBC"/>
    <w:rsid w:val="00B7310E"/>
    <w:rsid w:val="00B731DC"/>
    <w:rsid w:val="00B7398E"/>
    <w:rsid w:val="00B7423A"/>
    <w:rsid w:val="00B7484E"/>
    <w:rsid w:val="00B750D8"/>
    <w:rsid w:val="00B75768"/>
    <w:rsid w:val="00B75897"/>
    <w:rsid w:val="00B75AD5"/>
    <w:rsid w:val="00B76D63"/>
    <w:rsid w:val="00B76DE2"/>
    <w:rsid w:val="00B76F78"/>
    <w:rsid w:val="00B770E6"/>
    <w:rsid w:val="00B773AC"/>
    <w:rsid w:val="00B775DD"/>
    <w:rsid w:val="00B77C7E"/>
    <w:rsid w:val="00B77C9B"/>
    <w:rsid w:val="00B80307"/>
    <w:rsid w:val="00B8060D"/>
    <w:rsid w:val="00B82504"/>
    <w:rsid w:val="00B82B0D"/>
    <w:rsid w:val="00B82B81"/>
    <w:rsid w:val="00B83032"/>
    <w:rsid w:val="00B83776"/>
    <w:rsid w:val="00B83A8D"/>
    <w:rsid w:val="00B83B3F"/>
    <w:rsid w:val="00B8416E"/>
    <w:rsid w:val="00B8476E"/>
    <w:rsid w:val="00B847E7"/>
    <w:rsid w:val="00B84D49"/>
    <w:rsid w:val="00B85210"/>
    <w:rsid w:val="00B865B9"/>
    <w:rsid w:val="00B8666D"/>
    <w:rsid w:val="00B868D9"/>
    <w:rsid w:val="00B86E70"/>
    <w:rsid w:val="00B874A0"/>
    <w:rsid w:val="00B87B16"/>
    <w:rsid w:val="00B87DD5"/>
    <w:rsid w:val="00B87FDF"/>
    <w:rsid w:val="00B902FD"/>
    <w:rsid w:val="00B903D9"/>
    <w:rsid w:val="00B90B97"/>
    <w:rsid w:val="00B90C2B"/>
    <w:rsid w:val="00B913A4"/>
    <w:rsid w:val="00B9155A"/>
    <w:rsid w:val="00B917C1"/>
    <w:rsid w:val="00B919E1"/>
    <w:rsid w:val="00B91D34"/>
    <w:rsid w:val="00B91DF2"/>
    <w:rsid w:val="00B91F77"/>
    <w:rsid w:val="00B92344"/>
    <w:rsid w:val="00B92699"/>
    <w:rsid w:val="00B93152"/>
    <w:rsid w:val="00B9318B"/>
    <w:rsid w:val="00B9330C"/>
    <w:rsid w:val="00B9360F"/>
    <w:rsid w:val="00B93C7E"/>
    <w:rsid w:val="00B93E55"/>
    <w:rsid w:val="00B953EF"/>
    <w:rsid w:val="00B957EC"/>
    <w:rsid w:val="00B96403"/>
    <w:rsid w:val="00B96B8B"/>
    <w:rsid w:val="00BA0680"/>
    <w:rsid w:val="00BA0E77"/>
    <w:rsid w:val="00BA1013"/>
    <w:rsid w:val="00BA139C"/>
    <w:rsid w:val="00BA223A"/>
    <w:rsid w:val="00BA2A75"/>
    <w:rsid w:val="00BA2B15"/>
    <w:rsid w:val="00BA317D"/>
    <w:rsid w:val="00BA3614"/>
    <w:rsid w:val="00BA402C"/>
    <w:rsid w:val="00BA42C7"/>
    <w:rsid w:val="00BA44AF"/>
    <w:rsid w:val="00BA5324"/>
    <w:rsid w:val="00BA5327"/>
    <w:rsid w:val="00BA55DE"/>
    <w:rsid w:val="00BA5686"/>
    <w:rsid w:val="00BA6305"/>
    <w:rsid w:val="00BA6365"/>
    <w:rsid w:val="00BA6879"/>
    <w:rsid w:val="00BA742D"/>
    <w:rsid w:val="00BA760C"/>
    <w:rsid w:val="00BA78D7"/>
    <w:rsid w:val="00BA7AEF"/>
    <w:rsid w:val="00BA7B21"/>
    <w:rsid w:val="00BB01B5"/>
    <w:rsid w:val="00BB0D2C"/>
    <w:rsid w:val="00BB170C"/>
    <w:rsid w:val="00BB1B19"/>
    <w:rsid w:val="00BB3909"/>
    <w:rsid w:val="00BB4136"/>
    <w:rsid w:val="00BB446A"/>
    <w:rsid w:val="00BB485A"/>
    <w:rsid w:val="00BB4B13"/>
    <w:rsid w:val="00BB4DCF"/>
    <w:rsid w:val="00BB4FBE"/>
    <w:rsid w:val="00BB5AE5"/>
    <w:rsid w:val="00BB5F76"/>
    <w:rsid w:val="00BB606F"/>
    <w:rsid w:val="00BB6432"/>
    <w:rsid w:val="00BB667F"/>
    <w:rsid w:val="00BB6704"/>
    <w:rsid w:val="00BB6B74"/>
    <w:rsid w:val="00BB75D5"/>
    <w:rsid w:val="00BB777B"/>
    <w:rsid w:val="00BB7EAB"/>
    <w:rsid w:val="00BC017B"/>
    <w:rsid w:val="00BC09C5"/>
    <w:rsid w:val="00BC0CFA"/>
    <w:rsid w:val="00BC0D10"/>
    <w:rsid w:val="00BC1141"/>
    <w:rsid w:val="00BC11D3"/>
    <w:rsid w:val="00BC1265"/>
    <w:rsid w:val="00BC1674"/>
    <w:rsid w:val="00BC1F61"/>
    <w:rsid w:val="00BC22A7"/>
    <w:rsid w:val="00BC271C"/>
    <w:rsid w:val="00BC28A1"/>
    <w:rsid w:val="00BC301B"/>
    <w:rsid w:val="00BC304B"/>
    <w:rsid w:val="00BC3728"/>
    <w:rsid w:val="00BC38B7"/>
    <w:rsid w:val="00BC43DA"/>
    <w:rsid w:val="00BC4630"/>
    <w:rsid w:val="00BC46B6"/>
    <w:rsid w:val="00BC5032"/>
    <w:rsid w:val="00BC52EF"/>
    <w:rsid w:val="00BC531C"/>
    <w:rsid w:val="00BC54B2"/>
    <w:rsid w:val="00BC5549"/>
    <w:rsid w:val="00BC59B3"/>
    <w:rsid w:val="00BC62BC"/>
    <w:rsid w:val="00BC7271"/>
    <w:rsid w:val="00BC7889"/>
    <w:rsid w:val="00BC7949"/>
    <w:rsid w:val="00BC7B13"/>
    <w:rsid w:val="00BC7F4C"/>
    <w:rsid w:val="00BD01DE"/>
    <w:rsid w:val="00BD1264"/>
    <w:rsid w:val="00BD1687"/>
    <w:rsid w:val="00BD1C2F"/>
    <w:rsid w:val="00BD1DEF"/>
    <w:rsid w:val="00BD1E7D"/>
    <w:rsid w:val="00BD221C"/>
    <w:rsid w:val="00BD266B"/>
    <w:rsid w:val="00BD3CC7"/>
    <w:rsid w:val="00BD411B"/>
    <w:rsid w:val="00BD452D"/>
    <w:rsid w:val="00BD477F"/>
    <w:rsid w:val="00BD4849"/>
    <w:rsid w:val="00BD4E00"/>
    <w:rsid w:val="00BD4EF4"/>
    <w:rsid w:val="00BD519B"/>
    <w:rsid w:val="00BD5962"/>
    <w:rsid w:val="00BD61BF"/>
    <w:rsid w:val="00BD62AA"/>
    <w:rsid w:val="00BD63C3"/>
    <w:rsid w:val="00BD69C0"/>
    <w:rsid w:val="00BD6E1F"/>
    <w:rsid w:val="00BD7838"/>
    <w:rsid w:val="00BD7ACD"/>
    <w:rsid w:val="00BD7C26"/>
    <w:rsid w:val="00BE0D85"/>
    <w:rsid w:val="00BE1553"/>
    <w:rsid w:val="00BE27D1"/>
    <w:rsid w:val="00BE2AFB"/>
    <w:rsid w:val="00BE2CA7"/>
    <w:rsid w:val="00BE617F"/>
    <w:rsid w:val="00BE66D8"/>
    <w:rsid w:val="00BE6E7D"/>
    <w:rsid w:val="00BE6F50"/>
    <w:rsid w:val="00BE7964"/>
    <w:rsid w:val="00BF0073"/>
    <w:rsid w:val="00BF0250"/>
    <w:rsid w:val="00BF0681"/>
    <w:rsid w:val="00BF0AE8"/>
    <w:rsid w:val="00BF0CD8"/>
    <w:rsid w:val="00BF0E55"/>
    <w:rsid w:val="00BF0F14"/>
    <w:rsid w:val="00BF1898"/>
    <w:rsid w:val="00BF235E"/>
    <w:rsid w:val="00BF30DC"/>
    <w:rsid w:val="00BF38F5"/>
    <w:rsid w:val="00BF3D7E"/>
    <w:rsid w:val="00BF486C"/>
    <w:rsid w:val="00BF4C87"/>
    <w:rsid w:val="00BF535B"/>
    <w:rsid w:val="00BF5532"/>
    <w:rsid w:val="00BF60E1"/>
    <w:rsid w:val="00BF6433"/>
    <w:rsid w:val="00BF6566"/>
    <w:rsid w:val="00BF6BA1"/>
    <w:rsid w:val="00BF6CE4"/>
    <w:rsid w:val="00BF713D"/>
    <w:rsid w:val="00BF7354"/>
    <w:rsid w:val="00BF7670"/>
    <w:rsid w:val="00BF7EBC"/>
    <w:rsid w:val="00BF7EE0"/>
    <w:rsid w:val="00C00276"/>
    <w:rsid w:val="00C004B4"/>
    <w:rsid w:val="00C00813"/>
    <w:rsid w:val="00C00B65"/>
    <w:rsid w:val="00C01D28"/>
    <w:rsid w:val="00C02394"/>
    <w:rsid w:val="00C02534"/>
    <w:rsid w:val="00C0337C"/>
    <w:rsid w:val="00C03D3E"/>
    <w:rsid w:val="00C04656"/>
    <w:rsid w:val="00C0476C"/>
    <w:rsid w:val="00C047BB"/>
    <w:rsid w:val="00C04AC7"/>
    <w:rsid w:val="00C05380"/>
    <w:rsid w:val="00C05942"/>
    <w:rsid w:val="00C05B5C"/>
    <w:rsid w:val="00C05D25"/>
    <w:rsid w:val="00C05E44"/>
    <w:rsid w:val="00C0601B"/>
    <w:rsid w:val="00C0667E"/>
    <w:rsid w:val="00C06AE4"/>
    <w:rsid w:val="00C074C5"/>
    <w:rsid w:val="00C10066"/>
    <w:rsid w:val="00C10309"/>
    <w:rsid w:val="00C104EB"/>
    <w:rsid w:val="00C1072E"/>
    <w:rsid w:val="00C10A73"/>
    <w:rsid w:val="00C10C21"/>
    <w:rsid w:val="00C10C36"/>
    <w:rsid w:val="00C10D41"/>
    <w:rsid w:val="00C10F79"/>
    <w:rsid w:val="00C11B39"/>
    <w:rsid w:val="00C123F6"/>
    <w:rsid w:val="00C12A41"/>
    <w:rsid w:val="00C12D61"/>
    <w:rsid w:val="00C12EF7"/>
    <w:rsid w:val="00C13061"/>
    <w:rsid w:val="00C13217"/>
    <w:rsid w:val="00C1475B"/>
    <w:rsid w:val="00C1575B"/>
    <w:rsid w:val="00C1593B"/>
    <w:rsid w:val="00C15C1E"/>
    <w:rsid w:val="00C160F3"/>
    <w:rsid w:val="00C163B3"/>
    <w:rsid w:val="00C167CA"/>
    <w:rsid w:val="00C174B9"/>
    <w:rsid w:val="00C174F7"/>
    <w:rsid w:val="00C21487"/>
    <w:rsid w:val="00C22782"/>
    <w:rsid w:val="00C233F2"/>
    <w:rsid w:val="00C23716"/>
    <w:rsid w:val="00C239EE"/>
    <w:rsid w:val="00C23ADC"/>
    <w:rsid w:val="00C241BE"/>
    <w:rsid w:val="00C24C1C"/>
    <w:rsid w:val="00C24CBD"/>
    <w:rsid w:val="00C24D58"/>
    <w:rsid w:val="00C2511E"/>
    <w:rsid w:val="00C253AE"/>
    <w:rsid w:val="00C25740"/>
    <w:rsid w:val="00C25A69"/>
    <w:rsid w:val="00C25E87"/>
    <w:rsid w:val="00C261B6"/>
    <w:rsid w:val="00C2624F"/>
    <w:rsid w:val="00C26887"/>
    <w:rsid w:val="00C26964"/>
    <w:rsid w:val="00C26CFD"/>
    <w:rsid w:val="00C2768E"/>
    <w:rsid w:val="00C27692"/>
    <w:rsid w:val="00C27A57"/>
    <w:rsid w:val="00C27F8A"/>
    <w:rsid w:val="00C303A6"/>
    <w:rsid w:val="00C30DB6"/>
    <w:rsid w:val="00C311AB"/>
    <w:rsid w:val="00C31E5C"/>
    <w:rsid w:val="00C325D0"/>
    <w:rsid w:val="00C327BB"/>
    <w:rsid w:val="00C32960"/>
    <w:rsid w:val="00C32A12"/>
    <w:rsid w:val="00C32B87"/>
    <w:rsid w:val="00C33AAF"/>
    <w:rsid w:val="00C33B82"/>
    <w:rsid w:val="00C33D64"/>
    <w:rsid w:val="00C33DE3"/>
    <w:rsid w:val="00C33E25"/>
    <w:rsid w:val="00C33F07"/>
    <w:rsid w:val="00C34099"/>
    <w:rsid w:val="00C34230"/>
    <w:rsid w:val="00C34478"/>
    <w:rsid w:val="00C34698"/>
    <w:rsid w:val="00C347A7"/>
    <w:rsid w:val="00C34816"/>
    <w:rsid w:val="00C34F76"/>
    <w:rsid w:val="00C35771"/>
    <w:rsid w:val="00C35CFF"/>
    <w:rsid w:val="00C35DC4"/>
    <w:rsid w:val="00C3692B"/>
    <w:rsid w:val="00C36B14"/>
    <w:rsid w:val="00C36C04"/>
    <w:rsid w:val="00C373F5"/>
    <w:rsid w:val="00C37D94"/>
    <w:rsid w:val="00C37ED5"/>
    <w:rsid w:val="00C37F2D"/>
    <w:rsid w:val="00C401AD"/>
    <w:rsid w:val="00C402F6"/>
    <w:rsid w:val="00C4055B"/>
    <w:rsid w:val="00C409AB"/>
    <w:rsid w:val="00C40EC7"/>
    <w:rsid w:val="00C415A3"/>
    <w:rsid w:val="00C4164F"/>
    <w:rsid w:val="00C41F56"/>
    <w:rsid w:val="00C43025"/>
    <w:rsid w:val="00C4387C"/>
    <w:rsid w:val="00C43CB4"/>
    <w:rsid w:val="00C43E39"/>
    <w:rsid w:val="00C440B2"/>
    <w:rsid w:val="00C44110"/>
    <w:rsid w:val="00C441B3"/>
    <w:rsid w:val="00C441E8"/>
    <w:rsid w:val="00C44FC9"/>
    <w:rsid w:val="00C44FCA"/>
    <w:rsid w:val="00C4521F"/>
    <w:rsid w:val="00C45EEF"/>
    <w:rsid w:val="00C46238"/>
    <w:rsid w:val="00C4655A"/>
    <w:rsid w:val="00C466C0"/>
    <w:rsid w:val="00C4685A"/>
    <w:rsid w:val="00C472AF"/>
    <w:rsid w:val="00C474A0"/>
    <w:rsid w:val="00C47886"/>
    <w:rsid w:val="00C50142"/>
    <w:rsid w:val="00C507FF"/>
    <w:rsid w:val="00C50854"/>
    <w:rsid w:val="00C50920"/>
    <w:rsid w:val="00C5118D"/>
    <w:rsid w:val="00C5161F"/>
    <w:rsid w:val="00C51FF6"/>
    <w:rsid w:val="00C521AB"/>
    <w:rsid w:val="00C523DF"/>
    <w:rsid w:val="00C5256F"/>
    <w:rsid w:val="00C52841"/>
    <w:rsid w:val="00C52CE1"/>
    <w:rsid w:val="00C52DF4"/>
    <w:rsid w:val="00C53C30"/>
    <w:rsid w:val="00C550F5"/>
    <w:rsid w:val="00C55162"/>
    <w:rsid w:val="00C551DE"/>
    <w:rsid w:val="00C55BCB"/>
    <w:rsid w:val="00C55CE4"/>
    <w:rsid w:val="00C565B6"/>
    <w:rsid w:val="00C56832"/>
    <w:rsid w:val="00C569E0"/>
    <w:rsid w:val="00C5735E"/>
    <w:rsid w:val="00C573B9"/>
    <w:rsid w:val="00C57DBE"/>
    <w:rsid w:val="00C610DE"/>
    <w:rsid w:val="00C61259"/>
    <w:rsid w:val="00C61578"/>
    <w:rsid w:val="00C6176E"/>
    <w:rsid w:val="00C61A2A"/>
    <w:rsid w:val="00C61B44"/>
    <w:rsid w:val="00C61B59"/>
    <w:rsid w:val="00C62295"/>
    <w:rsid w:val="00C6370D"/>
    <w:rsid w:val="00C63E3B"/>
    <w:rsid w:val="00C64CEC"/>
    <w:rsid w:val="00C6550A"/>
    <w:rsid w:val="00C658A5"/>
    <w:rsid w:val="00C65FD2"/>
    <w:rsid w:val="00C6689D"/>
    <w:rsid w:val="00C66B48"/>
    <w:rsid w:val="00C66EA5"/>
    <w:rsid w:val="00C67D58"/>
    <w:rsid w:val="00C706C4"/>
    <w:rsid w:val="00C70909"/>
    <w:rsid w:val="00C720DE"/>
    <w:rsid w:val="00C7298D"/>
    <w:rsid w:val="00C729CB"/>
    <w:rsid w:val="00C729F5"/>
    <w:rsid w:val="00C72B0A"/>
    <w:rsid w:val="00C741A8"/>
    <w:rsid w:val="00C74A75"/>
    <w:rsid w:val="00C74DB6"/>
    <w:rsid w:val="00C74FDF"/>
    <w:rsid w:val="00C75701"/>
    <w:rsid w:val="00C75A2A"/>
    <w:rsid w:val="00C75D97"/>
    <w:rsid w:val="00C75E62"/>
    <w:rsid w:val="00C75FB9"/>
    <w:rsid w:val="00C76152"/>
    <w:rsid w:val="00C76290"/>
    <w:rsid w:val="00C76C07"/>
    <w:rsid w:val="00C77B55"/>
    <w:rsid w:val="00C80B16"/>
    <w:rsid w:val="00C81410"/>
    <w:rsid w:val="00C82358"/>
    <w:rsid w:val="00C8258C"/>
    <w:rsid w:val="00C8352C"/>
    <w:rsid w:val="00C839C3"/>
    <w:rsid w:val="00C84A92"/>
    <w:rsid w:val="00C85161"/>
    <w:rsid w:val="00C85816"/>
    <w:rsid w:val="00C85D5E"/>
    <w:rsid w:val="00C85DC0"/>
    <w:rsid w:val="00C8609B"/>
    <w:rsid w:val="00C86584"/>
    <w:rsid w:val="00C86A5E"/>
    <w:rsid w:val="00C86B62"/>
    <w:rsid w:val="00C87690"/>
    <w:rsid w:val="00C87D8C"/>
    <w:rsid w:val="00C903F0"/>
    <w:rsid w:val="00C90445"/>
    <w:rsid w:val="00C90621"/>
    <w:rsid w:val="00C907F9"/>
    <w:rsid w:val="00C909FA"/>
    <w:rsid w:val="00C90D20"/>
    <w:rsid w:val="00C9148D"/>
    <w:rsid w:val="00C91B7A"/>
    <w:rsid w:val="00C924CB"/>
    <w:rsid w:val="00C92707"/>
    <w:rsid w:val="00C92C24"/>
    <w:rsid w:val="00C932E4"/>
    <w:rsid w:val="00C933FA"/>
    <w:rsid w:val="00C935FE"/>
    <w:rsid w:val="00C93B10"/>
    <w:rsid w:val="00C93C9A"/>
    <w:rsid w:val="00C93E34"/>
    <w:rsid w:val="00C93E71"/>
    <w:rsid w:val="00C9428F"/>
    <w:rsid w:val="00C950F4"/>
    <w:rsid w:val="00C9534F"/>
    <w:rsid w:val="00C959D3"/>
    <w:rsid w:val="00C95A36"/>
    <w:rsid w:val="00C9693E"/>
    <w:rsid w:val="00CA01FC"/>
    <w:rsid w:val="00CA06C7"/>
    <w:rsid w:val="00CA0ADE"/>
    <w:rsid w:val="00CA180A"/>
    <w:rsid w:val="00CA1E33"/>
    <w:rsid w:val="00CA29A8"/>
    <w:rsid w:val="00CA3169"/>
    <w:rsid w:val="00CA3201"/>
    <w:rsid w:val="00CA3A02"/>
    <w:rsid w:val="00CA4786"/>
    <w:rsid w:val="00CA5308"/>
    <w:rsid w:val="00CA5927"/>
    <w:rsid w:val="00CA5B53"/>
    <w:rsid w:val="00CA5CA6"/>
    <w:rsid w:val="00CA61A1"/>
    <w:rsid w:val="00CA6C01"/>
    <w:rsid w:val="00CA73B5"/>
    <w:rsid w:val="00CA762B"/>
    <w:rsid w:val="00CA7A46"/>
    <w:rsid w:val="00CA7E0B"/>
    <w:rsid w:val="00CB0D35"/>
    <w:rsid w:val="00CB0EA4"/>
    <w:rsid w:val="00CB19B1"/>
    <w:rsid w:val="00CB2BCD"/>
    <w:rsid w:val="00CB2C46"/>
    <w:rsid w:val="00CB2CF0"/>
    <w:rsid w:val="00CB33A0"/>
    <w:rsid w:val="00CB3650"/>
    <w:rsid w:val="00CB399F"/>
    <w:rsid w:val="00CB4272"/>
    <w:rsid w:val="00CB481C"/>
    <w:rsid w:val="00CB4C79"/>
    <w:rsid w:val="00CB52B7"/>
    <w:rsid w:val="00CB5485"/>
    <w:rsid w:val="00CB5F5A"/>
    <w:rsid w:val="00CB5FC9"/>
    <w:rsid w:val="00CB648F"/>
    <w:rsid w:val="00CB67BD"/>
    <w:rsid w:val="00CB7CED"/>
    <w:rsid w:val="00CB7E82"/>
    <w:rsid w:val="00CB7F00"/>
    <w:rsid w:val="00CC05C1"/>
    <w:rsid w:val="00CC1482"/>
    <w:rsid w:val="00CC1516"/>
    <w:rsid w:val="00CC1915"/>
    <w:rsid w:val="00CC1B39"/>
    <w:rsid w:val="00CC21B4"/>
    <w:rsid w:val="00CC35AB"/>
    <w:rsid w:val="00CC3B84"/>
    <w:rsid w:val="00CC3D4A"/>
    <w:rsid w:val="00CC42FF"/>
    <w:rsid w:val="00CC44A9"/>
    <w:rsid w:val="00CC4BB8"/>
    <w:rsid w:val="00CC4C5F"/>
    <w:rsid w:val="00CC5270"/>
    <w:rsid w:val="00CC6357"/>
    <w:rsid w:val="00CC66D9"/>
    <w:rsid w:val="00CC684C"/>
    <w:rsid w:val="00CC6FAD"/>
    <w:rsid w:val="00CC776F"/>
    <w:rsid w:val="00CC77C8"/>
    <w:rsid w:val="00CC77DB"/>
    <w:rsid w:val="00CD0E5C"/>
    <w:rsid w:val="00CD12D0"/>
    <w:rsid w:val="00CD170F"/>
    <w:rsid w:val="00CD1D6B"/>
    <w:rsid w:val="00CD1E69"/>
    <w:rsid w:val="00CD292C"/>
    <w:rsid w:val="00CD298E"/>
    <w:rsid w:val="00CD2991"/>
    <w:rsid w:val="00CD29C9"/>
    <w:rsid w:val="00CD383F"/>
    <w:rsid w:val="00CD5216"/>
    <w:rsid w:val="00CD662A"/>
    <w:rsid w:val="00CD6838"/>
    <w:rsid w:val="00CD69E6"/>
    <w:rsid w:val="00CD6AAB"/>
    <w:rsid w:val="00CD7117"/>
    <w:rsid w:val="00CD711B"/>
    <w:rsid w:val="00CD792D"/>
    <w:rsid w:val="00CD7B6B"/>
    <w:rsid w:val="00CE0043"/>
    <w:rsid w:val="00CE06FD"/>
    <w:rsid w:val="00CE0918"/>
    <w:rsid w:val="00CE1C43"/>
    <w:rsid w:val="00CE1C58"/>
    <w:rsid w:val="00CE2C29"/>
    <w:rsid w:val="00CE2D03"/>
    <w:rsid w:val="00CE3407"/>
    <w:rsid w:val="00CE3A1C"/>
    <w:rsid w:val="00CE3F89"/>
    <w:rsid w:val="00CE4400"/>
    <w:rsid w:val="00CE44F6"/>
    <w:rsid w:val="00CE5B98"/>
    <w:rsid w:val="00CE5E1B"/>
    <w:rsid w:val="00CE5F96"/>
    <w:rsid w:val="00CE601D"/>
    <w:rsid w:val="00CE62A6"/>
    <w:rsid w:val="00CE67D3"/>
    <w:rsid w:val="00CE6D2B"/>
    <w:rsid w:val="00CE751C"/>
    <w:rsid w:val="00CE7A6A"/>
    <w:rsid w:val="00CE7AB1"/>
    <w:rsid w:val="00CF00B0"/>
    <w:rsid w:val="00CF0898"/>
    <w:rsid w:val="00CF0B46"/>
    <w:rsid w:val="00CF0F5A"/>
    <w:rsid w:val="00CF12F0"/>
    <w:rsid w:val="00CF13D7"/>
    <w:rsid w:val="00CF176F"/>
    <w:rsid w:val="00CF1F94"/>
    <w:rsid w:val="00CF2ED2"/>
    <w:rsid w:val="00CF2F93"/>
    <w:rsid w:val="00CF3B96"/>
    <w:rsid w:val="00CF3C29"/>
    <w:rsid w:val="00CF3E3C"/>
    <w:rsid w:val="00CF4D2F"/>
    <w:rsid w:val="00CF4D56"/>
    <w:rsid w:val="00CF4E28"/>
    <w:rsid w:val="00CF4FD4"/>
    <w:rsid w:val="00CF5416"/>
    <w:rsid w:val="00CF5636"/>
    <w:rsid w:val="00CF5BE6"/>
    <w:rsid w:val="00CF5F93"/>
    <w:rsid w:val="00CF6185"/>
    <w:rsid w:val="00CF6557"/>
    <w:rsid w:val="00CF65A3"/>
    <w:rsid w:val="00CF664C"/>
    <w:rsid w:val="00CF69D9"/>
    <w:rsid w:val="00CF6FA1"/>
    <w:rsid w:val="00CF70CE"/>
    <w:rsid w:val="00CF7360"/>
    <w:rsid w:val="00CF7569"/>
    <w:rsid w:val="00CF7810"/>
    <w:rsid w:val="00D003E5"/>
    <w:rsid w:val="00D00924"/>
    <w:rsid w:val="00D0146C"/>
    <w:rsid w:val="00D017AE"/>
    <w:rsid w:val="00D017B4"/>
    <w:rsid w:val="00D01CF2"/>
    <w:rsid w:val="00D02201"/>
    <w:rsid w:val="00D033D8"/>
    <w:rsid w:val="00D0415B"/>
    <w:rsid w:val="00D043E4"/>
    <w:rsid w:val="00D0461B"/>
    <w:rsid w:val="00D04852"/>
    <w:rsid w:val="00D05B53"/>
    <w:rsid w:val="00D05FCF"/>
    <w:rsid w:val="00D073C8"/>
    <w:rsid w:val="00D074B4"/>
    <w:rsid w:val="00D07B17"/>
    <w:rsid w:val="00D07B71"/>
    <w:rsid w:val="00D07CF6"/>
    <w:rsid w:val="00D107AD"/>
    <w:rsid w:val="00D10A7E"/>
    <w:rsid w:val="00D1133A"/>
    <w:rsid w:val="00D11A6E"/>
    <w:rsid w:val="00D11B51"/>
    <w:rsid w:val="00D122AB"/>
    <w:rsid w:val="00D123B7"/>
    <w:rsid w:val="00D12949"/>
    <w:rsid w:val="00D12995"/>
    <w:rsid w:val="00D134C8"/>
    <w:rsid w:val="00D13518"/>
    <w:rsid w:val="00D1381C"/>
    <w:rsid w:val="00D138D4"/>
    <w:rsid w:val="00D13C01"/>
    <w:rsid w:val="00D1454F"/>
    <w:rsid w:val="00D1510E"/>
    <w:rsid w:val="00D156A1"/>
    <w:rsid w:val="00D158D6"/>
    <w:rsid w:val="00D16E31"/>
    <w:rsid w:val="00D17298"/>
    <w:rsid w:val="00D1752B"/>
    <w:rsid w:val="00D20146"/>
    <w:rsid w:val="00D20437"/>
    <w:rsid w:val="00D20E66"/>
    <w:rsid w:val="00D2115E"/>
    <w:rsid w:val="00D211F3"/>
    <w:rsid w:val="00D211FA"/>
    <w:rsid w:val="00D212DA"/>
    <w:rsid w:val="00D22164"/>
    <w:rsid w:val="00D223BD"/>
    <w:rsid w:val="00D2291E"/>
    <w:rsid w:val="00D22C25"/>
    <w:rsid w:val="00D235D4"/>
    <w:rsid w:val="00D2370B"/>
    <w:rsid w:val="00D2394F"/>
    <w:rsid w:val="00D24046"/>
    <w:rsid w:val="00D24B75"/>
    <w:rsid w:val="00D2533C"/>
    <w:rsid w:val="00D253B3"/>
    <w:rsid w:val="00D267CA"/>
    <w:rsid w:val="00D26860"/>
    <w:rsid w:val="00D26A97"/>
    <w:rsid w:val="00D26F53"/>
    <w:rsid w:val="00D27312"/>
    <w:rsid w:val="00D27BED"/>
    <w:rsid w:val="00D3034C"/>
    <w:rsid w:val="00D30976"/>
    <w:rsid w:val="00D30D34"/>
    <w:rsid w:val="00D31980"/>
    <w:rsid w:val="00D31D32"/>
    <w:rsid w:val="00D31E68"/>
    <w:rsid w:val="00D33402"/>
    <w:rsid w:val="00D33509"/>
    <w:rsid w:val="00D33E8B"/>
    <w:rsid w:val="00D33F15"/>
    <w:rsid w:val="00D342C8"/>
    <w:rsid w:val="00D34509"/>
    <w:rsid w:val="00D34803"/>
    <w:rsid w:val="00D35520"/>
    <w:rsid w:val="00D3668C"/>
    <w:rsid w:val="00D3687E"/>
    <w:rsid w:val="00D36C0C"/>
    <w:rsid w:val="00D37088"/>
    <w:rsid w:val="00D3763B"/>
    <w:rsid w:val="00D3776F"/>
    <w:rsid w:val="00D377FD"/>
    <w:rsid w:val="00D37810"/>
    <w:rsid w:val="00D4041F"/>
    <w:rsid w:val="00D406D6"/>
    <w:rsid w:val="00D40934"/>
    <w:rsid w:val="00D40EB8"/>
    <w:rsid w:val="00D40FFB"/>
    <w:rsid w:val="00D4188B"/>
    <w:rsid w:val="00D41F82"/>
    <w:rsid w:val="00D434FB"/>
    <w:rsid w:val="00D435B1"/>
    <w:rsid w:val="00D435BE"/>
    <w:rsid w:val="00D439AF"/>
    <w:rsid w:val="00D4422E"/>
    <w:rsid w:val="00D44948"/>
    <w:rsid w:val="00D44CAE"/>
    <w:rsid w:val="00D45967"/>
    <w:rsid w:val="00D45B86"/>
    <w:rsid w:val="00D46406"/>
    <w:rsid w:val="00D466C9"/>
    <w:rsid w:val="00D478F6"/>
    <w:rsid w:val="00D5036F"/>
    <w:rsid w:val="00D50FB5"/>
    <w:rsid w:val="00D51D30"/>
    <w:rsid w:val="00D51DFC"/>
    <w:rsid w:val="00D5255A"/>
    <w:rsid w:val="00D53826"/>
    <w:rsid w:val="00D539FE"/>
    <w:rsid w:val="00D53AC5"/>
    <w:rsid w:val="00D53E97"/>
    <w:rsid w:val="00D54204"/>
    <w:rsid w:val="00D55C11"/>
    <w:rsid w:val="00D55CEA"/>
    <w:rsid w:val="00D56C80"/>
    <w:rsid w:val="00D56E7F"/>
    <w:rsid w:val="00D571CC"/>
    <w:rsid w:val="00D57CBD"/>
    <w:rsid w:val="00D60C2A"/>
    <w:rsid w:val="00D6181D"/>
    <w:rsid w:val="00D6188E"/>
    <w:rsid w:val="00D61B76"/>
    <w:rsid w:val="00D62161"/>
    <w:rsid w:val="00D62616"/>
    <w:rsid w:val="00D62CE9"/>
    <w:rsid w:val="00D638DE"/>
    <w:rsid w:val="00D63A06"/>
    <w:rsid w:val="00D643B1"/>
    <w:rsid w:val="00D64AF4"/>
    <w:rsid w:val="00D64FD7"/>
    <w:rsid w:val="00D65338"/>
    <w:rsid w:val="00D6599E"/>
    <w:rsid w:val="00D65BA6"/>
    <w:rsid w:val="00D66367"/>
    <w:rsid w:val="00D6698E"/>
    <w:rsid w:val="00D66DEE"/>
    <w:rsid w:val="00D66FD7"/>
    <w:rsid w:val="00D67D69"/>
    <w:rsid w:val="00D67E7F"/>
    <w:rsid w:val="00D701AC"/>
    <w:rsid w:val="00D7025E"/>
    <w:rsid w:val="00D70680"/>
    <w:rsid w:val="00D70A2E"/>
    <w:rsid w:val="00D70DBF"/>
    <w:rsid w:val="00D70FE3"/>
    <w:rsid w:val="00D71615"/>
    <w:rsid w:val="00D71F57"/>
    <w:rsid w:val="00D7204D"/>
    <w:rsid w:val="00D730E8"/>
    <w:rsid w:val="00D748AF"/>
    <w:rsid w:val="00D748BB"/>
    <w:rsid w:val="00D74FEB"/>
    <w:rsid w:val="00D75562"/>
    <w:rsid w:val="00D75781"/>
    <w:rsid w:val="00D75853"/>
    <w:rsid w:val="00D75E02"/>
    <w:rsid w:val="00D75F04"/>
    <w:rsid w:val="00D7682B"/>
    <w:rsid w:val="00D769D1"/>
    <w:rsid w:val="00D76EBC"/>
    <w:rsid w:val="00D773E6"/>
    <w:rsid w:val="00D77F91"/>
    <w:rsid w:val="00D800E8"/>
    <w:rsid w:val="00D80EF0"/>
    <w:rsid w:val="00D80FBF"/>
    <w:rsid w:val="00D813EF"/>
    <w:rsid w:val="00D833A1"/>
    <w:rsid w:val="00D83682"/>
    <w:rsid w:val="00D84E1E"/>
    <w:rsid w:val="00D85138"/>
    <w:rsid w:val="00D85181"/>
    <w:rsid w:val="00D86456"/>
    <w:rsid w:val="00D866C3"/>
    <w:rsid w:val="00D86FF3"/>
    <w:rsid w:val="00D87B78"/>
    <w:rsid w:val="00D87D21"/>
    <w:rsid w:val="00D87F6F"/>
    <w:rsid w:val="00D900B2"/>
    <w:rsid w:val="00D90252"/>
    <w:rsid w:val="00D90324"/>
    <w:rsid w:val="00D90B33"/>
    <w:rsid w:val="00D90E32"/>
    <w:rsid w:val="00D918AB"/>
    <w:rsid w:val="00D918DB"/>
    <w:rsid w:val="00D91AB6"/>
    <w:rsid w:val="00D91D76"/>
    <w:rsid w:val="00D91DF4"/>
    <w:rsid w:val="00D9214A"/>
    <w:rsid w:val="00D928F3"/>
    <w:rsid w:val="00D92904"/>
    <w:rsid w:val="00D92D11"/>
    <w:rsid w:val="00D933A0"/>
    <w:rsid w:val="00D93BC7"/>
    <w:rsid w:val="00D94838"/>
    <w:rsid w:val="00D94CB0"/>
    <w:rsid w:val="00D9561F"/>
    <w:rsid w:val="00D95A05"/>
    <w:rsid w:val="00D95C59"/>
    <w:rsid w:val="00D95E31"/>
    <w:rsid w:val="00D95E93"/>
    <w:rsid w:val="00D9660E"/>
    <w:rsid w:val="00D96620"/>
    <w:rsid w:val="00D96A37"/>
    <w:rsid w:val="00D97530"/>
    <w:rsid w:val="00D97703"/>
    <w:rsid w:val="00D977E8"/>
    <w:rsid w:val="00D97F37"/>
    <w:rsid w:val="00DA0413"/>
    <w:rsid w:val="00DA0815"/>
    <w:rsid w:val="00DA095E"/>
    <w:rsid w:val="00DA0EDF"/>
    <w:rsid w:val="00DA105C"/>
    <w:rsid w:val="00DA140D"/>
    <w:rsid w:val="00DA168E"/>
    <w:rsid w:val="00DA16C5"/>
    <w:rsid w:val="00DA182C"/>
    <w:rsid w:val="00DA18FA"/>
    <w:rsid w:val="00DA1FCE"/>
    <w:rsid w:val="00DA2094"/>
    <w:rsid w:val="00DA20C5"/>
    <w:rsid w:val="00DA2544"/>
    <w:rsid w:val="00DA27E3"/>
    <w:rsid w:val="00DA2F2D"/>
    <w:rsid w:val="00DA3783"/>
    <w:rsid w:val="00DA37CA"/>
    <w:rsid w:val="00DA38FE"/>
    <w:rsid w:val="00DA3E79"/>
    <w:rsid w:val="00DA4169"/>
    <w:rsid w:val="00DA42AE"/>
    <w:rsid w:val="00DA4C46"/>
    <w:rsid w:val="00DA4FC0"/>
    <w:rsid w:val="00DA5198"/>
    <w:rsid w:val="00DA5522"/>
    <w:rsid w:val="00DA58AB"/>
    <w:rsid w:val="00DA5DEA"/>
    <w:rsid w:val="00DA63BD"/>
    <w:rsid w:val="00DA676C"/>
    <w:rsid w:val="00DA6C0E"/>
    <w:rsid w:val="00DA6DEE"/>
    <w:rsid w:val="00DA7374"/>
    <w:rsid w:val="00DA739D"/>
    <w:rsid w:val="00DA7606"/>
    <w:rsid w:val="00DA7916"/>
    <w:rsid w:val="00DA7C99"/>
    <w:rsid w:val="00DB0254"/>
    <w:rsid w:val="00DB0339"/>
    <w:rsid w:val="00DB07C1"/>
    <w:rsid w:val="00DB1057"/>
    <w:rsid w:val="00DB1521"/>
    <w:rsid w:val="00DB1640"/>
    <w:rsid w:val="00DB2132"/>
    <w:rsid w:val="00DB214D"/>
    <w:rsid w:val="00DB261C"/>
    <w:rsid w:val="00DB2714"/>
    <w:rsid w:val="00DB2B86"/>
    <w:rsid w:val="00DB2DB8"/>
    <w:rsid w:val="00DB2F9E"/>
    <w:rsid w:val="00DB3026"/>
    <w:rsid w:val="00DB43AD"/>
    <w:rsid w:val="00DB4B92"/>
    <w:rsid w:val="00DB5966"/>
    <w:rsid w:val="00DB6AE6"/>
    <w:rsid w:val="00DB6C3F"/>
    <w:rsid w:val="00DB6C96"/>
    <w:rsid w:val="00DB7328"/>
    <w:rsid w:val="00DB757F"/>
    <w:rsid w:val="00DB7B1D"/>
    <w:rsid w:val="00DC0E03"/>
    <w:rsid w:val="00DC0EA2"/>
    <w:rsid w:val="00DC1ABD"/>
    <w:rsid w:val="00DC2B3C"/>
    <w:rsid w:val="00DC39D7"/>
    <w:rsid w:val="00DC3C09"/>
    <w:rsid w:val="00DC3E34"/>
    <w:rsid w:val="00DC4147"/>
    <w:rsid w:val="00DC426C"/>
    <w:rsid w:val="00DC5174"/>
    <w:rsid w:val="00DC536B"/>
    <w:rsid w:val="00DC6151"/>
    <w:rsid w:val="00DC6889"/>
    <w:rsid w:val="00DC6AD8"/>
    <w:rsid w:val="00DC6BD5"/>
    <w:rsid w:val="00DC6FD5"/>
    <w:rsid w:val="00DC79C9"/>
    <w:rsid w:val="00DD004C"/>
    <w:rsid w:val="00DD049F"/>
    <w:rsid w:val="00DD0C54"/>
    <w:rsid w:val="00DD13B6"/>
    <w:rsid w:val="00DD1E7F"/>
    <w:rsid w:val="00DD1F78"/>
    <w:rsid w:val="00DD203A"/>
    <w:rsid w:val="00DD23AB"/>
    <w:rsid w:val="00DD311C"/>
    <w:rsid w:val="00DD32E3"/>
    <w:rsid w:val="00DD3326"/>
    <w:rsid w:val="00DD3726"/>
    <w:rsid w:val="00DD3C80"/>
    <w:rsid w:val="00DD400A"/>
    <w:rsid w:val="00DD40C4"/>
    <w:rsid w:val="00DD435B"/>
    <w:rsid w:val="00DD470D"/>
    <w:rsid w:val="00DD4C12"/>
    <w:rsid w:val="00DD4C66"/>
    <w:rsid w:val="00DD4D30"/>
    <w:rsid w:val="00DD5362"/>
    <w:rsid w:val="00DD5610"/>
    <w:rsid w:val="00DD57DD"/>
    <w:rsid w:val="00DD5ACA"/>
    <w:rsid w:val="00DD6035"/>
    <w:rsid w:val="00DD6459"/>
    <w:rsid w:val="00DD6B6E"/>
    <w:rsid w:val="00DE06D4"/>
    <w:rsid w:val="00DE1214"/>
    <w:rsid w:val="00DE19D6"/>
    <w:rsid w:val="00DE1EAB"/>
    <w:rsid w:val="00DE20EA"/>
    <w:rsid w:val="00DE23CD"/>
    <w:rsid w:val="00DE249A"/>
    <w:rsid w:val="00DE2B76"/>
    <w:rsid w:val="00DE2C1B"/>
    <w:rsid w:val="00DE2C50"/>
    <w:rsid w:val="00DE2D11"/>
    <w:rsid w:val="00DE303D"/>
    <w:rsid w:val="00DE31FA"/>
    <w:rsid w:val="00DE342F"/>
    <w:rsid w:val="00DE3A97"/>
    <w:rsid w:val="00DE45FC"/>
    <w:rsid w:val="00DE503B"/>
    <w:rsid w:val="00DE597E"/>
    <w:rsid w:val="00DE5A23"/>
    <w:rsid w:val="00DE5D8B"/>
    <w:rsid w:val="00DE62E3"/>
    <w:rsid w:val="00DE6330"/>
    <w:rsid w:val="00DE64ED"/>
    <w:rsid w:val="00DE6FC2"/>
    <w:rsid w:val="00DE70D0"/>
    <w:rsid w:val="00DE75EA"/>
    <w:rsid w:val="00DE7878"/>
    <w:rsid w:val="00DF0923"/>
    <w:rsid w:val="00DF0C06"/>
    <w:rsid w:val="00DF0C23"/>
    <w:rsid w:val="00DF1311"/>
    <w:rsid w:val="00DF3CE5"/>
    <w:rsid w:val="00DF3DF3"/>
    <w:rsid w:val="00DF3EC1"/>
    <w:rsid w:val="00DF4282"/>
    <w:rsid w:val="00DF461A"/>
    <w:rsid w:val="00DF4624"/>
    <w:rsid w:val="00DF47C5"/>
    <w:rsid w:val="00DF577C"/>
    <w:rsid w:val="00DF5D1F"/>
    <w:rsid w:val="00DF6786"/>
    <w:rsid w:val="00DF71AD"/>
    <w:rsid w:val="00DF73D3"/>
    <w:rsid w:val="00DF76D2"/>
    <w:rsid w:val="00E0106C"/>
    <w:rsid w:val="00E010AE"/>
    <w:rsid w:val="00E010D9"/>
    <w:rsid w:val="00E0165E"/>
    <w:rsid w:val="00E0239D"/>
    <w:rsid w:val="00E02433"/>
    <w:rsid w:val="00E02849"/>
    <w:rsid w:val="00E02E53"/>
    <w:rsid w:val="00E03867"/>
    <w:rsid w:val="00E03DE3"/>
    <w:rsid w:val="00E04A6F"/>
    <w:rsid w:val="00E0531D"/>
    <w:rsid w:val="00E05508"/>
    <w:rsid w:val="00E05D42"/>
    <w:rsid w:val="00E05E64"/>
    <w:rsid w:val="00E05F2F"/>
    <w:rsid w:val="00E061C2"/>
    <w:rsid w:val="00E06C38"/>
    <w:rsid w:val="00E06DA2"/>
    <w:rsid w:val="00E078C4"/>
    <w:rsid w:val="00E079F6"/>
    <w:rsid w:val="00E07A9E"/>
    <w:rsid w:val="00E118B2"/>
    <w:rsid w:val="00E12FA8"/>
    <w:rsid w:val="00E130F0"/>
    <w:rsid w:val="00E141AD"/>
    <w:rsid w:val="00E1427D"/>
    <w:rsid w:val="00E145E8"/>
    <w:rsid w:val="00E14814"/>
    <w:rsid w:val="00E153A1"/>
    <w:rsid w:val="00E154FF"/>
    <w:rsid w:val="00E15984"/>
    <w:rsid w:val="00E15B93"/>
    <w:rsid w:val="00E168E4"/>
    <w:rsid w:val="00E16F5F"/>
    <w:rsid w:val="00E1709A"/>
    <w:rsid w:val="00E1715F"/>
    <w:rsid w:val="00E176F4"/>
    <w:rsid w:val="00E17816"/>
    <w:rsid w:val="00E179B6"/>
    <w:rsid w:val="00E204B3"/>
    <w:rsid w:val="00E2147E"/>
    <w:rsid w:val="00E21BBC"/>
    <w:rsid w:val="00E21EE3"/>
    <w:rsid w:val="00E225E6"/>
    <w:rsid w:val="00E2265A"/>
    <w:rsid w:val="00E22AFF"/>
    <w:rsid w:val="00E22C18"/>
    <w:rsid w:val="00E22DD3"/>
    <w:rsid w:val="00E244F3"/>
    <w:rsid w:val="00E2493C"/>
    <w:rsid w:val="00E24CA3"/>
    <w:rsid w:val="00E24F5C"/>
    <w:rsid w:val="00E25618"/>
    <w:rsid w:val="00E259A1"/>
    <w:rsid w:val="00E27DEF"/>
    <w:rsid w:val="00E3001C"/>
    <w:rsid w:val="00E303F8"/>
    <w:rsid w:val="00E30BB6"/>
    <w:rsid w:val="00E30EB9"/>
    <w:rsid w:val="00E30F6A"/>
    <w:rsid w:val="00E31145"/>
    <w:rsid w:val="00E3242B"/>
    <w:rsid w:val="00E32EC1"/>
    <w:rsid w:val="00E3338D"/>
    <w:rsid w:val="00E334BB"/>
    <w:rsid w:val="00E3350E"/>
    <w:rsid w:val="00E3397F"/>
    <w:rsid w:val="00E33D46"/>
    <w:rsid w:val="00E33E14"/>
    <w:rsid w:val="00E33EB3"/>
    <w:rsid w:val="00E3544A"/>
    <w:rsid w:val="00E35C4F"/>
    <w:rsid w:val="00E36BA2"/>
    <w:rsid w:val="00E36DBD"/>
    <w:rsid w:val="00E36DD1"/>
    <w:rsid w:val="00E37C19"/>
    <w:rsid w:val="00E402E5"/>
    <w:rsid w:val="00E40577"/>
    <w:rsid w:val="00E4062F"/>
    <w:rsid w:val="00E415F4"/>
    <w:rsid w:val="00E41EAD"/>
    <w:rsid w:val="00E421C6"/>
    <w:rsid w:val="00E42616"/>
    <w:rsid w:val="00E42733"/>
    <w:rsid w:val="00E4296C"/>
    <w:rsid w:val="00E42D21"/>
    <w:rsid w:val="00E430EA"/>
    <w:rsid w:val="00E44B9F"/>
    <w:rsid w:val="00E44C46"/>
    <w:rsid w:val="00E451E6"/>
    <w:rsid w:val="00E465E7"/>
    <w:rsid w:val="00E46817"/>
    <w:rsid w:val="00E46D53"/>
    <w:rsid w:val="00E46E59"/>
    <w:rsid w:val="00E474F3"/>
    <w:rsid w:val="00E47811"/>
    <w:rsid w:val="00E478FE"/>
    <w:rsid w:val="00E47D32"/>
    <w:rsid w:val="00E501BC"/>
    <w:rsid w:val="00E5084E"/>
    <w:rsid w:val="00E50C02"/>
    <w:rsid w:val="00E50E56"/>
    <w:rsid w:val="00E51223"/>
    <w:rsid w:val="00E517DA"/>
    <w:rsid w:val="00E51CA9"/>
    <w:rsid w:val="00E51D24"/>
    <w:rsid w:val="00E52DED"/>
    <w:rsid w:val="00E52F0A"/>
    <w:rsid w:val="00E53018"/>
    <w:rsid w:val="00E53229"/>
    <w:rsid w:val="00E537FF"/>
    <w:rsid w:val="00E539D9"/>
    <w:rsid w:val="00E54125"/>
    <w:rsid w:val="00E5468C"/>
    <w:rsid w:val="00E55B2B"/>
    <w:rsid w:val="00E56CC3"/>
    <w:rsid w:val="00E56DEE"/>
    <w:rsid w:val="00E575F9"/>
    <w:rsid w:val="00E57A38"/>
    <w:rsid w:val="00E57DB6"/>
    <w:rsid w:val="00E57FFA"/>
    <w:rsid w:val="00E6048F"/>
    <w:rsid w:val="00E61BD9"/>
    <w:rsid w:val="00E62123"/>
    <w:rsid w:val="00E626CB"/>
    <w:rsid w:val="00E63153"/>
    <w:rsid w:val="00E63825"/>
    <w:rsid w:val="00E640C7"/>
    <w:rsid w:val="00E64A7E"/>
    <w:rsid w:val="00E65A64"/>
    <w:rsid w:val="00E65F64"/>
    <w:rsid w:val="00E66867"/>
    <w:rsid w:val="00E676CF"/>
    <w:rsid w:val="00E67A52"/>
    <w:rsid w:val="00E67FFD"/>
    <w:rsid w:val="00E70896"/>
    <w:rsid w:val="00E709F1"/>
    <w:rsid w:val="00E70F0C"/>
    <w:rsid w:val="00E71DC9"/>
    <w:rsid w:val="00E72106"/>
    <w:rsid w:val="00E72D9E"/>
    <w:rsid w:val="00E734F6"/>
    <w:rsid w:val="00E73FAF"/>
    <w:rsid w:val="00E740FD"/>
    <w:rsid w:val="00E75A63"/>
    <w:rsid w:val="00E75A80"/>
    <w:rsid w:val="00E75F5A"/>
    <w:rsid w:val="00E76259"/>
    <w:rsid w:val="00E76A19"/>
    <w:rsid w:val="00E76AF8"/>
    <w:rsid w:val="00E76C22"/>
    <w:rsid w:val="00E7700A"/>
    <w:rsid w:val="00E777DF"/>
    <w:rsid w:val="00E77B37"/>
    <w:rsid w:val="00E8076A"/>
    <w:rsid w:val="00E80C0F"/>
    <w:rsid w:val="00E817CF"/>
    <w:rsid w:val="00E81970"/>
    <w:rsid w:val="00E82962"/>
    <w:rsid w:val="00E82D60"/>
    <w:rsid w:val="00E8362E"/>
    <w:rsid w:val="00E836EA"/>
    <w:rsid w:val="00E83D5D"/>
    <w:rsid w:val="00E83FC1"/>
    <w:rsid w:val="00E84921"/>
    <w:rsid w:val="00E849FF"/>
    <w:rsid w:val="00E8570B"/>
    <w:rsid w:val="00E85F13"/>
    <w:rsid w:val="00E85F42"/>
    <w:rsid w:val="00E86109"/>
    <w:rsid w:val="00E86264"/>
    <w:rsid w:val="00E86B25"/>
    <w:rsid w:val="00E86F80"/>
    <w:rsid w:val="00E86FEF"/>
    <w:rsid w:val="00E8769A"/>
    <w:rsid w:val="00E87836"/>
    <w:rsid w:val="00E90069"/>
    <w:rsid w:val="00E90132"/>
    <w:rsid w:val="00E906F6"/>
    <w:rsid w:val="00E90A35"/>
    <w:rsid w:val="00E90BAC"/>
    <w:rsid w:val="00E90CBF"/>
    <w:rsid w:val="00E90DD1"/>
    <w:rsid w:val="00E913DE"/>
    <w:rsid w:val="00E916B6"/>
    <w:rsid w:val="00E9257C"/>
    <w:rsid w:val="00E93176"/>
    <w:rsid w:val="00E931FC"/>
    <w:rsid w:val="00E94B80"/>
    <w:rsid w:val="00E94E96"/>
    <w:rsid w:val="00E95313"/>
    <w:rsid w:val="00E9569E"/>
    <w:rsid w:val="00E95939"/>
    <w:rsid w:val="00E95DB7"/>
    <w:rsid w:val="00E963F3"/>
    <w:rsid w:val="00E9706E"/>
    <w:rsid w:val="00E970E1"/>
    <w:rsid w:val="00E975D5"/>
    <w:rsid w:val="00E9782D"/>
    <w:rsid w:val="00EA03CE"/>
    <w:rsid w:val="00EA0F18"/>
    <w:rsid w:val="00EA19AD"/>
    <w:rsid w:val="00EA1CBD"/>
    <w:rsid w:val="00EA25EA"/>
    <w:rsid w:val="00EA2E14"/>
    <w:rsid w:val="00EA334F"/>
    <w:rsid w:val="00EA34F4"/>
    <w:rsid w:val="00EA3B86"/>
    <w:rsid w:val="00EA3CDE"/>
    <w:rsid w:val="00EA3D59"/>
    <w:rsid w:val="00EA3EBE"/>
    <w:rsid w:val="00EA4F27"/>
    <w:rsid w:val="00EA50EC"/>
    <w:rsid w:val="00EA5A0D"/>
    <w:rsid w:val="00EA5A3C"/>
    <w:rsid w:val="00EA6637"/>
    <w:rsid w:val="00EA7530"/>
    <w:rsid w:val="00EA766E"/>
    <w:rsid w:val="00EB1767"/>
    <w:rsid w:val="00EB17FA"/>
    <w:rsid w:val="00EB202E"/>
    <w:rsid w:val="00EB22D2"/>
    <w:rsid w:val="00EB26F0"/>
    <w:rsid w:val="00EB2884"/>
    <w:rsid w:val="00EB2CEE"/>
    <w:rsid w:val="00EB3157"/>
    <w:rsid w:val="00EB3684"/>
    <w:rsid w:val="00EB3A1B"/>
    <w:rsid w:val="00EB3F5F"/>
    <w:rsid w:val="00EB4B09"/>
    <w:rsid w:val="00EB4CA5"/>
    <w:rsid w:val="00EB529D"/>
    <w:rsid w:val="00EB52E8"/>
    <w:rsid w:val="00EB5409"/>
    <w:rsid w:val="00EB57E3"/>
    <w:rsid w:val="00EB5BF8"/>
    <w:rsid w:val="00EB5E4D"/>
    <w:rsid w:val="00EB6225"/>
    <w:rsid w:val="00EB634F"/>
    <w:rsid w:val="00EB63E7"/>
    <w:rsid w:val="00EB647C"/>
    <w:rsid w:val="00EB69D8"/>
    <w:rsid w:val="00EB710C"/>
    <w:rsid w:val="00EB73BD"/>
    <w:rsid w:val="00EB73F1"/>
    <w:rsid w:val="00EC02E9"/>
    <w:rsid w:val="00EC087D"/>
    <w:rsid w:val="00EC1709"/>
    <w:rsid w:val="00EC1833"/>
    <w:rsid w:val="00EC18B3"/>
    <w:rsid w:val="00EC19F6"/>
    <w:rsid w:val="00EC2609"/>
    <w:rsid w:val="00EC2C73"/>
    <w:rsid w:val="00EC3155"/>
    <w:rsid w:val="00EC3B9B"/>
    <w:rsid w:val="00EC3CC8"/>
    <w:rsid w:val="00EC3EA9"/>
    <w:rsid w:val="00EC4D5E"/>
    <w:rsid w:val="00EC5284"/>
    <w:rsid w:val="00EC5365"/>
    <w:rsid w:val="00EC57DC"/>
    <w:rsid w:val="00EC5BF0"/>
    <w:rsid w:val="00EC5DCA"/>
    <w:rsid w:val="00EC5EC8"/>
    <w:rsid w:val="00EC64C5"/>
    <w:rsid w:val="00EC6570"/>
    <w:rsid w:val="00EC6B8B"/>
    <w:rsid w:val="00EC7306"/>
    <w:rsid w:val="00EC743E"/>
    <w:rsid w:val="00EC7FAE"/>
    <w:rsid w:val="00ED023A"/>
    <w:rsid w:val="00ED0781"/>
    <w:rsid w:val="00ED0BDC"/>
    <w:rsid w:val="00ED13BF"/>
    <w:rsid w:val="00ED16A5"/>
    <w:rsid w:val="00ED1FF4"/>
    <w:rsid w:val="00ED21E4"/>
    <w:rsid w:val="00ED222A"/>
    <w:rsid w:val="00ED2477"/>
    <w:rsid w:val="00ED250C"/>
    <w:rsid w:val="00ED2534"/>
    <w:rsid w:val="00ED2E83"/>
    <w:rsid w:val="00ED4C64"/>
    <w:rsid w:val="00ED52FC"/>
    <w:rsid w:val="00ED5336"/>
    <w:rsid w:val="00ED542D"/>
    <w:rsid w:val="00ED5884"/>
    <w:rsid w:val="00ED5AA1"/>
    <w:rsid w:val="00ED5B56"/>
    <w:rsid w:val="00ED6763"/>
    <w:rsid w:val="00ED6E51"/>
    <w:rsid w:val="00ED7064"/>
    <w:rsid w:val="00ED7770"/>
    <w:rsid w:val="00ED78CA"/>
    <w:rsid w:val="00ED7D03"/>
    <w:rsid w:val="00EE0685"/>
    <w:rsid w:val="00EE08AB"/>
    <w:rsid w:val="00EE0BA3"/>
    <w:rsid w:val="00EE0FA3"/>
    <w:rsid w:val="00EE0FD1"/>
    <w:rsid w:val="00EE1019"/>
    <w:rsid w:val="00EE1F28"/>
    <w:rsid w:val="00EE20DA"/>
    <w:rsid w:val="00EE24FC"/>
    <w:rsid w:val="00EE282B"/>
    <w:rsid w:val="00EE284A"/>
    <w:rsid w:val="00EE2BCB"/>
    <w:rsid w:val="00EE2CE8"/>
    <w:rsid w:val="00EE2FC4"/>
    <w:rsid w:val="00EE3AA0"/>
    <w:rsid w:val="00EE4607"/>
    <w:rsid w:val="00EE4713"/>
    <w:rsid w:val="00EE4767"/>
    <w:rsid w:val="00EE52A5"/>
    <w:rsid w:val="00EE58EF"/>
    <w:rsid w:val="00EE58F1"/>
    <w:rsid w:val="00EE59A1"/>
    <w:rsid w:val="00EE63C8"/>
    <w:rsid w:val="00EE6450"/>
    <w:rsid w:val="00EE7B42"/>
    <w:rsid w:val="00EF076D"/>
    <w:rsid w:val="00EF0A8A"/>
    <w:rsid w:val="00EF0C13"/>
    <w:rsid w:val="00EF1628"/>
    <w:rsid w:val="00EF1DEE"/>
    <w:rsid w:val="00EF1E97"/>
    <w:rsid w:val="00EF20EC"/>
    <w:rsid w:val="00EF21F2"/>
    <w:rsid w:val="00EF2862"/>
    <w:rsid w:val="00EF2A6D"/>
    <w:rsid w:val="00EF45BC"/>
    <w:rsid w:val="00EF4758"/>
    <w:rsid w:val="00EF4951"/>
    <w:rsid w:val="00EF5B81"/>
    <w:rsid w:val="00EF5E71"/>
    <w:rsid w:val="00EF7423"/>
    <w:rsid w:val="00EF78D4"/>
    <w:rsid w:val="00EF7DEE"/>
    <w:rsid w:val="00F001F8"/>
    <w:rsid w:val="00F00221"/>
    <w:rsid w:val="00F00829"/>
    <w:rsid w:val="00F010E1"/>
    <w:rsid w:val="00F0148B"/>
    <w:rsid w:val="00F02237"/>
    <w:rsid w:val="00F024D4"/>
    <w:rsid w:val="00F02B90"/>
    <w:rsid w:val="00F02E05"/>
    <w:rsid w:val="00F030AE"/>
    <w:rsid w:val="00F04223"/>
    <w:rsid w:val="00F043A5"/>
    <w:rsid w:val="00F0472C"/>
    <w:rsid w:val="00F04F80"/>
    <w:rsid w:val="00F059CE"/>
    <w:rsid w:val="00F07103"/>
    <w:rsid w:val="00F072D9"/>
    <w:rsid w:val="00F07CEA"/>
    <w:rsid w:val="00F10039"/>
    <w:rsid w:val="00F100A5"/>
    <w:rsid w:val="00F105BB"/>
    <w:rsid w:val="00F108DF"/>
    <w:rsid w:val="00F10B9C"/>
    <w:rsid w:val="00F10FE0"/>
    <w:rsid w:val="00F114B2"/>
    <w:rsid w:val="00F11DF0"/>
    <w:rsid w:val="00F120F7"/>
    <w:rsid w:val="00F12C34"/>
    <w:rsid w:val="00F12E64"/>
    <w:rsid w:val="00F135F4"/>
    <w:rsid w:val="00F13C26"/>
    <w:rsid w:val="00F13F73"/>
    <w:rsid w:val="00F14BA9"/>
    <w:rsid w:val="00F15356"/>
    <w:rsid w:val="00F159AE"/>
    <w:rsid w:val="00F15AE1"/>
    <w:rsid w:val="00F170C7"/>
    <w:rsid w:val="00F17311"/>
    <w:rsid w:val="00F17DC3"/>
    <w:rsid w:val="00F203E4"/>
    <w:rsid w:val="00F2067D"/>
    <w:rsid w:val="00F21F4E"/>
    <w:rsid w:val="00F223E7"/>
    <w:rsid w:val="00F225FE"/>
    <w:rsid w:val="00F22BC8"/>
    <w:rsid w:val="00F23328"/>
    <w:rsid w:val="00F2344D"/>
    <w:rsid w:val="00F236B4"/>
    <w:rsid w:val="00F24EC7"/>
    <w:rsid w:val="00F25845"/>
    <w:rsid w:val="00F25BD7"/>
    <w:rsid w:val="00F26A03"/>
    <w:rsid w:val="00F26A6D"/>
    <w:rsid w:val="00F27BF2"/>
    <w:rsid w:val="00F27F10"/>
    <w:rsid w:val="00F30D33"/>
    <w:rsid w:val="00F310B5"/>
    <w:rsid w:val="00F31394"/>
    <w:rsid w:val="00F316B1"/>
    <w:rsid w:val="00F321F7"/>
    <w:rsid w:val="00F32287"/>
    <w:rsid w:val="00F32691"/>
    <w:rsid w:val="00F3285C"/>
    <w:rsid w:val="00F32C55"/>
    <w:rsid w:val="00F33C89"/>
    <w:rsid w:val="00F3517C"/>
    <w:rsid w:val="00F35B01"/>
    <w:rsid w:val="00F3658B"/>
    <w:rsid w:val="00F371F4"/>
    <w:rsid w:val="00F37996"/>
    <w:rsid w:val="00F37D6F"/>
    <w:rsid w:val="00F37F63"/>
    <w:rsid w:val="00F400D7"/>
    <w:rsid w:val="00F4022C"/>
    <w:rsid w:val="00F4031F"/>
    <w:rsid w:val="00F40898"/>
    <w:rsid w:val="00F4162D"/>
    <w:rsid w:val="00F4184B"/>
    <w:rsid w:val="00F41BBF"/>
    <w:rsid w:val="00F420E2"/>
    <w:rsid w:val="00F422D5"/>
    <w:rsid w:val="00F4237C"/>
    <w:rsid w:val="00F424FB"/>
    <w:rsid w:val="00F429EB"/>
    <w:rsid w:val="00F42A4C"/>
    <w:rsid w:val="00F42B8C"/>
    <w:rsid w:val="00F42D1F"/>
    <w:rsid w:val="00F43134"/>
    <w:rsid w:val="00F434E1"/>
    <w:rsid w:val="00F43650"/>
    <w:rsid w:val="00F43D5D"/>
    <w:rsid w:val="00F44660"/>
    <w:rsid w:val="00F44BB1"/>
    <w:rsid w:val="00F44C52"/>
    <w:rsid w:val="00F455B4"/>
    <w:rsid w:val="00F45AFE"/>
    <w:rsid w:val="00F46042"/>
    <w:rsid w:val="00F46177"/>
    <w:rsid w:val="00F461CF"/>
    <w:rsid w:val="00F462D0"/>
    <w:rsid w:val="00F46587"/>
    <w:rsid w:val="00F46725"/>
    <w:rsid w:val="00F46B3B"/>
    <w:rsid w:val="00F47370"/>
    <w:rsid w:val="00F476C7"/>
    <w:rsid w:val="00F47840"/>
    <w:rsid w:val="00F5034C"/>
    <w:rsid w:val="00F50462"/>
    <w:rsid w:val="00F50489"/>
    <w:rsid w:val="00F50B64"/>
    <w:rsid w:val="00F511DC"/>
    <w:rsid w:val="00F51A58"/>
    <w:rsid w:val="00F52385"/>
    <w:rsid w:val="00F52880"/>
    <w:rsid w:val="00F536C9"/>
    <w:rsid w:val="00F53B66"/>
    <w:rsid w:val="00F54617"/>
    <w:rsid w:val="00F54692"/>
    <w:rsid w:val="00F548D9"/>
    <w:rsid w:val="00F54962"/>
    <w:rsid w:val="00F54E09"/>
    <w:rsid w:val="00F54EBB"/>
    <w:rsid w:val="00F55219"/>
    <w:rsid w:val="00F554A0"/>
    <w:rsid w:val="00F5622C"/>
    <w:rsid w:val="00F56E2C"/>
    <w:rsid w:val="00F56F03"/>
    <w:rsid w:val="00F5725F"/>
    <w:rsid w:val="00F5764D"/>
    <w:rsid w:val="00F60629"/>
    <w:rsid w:val="00F60A69"/>
    <w:rsid w:val="00F6183A"/>
    <w:rsid w:val="00F61FA2"/>
    <w:rsid w:val="00F622EB"/>
    <w:rsid w:val="00F62B0A"/>
    <w:rsid w:val="00F6354B"/>
    <w:rsid w:val="00F637A4"/>
    <w:rsid w:val="00F6391A"/>
    <w:rsid w:val="00F64123"/>
    <w:rsid w:val="00F64C1D"/>
    <w:rsid w:val="00F6557E"/>
    <w:rsid w:val="00F658D6"/>
    <w:rsid w:val="00F659E0"/>
    <w:rsid w:val="00F662AE"/>
    <w:rsid w:val="00F664F0"/>
    <w:rsid w:val="00F66CFB"/>
    <w:rsid w:val="00F67111"/>
    <w:rsid w:val="00F67139"/>
    <w:rsid w:val="00F67385"/>
    <w:rsid w:val="00F674C4"/>
    <w:rsid w:val="00F678E9"/>
    <w:rsid w:val="00F67B51"/>
    <w:rsid w:val="00F70883"/>
    <w:rsid w:val="00F71284"/>
    <w:rsid w:val="00F7338E"/>
    <w:rsid w:val="00F73B29"/>
    <w:rsid w:val="00F7493F"/>
    <w:rsid w:val="00F7528B"/>
    <w:rsid w:val="00F75B77"/>
    <w:rsid w:val="00F75F96"/>
    <w:rsid w:val="00F77173"/>
    <w:rsid w:val="00F77964"/>
    <w:rsid w:val="00F77FD3"/>
    <w:rsid w:val="00F809A9"/>
    <w:rsid w:val="00F80D7F"/>
    <w:rsid w:val="00F80E38"/>
    <w:rsid w:val="00F81526"/>
    <w:rsid w:val="00F81598"/>
    <w:rsid w:val="00F8163F"/>
    <w:rsid w:val="00F82765"/>
    <w:rsid w:val="00F82B88"/>
    <w:rsid w:val="00F83A38"/>
    <w:rsid w:val="00F83B98"/>
    <w:rsid w:val="00F8446C"/>
    <w:rsid w:val="00F86025"/>
    <w:rsid w:val="00F86038"/>
    <w:rsid w:val="00F8755D"/>
    <w:rsid w:val="00F87593"/>
    <w:rsid w:val="00F9035B"/>
    <w:rsid w:val="00F90759"/>
    <w:rsid w:val="00F90E3E"/>
    <w:rsid w:val="00F90EF9"/>
    <w:rsid w:val="00F90F4F"/>
    <w:rsid w:val="00F91C67"/>
    <w:rsid w:val="00F91CB6"/>
    <w:rsid w:val="00F921ED"/>
    <w:rsid w:val="00F9236E"/>
    <w:rsid w:val="00F924AA"/>
    <w:rsid w:val="00F925BA"/>
    <w:rsid w:val="00F9309C"/>
    <w:rsid w:val="00F93AEB"/>
    <w:rsid w:val="00F9466A"/>
    <w:rsid w:val="00F95020"/>
    <w:rsid w:val="00F95A1D"/>
    <w:rsid w:val="00F96664"/>
    <w:rsid w:val="00F966B7"/>
    <w:rsid w:val="00F9715E"/>
    <w:rsid w:val="00F97364"/>
    <w:rsid w:val="00F97435"/>
    <w:rsid w:val="00F9757A"/>
    <w:rsid w:val="00F97AB1"/>
    <w:rsid w:val="00F97C2F"/>
    <w:rsid w:val="00FA087B"/>
    <w:rsid w:val="00FA093E"/>
    <w:rsid w:val="00FA0EE3"/>
    <w:rsid w:val="00FA10AD"/>
    <w:rsid w:val="00FA1930"/>
    <w:rsid w:val="00FA1B1F"/>
    <w:rsid w:val="00FA29FE"/>
    <w:rsid w:val="00FA2B9B"/>
    <w:rsid w:val="00FA2DA2"/>
    <w:rsid w:val="00FA3415"/>
    <w:rsid w:val="00FA3755"/>
    <w:rsid w:val="00FA3E97"/>
    <w:rsid w:val="00FA3E98"/>
    <w:rsid w:val="00FA40EF"/>
    <w:rsid w:val="00FA559D"/>
    <w:rsid w:val="00FA55D2"/>
    <w:rsid w:val="00FA63C6"/>
    <w:rsid w:val="00FA6A4A"/>
    <w:rsid w:val="00FA7F4B"/>
    <w:rsid w:val="00FB0B8B"/>
    <w:rsid w:val="00FB0DB8"/>
    <w:rsid w:val="00FB1052"/>
    <w:rsid w:val="00FB1493"/>
    <w:rsid w:val="00FB150C"/>
    <w:rsid w:val="00FB1730"/>
    <w:rsid w:val="00FB228C"/>
    <w:rsid w:val="00FB25C1"/>
    <w:rsid w:val="00FB290A"/>
    <w:rsid w:val="00FB33FC"/>
    <w:rsid w:val="00FB3B79"/>
    <w:rsid w:val="00FB4832"/>
    <w:rsid w:val="00FB496F"/>
    <w:rsid w:val="00FB5580"/>
    <w:rsid w:val="00FB5DDF"/>
    <w:rsid w:val="00FB64A6"/>
    <w:rsid w:val="00FB71FF"/>
    <w:rsid w:val="00FB7820"/>
    <w:rsid w:val="00FB7828"/>
    <w:rsid w:val="00FB79AC"/>
    <w:rsid w:val="00FB7FFD"/>
    <w:rsid w:val="00FC02BF"/>
    <w:rsid w:val="00FC0E4A"/>
    <w:rsid w:val="00FC0E51"/>
    <w:rsid w:val="00FC17CC"/>
    <w:rsid w:val="00FC2288"/>
    <w:rsid w:val="00FC23D6"/>
    <w:rsid w:val="00FC2C7F"/>
    <w:rsid w:val="00FC3038"/>
    <w:rsid w:val="00FC3A77"/>
    <w:rsid w:val="00FC443D"/>
    <w:rsid w:val="00FC458B"/>
    <w:rsid w:val="00FC4BCB"/>
    <w:rsid w:val="00FC4D6E"/>
    <w:rsid w:val="00FC562B"/>
    <w:rsid w:val="00FC6FA8"/>
    <w:rsid w:val="00FC75DC"/>
    <w:rsid w:val="00FC7835"/>
    <w:rsid w:val="00FD0277"/>
    <w:rsid w:val="00FD0773"/>
    <w:rsid w:val="00FD0BF7"/>
    <w:rsid w:val="00FD0D35"/>
    <w:rsid w:val="00FD17A1"/>
    <w:rsid w:val="00FD2474"/>
    <w:rsid w:val="00FD2789"/>
    <w:rsid w:val="00FD2C54"/>
    <w:rsid w:val="00FD3775"/>
    <w:rsid w:val="00FD3BE1"/>
    <w:rsid w:val="00FD4452"/>
    <w:rsid w:val="00FD4EC1"/>
    <w:rsid w:val="00FD5206"/>
    <w:rsid w:val="00FD5299"/>
    <w:rsid w:val="00FD5301"/>
    <w:rsid w:val="00FD5886"/>
    <w:rsid w:val="00FD5B28"/>
    <w:rsid w:val="00FD5B7E"/>
    <w:rsid w:val="00FD5C61"/>
    <w:rsid w:val="00FD677F"/>
    <w:rsid w:val="00FD6F32"/>
    <w:rsid w:val="00FD72AC"/>
    <w:rsid w:val="00FD74BA"/>
    <w:rsid w:val="00FD7D64"/>
    <w:rsid w:val="00FE03EB"/>
    <w:rsid w:val="00FE0505"/>
    <w:rsid w:val="00FE0610"/>
    <w:rsid w:val="00FE0866"/>
    <w:rsid w:val="00FE0EAA"/>
    <w:rsid w:val="00FE1376"/>
    <w:rsid w:val="00FE1D49"/>
    <w:rsid w:val="00FE21D9"/>
    <w:rsid w:val="00FE2437"/>
    <w:rsid w:val="00FE2C69"/>
    <w:rsid w:val="00FE31C0"/>
    <w:rsid w:val="00FE3375"/>
    <w:rsid w:val="00FE395F"/>
    <w:rsid w:val="00FE4895"/>
    <w:rsid w:val="00FE4DD3"/>
    <w:rsid w:val="00FE5A68"/>
    <w:rsid w:val="00FE5A88"/>
    <w:rsid w:val="00FE5D1B"/>
    <w:rsid w:val="00FE612A"/>
    <w:rsid w:val="00FE61D8"/>
    <w:rsid w:val="00FE65B7"/>
    <w:rsid w:val="00FE6710"/>
    <w:rsid w:val="00FE6DBB"/>
    <w:rsid w:val="00FE7049"/>
    <w:rsid w:val="00FE7C56"/>
    <w:rsid w:val="00FF004C"/>
    <w:rsid w:val="00FF0495"/>
    <w:rsid w:val="00FF050D"/>
    <w:rsid w:val="00FF0E51"/>
    <w:rsid w:val="00FF235B"/>
    <w:rsid w:val="00FF29F6"/>
    <w:rsid w:val="00FF2C40"/>
    <w:rsid w:val="00FF30EC"/>
    <w:rsid w:val="00FF327B"/>
    <w:rsid w:val="00FF354A"/>
    <w:rsid w:val="00FF3D71"/>
    <w:rsid w:val="00FF5362"/>
    <w:rsid w:val="00FF54E0"/>
    <w:rsid w:val="00FF5AC0"/>
    <w:rsid w:val="00FF5E6D"/>
    <w:rsid w:val="00FF6066"/>
    <w:rsid w:val="00FF6477"/>
    <w:rsid w:val="00FF7010"/>
    <w:rsid w:val="00FF704F"/>
    <w:rsid w:val="00FF71EA"/>
    <w:rsid w:val="00FF7316"/>
    <w:rsid w:val="00FF777A"/>
    <w:rsid w:val="00FF7CDE"/>
    <w:rsid w:val="00FF7E7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984242"/>
  <w15:chartTrackingRefBased/>
  <w15:docId w15:val="{9A34EE8F-0318-41F1-90CA-E6602B277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4A0A"/>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77244B"/>
    <w:pPr>
      <w:keepNext/>
      <w:keepLines/>
      <w:spacing w:before="360" w:after="80"/>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350E30"/>
    <w:pPr>
      <w:keepNext/>
      <w:keepLines/>
      <w:spacing w:before="160" w:after="80"/>
      <w:ind w:left="720"/>
      <w:outlineLvl w:val="1"/>
    </w:pPr>
    <w:rPr>
      <w:rFonts w:eastAsiaTheme="majorEastAsia" w:cstheme="majorBidi"/>
      <w:b/>
      <w:color w:val="000000" w:themeColor="text1"/>
      <w:szCs w:val="32"/>
    </w:rPr>
  </w:style>
  <w:style w:type="paragraph" w:styleId="Heading3">
    <w:name w:val="heading 3"/>
    <w:basedOn w:val="Heading2"/>
    <w:next w:val="Normal"/>
    <w:link w:val="Heading3Char"/>
    <w:uiPriority w:val="9"/>
    <w:unhideWhenUsed/>
    <w:qFormat/>
    <w:rsid w:val="00974596"/>
    <w:pPr>
      <w:outlineLvl w:val="2"/>
    </w:pPr>
    <w:rPr>
      <w:b w:val="0"/>
      <w:i/>
      <w:color w:val="auto"/>
      <w:szCs w:val="28"/>
    </w:rPr>
  </w:style>
  <w:style w:type="paragraph" w:styleId="Heading4">
    <w:name w:val="heading 4"/>
    <w:basedOn w:val="Normal"/>
    <w:next w:val="Normal"/>
    <w:link w:val="Heading4Char"/>
    <w:uiPriority w:val="9"/>
    <w:unhideWhenUsed/>
    <w:qFormat/>
    <w:rsid w:val="006F39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39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39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39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39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39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244B"/>
    <w:rPr>
      <w:rFonts w:ascii="Times New Roman" w:eastAsiaTheme="majorEastAsia" w:hAnsi="Times New Roman" w:cstheme="majorBidi"/>
      <w:b/>
      <w:sz w:val="24"/>
      <w:szCs w:val="40"/>
    </w:rPr>
  </w:style>
  <w:style w:type="character" w:customStyle="1" w:styleId="Heading2Char">
    <w:name w:val="Heading 2 Char"/>
    <w:basedOn w:val="DefaultParagraphFont"/>
    <w:link w:val="Heading2"/>
    <w:uiPriority w:val="9"/>
    <w:rsid w:val="00350E30"/>
    <w:rPr>
      <w:rFonts w:ascii="Times New Roman" w:eastAsiaTheme="majorEastAsia" w:hAnsi="Times New Roman" w:cstheme="majorBidi"/>
      <w:b/>
      <w:color w:val="000000" w:themeColor="text1"/>
      <w:sz w:val="24"/>
      <w:szCs w:val="32"/>
    </w:rPr>
  </w:style>
  <w:style w:type="character" w:customStyle="1" w:styleId="Heading3Char">
    <w:name w:val="Heading 3 Char"/>
    <w:basedOn w:val="DefaultParagraphFont"/>
    <w:link w:val="Heading3"/>
    <w:uiPriority w:val="9"/>
    <w:rsid w:val="00974596"/>
    <w:rPr>
      <w:rFonts w:ascii="Times New Roman" w:eastAsiaTheme="majorEastAsia" w:hAnsi="Times New Roman" w:cstheme="majorBidi"/>
      <w:i/>
      <w:sz w:val="24"/>
      <w:szCs w:val="28"/>
    </w:rPr>
  </w:style>
  <w:style w:type="character" w:customStyle="1" w:styleId="Heading4Char">
    <w:name w:val="Heading 4 Char"/>
    <w:basedOn w:val="DefaultParagraphFont"/>
    <w:link w:val="Heading4"/>
    <w:uiPriority w:val="9"/>
    <w:rsid w:val="006F39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39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39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39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39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3923"/>
    <w:rPr>
      <w:rFonts w:eastAsiaTheme="majorEastAsia" w:cstheme="majorBidi"/>
      <w:color w:val="272727" w:themeColor="text1" w:themeTint="D8"/>
    </w:rPr>
  </w:style>
  <w:style w:type="paragraph" w:styleId="Title">
    <w:name w:val="Title"/>
    <w:basedOn w:val="Normal"/>
    <w:next w:val="Normal"/>
    <w:link w:val="TitleChar"/>
    <w:uiPriority w:val="10"/>
    <w:qFormat/>
    <w:rsid w:val="00296ECF"/>
    <w:pPr>
      <w:spacing w:after="80" w:line="480" w:lineRule="auto"/>
      <w:contextualSpacing/>
    </w:pPr>
    <w:rPr>
      <w:rFonts w:eastAsiaTheme="majorEastAsia" w:cstheme="majorBidi"/>
      <w:b/>
      <w:spacing w:val="-10"/>
      <w:kern w:val="28"/>
      <w:sz w:val="28"/>
      <w:szCs w:val="56"/>
    </w:rPr>
  </w:style>
  <w:style w:type="character" w:customStyle="1" w:styleId="TitleChar">
    <w:name w:val="Title Char"/>
    <w:basedOn w:val="DefaultParagraphFont"/>
    <w:link w:val="Title"/>
    <w:uiPriority w:val="10"/>
    <w:rsid w:val="00296ECF"/>
    <w:rPr>
      <w:rFonts w:ascii="Times New Roman" w:eastAsiaTheme="majorEastAsia" w:hAnsi="Times New Roman" w:cstheme="majorBidi"/>
      <w:b/>
      <w:spacing w:val="-10"/>
      <w:kern w:val="28"/>
      <w:sz w:val="28"/>
      <w:szCs w:val="56"/>
    </w:rPr>
  </w:style>
  <w:style w:type="paragraph" w:styleId="Subtitle">
    <w:name w:val="Subtitle"/>
    <w:basedOn w:val="Normal"/>
    <w:next w:val="Normal"/>
    <w:link w:val="SubtitleChar"/>
    <w:uiPriority w:val="11"/>
    <w:qFormat/>
    <w:rsid w:val="006F39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39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3923"/>
    <w:pPr>
      <w:spacing w:before="160"/>
      <w:jc w:val="center"/>
    </w:pPr>
    <w:rPr>
      <w:i/>
      <w:iCs/>
      <w:color w:val="404040" w:themeColor="text1" w:themeTint="BF"/>
    </w:rPr>
  </w:style>
  <w:style w:type="character" w:customStyle="1" w:styleId="QuoteChar">
    <w:name w:val="Quote Char"/>
    <w:basedOn w:val="DefaultParagraphFont"/>
    <w:link w:val="Quote"/>
    <w:uiPriority w:val="29"/>
    <w:rsid w:val="006F3923"/>
    <w:rPr>
      <w:i/>
      <w:iCs/>
      <w:color w:val="404040" w:themeColor="text1" w:themeTint="BF"/>
    </w:rPr>
  </w:style>
  <w:style w:type="paragraph" w:styleId="ListParagraph">
    <w:name w:val="List Paragraph"/>
    <w:basedOn w:val="Normal"/>
    <w:uiPriority w:val="34"/>
    <w:qFormat/>
    <w:rsid w:val="006F3923"/>
    <w:pPr>
      <w:ind w:left="720"/>
      <w:contextualSpacing/>
    </w:pPr>
  </w:style>
  <w:style w:type="character" w:styleId="IntenseEmphasis">
    <w:name w:val="Intense Emphasis"/>
    <w:basedOn w:val="DefaultParagraphFont"/>
    <w:uiPriority w:val="21"/>
    <w:qFormat/>
    <w:rsid w:val="006F3923"/>
    <w:rPr>
      <w:i/>
      <w:iCs/>
      <w:color w:val="0F4761" w:themeColor="accent1" w:themeShade="BF"/>
    </w:rPr>
  </w:style>
  <w:style w:type="paragraph" w:styleId="IntenseQuote">
    <w:name w:val="Intense Quote"/>
    <w:basedOn w:val="Normal"/>
    <w:next w:val="Normal"/>
    <w:link w:val="IntenseQuoteChar"/>
    <w:uiPriority w:val="30"/>
    <w:qFormat/>
    <w:rsid w:val="006F39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3923"/>
    <w:rPr>
      <w:i/>
      <w:iCs/>
      <w:color w:val="0F4761" w:themeColor="accent1" w:themeShade="BF"/>
    </w:rPr>
  </w:style>
  <w:style w:type="character" w:styleId="IntenseReference">
    <w:name w:val="Intense Reference"/>
    <w:basedOn w:val="DefaultParagraphFont"/>
    <w:uiPriority w:val="32"/>
    <w:qFormat/>
    <w:rsid w:val="006F3923"/>
    <w:rPr>
      <w:b/>
      <w:bCs/>
      <w:smallCaps/>
      <w:color w:val="0F4761" w:themeColor="accent1" w:themeShade="BF"/>
      <w:spacing w:val="5"/>
    </w:rPr>
  </w:style>
  <w:style w:type="paragraph" w:customStyle="1" w:styleId="EndNoteBibliographyTitle">
    <w:name w:val="EndNote Bibliography Title"/>
    <w:basedOn w:val="Normal"/>
    <w:link w:val="EndNoteBibliographyTitleChar"/>
    <w:rsid w:val="00777CA1"/>
    <w:pPr>
      <w:spacing w:after="0"/>
      <w:jc w:val="center"/>
    </w:pPr>
    <w:rPr>
      <w:rFonts w:cs="Times New Roman"/>
      <w:noProof/>
      <w:sz w:val="22"/>
      <w:lang w:val="en-US"/>
    </w:rPr>
  </w:style>
  <w:style w:type="character" w:customStyle="1" w:styleId="EndNoteBibliographyTitleChar">
    <w:name w:val="EndNote Bibliography Title Char"/>
    <w:basedOn w:val="DefaultParagraphFont"/>
    <w:link w:val="EndNoteBibliographyTitle"/>
    <w:rsid w:val="00777CA1"/>
    <w:rPr>
      <w:rFonts w:ascii="Times New Roman" w:hAnsi="Times New Roman" w:cs="Times New Roman"/>
      <w:noProof/>
      <w:lang w:val="en-US"/>
    </w:rPr>
  </w:style>
  <w:style w:type="paragraph" w:customStyle="1" w:styleId="EndNoteBibliography">
    <w:name w:val="EndNote Bibliography"/>
    <w:basedOn w:val="Normal"/>
    <w:link w:val="EndNoteBibliographyChar"/>
    <w:rsid w:val="00777CA1"/>
    <w:pPr>
      <w:spacing w:line="240" w:lineRule="auto"/>
    </w:pPr>
    <w:rPr>
      <w:rFonts w:cs="Times New Roman"/>
      <w:noProof/>
      <w:sz w:val="22"/>
      <w:lang w:val="en-US"/>
    </w:rPr>
  </w:style>
  <w:style w:type="character" w:customStyle="1" w:styleId="EndNoteBibliographyChar">
    <w:name w:val="EndNote Bibliography Char"/>
    <w:basedOn w:val="DefaultParagraphFont"/>
    <w:link w:val="EndNoteBibliography"/>
    <w:rsid w:val="00777CA1"/>
    <w:rPr>
      <w:rFonts w:ascii="Times New Roman" w:hAnsi="Times New Roman" w:cs="Times New Roman"/>
      <w:noProof/>
      <w:lang w:val="en-US"/>
    </w:rPr>
  </w:style>
  <w:style w:type="character" w:styleId="Hyperlink">
    <w:name w:val="Hyperlink"/>
    <w:basedOn w:val="DefaultParagraphFont"/>
    <w:uiPriority w:val="99"/>
    <w:unhideWhenUsed/>
    <w:rsid w:val="00777CA1"/>
    <w:rPr>
      <w:color w:val="467886" w:themeColor="hyperlink"/>
      <w:u w:val="single"/>
    </w:rPr>
  </w:style>
  <w:style w:type="character" w:styleId="UnresolvedMention">
    <w:name w:val="Unresolved Mention"/>
    <w:basedOn w:val="DefaultParagraphFont"/>
    <w:uiPriority w:val="99"/>
    <w:semiHidden/>
    <w:unhideWhenUsed/>
    <w:rsid w:val="00777CA1"/>
    <w:rPr>
      <w:color w:val="605E5C"/>
      <w:shd w:val="clear" w:color="auto" w:fill="E1DFDD"/>
    </w:rPr>
  </w:style>
  <w:style w:type="character" w:styleId="PlaceholderText">
    <w:name w:val="Placeholder Text"/>
    <w:basedOn w:val="DefaultParagraphFont"/>
    <w:uiPriority w:val="99"/>
    <w:semiHidden/>
    <w:rsid w:val="00891915"/>
    <w:rPr>
      <w:color w:val="666666"/>
    </w:rPr>
  </w:style>
  <w:style w:type="character" w:styleId="CommentReference">
    <w:name w:val="annotation reference"/>
    <w:basedOn w:val="DefaultParagraphFont"/>
    <w:uiPriority w:val="99"/>
    <w:semiHidden/>
    <w:unhideWhenUsed/>
    <w:rsid w:val="00AC1909"/>
    <w:rPr>
      <w:sz w:val="16"/>
      <w:szCs w:val="16"/>
    </w:rPr>
  </w:style>
  <w:style w:type="paragraph" w:styleId="CommentText">
    <w:name w:val="annotation text"/>
    <w:basedOn w:val="Normal"/>
    <w:link w:val="CommentTextChar"/>
    <w:uiPriority w:val="99"/>
    <w:unhideWhenUsed/>
    <w:rsid w:val="00AC1909"/>
    <w:pPr>
      <w:spacing w:line="240" w:lineRule="auto"/>
    </w:pPr>
    <w:rPr>
      <w:sz w:val="20"/>
      <w:szCs w:val="20"/>
    </w:rPr>
  </w:style>
  <w:style w:type="character" w:customStyle="1" w:styleId="CommentTextChar">
    <w:name w:val="Comment Text Char"/>
    <w:basedOn w:val="DefaultParagraphFont"/>
    <w:link w:val="CommentText"/>
    <w:uiPriority w:val="99"/>
    <w:rsid w:val="00AC1909"/>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AC1909"/>
    <w:rPr>
      <w:b/>
      <w:bCs/>
    </w:rPr>
  </w:style>
  <w:style w:type="character" w:customStyle="1" w:styleId="CommentSubjectChar">
    <w:name w:val="Comment Subject Char"/>
    <w:basedOn w:val="CommentTextChar"/>
    <w:link w:val="CommentSubject"/>
    <w:uiPriority w:val="99"/>
    <w:semiHidden/>
    <w:rsid w:val="00AC1909"/>
    <w:rPr>
      <w:rFonts w:ascii="Times New Roman" w:hAnsi="Times New Roman"/>
      <w:b/>
      <w:bCs/>
      <w:sz w:val="20"/>
      <w:szCs w:val="20"/>
    </w:rPr>
  </w:style>
  <w:style w:type="paragraph" w:styleId="HTMLPreformatted">
    <w:name w:val="HTML Preformatted"/>
    <w:basedOn w:val="Normal"/>
    <w:link w:val="HTMLPreformattedChar"/>
    <w:uiPriority w:val="99"/>
    <w:semiHidden/>
    <w:unhideWhenUsed/>
    <w:rsid w:val="00F80E3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80E38"/>
    <w:rPr>
      <w:rFonts w:ascii="Consolas" w:hAnsi="Consolas"/>
      <w:sz w:val="20"/>
      <w:szCs w:val="20"/>
    </w:rPr>
  </w:style>
  <w:style w:type="paragraph" w:styleId="Revision">
    <w:name w:val="Revision"/>
    <w:hidden/>
    <w:uiPriority w:val="99"/>
    <w:semiHidden/>
    <w:rsid w:val="00A72D09"/>
    <w:pPr>
      <w:spacing w:after="0" w:line="240" w:lineRule="auto"/>
    </w:pPr>
    <w:rPr>
      <w:rFonts w:ascii="Times New Roman" w:hAnsi="Times New Roman"/>
    </w:rPr>
  </w:style>
  <w:style w:type="character" w:styleId="LineNumber">
    <w:name w:val="line number"/>
    <w:basedOn w:val="DefaultParagraphFont"/>
    <w:uiPriority w:val="99"/>
    <w:semiHidden/>
    <w:unhideWhenUsed/>
    <w:rsid w:val="004B1C55"/>
  </w:style>
  <w:style w:type="table" w:styleId="TableGrid">
    <w:name w:val="Table Grid"/>
    <w:basedOn w:val="TableNormal"/>
    <w:uiPriority w:val="39"/>
    <w:rsid w:val="002537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B0CCA"/>
    <w:rPr>
      <w:rFonts w:cs="Times New Roman"/>
      <w:szCs w:val="24"/>
    </w:rPr>
  </w:style>
  <w:style w:type="paragraph" w:customStyle="1" w:styleId="MSCaption">
    <w:name w:val="MS Caption"/>
    <w:basedOn w:val="Normal"/>
    <w:link w:val="MSCaptionChar"/>
    <w:qFormat/>
    <w:rsid w:val="008E2E91"/>
    <w:rPr>
      <w:bCs/>
      <w:sz w:val="22"/>
    </w:rPr>
  </w:style>
  <w:style w:type="character" w:customStyle="1" w:styleId="MSCaptionChar">
    <w:name w:val="MS Caption Char"/>
    <w:basedOn w:val="DefaultParagraphFont"/>
    <w:link w:val="MSCaption"/>
    <w:rsid w:val="008E2E91"/>
    <w:rPr>
      <w:rFonts w:ascii="Times New Roman" w:hAnsi="Times New Roman"/>
      <w:bCs/>
    </w:rPr>
  </w:style>
  <w:style w:type="character" w:styleId="Strong">
    <w:name w:val="Strong"/>
    <w:basedOn w:val="DefaultParagraphFont"/>
    <w:uiPriority w:val="22"/>
    <w:qFormat/>
    <w:rsid w:val="000349DC"/>
    <w:rPr>
      <w:b/>
      <w:bCs/>
    </w:rPr>
  </w:style>
  <w:style w:type="character" w:styleId="Emphasis">
    <w:name w:val="Emphasis"/>
    <w:basedOn w:val="DefaultParagraphFont"/>
    <w:uiPriority w:val="20"/>
    <w:qFormat/>
    <w:rsid w:val="000349DC"/>
    <w:rPr>
      <w:i/>
      <w:iCs/>
    </w:rPr>
  </w:style>
  <w:style w:type="paragraph" w:styleId="Header">
    <w:name w:val="header"/>
    <w:basedOn w:val="Normal"/>
    <w:link w:val="HeaderChar"/>
    <w:uiPriority w:val="99"/>
    <w:unhideWhenUsed/>
    <w:rsid w:val="00587563"/>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7563"/>
    <w:rPr>
      <w:rFonts w:ascii="Times New Roman" w:hAnsi="Times New Roman"/>
      <w:sz w:val="24"/>
    </w:rPr>
  </w:style>
  <w:style w:type="paragraph" w:styleId="Footer">
    <w:name w:val="footer"/>
    <w:basedOn w:val="Normal"/>
    <w:link w:val="FooterChar"/>
    <w:uiPriority w:val="99"/>
    <w:unhideWhenUsed/>
    <w:rsid w:val="005D3D5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D3D56"/>
    <w:rPr>
      <w:rFonts w:ascii="Times New Roman" w:hAnsi="Times New Roman"/>
      <w:sz w:val="24"/>
    </w:rPr>
  </w:style>
  <w:style w:type="character" w:styleId="FollowedHyperlink">
    <w:name w:val="FollowedHyperlink"/>
    <w:basedOn w:val="DefaultParagraphFont"/>
    <w:uiPriority w:val="99"/>
    <w:semiHidden/>
    <w:unhideWhenUsed/>
    <w:rsid w:val="004F378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7702">
      <w:bodyDiv w:val="1"/>
      <w:marLeft w:val="0"/>
      <w:marRight w:val="0"/>
      <w:marTop w:val="0"/>
      <w:marBottom w:val="0"/>
      <w:divBdr>
        <w:top w:val="none" w:sz="0" w:space="0" w:color="auto"/>
        <w:left w:val="none" w:sz="0" w:space="0" w:color="auto"/>
        <w:bottom w:val="none" w:sz="0" w:space="0" w:color="auto"/>
        <w:right w:val="none" w:sz="0" w:space="0" w:color="auto"/>
      </w:divBdr>
    </w:div>
    <w:div w:id="79521736">
      <w:bodyDiv w:val="1"/>
      <w:marLeft w:val="0"/>
      <w:marRight w:val="0"/>
      <w:marTop w:val="0"/>
      <w:marBottom w:val="0"/>
      <w:divBdr>
        <w:top w:val="none" w:sz="0" w:space="0" w:color="auto"/>
        <w:left w:val="none" w:sz="0" w:space="0" w:color="auto"/>
        <w:bottom w:val="none" w:sz="0" w:space="0" w:color="auto"/>
        <w:right w:val="none" w:sz="0" w:space="0" w:color="auto"/>
      </w:divBdr>
    </w:div>
    <w:div w:id="116654310">
      <w:bodyDiv w:val="1"/>
      <w:marLeft w:val="0"/>
      <w:marRight w:val="0"/>
      <w:marTop w:val="0"/>
      <w:marBottom w:val="0"/>
      <w:divBdr>
        <w:top w:val="none" w:sz="0" w:space="0" w:color="auto"/>
        <w:left w:val="none" w:sz="0" w:space="0" w:color="auto"/>
        <w:bottom w:val="none" w:sz="0" w:space="0" w:color="auto"/>
        <w:right w:val="none" w:sz="0" w:space="0" w:color="auto"/>
      </w:divBdr>
    </w:div>
    <w:div w:id="136339386">
      <w:bodyDiv w:val="1"/>
      <w:marLeft w:val="0"/>
      <w:marRight w:val="0"/>
      <w:marTop w:val="0"/>
      <w:marBottom w:val="0"/>
      <w:divBdr>
        <w:top w:val="none" w:sz="0" w:space="0" w:color="auto"/>
        <w:left w:val="none" w:sz="0" w:space="0" w:color="auto"/>
        <w:bottom w:val="none" w:sz="0" w:space="0" w:color="auto"/>
        <w:right w:val="none" w:sz="0" w:space="0" w:color="auto"/>
      </w:divBdr>
    </w:div>
    <w:div w:id="162862122">
      <w:bodyDiv w:val="1"/>
      <w:marLeft w:val="0"/>
      <w:marRight w:val="0"/>
      <w:marTop w:val="0"/>
      <w:marBottom w:val="0"/>
      <w:divBdr>
        <w:top w:val="none" w:sz="0" w:space="0" w:color="auto"/>
        <w:left w:val="none" w:sz="0" w:space="0" w:color="auto"/>
        <w:bottom w:val="none" w:sz="0" w:space="0" w:color="auto"/>
        <w:right w:val="none" w:sz="0" w:space="0" w:color="auto"/>
      </w:divBdr>
    </w:div>
    <w:div w:id="241570270">
      <w:bodyDiv w:val="1"/>
      <w:marLeft w:val="0"/>
      <w:marRight w:val="0"/>
      <w:marTop w:val="0"/>
      <w:marBottom w:val="0"/>
      <w:divBdr>
        <w:top w:val="none" w:sz="0" w:space="0" w:color="auto"/>
        <w:left w:val="none" w:sz="0" w:space="0" w:color="auto"/>
        <w:bottom w:val="none" w:sz="0" w:space="0" w:color="auto"/>
        <w:right w:val="none" w:sz="0" w:space="0" w:color="auto"/>
      </w:divBdr>
    </w:div>
    <w:div w:id="252279265">
      <w:bodyDiv w:val="1"/>
      <w:marLeft w:val="0"/>
      <w:marRight w:val="0"/>
      <w:marTop w:val="0"/>
      <w:marBottom w:val="0"/>
      <w:divBdr>
        <w:top w:val="none" w:sz="0" w:space="0" w:color="auto"/>
        <w:left w:val="none" w:sz="0" w:space="0" w:color="auto"/>
        <w:bottom w:val="none" w:sz="0" w:space="0" w:color="auto"/>
        <w:right w:val="none" w:sz="0" w:space="0" w:color="auto"/>
      </w:divBdr>
    </w:div>
    <w:div w:id="298069742">
      <w:bodyDiv w:val="1"/>
      <w:marLeft w:val="0"/>
      <w:marRight w:val="0"/>
      <w:marTop w:val="0"/>
      <w:marBottom w:val="0"/>
      <w:divBdr>
        <w:top w:val="none" w:sz="0" w:space="0" w:color="auto"/>
        <w:left w:val="none" w:sz="0" w:space="0" w:color="auto"/>
        <w:bottom w:val="none" w:sz="0" w:space="0" w:color="auto"/>
        <w:right w:val="none" w:sz="0" w:space="0" w:color="auto"/>
      </w:divBdr>
    </w:div>
    <w:div w:id="325519846">
      <w:bodyDiv w:val="1"/>
      <w:marLeft w:val="0"/>
      <w:marRight w:val="0"/>
      <w:marTop w:val="0"/>
      <w:marBottom w:val="0"/>
      <w:divBdr>
        <w:top w:val="none" w:sz="0" w:space="0" w:color="auto"/>
        <w:left w:val="none" w:sz="0" w:space="0" w:color="auto"/>
        <w:bottom w:val="none" w:sz="0" w:space="0" w:color="auto"/>
        <w:right w:val="none" w:sz="0" w:space="0" w:color="auto"/>
      </w:divBdr>
    </w:div>
    <w:div w:id="338779362">
      <w:bodyDiv w:val="1"/>
      <w:marLeft w:val="0"/>
      <w:marRight w:val="0"/>
      <w:marTop w:val="0"/>
      <w:marBottom w:val="0"/>
      <w:divBdr>
        <w:top w:val="none" w:sz="0" w:space="0" w:color="auto"/>
        <w:left w:val="none" w:sz="0" w:space="0" w:color="auto"/>
        <w:bottom w:val="none" w:sz="0" w:space="0" w:color="auto"/>
        <w:right w:val="none" w:sz="0" w:space="0" w:color="auto"/>
      </w:divBdr>
    </w:div>
    <w:div w:id="374742609">
      <w:bodyDiv w:val="1"/>
      <w:marLeft w:val="0"/>
      <w:marRight w:val="0"/>
      <w:marTop w:val="0"/>
      <w:marBottom w:val="0"/>
      <w:divBdr>
        <w:top w:val="none" w:sz="0" w:space="0" w:color="auto"/>
        <w:left w:val="none" w:sz="0" w:space="0" w:color="auto"/>
        <w:bottom w:val="none" w:sz="0" w:space="0" w:color="auto"/>
        <w:right w:val="none" w:sz="0" w:space="0" w:color="auto"/>
      </w:divBdr>
    </w:div>
    <w:div w:id="398091921">
      <w:bodyDiv w:val="1"/>
      <w:marLeft w:val="0"/>
      <w:marRight w:val="0"/>
      <w:marTop w:val="0"/>
      <w:marBottom w:val="0"/>
      <w:divBdr>
        <w:top w:val="none" w:sz="0" w:space="0" w:color="auto"/>
        <w:left w:val="none" w:sz="0" w:space="0" w:color="auto"/>
        <w:bottom w:val="none" w:sz="0" w:space="0" w:color="auto"/>
        <w:right w:val="none" w:sz="0" w:space="0" w:color="auto"/>
      </w:divBdr>
    </w:div>
    <w:div w:id="449396594">
      <w:bodyDiv w:val="1"/>
      <w:marLeft w:val="0"/>
      <w:marRight w:val="0"/>
      <w:marTop w:val="0"/>
      <w:marBottom w:val="0"/>
      <w:divBdr>
        <w:top w:val="none" w:sz="0" w:space="0" w:color="auto"/>
        <w:left w:val="none" w:sz="0" w:space="0" w:color="auto"/>
        <w:bottom w:val="none" w:sz="0" w:space="0" w:color="auto"/>
        <w:right w:val="none" w:sz="0" w:space="0" w:color="auto"/>
      </w:divBdr>
    </w:div>
    <w:div w:id="455300342">
      <w:bodyDiv w:val="1"/>
      <w:marLeft w:val="0"/>
      <w:marRight w:val="0"/>
      <w:marTop w:val="0"/>
      <w:marBottom w:val="0"/>
      <w:divBdr>
        <w:top w:val="none" w:sz="0" w:space="0" w:color="auto"/>
        <w:left w:val="none" w:sz="0" w:space="0" w:color="auto"/>
        <w:bottom w:val="none" w:sz="0" w:space="0" w:color="auto"/>
        <w:right w:val="none" w:sz="0" w:space="0" w:color="auto"/>
      </w:divBdr>
    </w:div>
    <w:div w:id="506406508">
      <w:bodyDiv w:val="1"/>
      <w:marLeft w:val="0"/>
      <w:marRight w:val="0"/>
      <w:marTop w:val="0"/>
      <w:marBottom w:val="0"/>
      <w:divBdr>
        <w:top w:val="none" w:sz="0" w:space="0" w:color="auto"/>
        <w:left w:val="none" w:sz="0" w:space="0" w:color="auto"/>
        <w:bottom w:val="none" w:sz="0" w:space="0" w:color="auto"/>
        <w:right w:val="none" w:sz="0" w:space="0" w:color="auto"/>
      </w:divBdr>
    </w:div>
    <w:div w:id="520557117">
      <w:bodyDiv w:val="1"/>
      <w:marLeft w:val="0"/>
      <w:marRight w:val="0"/>
      <w:marTop w:val="0"/>
      <w:marBottom w:val="0"/>
      <w:divBdr>
        <w:top w:val="none" w:sz="0" w:space="0" w:color="auto"/>
        <w:left w:val="none" w:sz="0" w:space="0" w:color="auto"/>
        <w:bottom w:val="none" w:sz="0" w:space="0" w:color="auto"/>
        <w:right w:val="none" w:sz="0" w:space="0" w:color="auto"/>
      </w:divBdr>
    </w:div>
    <w:div w:id="612135928">
      <w:bodyDiv w:val="1"/>
      <w:marLeft w:val="0"/>
      <w:marRight w:val="0"/>
      <w:marTop w:val="0"/>
      <w:marBottom w:val="0"/>
      <w:divBdr>
        <w:top w:val="none" w:sz="0" w:space="0" w:color="auto"/>
        <w:left w:val="none" w:sz="0" w:space="0" w:color="auto"/>
        <w:bottom w:val="none" w:sz="0" w:space="0" w:color="auto"/>
        <w:right w:val="none" w:sz="0" w:space="0" w:color="auto"/>
      </w:divBdr>
    </w:div>
    <w:div w:id="666057003">
      <w:bodyDiv w:val="1"/>
      <w:marLeft w:val="0"/>
      <w:marRight w:val="0"/>
      <w:marTop w:val="0"/>
      <w:marBottom w:val="0"/>
      <w:divBdr>
        <w:top w:val="none" w:sz="0" w:space="0" w:color="auto"/>
        <w:left w:val="none" w:sz="0" w:space="0" w:color="auto"/>
        <w:bottom w:val="none" w:sz="0" w:space="0" w:color="auto"/>
        <w:right w:val="none" w:sz="0" w:space="0" w:color="auto"/>
      </w:divBdr>
    </w:div>
    <w:div w:id="762536229">
      <w:bodyDiv w:val="1"/>
      <w:marLeft w:val="0"/>
      <w:marRight w:val="0"/>
      <w:marTop w:val="0"/>
      <w:marBottom w:val="0"/>
      <w:divBdr>
        <w:top w:val="none" w:sz="0" w:space="0" w:color="auto"/>
        <w:left w:val="none" w:sz="0" w:space="0" w:color="auto"/>
        <w:bottom w:val="none" w:sz="0" w:space="0" w:color="auto"/>
        <w:right w:val="none" w:sz="0" w:space="0" w:color="auto"/>
      </w:divBdr>
    </w:div>
    <w:div w:id="776752214">
      <w:bodyDiv w:val="1"/>
      <w:marLeft w:val="0"/>
      <w:marRight w:val="0"/>
      <w:marTop w:val="0"/>
      <w:marBottom w:val="0"/>
      <w:divBdr>
        <w:top w:val="none" w:sz="0" w:space="0" w:color="auto"/>
        <w:left w:val="none" w:sz="0" w:space="0" w:color="auto"/>
        <w:bottom w:val="none" w:sz="0" w:space="0" w:color="auto"/>
        <w:right w:val="none" w:sz="0" w:space="0" w:color="auto"/>
      </w:divBdr>
    </w:div>
    <w:div w:id="802774817">
      <w:bodyDiv w:val="1"/>
      <w:marLeft w:val="0"/>
      <w:marRight w:val="0"/>
      <w:marTop w:val="0"/>
      <w:marBottom w:val="0"/>
      <w:divBdr>
        <w:top w:val="none" w:sz="0" w:space="0" w:color="auto"/>
        <w:left w:val="none" w:sz="0" w:space="0" w:color="auto"/>
        <w:bottom w:val="none" w:sz="0" w:space="0" w:color="auto"/>
        <w:right w:val="none" w:sz="0" w:space="0" w:color="auto"/>
      </w:divBdr>
    </w:div>
    <w:div w:id="948391056">
      <w:bodyDiv w:val="1"/>
      <w:marLeft w:val="0"/>
      <w:marRight w:val="0"/>
      <w:marTop w:val="0"/>
      <w:marBottom w:val="0"/>
      <w:divBdr>
        <w:top w:val="none" w:sz="0" w:space="0" w:color="auto"/>
        <w:left w:val="none" w:sz="0" w:space="0" w:color="auto"/>
        <w:bottom w:val="none" w:sz="0" w:space="0" w:color="auto"/>
        <w:right w:val="none" w:sz="0" w:space="0" w:color="auto"/>
      </w:divBdr>
    </w:div>
    <w:div w:id="980498996">
      <w:bodyDiv w:val="1"/>
      <w:marLeft w:val="0"/>
      <w:marRight w:val="0"/>
      <w:marTop w:val="0"/>
      <w:marBottom w:val="0"/>
      <w:divBdr>
        <w:top w:val="none" w:sz="0" w:space="0" w:color="auto"/>
        <w:left w:val="none" w:sz="0" w:space="0" w:color="auto"/>
        <w:bottom w:val="none" w:sz="0" w:space="0" w:color="auto"/>
        <w:right w:val="none" w:sz="0" w:space="0" w:color="auto"/>
      </w:divBdr>
    </w:div>
    <w:div w:id="988484462">
      <w:bodyDiv w:val="1"/>
      <w:marLeft w:val="0"/>
      <w:marRight w:val="0"/>
      <w:marTop w:val="0"/>
      <w:marBottom w:val="0"/>
      <w:divBdr>
        <w:top w:val="none" w:sz="0" w:space="0" w:color="auto"/>
        <w:left w:val="none" w:sz="0" w:space="0" w:color="auto"/>
        <w:bottom w:val="none" w:sz="0" w:space="0" w:color="auto"/>
        <w:right w:val="none" w:sz="0" w:space="0" w:color="auto"/>
      </w:divBdr>
    </w:div>
    <w:div w:id="1066219466">
      <w:bodyDiv w:val="1"/>
      <w:marLeft w:val="0"/>
      <w:marRight w:val="0"/>
      <w:marTop w:val="0"/>
      <w:marBottom w:val="0"/>
      <w:divBdr>
        <w:top w:val="none" w:sz="0" w:space="0" w:color="auto"/>
        <w:left w:val="none" w:sz="0" w:space="0" w:color="auto"/>
        <w:bottom w:val="none" w:sz="0" w:space="0" w:color="auto"/>
        <w:right w:val="none" w:sz="0" w:space="0" w:color="auto"/>
      </w:divBdr>
    </w:div>
    <w:div w:id="1172062324">
      <w:bodyDiv w:val="1"/>
      <w:marLeft w:val="0"/>
      <w:marRight w:val="0"/>
      <w:marTop w:val="0"/>
      <w:marBottom w:val="0"/>
      <w:divBdr>
        <w:top w:val="none" w:sz="0" w:space="0" w:color="auto"/>
        <w:left w:val="none" w:sz="0" w:space="0" w:color="auto"/>
        <w:bottom w:val="none" w:sz="0" w:space="0" w:color="auto"/>
        <w:right w:val="none" w:sz="0" w:space="0" w:color="auto"/>
      </w:divBdr>
    </w:div>
    <w:div w:id="1173644478">
      <w:bodyDiv w:val="1"/>
      <w:marLeft w:val="0"/>
      <w:marRight w:val="0"/>
      <w:marTop w:val="0"/>
      <w:marBottom w:val="0"/>
      <w:divBdr>
        <w:top w:val="none" w:sz="0" w:space="0" w:color="auto"/>
        <w:left w:val="none" w:sz="0" w:space="0" w:color="auto"/>
        <w:bottom w:val="none" w:sz="0" w:space="0" w:color="auto"/>
        <w:right w:val="none" w:sz="0" w:space="0" w:color="auto"/>
      </w:divBdr>
    </w:div>
    <w:div w:id="1241058994">
      <w:bodyDiv w:val="1"/>
      <w:marLeft w:val="0"/>
      <w:marRight w:val="0"/>
      <w:marTop w:val="0"/>
      <w:marBottom w:val="0"/>
      <w:divBdr>
        <w:top w:val="none" w:sz="0" w:space="0" w:color="auto"/>
        <w:left w:val="none" w:sz="0" w:space="0" w:color="auto"/>
        <w:bottom w:val="none" w:sz="0" w:space="0" w:color="auto"/>
        <w:right w:val="none" w:sz="0" w:space="0" w:color="auto"/>
      </w:divBdr>
    </w:div>
    <w:div w:id="1344088298">
      <w:bodyDiv w:val="1"/>
      <w:marLeft w:val="0"/>
      <w:marRight w:val="0"/>
      <w:marTop w:val="0"/>
      <w:marBottom w:val="0"/>
      <w:divBdr>
        <w:top w:val="none" w:sz="0" w:space="0" w:color="auto"/>
        <w:left w:val="none" w:sz="0" w:space="0" w:color="auto"/>
        <w:bottom w:val="none" w:sz="0" w:space="0" w:color="auto"/>
        <w:right w:val="none" w:sz="0" w:space="0" w:color="auto"/>
      </w:divBdr>
    </w:div>
    <w:div w:id="1351487020">
      <w:bodyDiv w:val="1"/>
      <w:marLeft w:val="0"/>
      <w:marRight w:val="0"/>
      <w:marTop w:val="0"/>
      <w:marBottom w:val="0"/>
      <w:divBdr>
        <w:top w:val="none" w:sz="0" w:space="0" w:color="auto"/>
        <w:left w:val="none" w:sz="0" w:space="0" w:color="auto"/>
        <w:bottom w:val="none" w:sz="0" w:space="0" w:color="auto"/>
        <w:right w:val="none" w:sz="0" w:space="0" w:color="auto"/>
      </w:divBdr>
    </w:div>
    <w:div w:id="1363941622">
      <w:bodyDiv w:val="1"/>
      <w:marLeft w:val="0"/>
      <w:marRight w:val="0"/>
      <w:marTop w:val="0"/>
      <w:marBottom w:val="0"/>
      <w:divBdr>
        <w:top w:val="none" w:sz="0" w:space="0" w:color="auto"/>
        <w:left w:val="none" w:sz="0" w:space="0" w:color="auto"/>
        <w:bottom w:val="none" w:sz="0" w:space="0" w:color="auto"/>
        <w:right w:val="none" w:sz="0" w:space="0" w:color="auto"/>
      </w:divBdr>
    </w:div>
    <w:div w:id="1374382427">
      <w:bodyDiv w:val="1"/>
      <w:marLeft w:val="0"/>
      <w:marRight w:val="0"/>
      <w:marTop w:val="0"/>
      <w:marBottom w:val="0"/>
      <w:divBdr>
        <w:top w:val="none" w:sz="0" w:space="0" w:color="auto"/>
        <w:left w:val="none" w:sz="0" w:space="0" w:color="auto"/>
        <w:bottom w:val="none" w:sz="0" w:space="0" w:color="auto"/>
        <w:right w:val="none" w:sz="0" w:space="0" w:color="auto"/>
      </w:divBdr>
    </w:div>
    <w:div w:id="1426609441">
      <w:bodyDiv w:val="1"/>
      <w:marLeft w:val="0"/>
      <w:marRight w:val="0"/>
      <w:marTop w:val="0"/>
      <w:marBottom w:val="0"/>
      <w:divBdr>
        <w:top w:val="none" w:sz="0" w:space="0" w:color="auto"/>
        <w:left w:val="none" w:sz="0" w:space="0" w:color="auto"/>
        <w:bottom w:val="none" w:sz="0" w:space="0" w:color="auto"/>
        <w:right w:val="none" w:sz="0" w:space="0" w:color="auto"/>
      </w:divBdr>
    </w:div>
    <w:div w:id="1532914779">
      <w:bodyDiv w:val="1"/>
      <w:marLeft w:val="0"/>
      <w:marRight w:val="0"/>
      <w:marTop w:val="0"/>
      <w:marBottom w:val="0"/>
      <w:divBdr>
        <w:top w:val="none" w:sz="0" w:space="0" w:color="auto"/>
        <w:left w:val="none" w:sz="0" w:space="0" w:color="auto"/>
        <w:bottom w:val="none" w:sz="0" w:space="0" w:color="auto"/>
        <w:right w:val="none" w:sz="0" w:space="0" w:color="auto"/>
      </w:divBdr>
    </w:div>
    <w:div w:id="1541210273">
      <w:bodyDiv w:val="1"/>
      <w:marLeft w:val="0"/>
      <w:marRight w:val="0"/>
      <w:marTop w:val="0"/>
      <w:marBottom w:val="0"/>
      <w:divBdr>
        <w:top w:val="none" w:sz="0" w:space="0" w:color="auto"/>
        <w:left w:val="none" w:sz="0" w:space="0" w:color="auto"/>
        <w:bottom w:val="none" w:sz="0" w:space="0" w:color="auto"/>
        <w:right w:val="none" w:sz="0" w:space="0" w:color="auto"/>
      </w:divBdr>
    </w:div>
    <w:div w:id="1591617279">
      <w:bodyDiv w:val="1"/>
      <w:marLeft w:val="0"/>
      <w:marRight w:val="0"/>
      <w:marTop w:val="0"/>
      <w:marBottom w:val="0"/>
      <w:divBdr>
        <w:top w:val="none" w:sz="0" w:space="0" w:color="auto"/>
        <w:left w:val="none" w:sz="0" w:space="0" w:color="auto"/>
        <w:bottom w:val="none" w:sz="0" w:space="0" w:color="auto"/>
        <w:right w:val="none" w:sz="0" w:space="0" w:color="auto"/>
      </w:divBdr>
    </w:div>
    <w:div w:id="1654290069">
      <w:bodyDiv w:val="1"/>
      <w:marLeft w:val="0"/>
      <w:marRight w:val="0"/>
      <w:marTop w:val="0"/>
      <w:marBottom w:val="0"/>
      <w:divBdr>
        <w:top w:val="none" w:sz="0" w:space="0" w:color="auto"/>
        <w:left w:val="none" w:sz="0" w:space="0" w:color="auto"/>
        <w:bottom w:val="none" w:sz="0" w:space="0" w:color="auto"/>
        <w:right w:val="none" w:sz="0" w:space="0" w:color="auto"/>
      </w:divBdr>
    </w:div>
    <w:div w:id="1663243346">
      <w:bodyDiv w:val="1"/>
      <w:marLeft w:val="0"/>
      <w:marRight w:val="0"/>
      <w:marTop w:val="0"/>
      <w:marBottom w:val="0"/>
      <w:divBdr>
        <w:top w:val="none" w:sz="0" w:space="0" w:color="auto"/>
        <w:left w:val="none" w:sz="0" w:space="0" w:color="auto"/>
        <w:bottom w:val="none" w:sz="0" w:space="0" w:color="auto"/>
        <w:right w:val="none" w:sz="0" w:space="0" w:color="auto"/>
      </w:divBdr>
    </w:div>
    <w:div w:id="1664310680">
      <w:bodyDiv w:val="1"/>
      <w:marLeft w:val="0"/>
      <w:marRight w:val="0"/>
      <w:marTop w:val="0"/>
      <w:marBottom w:val="0"/>
      <w:divBdr>
        <w:top w:val="none" w:sz="0" w:space="0" w:color="auto"/>
        <w:left w:val="none" w:sz="0" w:space="0" w:color="auto"/>
        <w:bottom w:val="none" w:sz="0" w:space="0" w:color="auto"/>
        <w:right w:val="none" w:sz="0" w:space="0" w:color="auto"/>
      </w:divBdr>
    </w:div>
    <w:div w:id="1726444657">
      <w:bodyDiv w:val="1"/>
      <w:marLeft w:val="0"/>
      <w:marRight w:val="0"/>
      <w:marTop w:val="0"/>
      <w:marBottom w:val="0"/>
      <w:divBdr>
        <w:top w:val="none" w:sz="0" w:space="0" w:color="auto"/>
        <w:left w:val="none" w:sz="0" w:space="0" w:color="auto"/>
        <w:bottom w:val="none" w:sz="0" w:space="0" w:color="auto"/>
        <w:right w:val="none" w:sz="0" w:space="0" w:color="auto"/>
      </w:divBdr>
    </w:div>
    <w:div w:id="1736902035">
      <w:bodyDiv w:val="1"/>
      <w:marLeft w:val="0"/>
      <w:marRight w:val="0"/>
      <w:marTop w:val="0"/>
      <w:marBottom w:val="0"/>
      <w:divBdr>
        <w:top w:val="none" w:sz="0" w:space="0" w:color="auto"/>
        <w:left w:val="none" w:sz="0" w:space="0" w:color="auto"/>
        <w:bottom w:val="none" w:sz="0" w:space="0" w:color="auto"/>
        <w:right w:val="none" w:sz="0" w:space="0" w:color="auto"/>
      </w:divBdr>
    </w:div>
    <w:div w:id="1750731056">
      <w:bodyDiv w:val="1"/>
      <w:marLeft w:val="0"/>
      <w:marRight w:val="0"/>
      <w:marTop w:val="0"/>
      <w:marBottom w:val="0"/>
      <w:divBdr>
        <w:top w:val="none" w:sz="0" w:space="0" w:color="auto"/>
        <w:left w:val="none" w:sz="0" w:space="0" w:color="auto"/>
        <w:bottom w:val="none" w:sz="0" w:space="0" w:color="auto"/>
        <w:right w:val="none" w:sz="0" w:space="0" w:color="auto"/>
      </w:divBdr>
    </w:div>
    <w:div w:id="1781416568">
      <w:bodyDiv w:val="1"/>
      <w:marLeft w:val="0"/>
      <w:marRight w:val="0"/>
      <w:marTop w:val="0"/>
      <w:marBottom w:val="0"/>
      <w:divBdr>
        <w:top w:val="none" w:sz="0" w:space="0" w:color="auto"/>
        <w:left w:val="none" w:sz="0" w:space="0" w:color="auto"/>
        <w:bottom w:val="none" w:sz="0" w:space="0" w:color="auto"/>
        <w:right w:val="none" w:sz="0" w:space="0" w:color="auto"/>
      </w:divBdr>
    </w:div>
    <w:div w:id="1829325370">
      <w:bodyDiv w:val="1"/>
      <w:marLeft w:val="0"/>
      <w:marRight w:val="0"/>
      <w:marTop w:val="0"/>
      <w:marBottom w:val="0"/>
      <w:divBdr>
        <w:top w:val="none" w:sz="0" w:space="0" w:color="auto"/>
        <w:left w:val="none" w:sz="0" w:space="0" w:color="auto"/>
        <w:bottom w:val="none" w:sz="0" w:space="0" w:color="auto"/>
        <w:right w:val="none" w:sz="0" w:space="0" w:color="auto"/>
      </w:divBdr>
    </w:div>
    <w:div w:id="1830752039">
      <w:bodyDiv w:val="1"/>
      <w:marLeft w:val="0"/>
      <w:marRight w:val="0"/>
      <w:marTop w:val="0"/>
      <w:marBottom w:val="0"/>
      <w:divBdr>
        <w:top w:val="none" w:sz="0" w:space="0" w:color="auto"/>
        <w:left w:val="none" w:sz="0" w:space="0" w:color="auto"/>
        <w:bottom w:val="none" w:sz="0" w:space="0" w:color="auto"/>
        <w:right w:val="none" w:sz="0" w:space="0" w:color="auto"/>
      </w:divBdr>
    </w:div>
    <w:div w:id="1898125420">
      <w:bodyDiv w:val="1"/>
      <w:marLeft w:val="0"/>
      <w:marRight w:val="0"/>
      <w:marTop w:val="0"/>
      <w:marBottom w:val="0"/>
      <w:divBdr>
        <w:top w:val="none" w:sz="0" w:space="0" w:color="auto"/>
        <w:left w:val="none" w:sz="0" w:space="0" w:color="auto"/>
        <w:bottom w:val="none" w:sz="0" w:space="0" w:color="auto"/>
        <w:right w:val="none" w:sz="0" w:space="0" w:color="auto"/>
      </w:divBdr>
    </w:div>
    <w:div w:id="1901742770">
      <w:bodyDiv w:val="1"/>
      <w:marLeft w:val="0"/>
      <w:marRight w:val="0"/>
      <w:marTop w:val="0"/>
      <w:marBottom w:val="0"/>
      <w:divBdr>
        <w:top w:val="none" w:sz="0" w:space="0" w:color="auto"/>
        <w:left w:val="none" w:sz="0" w:space="0" w:color="auto"/>
        <w:bottom w:val="none" w:sz="0" w:space="0" w:color="auto"/>
        <w:right w:val="none" w:sz="0" w:space="0" w:color="auto"/>
      </w:divBdr>
    </w:div>
    <w:div w:id="1902708375">
      <w:bodyDiv w:val="1"/>
      <w:marLeft w:val="0"/>
      <w:marRight w:val="0"/>
      <w:marTop w:val="0"/>
      <w:marBottom w:val="0"/>
      <w:divBdr>
        <w:top w:val="none" w:sz="0" w:space="0" w:color="auto"/>
        <w:left w:val="none" w:sz="0" w:space="0" w:color="auto"/>
        <w:bottom w:val="none" w:sz="0" w:space="0" w:color="auto"/>
        <w:right w:val="none" w:sz="0" w:space="0" w:color="auto"/>
      </w:divBdr>
    </w:div>
    <w:div w:id="1904245862">
      <w:bodyDiv w:val="1"/>
      <w:marLeft w:val="0"/>
      <w:marRight w:val="0"/>
      <w:marTop w:val="0"/>
      <w:marBottom w:val="0"/>
      <w:divBdr>
        <w:top w:val="none" w:sz="0" w:space="0" w:color="auto"/>
        <w:left w:val="none" w:sz="0" w:space="0" w:color="auto"/>
        <w:bottom w:val="none" w:sz="0" w:space="0" w:color="auto"/>
        <w:right w:val="none" w:sz="0" w:space="0" w:color="auto"/>
      </w:divBdr>
    </w:div>
    <w:div w:id="1923224082">
      <w:bodyDiv w:val="1"/>
      <w:marLeft w:val="0"/>
      <w:marRight w:val="0"/>
      <w:marTop w:val="0"/>
      <w:marBottom w:val="0"/>
      <w:divBdr>
        <w:top w:val="none" w:sz="0" w:space="0" w:color="auto"/>
        <w:left w:val="none" w:sz="0" w:space="0" w:color="auto"/>
        <w:bottom w:val="none" w:sz="0" w:space="0" w:color="auto"/>
        <w:right w:val="none" w:sz="0" w:space="0" w:color="auto"/>
      </w:divBdr>
    </w:div>
    <w:div w:id="1957522262">
      <w:bodyDiv w:val="1"/>
      <w:marLeft w:val="0"/>
      <w:marRight w:val="0"/>
      <w:marTop w:val="0"/>
      <w:marBottom w:val="0"/>
      <w:divBdr>
        <w:top w:val="none" w:sz="0" w:space="0" w:color="auto"/>
        <w:left w:val="none" w:sz="0" w:space="0" w:color="auto"/>
        <w:bottom w:val="none" w:sz="0" w:space="0" w:color="auto"/>
        <w:right w:val="none" w:sz="0" w:space="0" w:color="auto"/>
      </w:divBdr>
    </w:div>
    <w:div w:id="1979534825">
      <w:bodyDiv w:val="1"/>
      <w:marLeft w:val="0"/>
      <w:marRight w:val="0"/>
      <w:marTop w:val="0"/>
      <w:marBottom w:val="0"/>
      <w:divBdr>
        <w:top w:val="none" w:sz="0" w:space="0" w:color="auto"/>
        <w:left w:val="none" w:sz="0" w:space="0" w:color="auto"/>
        <w:bottom w:val="none" w:sz="0" w:space="0" w:color="auto"/>
        <w:right w:val="none" w:sz="0" w:space="0" w:color="auto"/>
      </w:divBdr>
    </w:div>
    <w:div w:id="2005820308">
      <w:bodyDiv w:val="1"/>
      <w:marLeft w:val="0"/>
      <w:marRight w:val="0"/>
      <w:marTop w:val="0"/>
      <w:marBottom w:val="0"/>
      <w:divBdr>
        <w:top w:val="none" w:sz="0" w:space="0" w:color="auto"/>
        <w:left w:val="none" w:sz="0" w:space="0" w:color="auto"/>
        <w:bottom w:val="none" w:sz="0" w:space="0" w:color="auto"/>
        <w:right w:val="none" w:sz="0" w:space="0" w:color="auto"/>
      </w:divBdr>
    </w:div>
    <w:div w:id="2021613725">
      <w:bodyDiv w:val="1"/>
      <w:marLeft w:val="0"/>
      <w:marRight w:val="0"/>
      <w:marTop w:val="0"/>
      <w:marBottom w:val="0"/>
      <w:divBdr>
        <w:top w:val="none" w:sz="0" w:space="0" w:color="auto"/>
        <w:left w:val="none" w:sz="0" w:space="0" w:color="auto"/>
        <w:bottom w:val="none" w:sz="0" w:space="0" w:color="auto"/>
        <w:right w:val="none" w:sz="0" w:space="0" w:color="auto"/>
      </w:divBdr>
    </w:div>
    <w:div w:id="2025134465">
      <w:bodyDiv w:val="1"/>
      <w:marLeft w:val="0"/>
      <w:marRight w:val="0"/>
      <w:marTop w:val="0"/>
      <w:marBottom w:val="0"/>
      <w:divBdr>
        <w:top w:val="none" w:sz="0" w:space="0" w:color="auto"/>
        <w:left w:val="none" w:sz="0" w:space="0" w:color="auto"/>
        <w:bottom w:val="none" w:sz="0" w:space="0" w:color="auto"/>
        <w:right w:val="none" w:sz="0" w:space="0" w:color="auto"/>
      </w:divBdr>
    </w:div>
    <w:div w:id="2034260286">
      <w:bodyDiv w:val="1"/>
      <w:marLeft w:val="0"/>
      <w:marRight w:val="0"/>
      <w:marTop w:val="0"/>
      <w:marBottom w:val="0"/>
      <w:divBdr>
        <w:top w:val="none" w:sz="0" w:space="0" w:color="auto"/>
        <w:left w:val="none" w:sz="0" w:space="0" w:color="auto"/>
        <w:bottom w:val="none" w:sz="0" w:space="0" w:color="auto"/>
        <w:right w:val="none" w:sz="0" w:space="0" w:color="auto"/>
      </w:divBdr>
    </w:div>
    <w:div w:id="2042514353">
      <w:bodyDiv w:val="1"/>
      <w:marLeft w:val="0"/>
      <w:marRight w:val="0"/>
      <w:marTop w:val="0"/>
      <w:marBottom w:val="0"/>
      <w:divBdr>
        <w:top w:val="none" w:sz="0" w:space="0" w:color="auto"/>
        <w:left w:val="none" w:sz="0" w:space="0" w:color="auto"/>
        <w:bottom w:val="none" w:sz="0" w:space="0" w:color="auto"/>
        <w:right w:val="none" w:sz="0" w:space="0" w:color="auto"/>
      </w:divBdr>
    </w:div>
    <w:div w:id="2087266932">
      <w:bodyDiv w:val="1"/>
      <w:marLeft w:val="0"/>
      <w:marRight w:val="0"/>
      <w:marTop w:val="0"/>
      <w:marBottom w:val="0"/>
      <w:divBdr>
        <w:top w:val="none" w:sz="0" w:space="0" w:color="auto"/>
        <w:left w:val="none" w:sz="0" w:space="0" w:color="auto"/>
        <w:bottom w:val="none" w:sz="0" w:space="0" w:color="auto"/>
        <w:right w:val="none" w:sz="0" w:space="0" w:color="auto"/>
      </w:divBdr>
    </w:div>
    <w:div w:id="2097706656">
      <w:bodyDiv w:val="1"/>
      <w:marLeft w:val="0"/>
      <w:marRight w:val="0"/>
      <w:marTop w:val="0"/>
      <w:marBottom w:val="0"/>
      <w:divBdr>
        <w:top w:val="none" w:sz="0" w:space="0" w:color="auto"/>
        <w:left w:val="none" w:sz="0" w:space="0" w:color="auto"/>
        <w:bottom w:val="none" w:sz="0" w:space="0" w:color="auto"/>
        <w:right w:val="none" w:sz="0" w:space="0" w:color="auto"/>
      </w:divBdr>
    </w:div>
    <w:div w:id="2135170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onlinelibrary.wiley.com/doi/full/10.1111/geb.13499" TargetMode="External"/><Relationship Id="rId2" Type="http://schemas.openxmlformats.org/officeDocument/2006/relationships/hyperlink" Target="https://onlinelibrary.wiley.com/doi/full/10.1111/aec.13569" TargetMode="External"/><Relationship Id="rId1" Type="http://schemas.openxmlformats.org/officeDocument/2006/relationships/hyperlink" Target="https://www.cell.com/trends/ecology-evolution/fulltext/S0169-5347(20)30310-4" TargetMode="External"/></Relationships>
</file>

<file path=word/_rels/document.xml.rels><?xml version="1.0" encoding="UTF-8" standalone="yes"?>
<Relationships xmlns="http://schemas.openxmlformats.org/package/2006/relationships"><Relationship Id="rId26" Type="http://schemas.openxmlformats.org/officeDocument/2006/relationships/hyperlink" Target="https://doi.org/10.1242/jeb.247981" TargetMode="External"/><Relationship Id="rId21" Type="http://schemas.openxmlformats.org/officeDocument/2006/relationships/image" Target="media/image10.png"/><Relationship Id="rId42" Type="http://schemas.openxmlformats.org/officeDocument/2006/relationships/hyperlink" Target="https://doi.org/10.1111/brv.12853" TargetMode="External"/><Relationship Id="rId47" Type="http://schemas.openxmlformats.org/officeDocument/2006/relationships/hyperlink" Target="https://doi.org/10.1093/jmammal/gyv159" TargetMode="External"/><Relationship Id="rId63" Type="http://schemas.openxmlformats.org/officeDocument/2006/relationships/hyperlink" Target="https://doi.org/10.1002/ece3.8221" TargetMode="External"/><Relationship Id="rId68" Type="http://schemas.openxmlformats.org/officeDocument/2006/relationships/hyperlink" Target="https://doi.org/10.1002/ece3.71886" TargetMode="External"/><Relationship Id="rId84" Type="http://schemas.openxmlformats.org/officeDocument/2006/relationships/hyperlink" Target="https://doi.org/10.1111/brv.12486" TargetMode="External"/><Relationship Id="rId89" Type="http://schemas.openxmlformats.org/officeDocument/2006/relationships/hyperlink" Target="https://doi.org/10.1111/cobi.14062" TargetMode="External"/><Relationship Id="rId16" Type="http://schemas.openxmlformats.org/officeDocument/2006/relationships/image" Target="media/image5.png"/><Relationship Id="rId107" Type="http://schemas.openxmlformats.org/officeDocument/2006/relationships/header" Target="header1.xml"/><Relationship Id="rId11" Type="http://schemas.microsoft.com/office/2018/08/relationships/commentsExtensible" Target="commentsExtensible.xml"/><Relationship Id="rId32" Type="http://schemas.openxmlformats.org/officeDocument/2006/relationships/hyperlink" Target="https://doi.org/10.1016/j.tree.2021.09.007" TargetMode="External"/><Relationship Id="rId37" Type="http://schemas.openxmlformats.org/officeDocument/2006/relationships/hyperlink" Target="https://doi.org/10.1002/jwmg.22182" TargetMode="External"/><Relationship Id="rId53" Type="http://schemas.openxmlformats.org/officeDocument/2006/relationships/hyperlink" Target="https://doi.org/10.1007/s00267-025-02119-z" TargetMode="External"/><Relationship Id="rId58" Type="http://schemas.openxmlformats.org/officeDocument/2006/relationships/hyperlink" Target="https://doi.org/10.1016/j.tree.2023.06.003" TargetMode="External"/><Relationship Id="rId74" Type="http://schemas.openxmlformats.org/officeDocument/2006/relationships/hyperlink" Target="https://doi.org/10.1016/j.biocon.2024.110893" TargetMode="External"/><Relationship Id="rId79" Type="http://schemas.openxmlformats.org/officeDocument/2006/relationships/hyperlink" Target="https://doi.org/10.1007/s10682-012-9555-5" TargetMode="External"/><Relationship Id="rId102" Type="http://schemas.openxmlformats.org/officeDocument/2006/relationships/hyperlink" Target="https://doi.org/https://doi.org/10.1111/ele.13898" TargetMode="External"/><Relationship Id="rId5" Type="http://schemas.openxmlformats.org/officeDocument/2006/relationships/webSettings" Target="webSettings.xml"/><Relationship Id="rId90" Type="http://schemas.openxmlformats.org/officeDocument/2006/relationships/hyperlink" Target="http://www.posit.co/" TargetMode="External"/><Relationship Id="rId95" Type="http://schemas.openxmlformats.org/officeDocument/2006/relationships/hyperlink" Target="https://doi.org/10.1111/jzo.12732" TargetMode="External"/><Relationship Id="rId22" Type="http://schemas.openxmlformats.org/officeDocument/2006/relationships/image" Target="media/image11.svg"/><Relationship Id="rId27" Type="http://schemas.openxmlformats.org/officeDocument/2006/relationships/hyperlink" Target="https://doi.org/10.1016/j.cub.2022.08.082" TargetMode="External"/><Relationship Id="rId43" Type="http://schemas.openxmlformats.org/officeDocument/2006/relationships/hyperlink" Target="https://doi.org/10.1016/j.foreco.2024.122179" TargetMode="External"/><Relationship Id="rId48" Type="http://schemas.openxmlformats.org/officeDocument/2006/relationships/hyperlink" Target="https://doi.org/10.1016/j.foreco.2024.122005" TargetMode="External"/><Relationship Id="rId64" Type="http://schemas.openxmlformats.org/officeDocument/2006/relationships/hyperlink" Target="https://doi.org/10.2174/1874213001003030001" TargetMode="External"/><Relationship Id="rId69" Type="http://schemas.openxmlformats.org/officeDocument/2006/relationships/hyperlink" Target="https://doi.org/10.1038/s41467-024-48702-6" TargetMode="External"/><Relationship Id="rId80" Type="http://schemas.openxmlformats.org/officeDocument/2006/relationships/hyperlink" Target="https://doi.org/https://doi.org/10.1111/2041-210X.13724" TargetMode="External"/><Relationship Id="rId85" Type="http://schemas.openxmlformats.org/officeDocument/2006/relationships/hyperlink" Target="https://doi.org/10.1111/gcb.15834" TargetMode="External"/><Relationship Id="rId12" Type="http://schemas.openxmlformats.org/officeDocument/2006/relationships/image" Target="media/image1.png"/><Relationship Id="rId17" Type="http://schemas.openxmlformats.org/officeDocument/2006/relationships/image" Target="media/image6.svg"/><Relationship Id="rId33" Type="http://schemas.openxmlformats.org/officeDocument/2006/relationships/hyperlink" Target="https://doi.org/10.12688/f1000research.2-191.v2" TargetMode="External"/><Relationship Id="rId38" Type="http://schemas.openxmlformats.org/officeDocument/2006/relationships/hyperlink" Target="https://doi.org/10.7717/peerj.11742" TargetMode="External"/><Relationship Id="rId59" Type="http://schemas.openxmlformats.org/officeDocument/2006/relationships/hyperlink" Target="https://doi.org/10.1186/s40462-022-00322-9" TargetMode="External"/><Relationship Id="rId103" Type="http://schemas.openxmlformats.org/officeDocument/2006/relationships/hyperlink" Target="https://doi.org/10.4996/fireecology.0302034" TargetMode="External"/><Relationship Id="rId108" Type="http://schemas.openxmlformats.org/officeDocument/2006/relationships/header" Target="header2.xml"/><Relationship Id="rId54" Type="http://schemas.openxmlformats.org/officeDocument/2006/relationships/hyperlink" Target="https://github.com/rspatial/geodata" TargetMode="External"/><Relationship Id="rId70" Type="http://schemas.openxmlformats.org/officeDocument/2006/relationships/hyperlink" Target="https://doi.org/10.1038/srep22559" TargetMode="External"/><Relationship Id="rId75" Type="http://schemas.openxmlformats.org/officeDocument/2006/relationships/hyperlink" Target="https://doi.org/10.1071/WF22018" TargetMode="External"/><Relationship Id="rId91" Type="http://schemas.openxmlformats.org/officeDocument/2006/relationships/hyperlink" Target="https://doi.org/10.1016/j.foreco.2021.119894" TargetMode="External"/><Relationship Id="rId96" Type="http://schemas.openxmlformats.org/officeDocument/2006/relationships/hyperlink" Target="https://doi.org/10.1890/120329"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yperlink" Target="https://doi.org/10.1016/j.tree.2020.10.018" TargetMode="External"/><Relationship Id="rId28" Type="http://schemas.openxmlformats.org/officeDocument/2006/relationships/hyperlink" Target="https://doi.org/10.1126/science.1163886" TargetMode="External"/><Relationship Id="rId36" Type="http://schemas.openxmlformats.org/officeDocument/2006/relationships/hyperlink" Target="https://doi.org/10.1111/j.1557-9263.2007.00113.x" TargetMode="External"/><Relationship Id="rId49" Type="http://schemas.openxmlformats.org/officeDocument/2006/relationships/hyperlink" Target="https://doi.org/10.1111/aec.70139" TargetMode="External"/><Relationship Id="rId57" Type="http://schemas.openxmlformats.org/officeDocument/2006/relationships/hyperlink" Target="https://doi.org/10.1111/gcb.16044" TargetMode="External"/><Relationship Id="rId106" Type="http://schemas.openxmlformats.org/officeDocument/2006/relationships/hyperlink" Target="https://doi.org/10.1016/j.foreco.2019.117691" TargetMode="External"/><Relationship Id="rId10" Type="http://schemas.microsoft.com/office/2016/09/relationships/commentsIds" Target="commentsIds.xml"/><Relationship Id="rId31" Type="http://schemas.openxmlformats.org/officeDocument/2006/relationships/hyperlink" Target="https://doi.org/10.1111/j.1461-0248.2004.00661.x" TargetMode="External"/><Relationship Id="rId44" Type="http://schemas.openxmlformats.org/officeDocument/2006/relationships/hyperlink" Target="https://doi.org/10.1071/RJ22021" TargetMode="External"/><Relationship Id="rId52" Type="http://schemas.openxmlformats.org/officeDocument/2006/relationships/hyperlink" Target="https://doi.org/10.1111/1365-2656.70040" TargetMode="External"/><Relationship Id="rId60" Type="http://schemas.openxmlformats.org/officeDocument/2006/relationships/hyperlink" Target="https://doi.org/10.1126/science.aaa2478" TargetMode="External"/><Relationship Id="rId65" Type="http://schemas.openxmlformats.org/officeDocument/2006/relationships/hyperlink" Target="https://doi.org/10.1894/MRD-01.1" TargetMode="External"/><Relationship Id="rId73" Type="http://schemas.openxmlformats.org/officeDocument/2006/relationships/hyperlink" Target="https://doi.org/10.1111/2041-210X.12593" TargetMode="External"/><Relationship Id="rId78" Type="http://schemas.openxmlformats.org/officeDocument/2006/relationships/hyperlink" Target="https://doi.org/10.1111/j.1469-185X.2007.00027.x" TargetMode="External"/><Relationship Id="rId81" Type="http://schemas.openxmlformats.org/officeDocument/2006/relationships/hyperlink" Target="https://doi.org/10.1111/2041-210X.14152" TargetMode="External"/><Relationship Id="rId86" Type="http://schemas.openxmlformats.org/officeDocument/2006/relationships/hyperlink" Target="https://doi.org/10.1111/mec.14031" TargetMode="External"/><Relationship Id="rId94" Type="http://schemas.openxmlformats.org/officeDocument/2006/relationships/hyperlink" Target="https://doi.org/10.1111/1365-2664.12153" TargetMode="External"/><Relationship Id="rId99" Type="http://schemas.openxmlformats.org/officeDocument/2006/relationships/hyperlink" Target="https://doi.org/10.1111/geb.13786" TargetMode="External"/><Relationship Id="rId101" Type="http://schemas.openxmlformats.org/officeDocument/2006/relationships/hyperlink" Target="https://www.proquest.com/dissertations-theses/ecology-merriams-turkeys-relation-burned-logged/docview/304050414/se-2?accountid=10344" TargetMode="External"/><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hyperlink" Target="https://doi.org/10.1002/ece3.8918" TargetMode="External"/><Relationship Id="rId109" Type="http://schemas.openxmlformats.org/officeDocument/2006/relationships/fontTable" Target="fontTable.xml"/><Relationship Id="rId34" Type="http://schemas.openxmlformats.org/officeDocument/2006/relationships/hyperlink" Target="https://doi.org/10.4996/fireecology.1203080" TargetMode="External"/><Relationship Id="rId50" Type="http://schemas.openxmlformats.org/officeDocument/2006/relationships/hyperlink" Target="https://doi.org/10.1111/1365-2656.13810" TargetMode="External"/><Relationship Id="rId55" Type="http://schemas.openxmlformats.org/officeDocument/2006/relationships/hyperlink" Target="https://doi.org/10.1242/jeb.105908" TargetMode="External"/><Relationship Id="rId76" Type="http://schemas.openxmlformats.org/officeDocument/2006/relationships/hyperlink" Target="https://doi.org/10.1177/1094428106291059" TargetMode="External"/><Relationship Id="rId97" Type="http://schemas.openxmlformats.org/officeDocument/2006/relationships/hyperlink" Target="https://doi.org/10.1111/1365-2664.13846" TargetMode="External"/><Relationship Id="rId104" Type="http://schemas.openxmlformats.org/officeDocument/2006/relationships/hyperlink" Target="https://doi.org/10.18637/jss.v036.i03" TargetMode="External"/><Relationship Id="rId7" Type="http://schemas.openxmlformats.org/officeDocument/2006/relationships/endnotes" Target="endnotes.xml"/><Relationship Id="rId71" Type="http://schemas.openxmlformats.org/officeDocument/2006/relationships/hyperlink" Target="https://doi.org/10.1071/WR16058" TargetMode="External"/><Relationship Id="rId92" Type="http://schemas.openxmlformats.org/officeDocument/2006/relationships/hyperlink" Target="https://www.R-project.org/" TargetMode="External"/><Relationship Id="rId2" Type="http://schemas.openxmlformats.org/officeDocument/2006/relationships/numbering" Target="numbering.xml"/><Relationship Id="rId29" Type="http://schemas.openxmlformats.org/officeDocument/2006/relationships/hyperlink" Target="https://doi.org/10.1017/S1367943003003305" TargetMode="External"/><Relationship Id="rId24" Type="http://schemas.openxmlformats.org/officeDocument/2006/relationships/hyperlink" Target="https://automeris.io" TargetMode="External"/><Relationship Id="rId40" Type="http://schemas.openxmlformats.org/officeDocument/2006/relationships/hyperlink" Target="https://doi.org/s41559-024-02452-2" TargetMode="External"/><Relationship Id="rId45" Type="http://schemas.openxmlformats.org/officeDocument/2006/relationships/hyperlink" Target="https://doi.org/10.1002/ecy.2443" TargetMode="External"/><Relationship Id="rId66" Type="http://schemas.openxmlformats.org/officeDocument/2006/relationships/hyperlink" Target="https://doi.org/10.2307/1443512" TargetMode="External"/><Relationship Id="rId87" Type="http://schemas.openxmlformats.org/officeDocument/2006/relationships/hyperlink" Target="https://doi.org/10.1071/WF09131" TargetMode="External"/><Relationship Id="rId110" Type="http://schemas.microsoft.com/office/2011/relationships/people" Target="people.xml"/><Relationship Id="rId61" Type="http://schemas.openxmlformats.org/officeDocument/2006/relationships/hyperlink" Target="https://doi.org/10.1126/science.abb0355" TargetMode="External"/><Relationship Id="rId82" Type="http://schemas.openxmlformats.org/officeDocument/2006/relationships/hyperlink" Target="https://doi.org/10.1073/pnas.0800375105" TargetMode="External"/><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hyperlink" Target="https://doi.org/10.1002/jwmg.21916" TargetMode="External"/><Relationship Id="rId35" Type="http://schemas.openxmlformats.org/officeDocument/2006/relationships/hyperlink" Target="https://doi.org/10.1186/s42408-019-0058-4" TargetMode="External"/><Relationship Id="rId56" Type="http://schemas.openxmlformats.org/officeDocument/2006/relationships/hyperlink" Target="https://doi.org/10.1126/science.1102138" TargetMode="External"/><Relationship Id="rId77" Type="http://schemas.openxmlformats.org/officeDocument/2006/relationships/hyperlink" Target="https://doi.org/10.1242/jeb.01553" TargetMode="External"/><Relationship Id="rId100" Type="http://schemas.openxmlformats.org/officeDocument/2006/relationships/hyperlink" Target="https://doi.org/10.1086/682070" TargetMode="External"/><Relationship Id="rId105" Type="http://schemas.openxmlformats.org/officeDocument/2006/relationships/hyperlink" Target="https://doi.org/10.1002/jrsm.11" TargetMode="External"/><Relationship Id="rId8" Type="http://schemas.openxmlformats.org/officeDocument/2006/relationships/comments" Target="comments.xml"/><Relationship Id="rId51" Type="http://schemas.openxmlformats.org/officeDocument/2006/relationships/hyperlink" Target="https://doi.org/10.1111/1365-2656.13153" TargetMode="External"/><Relationship Id="rId72" Type="http://schemas.openxmlformats.org/officeDocument/2006/relationships/hyperlink" Target="https://doi.org/10.1002/fee.2456" TargetMode="External"/><Relationship Id="rId93" Type="http://schemas.openxmlformats.org/officeDocument/2006/relationships/hyperlink" Target="https://doi.org/10.1111/gcb.13456" TargetMode="External"/><Relationship Id="rId98" Type="http://schemas.openxmlformats.org/officeDocument/2006/relationships/hyperlink" Target="https://doi.org/10.1111/cobi.13446" TargetMode="External"/><Relationship Id="rId3" Type="http://schemas.openxmlformats.org/officeDocument/2006/relationships/styles" Target="styles.xml"/><Relationship Id="rId25" Type="http://schemas.openxmlformats.org/officeDocument/2006/relationships/hyperlink" Target="https://doi.org/10.1111/mec.13279" TargetMode="External"/><Relationship Id="rId46" Type="http://schemas.openxmlformats.org/officeDocument/2006/relationships/hyperlink" Target="https://doi.org/10.1111/j.1469-7998.2007.00287.x" TargetMode="External"/><Relationship Id="rId67" Type="http://schemas.openxmlformats.org/officeDocument/2006/relationships/hyperlink" Target="https://doi.org/10.1111/geb.13499" TargetMode="External"/><Relationship Id="rId20" Type="http://schemas.openxmlformats.org/officeDocument/2006/relationships/image" Target="media/image9.png"/><Relationship Id="rId41" Type="http://schemas.openxmlformats.org/officeDocument/2006/relationships/hyperlink" Target="https://doi.org/10.1038/s41559-020-01380-1" TargetMode="External"/><Relationship Id="rId62" Type="http://schemas.openxmlformats.org/officeDocument/2006/relationships/hyperlink" Target="https://doi.org/10.1071/WF04068" TargetMode="External"/><Relationship Id="rId83" Type="http://schemas.openxmlformats.org/officeDocument/2006/relationships/hyperlink" Target="https://doi.org/10.1126/science.abg1780" TargetMode="External"/><Relationship Id="rId88" Type="http://schemas.openxmlformats.org/officeDocument/2006/relationships/hyperlink" Target="https://doi.org/10.1007/s10531-024-02927-5" TargetMode="External"/><Relationship Id="rId11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843F8C-D32E-452C-8FC6-35FFBE313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364</TotalTime>
  <Pages>27</Pages>
  <Words>25215</Words>
  <Characters>143728</Characters>
  <Application>Microsoft Office Word</Application>
  <DocSecurity>0</DocSecurity>
  <Lines>1197</Lines>
  <Paragraphs>337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McAuley, Chloe</dc:creator>
  <cp:keywords/>
  <dc:description/>
  <cp:lastModifiedBy>McAuley, Chloe</cp:lastModifiedBy>
  <cp:revision>89</cp:revision>
  <dcterms:created xsi:type="dcterms:W3CDTF">2026-04-06T11:34:00Z</dcterms:created>
  <dcterms:modified xsi:type="dcterms:W3CDTF">2026-04-06T13:39:00Z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4506fc3d,2fe69608,27c79139</vt:lpwstr>
  </property>
  <property fmtid="{D5CDD505-2E9C-101B-9397-08002B2CF9AE}" pid="3" name="ClassificationContentMarkingHeaderFontProps">
    <vt:lpwstr>#000000,12,Calibri</vt:lpwstr>
  </property>
  <property fmtid="{D5CDD505-2E9C-101B-9397-08002B2CF9AE}" pid="4" name="ClassificationContentMarkingHeaderText">
    <vt:lpwstr>OFFICIAL</vt:lpwstr>
  </property>
  <property fmtid="{D5CDD505-2E9C-101B-9397-08002B2CF9AE}" pid="5" name="MSIP_Label_5f94d288-962f-4e59-8c13-85df3f432bba_Enabled">
    <vt:lpwstr>true</vt:lpwstr>
  </property>
  <property fmtid="{D5CDD505-2E9C-101B-9397-08002B2CF9AE}" pid="6" name="MSIP_Label_5f94d288-962f-4e59-8c13-85df3f432bba_SetDate">
    <vt:lpwstr>2025-10-26T23:05:46Z</vt:lpwstr>
  </property>
  <property fmtid="{D5CDD505-2E9C-101B-9397-08002B2CF9AE}" pid="7" name="MSIP_Label_5f94d288-962f-4e59-8c13-85df3f432bba_Method">
    <vt:lpwstr>Standard</vt:lpwstr>
  </property>
  <property fmtid="{D5CDD505-2E9C-101B-9397-08002B2CF9AE}" pid="8" name="MSIP_Label_5f94d288-962f-4e59-8c13-85df3f432bba_Name">
    <vt:lpwstr>OFFICIAL</vt:lpwstr>
  </property>
  <property fmtid="{D5CDD505-2E9C-101B-9397-08002B2CF9AE}" pid="9" name="MSIP_Label_5f94d288-962f-4e59-8c13-85df3f432bba_SiteId">
    <vt:lpwstr>7b934664-cdcf-4e28-a3ee-1a5bcca0a1b6</vt:lpwstr>
  </property>
  <property fmtid="{D5CDD505-2E9C-101B-9397-08002B2CF9AE}" pid="10" name="MSIP_Label_5f94d288-962f-4e59-8c13-85df3f432bba_ActionId">
    <vt:lpwstr>c503b6eb-4e9a-4d99-b1b1-de16809a6e75</vt:lpwstr>
  </property>
  <property fmtid="{D5CDD505-2E9C-101B-9397-08002B2CF9AE}" pid="11" name="MSIP_Label_5f94d288-962f-4e59-8c13-85df3f432bba_ContentBits">
    <vt:lpwstr>1</vt:lpwstr>
  </property>
  <property fmtid="{D5CDD505-2E9C-101B-9397-08002B2CF9AE}" pid="12" name="MSIP_Label_5f94d288-962f-4e59-8c13-85df3f432bba_Tag">
    <vt:lpwstr>10, 3, 0, 1</vt:lpwstr>
  </property>
</Properties>
</file>