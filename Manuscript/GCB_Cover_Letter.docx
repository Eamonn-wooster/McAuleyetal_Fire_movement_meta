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00BBA" w14:textId="0E7712D3" w:rsidR="007E22F9" w:rsidRDefault="007E22F9" w:rsidP="00301C20">
      <w:r>
        <w:t xml:space="preserve">Dear Global Change Biology </w:t>
      </w:r>
      <w:r w:rsidR="00CE2BBF">
        <w:t xml:space="preserve">editors, </w:t>
      </w:r>
    </w:p>
    <w:p w14:paraId="33108E32" w14:textId="77777777" w:rsidR="004B5CCA" w:rsidRDefault="00CE2BBF" w:rsidP="00301C20">
      <w:r>
        <w:t>We are pleased to submit our manuscript titled</w:t>
      </w:r>
      <w:r w:rsidR="001B1DC3">
        <w:t xml:space="preserve"> “</w:t>
      </w:r>
      <w:r w:rsidR="00127B5B" w:rsidRPr="009F6D7C">
        <w:rPr>
          <w:b/>
          <w:bCs/>
        </w:rPr>
        <w:t xml:space="preserve">Movement in the Pyrocene: </w:t>
      </w:r>
      <w:r w:rsidR="00D978F8" w:rsidRPr="009F6D7C">
        <w:rPr>
          <w:b/>
          <w:bCs/>
        </w:rPr>
        <w:t xml:space="preserve">A global meta-analysis </w:t>
      </w:r>
      <w:r w:rsidR="001B7015" w:rsidRPr="009F6D7C">
        <w:rPr>
          <w:b/>
          <w:bCs/>
        </w:rPr>
        <w:t xml:space="preserve">of </w:t>
      </w:r>
      <w:r w:rsidR="009F6D7C" w:rsidRPr="009F6D7C">
        <w:rPr>
          <w:b/>
          <w:bCs/>
        </w:rPr>
        <w:t>animal movement responses to fire</w:t>
      </w:r>
      <w:r w:rsidR="009F6D7C">
        <w:t>” for consideration as a Research Article</w:t>
      </w:r>
      <w:r w:rsidR="003128BD">
        <w:t xml:space="preserve"> in </w:t>
      </w:r>
      <w:r w:rsidR="003128BD">
        <w:rPr>
          <w:i/>
          <w:iCs/>
        </w:rPr>
        <w:t xml:space="preserve">Global Change </w:t>
      </w:r>
      <w:r w:rsidR="00A161CC">
        <w:rPr>
          <w:i/>
          <w:iCs/>
        </w:rPr>
        <w:t>Biology</w:t>
      </w:r>
      <w:r w:rsidR="00900D97" w:rsidRPr="00900D97">
        <w:t>.</w:t>
      </w:r>
      <w:r w:rsidR="002A3A1D">
        <w:rPr>
          <w:i/>
          <w:iCs/>
        </w:rPr>
        <w:t xml:space="preserve"> </w:t>
      </w:r>
      <w:r w:rsidR="002A3A1D">
        <w:t xml:space="preserve">The work has not been published nor is it under consideration elsewhere. </w:t>
      </w:r>
    </w:p>
    <w:p w14:paraId="42EE40F9" w14:textId="70C0260D" w:rsidR="00301C20" w:rsidRDefault="00301C20" w:rsidP="00301C20">
      <w:r>
        <w:t xml:space="preserve">1. What scientific question is addressed in </w:t>
      </w:r>
      <w:commentRangeStart w:id="0"/>
      <w:r>
        <w:t>this manuscript?</w:t>
      </w:r>
      <w:commentRangeEnd w:id="0"/>
      <w:r w:rsidR="0080568D">
        <w:rPr>
          <w:rStyle w:val="CommentReference"/>
          <w:sz w:val="24"/>
          <w:szCs w:val="24"/>
        </w:rPr>
        <w:commentReference w:id="0"/>
      </w:r>
    </w:p>
    <w:p w14:paraId="60A5A647" w14:textId="0EEFB021" w:rsidR="00FD387B" w:rsidRDefault="00FD387B" w:rsidP="00301C20">
      <w:pPr>
        <w:rPr>
          <w:ins w:id="1" w:author="Wooster, Eamonn" w:date="2026-03-26T11:23:00Z" w16du:dateUtc="2026-03-26T00:23:00Z"/>
        </w:rPr>
      </w:pPr>
      <w:r>
        <w:t xml:space="preserve">We examine </w:t>
      </w:r>
      <w:r w:rsidR="005F5BAC">
        <w:t>how fire alters terrestrial vertebrate movement worldwide</w:t>
      </w:r>
      <w:r w:rsidR="00B5009A">
        <w:t>. Specifically,</w:t>
      </w:r>
      <w:r w:rsidR="00350557">
        <w:t xml:space="preserve"> using a meta-analytic approach</w:t>
      </w:r>
      <w:r w:rsidR="00B5009A">
        <w:t xml:space="preserve"> we quantify the</w:t>
      </w:r>
      <w:r w:rsidR="00A725B3">
        <w:t xml:space="preserve"> overall</w:t>
      </w:r>
      <w:r w:rsidR="00B5009A">
        <w:t xml:space="preserve"> magnitude and direction of movement responses to fire, assess variation among </w:t>
      </w:r>
      <w:r w:rsidR="00002452">
        <w:t xml:space="preserve">taxa and movement types, and evaluate how fire attributes </w:t>
      </w:r>
      <w:r w:rsidR="00A725B3">
        <w:t xml:space="preserve">and environmental context </w:t>
      </w:r>
      <w:r w:rsidR="00002452">
        <w:t>shape movemen</w:t>
      </w:r>
      <w:r w:rsidR="00A725B3">
        <w:t>t decisions.</w:t>
      </w:r>
    </w:p>
    <w:p w14:paraId="50761427" w14:textId="4E02041B" w:rsidR="007256A0" w:rsidRDefault="007256A0" w:rsidP="00301C20">
      <w:commentRangeStart w:id="2"/>
      <w:ins w:id="3" w:author="Wooster, Eamonn" w:date="2026-03-26T11:26:00Z" w16du:dateUtc="2026-03-26T00:26:00Z">
        <w:r>
          <w:t>Changing fire regimes are a major axis on global change</w:t>
        </w:r>
      </w:ins>
      <w:ins w:id="4" w:author="Wooster, Eamonn" w:date="2026-03-26T11:27:00Z" w16du:dateUtc="2026-03-26T00:27:00Z">
        <w:r>
          <w:t xml:space="preserve">. Understanding how animals respond to fire is essential to </w:t>
        </w:r>
      </w:ins>
      <w:ins w:id="5" w:author="Wooster, Eamonn" w:date="2026-03-26T11:28:00Z" w16du:dateUtc="2026-03-26T00:28:00Z">
        <w:r>
          <w:t>conservation on an increasingly f</w:t>
        </w:r>
      </w:ins>
      <w:ins w:id="6" w:author="Wooster, Eamonn" w:date="2026-03-26T11:29:00Z" w16du:dateUtc="2026-03-26T00:29:00Z">
        <w:r>
          <w:t>lammable planet. With a systematic review and meta-</w:t>
        </w:r>
      </w:ins>
      <w:ins w:id="7" w:author="Wooster, Eamonn" w:date="2026-03-26T11:30:00Z" w16du:dateUtc="2026-03-26T00:30:00Z">
        <w:r>
          <w:t>analysis,</w:t>
        </w:r>
      </w:ins>
      <w:ins w:id="8" w:author="Wooster, Eamonn" w:date="2026-03-26T11:29:00Z" w16du:dateUtc="2026-03-26T00:29:00Z">
        <w:r>
          <w:t xml:space="preserve"> we </w:t>
        </w:r>
      </w:ins>
      <w:ins w:id="9" w:author="Wooster, Eamonn" w:date="2026-03-26T11:30:00Z" w16du:dateUtc="2026-03-26T00:30:00Z">
        <w:r>
          <w:t>ask</w:t>
        </w:r>
      </w:ins>
      <w:ins w:id="10" w:author="Wooster, Eamonn" w:date="2026-03-26T11:29:00Z" w16du:dateUtc="2026-03-26T00:29:00Z">
        <w:r>
          <w:t xml:space="preserve"> how fire shapes animal movement</w:t>
        </w:r>
      </w:ins>
      <w:ins w:id="11" w:author="Wooster, Eamonn" w:date="2026-03-26T11:30:00Z" w16du:dateUtc="2026-03-26T00:30:00Z">
        <w:r>
          <w:t xml:space="preserve"> and what ecological and environmental traits shape movement responses to fire. </w:t>
        </w:r>
      </w:ins>
      <w:ins w:id="12" w:author="Wooster, Eamonn" w:date="2026-03-26T11:29:00Z" w16du:dateUtc="2026-03-26T00:29:00Z">
        <w:r>
          <w:t xml:space="preserve"> </w:t>
        </w:r>
      </w:ins>
      <w:commentRangeEnd w:id="2"/>
      <w:ins w:id="13" w:author="Wooster, Eamonn" w:date="2026-03-26T11:30:00Z" w16du:dateUtc="2026-03-26T00:30:00Z">
        <w:r>
          <w:rPr>
            <w:rStyle w:val="CommentReference"/>
          </w:rPr>
          <w:commentReference w:id="2"/>
        </w:r>
      </w:ins>
    </w:p>
    <w:p w14:paraId="493F77C8" w14:textId="557C58B1" w:rsidR="00301C20" w:rsidRDefault="00301C20" w:rsidP="00301C20">
      <w:r>
        <w:t>2. What is/are the key finding(s) that answer this question?</w:t>
      </w:r>
    </w:p>
    <w:p w14:paraId="02EE6115" w14:textId="12BD0AD3" w:rsidR="00CD0400" w:rsidRDefault="00FB0E5B" w:rsidP="00301C20">
      <w:commentRangeStart w:id="14"/>
      <w:r>
        <w:t xml:space="preserve">We </w:t>
      </w:r>
      <w:r w:rsidR="00A725B3">
        <w:t xml:space="preserve">found </w:t>
      </w:r>
      <w:r w:rsidR="00350557">
        <w:t>fire had a</w:t>
      </w:r>
      <w:r>
        <w:t xml:space="preserve">n overall </w:t>
      </w:r>
      <w:r w:rsidR="0059053B">
        <w:t>small positive effect on animal movement, with movement increasing post-fire.</w:t>
      </w:r>
      <w:r w:rsidR="00A725B3">
        <w:t xml:space="preserve"> Movement </w:t>
      </w:r>
      <w:r w:rsidR="0059053B">
        <w:t>increased most frequently</w:t>
      </w:r>
      <w:r w:rsidR="00A725B3">
        <w:t xml:space="preserve"> for highly mobile taxa, following prescribed burns, and for linear distance movement types. </w:t>
      </w:r>
      <w:r w:rsidR="00CD0400">
        <w:t xml:space="preserve">The </w:t>
      </w:r>
      <w:r w:rsidR="002241B8">
        <w:t>variability</w:t>
      </w:r>
      <w:r w:rsidR="00CD0400" w:rsidRPr="004216BB">
        <w:t xml:space="preserve"> in</w:t>
      </w:r>
      <w:r w:rsidR="00CD0400">
        <w:t xml:space="preserve"> responses </w:t>
      </w:r>
      <w:r w:rsidR="00DC3E30">
        <w:t xml:space="preserve">emphasises </w:t>
      </w:r>
      <w:r w:rsidR="0043129A">
        <w:t xml:space="preserve">movement </w:t>
      </w:r>
      <w:r w:rsidR="002241B8">
        <w:t>i</w:t>
      </w:r>
      <w:r w:rsidR="0043129A">
        <w:t>s a</w:t>
      </w:r>
      <w:r w:rsidR="00DC3E30">
        <w:t xml:space="preserve"> </w:t>
      </w:r>
      <w:r w:rsidR="0006030C">
        <w:t>highly plastic behavioural</w:t>
      </w:r>
      <w:r w:rsidR="00CC2ED8">
        <w:t xml:space="preserve"> </w:t>
      </w:r>
      <w:r>
        <w:t>strategy for taxa in fire-prone landscapes.</w:t>
      </w:r>
      <w:commentRangeEnd w:id="14"/>
      <w:r w:rsidR="005278B1">
        <w:rPr>
          <w:rStyle w:val="CommentReference"/>
        </w:rPr>
        <w:commentReference w:id="14"/>
      </w:r>
    </w:p>
    <w:p w14:paraId="22E32001" w14:textId="77777777" w:rsidR="00301C20" w:rsidRDefault="00301C20" w:rsidP="00301C20">
      <w:r>
        <w:t>3. Why is this work important and timely?</w:t>
      </w:r>
    </w:p>
    <w:p w14:paraId="691D4690" w14:textId="405D2115" w:rsidR="0095198E" w:rsidRDefault="0095198E" w:rsidP="00301C20">
      <w:commentRangeStart w:id="15"/>
      <w:r>
        <w:t>We present the</w:t>
      </w:r>
      <w:r w:rsidR="00EC0AAF">
        <w:t xml:space="preserve"> first</w:t>
      </w:r>
      <w:r>
        <w:t xml:space="preserve"> </w:t>
      </w:r>
      <w:r w:rsidR="001829A0">
        <w:t>global meta-analysis of fire’s influence on animal movement, a</w:t>
      </w:r>
      <w:r w:rsidR="00486C2B">
        <w:t xml:space="preserve"> </w:t>
      </w:r>
      <w:r w:rsidR="00CA23C5">
        <w:t xml:space="preserve">fundamental </w:t>
      </w:r>
      <w:r w:rsidR="00486C2B">
        <w:t xml:space="preserve">response and adaptive trait </w:t>
      </w:r>
      <w:r w:rsidR="00CA23C5">
        <w:t>for</w:t>
      </w:r>
      <w:r w:rsidR="00A32087">
        <w:t xml:space="preserve"> animal</w:t>
      </w:r>
      <w:r w:rsidR="00DE017A">
        <w:t>s</w:t>
      </w:r>
      <w:r w:rsidR="00EC0AAF">
        <w:t xml:space="preserve"> in fire-prone </w:t>
      </w:r>
      <w:r w:rsidR="00DE017A">
        <w:t>landscapes</w:t>
      </w:r>
      <w:r w:rsidR="00A32087">
        <w:t>.</w:t>
      </w:r>
      <w:r w:rsidR="00AA18B2">
        <w:t xml:space="preserve"> As fire regimes shift </w:t>
      </w:r>
      <w:r w:rsidR="00D37D06">
        <w:t>worldwide</w:t>
      </w:r>
      <w:r w:rsidR="00AA18B2">
        <w:t xml:space="preserve">, </w:t>
      </w:r>
      <w:r w:rsidR="00D37D06">
        <w:t>produc</w:t>
      </w:r>
      <w:r w:rsidR="00B83BC4">
        <w:t>ing larger, more frequent and more severe wildfires</w:t>
      </w:r>
      <w:r w:rsidR="004C4D8D">
        <w:t>,</w:t>
      </w:r>
      <w:r w:rsidR="00B83BC4">
        <w:t xml:space="preserve"> </w:t>
      </w:r>
      <w:r w:rsidR="00DE017A" w:rsidRPr="00DE017A">
        <w:t xml:space="preserve">understanding movement responses is critical to predicting how animals will </w:t>
      </w:r>
      <w:r w:rsidR="00CA23C5">
        <w:t xml:space="preserve">respond to </w:t>
      </w:r>
      <w:r w:rsidR="00B83BC4">
        <w:t>changing regimes</w:t>
      </w:r>
      <w:r w:rsidR="00DE017A">
        <w:t>.</w:t>
      </w:r>
      <w:commentRangeEnd w:id="15"/>
      <w:r w:rsidR="005278B1">
        <w:rPr>
          <w:rStyle w:val="CommentReference"/>
        </w:rPr>
        <w:commentReference w:id="15"/>
      </w:r>
    </w:p>
    <w:p w14:paraId="7E4F92DD" w14:textId="77777777" w:rsidR="00301C20" w:rsidRDefault="00301C20" w:rsidP="00301C20">
      <w:r>
        <w:t>4. Describe how your paper fits within the scope of GCB.</w:t>
      </w:r>
    </w:p>
    <w:p w14:paraId="70BE60B1" w14:textId="6D21A9DB" w:rsidR="003715EF" w:rsidRDefault="003715EF" w:rsidP="00301C20">
      <w:r>
        <w:t xml:space="preserve">Our work </w:t>
      </w:r>
      <w:r w:rsidR="003733E8">
        <w:t xml:space="preserve">synthesises how fire, a </w:t>
      </w:r>
      <w:r w:rsidR="00955F89">
        <w:t>major</w:t>
      </w:r>
      <w:r w:rsidR="003733E8">
        <w:t xml:space="preserve"> driver of contemporary environmental change</w:t>
      </w:r>
      <w:r w:rsidR="00E86FC1">
        <w:t xml:space="preserve">, </w:t>
      </w:r>
      <w:r w:rsidR="00955F89">
        <w:t>reshapes a fundamental biological process</w:t>
      </w:r>
      <w:r w:rsidR="00905BB8">
        <w:t xml:space="preserve"> across taxa, biomes and fire types. By identifying </w:t>
      </w:r>
      <w:r w:rsidR="0069008B">
        <w:t>global</w:t>
      </w:r>
      <w:r w:rsidR="00905BB8">
        <w:t xml:space="preserve"> patter</w:t>
      </w:r>
      <w:r w:rsidR="000C4F14">
        <w:t>n</w:t>
      </w:r>
      <w:r w:rsidR="00905BB8">
        <w:t xml:space="preserve">s and sources of </w:t>
      </w:r>
      <w:r w:rsidR="008C21E3">
        <w:t>variability in</w:t>
      </w:r>
      <w:r w:rsidR="00191F75">
        <w:t xml:space="preserve"> animal</w:t>
      </w:r>
      <w:r w:rsidR="008C21E3">
        <w:t xml:space="preserve"> </w:t>
      </w:r>
      <w:r w:rsidR="00191F75">
        <w:t>movement</w:t>
      </w:r>
      <w:r w:rsidR="008C21E3">
        <w:t xml:space="preserve">, our study advances </w:t>
      </w:r>
      <w:r w:rsidR="0069008B">
        <w:t xml:space="preserve">global understanding </w:t>
      </w:r>
      <w:r w:rsidR="00064346">
        <w:t xml:space="preserve">of </w:t>
      </w:r>
      <w:r w:rsidR="000C4F14">
        <w:t>animal movement responses to fire.</w:t>
      </w:r>
    </w:p>
    <w:p w14:paraId="4DC21395" w14:textId="77777777" w:rsidR="00301C20" w:rsidRDefault="00301C20" w:rsidP="00301C20">
      <w:r>
        <w:t>5. What biological AND global change aspects does it address?</w:t>
      </w:r>
    </w:p>
    <w:p w14:paraId="091AB8E6" w14:textId="1A168E81" w:rsidR="00F41E03" w:rsidRDefault="00F41E03" w:rsidP="00301C20">
      <w:r>
        <w:t xml:space="preserve">This manuscript investigates how fire reshapes </w:t>
      </w:r>
      <w:r w:rsidR="002E7EF6">
        <w:t xml:space="preserve">terrestrial animal movement at a global scale. As a </w:t>
      </w:r>
      <w:r w:rsidR="00EA235F">
        <w:t>pervasive natural and anthropogenic force</w:t>
      </w:r>
      <w:r w:rsidR="0061685A">
        <w:t xml:space="preserve">, fire drives environmental change across nearly all biomes. </w:t>
      </w:r>
      <w:r w:rsidR="00C55009">
        <w:t xml:space="preserve">Rapidly changing fire regimes are producing larger, more </w:t>
      </w:r>
      <w:r w:rsidR="00C55009">
        <w:lastRenderedPageBreak/>
        <w:t xml:space="preserve">severe wildfires, </w:t>
      </w:r>
      <w:ins w:id="16" w:author="Wooster, Eamonn" w:date="2026-03-26T11:37:00Z" w16du:dateUtc="2026-03-26T00:37:00Z">
        <w:r w:rsidR="005278B1">
          <w:t>understanding how shifting fire regimes shape animal</w:t>
        </w:r>
      </w:ins>
      <w:ins w:id="17" w:author="Wooster, Eamonn" w:date="2026-03-26T11:38:00Z" w16du:dateUtc="2026-03-26T00:38:00Z">
        <w:r w:rsidR="005278B1">
          <w:t xml:space="preserve"> movement is essential to conservation in the Pyrocene. </w:t>
        </w:r>
      </w:ins>
      <w:del w:id="18" w:author="Wooster, Eamonn" w:date="2026-03-26T11:36:00Z" w16du:dateUtc="2026-03-26T00:36:00Z">
        <w:r w:rsidR="0029195D" w:rsidDel="005278B1">
          <w:delText>creating uncertain consequences for animal movement.</w:delText>
        </w:r>
      </w:del>
    </w:p>
    <w:p w14:paraId="2976192A" w14:textId="77777777" w:rsidR="00301C20" w:rsidRDefault="00301C20" w:rsidP="00301C20">
      <w:r>
        <w:t>6. What are the three most recently published papers that are relevant to this manuscript?</w:t>
      </w:r>
    </w:p>
    <w:p w14:paraId="5748CF93" w14:textId="5F51253D" w:rsidR="00BD26F2" w:rsidRDefault="00BD26F2" w:rsidP="00301C20">
      <w:r w:rsidRPr="00BD26F2">
        <w:t xml:space="preserve">Doherty, T. S., Hays, G. C., &amp; Driscoll, D. A. (2021). Human disturbance causes widespread disruption of animal movement. </w:t>
      </w:r>
      <w:r w:rsidRPr="00BD26F2">
        <w:rPr>
          <w:i/>
          <w:iCs/>
        </w:rPr>
        <w:t>Nature Ecology &amp; Evolution, 5</w:t>
      </w:r>
      <w:r w:rsidRPr="00BD26F2">
        <w:t>(4), 513-519.  https://doi.org/10.1038/s41559-020-01380-1</w:t>
      </w:r>
    </w:p>
    <w:p w14:paraId="376DA3AF" w14:textId="4B2EA3A5" w:rsidR="0012548A" w:rsidRDefault="00AC673B" w:rsidP="00301C20">
      <w:r w:rsidRPr="00AC673B">
        <w:t xml:space="preserve">Nimmo, D. G., Avitabile, S., Banks, S. C., </w:t>
      </w:r>
      <w:proofErr w:type="spellStart"/>
      <w:r w:rsidRPr="00AC673B">
        <w:t>Bliege</w:t>
      </w:r>
      <w:proofErr w:type="spellEnd"/>
      <w:r w:rsidRPr="00AC673B">
        <w:t xml:space="preserve"> Bird, R., Callister, K., Clarke, M. F., Dickman, C. R., Doherty, T. S., Driscoll, D. A., Greenville, A. C., Haslem, A., Kelly, L. T., Kenny, S. A., Lahoz</w:t>
      </w:r>
      <w:r w:rsidRPr="00AC673B">
        <w:rPr>
          <w:rFonts w:ascii="Cambria Math" w:hAnsi="Cambria Math" w:cs="Cambria Math"/>
        </w:rPr>
        <w:t>‐</w:t>
      </w:r>
      <w:r w:rsidRPr="00AC673B">
        <w:t>Monfort, J. J., Lee, C., Leonard, S., Moore, H., Newsome, T. M., Parr, C. L., . . . Bennett, A. F. (2019). Animal movements in fire</w:t>
      </w:r>
      <w:r w:rsidRPr="00AC673B">
        <w:rPr>
          <w:rFonts w:ascii="Cambria Math" w:hAnsi="Cambria Math" w:cs="Cambria Math"/>
        </w:rPr>
        <w:t>‐</w:t>
      </w:r>
      <w:r w:rsidRPr="00AC673B">
        <w:t xml:space="preserve">prone landscapes. </w:t>
      </w:r>
      <w:r w:rsidRPr="00AC673B">
        <w:rPr>
          <w:i/>
          <w:iCs/>
        </w:rPr>
        <w:t>Biological Reviews of the Cambridge Philosophical Society, 94</w:t>
      </w:r>
      <w:r w:rsidRPr="00AC673B">
        <w:t xml:space="preserve">(3), 981-998.  </w:t>
      </w:r>
      <w:hyperlink r:id="rId8" w:history="1">
        <w:r w:rsidRPr="00FA3B6F">
          <w:rPr>
            <w:rStyle w:val="Hyperlink"/>
          </w:rPr>
          <w:t>https://doi.org/10.1111/brv.12486</w:t>
        </w:r>
      </w:hyperlink>
    </w:p>
    <w:p w14:paraId="796703C4" w14:textId="7F896A10" w:rsidR="00AC673B" w:rsidRDefault="001A4310" w:rsidP="00301C20">
      <w:r w:rsidRPr="001A4310">
        <w:t xml:space="preserve">Gomez, S., English, H. M., Bejarano Alegre, V., Blackwell, P. G., Bracken, A. M., Bray, E., Evans, L. C., Gan, J. L., Grecian, W. J., Gutmann Roberts, C., Harju, S. M., Hejcmanová, P., Lelotte, L., Marshall, B. M., </w:t>
      </w:r>
      <w:proofErr w:type="spellStart"/>
      <w:r w:rsidRPr="001A4310">
        <w:t>Matthiopoulos</w:t>
      </w:r>
      <w:proofErr w:type="spellEnd"/>
      <w:r w:rsidRPr="001A4310">
        <w:t xml:space="preserve">, J., </w:t>
      </w:r>
      <w:proofErr w:type="spellStart"/>
      <w:r w:rsidRPr="001A4310">
        <w:t>Mnenge</w:t>
      </w:r>
      <w:proofErr w:type="spellEnd"/>
      <w:r w:rsidRPr="001A4310">
        <w:t xml:space="preserve">, A. J., Niebuhr, B. B., Ortega, Z., Pollock, C. J., . . . </w:t>
      </w:r>
      <w:proofErr w:type="spellStart"/>
      <w:r w:rsidRPr="001A4310">
        <w:t>Börger</w:t>
      </w:r>
      <w:proofErr w:type="spellEnd"/>
      <w:r w:rsidRPr="001A4310">
        <w:t xml:space="preserve">, L. (2025). Understanding and predicting animal movements and distributions in the Anthropocene. </w:t>
      </w:r>
      <w:r w:rsidRPr="001A4310">
        <w:rPr>
          <w:i/>
          <w:iCs/>
        </w:rPr>
        <w:t>Journal of Animal Ecology, 94</w:t>
      </w:r>
      <w:r w:rsidRPr="001A4310">
        <w:t>(6), 1146-1164.  https://doi.org/10.1111/1365-2656.70040</w:t>
      </w:r>
    </w:p>
    <w:p w14:paraId="3023EA46" w14:textId="32B03886" w:rsidR="00D160AA" w:rsidRDefault="00301C20" w:rsidP="00301C20">
      <w:r>
        <w:t>7. Provide the name and institutional email addresses of 5 potential reviewers.</w:t>
      </w:r>
    </w:p>
    <w:p w14:paraId="03149A04" w14:textId="214A06CE" w:rsidR="000547C5" w:rsidRDefault="000547C5" w:rsidP="00301C20">
      <w:r>
        <w:t xml:space="preserve">Brett </w:t>
      </w:r>
      <w:r w:rsidR="00802D40">
        <w:t xml:space="preserve">P. </w:t>
      </w:r>
      <w:r w:rsidR="003F6E0C">
        <w:t>M</w:t>
      </w:r>
      <w:r>
        <w:t>urphy</w:t>
      </w:r>
      <w:r w:rsidR="00484966">
        <w:t xml:space="preserve"> </w:t>
      </w:r>
      <w:hyperlink r:id="rId9" w:history="1">
        <w:r w:rsidR="00484966" w:rsidRPr="00484966">
          <w:rPr>
            <w:rStyle w:val="Hyperlink"/>
          </w:rPr>
          <w:t>brett.murphy@cdu.edu.au</w:t>
        </w:r>
      </w:hyperlink>
    </w:p>
    <w:p w14:paraId="71D6E621" w14:textId="5F0A10F2" w:rsidR="00CC6FCA" w:rsidRDefault="00FF6AFE" w:rsidP="00651E9F">
      <w:pPr>
        <w:tabs>
          <w:tab w:val="left" w:pos="2235"/>
        </w:tabs>
      </w:pPr>
      <w:r>
        <w:t xml:space="preserve">Chris </w:t>
      </w:r>
      <w:r w:rsidR="00D67ED0">
        <w:t xml:space="preserve">R. </w:t>
      </w:r>
      <w:r>
        <w:t>Dickman</w:t>
      </w:r>
      <w:r w:rsidR="00651E9F">
        <w:t xml:space="preserve"> </w:t>
      </w:r>
      <w:hyperlink r:id="rId10" w:tgtFrame="_blank" w:history="1">
        <w:r w:rsidR="00651E9F" w:rsidRPr="00651E9F">
          <w:rPr>
            <w:rStyle w:val="Hyperlink"/>
          </w:rPr>
          <w:t>chris.dickman@sydney.edu.au</w:t>
        </w:r>
      </w:hyperlink>
    </w:p>
    <w:p w14:paraId="1108C0B3" w14:textId="7E6BA83B" w:rsidR="00FF6AFE" w:rsidRDefault="00710632" w:rsidP="00301C20">
      <w:r>
        <w:t>Catherine L.</w:t>
      </w:r>
      <w:r w:rsidR="00FF6AFE">
        <w:t xml:space="preserve"> Parr</w:t>
      </w:r>
      <w:r w:rsidR="00651E9F">
        <w:t xml:space="preserve"> </w:t>
      </w:r>
      <w:hyperlink r:id="rId11" w:history="1">
        <w:r w:rsidR="0012016A" w:rsidRPr="0012016A">
          <w:rPr>
            <w:rStyle w:val="Hyperlink"/>
          </w:rPr>
          <w:t>Kate.Parr@liverpool.ac.uk</w:t>
        </w:r>
      </w:hyperlink>
    </w:p>
    <w:p w14:paraId="46EDF57C" w14:textId="0DFFC5FD" w:rsidR="00FF6AFE" w:rsidRDefault="00605315" w:rsidP="00301C20">
      <w:r>
        <w:t xml:space="preserve">Thomas </w:t>
      </w:r>
      <w:r w:rsidR="006B0A2C">
        <w:t xml:space="preserve">M. </w:t>
      </w:r>
      <w:r>
        <w:t>Newsome</w:t>
      </w:r>
      <w:r w:rsidR="000A7B1B">
        <w:t xml:space="preserve"> m</w:t>
      </w:r>
      <w:r w:rsidR="000A7B1B" w:rsidRPr="000A7B1B">
        <w:t xml:space="preserve"> </w:t>
      </w:r>
      <w:hyperlink r:id="rId12" w:tgtFrame="_blank" w:history="1">
        <w:r w:rsidR="000A7B1B" w:rsidRPr="000A7B1B">
          <w:rPr>
            <w:rStyle w:val="Hyperlink"/>
          </w:rPr>
          <w:t>thomas.newsome@sydney.edu.au</w:t>
        </w:r>
      </w:hyperlink>
    </w:p>
    <w:p w14:paraId="2AE1A0E7" w14:textId="4BFE38EC" w:rsidR="00605315" w:rsidRDefault="000E4F60" w:rsidP="00301C20">
      <w:pPr>
        <w:rPr>
          <w:ins w:id="19" w:author="Wooster, Eamonn" w:date="2026-03-26T11:36:00Z" w16du:dateUtc="2026-03-26T00:36:00Z"/>
        </w:rPr>
      </w:pPr>
      <w:commentRangeStart w:id="20"/>
      <w:r>
        <w:t xml:space="preserve">Gavin </w:t>
      </w:r>
      <w:r w:rsidR="006B21B9">
        <w:t xml:space="preserve">M. </w:t>
      </w:r>
      <w:r>
        <w:t>Jones</w:t>
      </w:r>
      <w:r w:rsidR="00323F11">
        <w:t xml:space="preserve"> </w:t>
      </w:r>
      <w:r w:rsidR="00323F11" w:rsidRPr="00323F11">
        <w:t>gavinjones@unm.edu</w:t>
      </w:r>
      <w:r w:rsidR="00323F11">
        <w:t xml:space="preserve"> </w:t>
      </w:r>
      <w:commentRangeEnd w:id="20"/>
      <w:r w:rsidR="005278B1">
        <w:rPr>
          <w:rStyle w:val="CommentReference"/>
        </w:rPr>
        <w:commentReference w:id="20"/>
      </w:r>
    </w:p>
    <w:p w14:paraId="71E7FF4E" w14:textId="12853F61" w:rsidR="005278B1" w:rsidRDefault="005278B1" w:rsidP="00301C20">
      <w:ins w:id="21" w:author="Wooster, Eamonn" w:date="2026-03-26T11:36:00Z" w16du:dateUtc="2026-03-26T00:36:00Z">
        <w:r>
          <w:t xml:space="preserve">Daniel Noble for meta-analysis </w:t>
        </w:r>
      </w:ins>
    </w:p>
    <w:sectPr w:rsidR="005278B1">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loe McAuley" w:date="2026-03-24T11:36:00Z" w:initials="CM">
    <w:p w14:paraId="686DC8D7" w14:textId="77777777" w:rsidR="0080568D" w:rsidRDefault="0080568D" w:rsidP="0080568D">
      <w:pPr>
        <w:pStyle w:val="CommentText"/>
      </w:pPr>
      <w:r>
        <w:rPr>
          <w:rStyle w:val="CommentReference"/>
        </w:rPr>
        <w:annotationRef/>
      </w:r>
      <w:r>
        <w:t>In 50 words or less</w:t>
      </w:r>
    </w:p>
  </w:comment>
  <w:comment w:id="2" w:author="Wooster, Eamonn" w:date="2026-03-26T11:30:00Z" w:initials="WE">
    <w:p w14:paraId="641A9AA6" w14:textId="77777777" w:rsidR="007256A0" w:rsidRDefault="007256A0" w:rsidP="007256A0">
      <w:r>
        <w:rPr>
          <w:rStyle w:val="CommentReference"/>
        </w:rPr>
        <w:annotationRef/>
      </w:r>
      <w:r>
        <w:rPr>
          <w:sz w:val="20"/>
          <w:szCs w:val="20"/>
        </w:rPr>
        <w:t>They say they want the question but they really want to the pitch in 50 words i imagine</w:t>
      </w:r>
    </w:p>
  </w:comment>
  <w:comment w:id="14" w:author="Wooster, Eamonn" w:date="2026-03-26T11:33:00Z" w:initials="WE">
    <w:p w14:paraId="7E7A3BB6" w14:textId="77777777" w:rsidR="005278B1" w:rsidRDefault="005278B1" w:rsidP="005278B1">
      <w:r>
        <w:rPr>
          <w:rStyle w:val="CommentReference"/>
        </w:rPr>
        <w:annotationRef/>
      </w:r>
      <w:r>
        <w:rPr>
          <w:sz w:val="20"/>
          <w:szCs w:val="20"/>
        </w:rPr>
        <w:t xml:space="preserve">Great! </w:t>
      </w:r>
    </w:p>
  </w:comment>
  <w:comment w:id="15" w:author="Wooster, Eamonn" w:date="2026-03-26T11:34:00Z" w:initials="WE">
    <w:p w14:paraId="2F90FA65" w14:textId="77777777" w:rsidR="005278B1" w:rsidRDefault="005278B1" w:rsidP="005278B1">
      <w:r>
        <w:rPr>
          <w:rStyle w:val="CommentReference"/>
        </w:rPr>
        <w:annotationRef/>
      </w:r>
      <w:r>
        <w:rPr>
          <w:sz w:val="20"/>
          <w:szCs w:val="20"/>
        </w:rPr>
        <w:t xml:space="preserve">Really nice! </w:t>
      </w:r>
    </w:p>
  </w:comment>
  <w:comment w:id="20" w:author="Wooster, Eamonn" w:date="2026-03-26T11:36:00Z" w:initials="WE">
    <w:p w14:paraId="0D534346" w14:textId="77777777" w:rsidR="005278B1" w:rsidRDefault="005278B1" w:rsidP="005278B1">
      <w:r>
        <w:rPr>
          <w:rStyle w:val="CommentReference"/>
        </w:rPr>
        <w:annotationRef/>
      </w:r>
      <w:r>
        <w:rPr>
          <w:sz w:val="20"/>
          <w:szCs w:val="20"/>
        </w:rPr>
        <w:t>Gavin at the top maybe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6DC8D7" w15:done="0"/>
  <w15:commentEx w15:paraId="641A9AA6" w15:done="0"/>
  <w15:commentEx w15:paraId="7E7A3BB6" w15:done="0"/>
  <w15:commentEx w15:paraId="2F90FA65" w15:done="0"/>
  <w15:commentEx w15:paraId="0D5343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B94DA3" w16cex:dateUtc="2026-03-24T03:36:00Z"/>
  <w16cex:commentExtensible w16cex:durableId="77FA3AEE" w16cex:dateUtc="2026-03-26T00:30:00Z"/>
  <w16cex:commentExtensible w16cex:durableId="22D07260" w16cex:dateUtc="2026-03-26T00:33:00Z"/>
  <w16cex:commentExtensible w16cex:durableId="081062F2" w16cex:dateUtc="2026-03-26T00:34:00Z"/>
  <w16cex:commentExtensible w16cex:durableId="669AAC5B" w16cex:dateUtc="2026-03-26T00: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6DC8D7" w16cid:durableId="50B94DA3"/>
  <w16cid:commentId w16cid:paraId="641A9AA6" w16cid:durableId="77FA3AEE"/>
  <w16cid:commentId w16cid:paraId="7E7A3BB6" w16cid:durableId="22D07260"/>
  <w16cid:commentId w16cid:paraId="2F90FA65" w16cid:durableId="081062F2"/>
  <w16cid:commentId w16cid:paraId="0D534346" w16cid:durableId="669AAC5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loe McAuley">
    <w15:presenceInfo w15:providerId="Windows Live" w15:userId="45774eaa9cfd92b6"/>
  </w15:person>
  <w15:person w15:author="Wooster, Eamonn">
    <w15:presenceInfo w15:providerId="AD" w15:userId="S::ewooster@csu.edu.au::4b39697e-d4b7-4202-bea8-327c6c7d29c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CAF"/>
    <w:rsid w:val="00000424"/>
    <w:rsid w:val="00002452"/>
    <w:rsid w:val="00044BEC"/>
    <w:rsid w:val="0004599B"/>
    <w:rsid w:val="000547C5"/>
    <w:rsid w:val="0006030C"/>
    <w:rsid w:val="00064346"/>
    <w:rsid w:val="000A7B1B"/>
    <w:rsid w:val="000B2550"/>
    <w:rsid w:val="000C0F15"/>
    <w:rsid w:val="000C4F14"/>
    <w:rsid w:val="000E4F60"/>
    <w:rsid w:val="0012016A"/>
    <w:rsid w:val="0012548A"/>
    <w:rsid w:val="00127B5B"/>
    <w:rsid w:val="001340B0"/>
    <w:rsid w:val="0013702A"/>
    <w:rsid w:val="00140574"/>
    <w:rsid w:val="00172787"/>
    <w:rsid w:val="001829A0"/>
    <w:rsid w:val="00191F75"/>
    <w:rsid w:val="001936F7"/>
    <w:rsid w:val="001A36FB"/>
    <w:rsid w:val="001A4310"/>
    <w:rsid w:val="001B1DC3"/>
    <w:rsid w:val="001B7015"/>
    <w:rsid w:val="001E020C"/>
    <w:rsid w:val="001F0B83"/>
    <w:rsid w:val="00221D95"/>
    <w:rsid w:val="002241B8"/>
    <w:rsid w:val="00224C9D"/>
    <w:rsid w:val="0022788E"/>
    <w:rsid w:val="00253E59"/>
    <w:rsid w:val="0029195D"/>
    <w:rsid w:val="002A3A1D"/>
    <w:rsid w:val="002A6B60"/>
    <w:rsid w:val="002E6646"/>
    <w:rsid w:val="002E7EF6"/>
    <w:rsid w:val="003013E1"/>
    <w:rsid w:val="00301C20"/>
    <w:rsid w:val="003128BD"/>
    <w:rsid w:val="00323F11"/>
    <w:rsid w:val="00350557"/>
    <w:rsid w:val="003715EF"/>
    <w:rsid w:val="003733E8"/>
    <w:rsid w:val="003850C3"/>
    <w:rsid w:val="00386F78"/>
    <w:rsid w:val="003B01CD"/>
    <w:rsid w:val="003E041C"/>
    <w:rsid w:val="003F6E0C"/>
    <w:rsid w:val="00425569"/>
    <w:rsid w:val="0043129A"/>
    <w:rsid w:val="004421D9"/>
    <w:rsid w:val="00466FF4"/>
    <w:rsid w:val="00484966"/>
    <w:rsid w:val="00486C2B"/>
    <w:rsid w:val="004A7E2A"/>
    <w:rsid w:val="004B02EC"/>
    <w:rsid w:val="004B276B"/>
    <w:rsid w:val="004B5CCA"/>
    <w:rsid w:val="004C4D8D"/>
    <w:rsid w:val="00523561"/>
    <w:rsid w:val="005278B1"/>
    <w:rsid w:val="00527EA5"/>
    <w:rsid w:val="00542D2B"/>
    <w:rsid w:val="00551410"/>
    <w:rsid w:val="00581A6D"/>
    <w:rsid w:val="0059053B"/>
    <w:rsid w:val="005E7545"/>
    <w:rsid w:val="005F5BAC"/>
    <w:rsid w:val="00605315"/>
    <w:rsid w:val="00612A21"/>
    <w:rsid w:val="00612E60"/>
    <w:rsid w:val="0061534D"/>
    <w:rsid w:val="0061685A"/>
    <w:rsid w:val="00620146"/>
    <w:rsid w:val="00651E9F"/>
    <w:rsid w:val="006757D0"/>
    <w:rsid w:val="00684ADC"/>
    <w:rsid w:val="0069008B"/>
    <w:rsid w:val="006B0A2C"/>
    <w:rsid w:val="006B21B9"/>
    <w:rsid w:val="006E65F7"/>
    <w:rsid w:val="006E74FD"/>
    <w:rsid w:val="006F79C2"/>
    <w:rsid w:val="00706248"/>
    <w:rsid w:val="00710632"/>
    <w:rsid w:val="007256A0"/>
    <w:rsid w:val="00726703"/>
    <w:rsid w:val="00751DCA"/>
    <w:rsid w:val="00776A23"/>
    <w:rsid w:val="00790560"/>
    <w:rsid w:val="00794C6E"/>
    <w:rsid w:val="007A335C"/>
    <w:rsid w:val="007C01FD"/>
    <w:rsid w:val="007E22F9"/>
    <w:rsid w:val="007F6424"/>
    <w:rsid w:val="00802D40"/>
    <w:rsid w:val="0080568D"/>
    <w:rsid w:val="00814311"/>
    <w:rsid w:val="00844566"/>
    <w:rsid w:val="00875276"/>
    <w:rsid w:val="008835F2"/>
    <w:rsid w:val="00894041"/>
    <w:rsid w:val="008C053B"/>
    <w:rsid w:val="008C21E3"/>
    <w:rsid w:val="008F335A"/>
    <w:rsid w:val="00900D97"/>
    <w:rsid w:val="00905BB8"/>
    <w:rsid w:val="00926E5D"/>
    <w:rsid w:val="0095198E"/>
    <w:rsid w:val="00955F89"/>
    <w:rsid w:val="00967C9B"/>
    <w:rsid w:val="00993D53"/>
    <w:rsid w:val="0099689F"/>
    <w:rsid w:val="009C54A2"/>
    <w:rsid w:val="009F6D7C"/>
    <w:rsid w:val="00A12F4D"/>
    <w:rsid w:val="00A14719"/>
    <w:rsid w:val="00A161CC"/>
    <w:rsid w:val="00A162AE"/>
    <w:rsid w:val="00A32087"/>
    <w:rsid w:val="00A351EF"/>
    <w:rsid w:val="00A64988"/>
    <w:rsid w:val="00A71A33"/>
    <w:rsid w:val="00A725B3"/>
    <w:rsid w:val="00A83F4E"/>
    <w:rsid w:val="00A84AFE"/>
    <w:rsid w:val="00A866BD"/>
    <w:rsid w:val="00AA18B2"/>
    <w:rsid w:val="00AB3FDD"/>
    <w:rsid w:val="00AC5FA0"/>
    <w:rsid w:val="00AC673B"/>
    <w:rsid w:val="00AD27E9"/>
    <w:rsid w:val="00AD4A91"/>
    <w:rsid w:val="00B2313C"/>
    <w:rsid w:val="00B31CB1"/>
    <w:rsid w:val="00B5009A"/>
    <w:rsid w:val="00B801A5"/>
    <w:rsid w:val="00B83BC4"/>
    <w:rsid w:val="00B9421A"/>
    <w:rsid w:val="00BA2307"/>
    <w:rsid w:val="00BA70D4"/>
    <w:rsid w:val="00BA764F"/>
    <w:rsid w:val="00BD26F2"/>
    <w:rsid w:val="00BE4C31"/>
    <w:rsid w:val="00C23B2C"/>
    <w:rsid w:val="00C24317"/>
    <w:rsid w:val="00C46561"/>
    <w:rsid w:val="00C52250"/>
    <w:rsid w:val="00C55009"/>
    <w:rsid w:val="00C55A13"/>
    <w:rsid w:val="00C803E9"/>
    <w:rsid w:val="00C93F0D"/>
    <w:rsid w:val="00CA23C5"/>
    <w:rsid w:val="00CA6769"/>
    <w:rsid w:val="00CC2ED8"/>
    <w:rsid w:val="00CC6FCA"/>
    <w:rsid w:val="00CD0400"/>
    <w:rsid w:val="00CD27D8"/>
    <w:rsid w:val="00CE2BBF"/>
    <w:rsid w:val="00CE6A69"/>
    <w:rsid w:val="00CF282D"/>
    <w:rsid w:val="00CF63D4"/>
    <w:rsid w:val="00D160AA"/>
    <w:rsid w:val="00D37D06"/>
    <w:rsid w:val="00D53884"/>
    <w:rsid w:val="00D67ED0"/>
    <w:rsid w:val="00D801F6"/>
    <w:rsid w:val="00D978F8"/>
    <w:rsid w:val="00DB2C20"/>
    <w:rsid w:val="00DC3E30"/>
    <w:rsid w:val="00DE017A"/>
    <w:rsid w:val="00DE4CAF"/>
    <w:rsid w:val="00E12569"/>
    <w:rsid w:val="00E15A02"/>
    <w:rsid w:val="00E86FC1"/>
    <w:rsid w:val="00E966E8"/>
    <w:rsid w:val="00EA235F"/>
    <w:rsid w:val="00EC0AAF"/>
    <w:rsid w:val="00EC4950"/>
    <w:rsid w:val="00F41E03"/>
    <w:rsid w:val="00F95347"/>
    <w:rsid w:val="00FB0E5B"/>
    <w:rsid w:val="00FD387B"/>
    <w:rsid w:val="00FD4D89"/>
    <w:rsid w:val="00FF3BA3"/>
    <w:rsid w:val="00FF68C9"/>
    <w:rsid w:val="00FF6AF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F3F84"/>
  <w15:chartTrackingRefBased/>
  <w15:docId w15:val="{4B7DE462-7ECA-46EA-A12C-0672D9FEC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4C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4C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4C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4C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4C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4C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4C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4C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4C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160AA"/>
    <w:pPr>
      <w:spacing w:after="80" w:line="240" w:lineRule="auto"/>
      <w:contextualSpacing/>
    </w:pPr>
    <w:rPr>
      <w:rFonts w:ascii="Times New Roman" w:eastAsiaTheme="majorEastAsia" w:hAnsi="Times New Roman" w:cstheme="majorBidi"/>
      <w:b/>
      <w:spacing w:val="-10"/>
      <w:kern w:val="28"/>
      <w:sz w:val="28"/>
      <w:szCs w:val="56"/>
    </w:rPr>
  </w:style>
  <w:style w:type="character" w:customStyle="1" w:styleId="TitleChar">
    <w:name w:val="Title Char"/>
    <w:basedOn w:val="DefaultParagraphFont"/>
    <w:link w:val="Title"/>
    <w:uiPriority w:val="10"/>
    <w:rsid w:val="00D160AA"/>
    <w:rPr>
      <w:rFonts w:ascii="Times New Roman" w:eastAsiaTheme="majorEastAsia" w:hAnsi="Times New Roman" w:cstheme="majorBidi"/>
      <w:b/>
      <w:spacing w:val="-10"/>
      <w:kern w:val="28"/>
      <w:sz w:val="28"/>
      <w:szCs w:val="56"/>
    </w:rPr>
  </w:style>
  <w:style w:type="paragraph" w:customStyle="1" w:styleId="MSCaption">
    <w:name w:val="MS Caption"/>
    <w:basedOn w:val="Normal"/>
    <w:link w:val="MSCaptionChar"/>
    <w:qFormat/>
    <w:rsid w:val="00D160AA"/>
    <w:pPr>
      <w:spacing w:line="360" w:lineRule="auto"/>
    </w:pPr>
    <w:rPr>
      <w:rFonts w:ascii="Times New Roman" w:hAnsi="Times New Roman"/>
      <w:bCs/>
    </w:rPr>
  </w:style>
  <w:style w:type="character" w:customStyle="1" w:styleId="MSCaptionChar">
    <w:name w:val="MS Caption Char"/>
    <w:basedOn w:val="DefaultParagraphFont"/>
    <w:link w:val="MSCaption"/>
    <w:rsid w:val="00D160AA"/>
    <w:rPr>
      <w:rFonts w:ascii="Times New Roman" w:hAnsi="Times New Roman"/>
      <w:bCs/>
    </w:rPr>
  </w:style>
  <w:style w:type="character" w:customStyle="1" w:styleId="Heading1Char">
    <w:name w:val="Heading 1 Char"/>
    <w:basedOn w:val="DefaultParagraphFont"/>
    <w:link w:val="Heading1"/>
    <w:uiPriority w:val="9"/>
    <w:rsid w:val="00DE4C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4C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4C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4C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4C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4C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4C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4C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4CA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E4C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4C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4CAF"/>
    <w:pPr>
      <w:spacing w:before="160"/>
      <w:jc w:val="center"/>
    </w:pPr>
    <w:rPr>
      <w:i/>
      <w:iCs/>
      <w:color w:val="404040" w:themeColor="text1" w:themeTint="BF"/>
    </w:rPr>
  </w:style>
  <w:style w:type="character" w:customStyle="1" w:styleId="QuoteChar">
    <w:name w:val="Quote Char"/>
    <w:basedOn w:val="DefaultParagraphFont"/>
    <w:link w:val="Quote"/>
    <w:uiPriority w:val="29"/>
    <w:rsid w:val="00DE4CAF"/>
    <w:rPr>
      <w:i/>
      <w:iCs/>
      <w:color w:val="404040" w:themeColor="text1" w:themeTint="BF"/>
    </w:rPr>
  </w:style>
  <w:style w:type="paragraph" w:styleId="ListParagraph">
    <w:name w:val="List Paragraph"/>
    <w:basedOn w:val="Normal"/>
    <w:uiPriority w:val="34"/>
    <w:qFormat/>
    <w:rsid w:val="00DE4CAF"/>
    <w:pPr>
      <w:ind w:left="720"/>
      <w:contextualSpacing/>
    </w:pPr>
  </w:style>
  <w:style w:type="character" w:styleId="IntenseEmphasis">
    <w:name w:val="Intense Emphasis"/>
    <w:basedOn w:val="DefaultParagraphFont"/>
    <w:uiPriority w:val="21"/>
    <w:qFormat/>
    <w:rsid w:val="00DE4CAF"/>
    <w:rPr>
      <w:i/>
      <w:iCs/>
      <w:color w:val="0F4761" w:themeColor="accent1" w:themeShade="BF"/>
    </w:rPr>
  </w:style>
  <w:style w:type="paragraph" w:styleId="IntenseQuote">
    <w:name w:val="Intense Quote"/>
    <w:basedOn w:val="Normal"/>
    <w:next w:val="Normal"/>
    <w:link w:val="IntenseQuoteChar"/>
    <w:uiPriority w:val="30"/>
    <w:qFormat/>
    <w:rsid w:val="00DE4C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4CAF"/>
    <w:rPr>
      <w:i/>
      <w:iCs/>
      <w:color w:val="0F4761" w:themeColor="accent1" w:themeShade="BF"/>
    </w:rPr>
  </w:style>
  <w:style w:type="character" w:styleId="IntenseReference">
    <w:name w:val="Intense Reference"/>
    <w:basedOn w:val="DefaultParagraphFont"/>
    <w:uiPriority w:val="32"/>
    <w:qFormat/>
    <w:rsid w:val="00DE4CAF"/>
    <w:rPr>
      <w:b/>
      <w:bCs/>
      <w:smallCaps/>
      <w:color w:val="0F4761" w:themeColor="accent1" w:themeShade="BF"/>
      <w:spacing w:val="5"/>
    </w:rPr>
  </w:style>
  <w:style w:type="character" w:styleId="Hyperlink">
    <w:name w:val="Hyperlink"/>
    <w:basedOn w:val="DefaultParagraphFont"/>
    <w:uiPriority w:val="99"/>
    <w:unhideWhenUsed/>
    <w:rsid w:val="00AC673B"/>
    <w:rPr>
      <w:color w:val="467886" w:themeColor="hyperlink"/>
      <w:u w:val="single"/>
    </w:rPr>
  </w:style>
  <w:style w:type="character" w:styleId="UnresolvedMention">
    <w:name w:val="Unresolved Mention"/>
    <w:basedOn w:val="DefaultParagraphFont"/>
    <w:uiPriority w:val="99"/>
    <w:semiHidden/>
    <w:unhideWhenUsed/>
    <w:rsid w:val="00AC673B"/>
    <w:rPr>
      <w:color w:val="605E5C"/>
      <w:shd w:val="clear" w:color="auto" w:fill="E1DFDD"/>
    </w:rPr>
  </w:style>
  <w:style w:type="character" w:styleId="CommentReference">
    <w:name w:val="annotation reference"/>
    <w:basedOn w:val="DefaultParagraphFont"/>
    <w:uiPriority w:val="99"/>
    <w:semiHidden/>
    <w:unhideWhenUsed/>
    <w:rsid w:val="0080568D"/>
    <w:rPr>
      <w:sz w:val="16"/>
      <w:szCs w:val="16"/>
    </w:rPr>
  </w:style>
  <w:style w:type="paragraph" w:styleId="CommentText">
    <w:name w:val="annotation text"/>
    <w:basedOn w:val="Normal"/>
    <w:link w:val="CommentTextChar"/>
    <w:uiPriority w:val="99"/>
    <w:unhideWhenUsed/>
    <w:rsid w:val="0080568D"/>
    <w:pPr>
      <w:spacing w:line="240" w:lineRule="auto"/>
    </w:pPr>
    <w:rPr>
      <w:sz w:val="20"/>
      <w:szCs w:val="20"/>
    </w:rPr>
  </w:style>
  <w:style w:type="character" w:customStyle="1" w:styleId="CommentTextChar">
    <w:name w:val="Comment Text Char"/>
    <w:basedOn w:val="DefaultParagraphFont"/>
    <w:link w:val="CommentText"/>
    <w:uiPriority w:val="99"/>
    <w:rsid w:val="0080568D"/>
    <w:rPr>
      <w:sz w:val="20"/>
      <w:szCs w:val="20"/>
    </w:rPr>
  </w:style>
  <w:style w:type="paragraph" w:styleId="CommentSubject">
    <w:name w:val="annotation subject"/>
    <w:basedOn w:val="CommentText"/>
    <w:next w:val="CommentText"/>
    <w:link w:val="CommentSubjectChar"/>
    <w:uiPriority w:val="99"/>
    <w:semiHidden/>
    <w:unhideWhenUsed/>
    <w:rsid w:val="0080568D"/>
    <w:rPr>
      <w:b/>
      <w:bCs/>
    </w:rPr>
  </w:style>
  <w:style w:type="character" w:customStyle="1" w:styleId="CommentSubjectChar">
    <w:name w:val="Comment Subject Char"/>
    <w:basedOn w:val="CommentTextChar"/>
    <w:link w:val="CommentSubject"/>
    <w:uiPriority w:val="99"/>
    <w:semiHidden/>
    <w:rsid w:val="0080568D"/>
    <w:rPr>
      <w:b/>
      <w:bCs/>
      <w:sz w:val="20"/>
      <w:szCs w:val="20"/>
    </w:rPr>
  </w:style>
  <w:style w:type="paragraph" w:styleId="Revision">
    <w:name w:val="Revision"/>
    <w:hidden/>
    <w:uiPriority w:val="99"/>
    <w:semiHidden/>
    <w:rsid w:val="007256A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11/brv.12486"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12" Type="http://schemas.openxmlformats.org/officeDocument/2006/relationships/hyperlink" Target="mailto:thomas.newsome@sydney.edu.au" TargetMode="Externa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hyperlink" Target="mailto:Kate.Parr@liverpool.ac.uk" TargetMode="External"/><Relationship Id="rId5" Type="http://schemas.microsoft.com/office/2011/relationships/commentsExtended" Target="commentsExtended.xml"/><Relationship Id="rId15" Type="http://schemas.openxmlformats.org/officeDocument/2006/relationships/theme" Target="theme/theme1.xml"/><Relationship Id="rId10" Type="http://schemas.openxmlformats.org/officeDocument/2006/relationships/hyperlink" Target="mailto:chris.dickman@sydney.edu.au" TargetMode="External"/><Relationship Id="rId4" Type="http://schemas.openxmlformats.org/officeDocument/2006/relationships/comments" Target="comments.xml"/><Relationship Id="rId9" Type="http://schemas.openxmlformats.org/officeDocument/2006/relationships/hyperlink" Target="mailto:brett.murphy@cdu.edu.au" TargetMode="Externa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271</TotalTime>
  <Pages>2</Pages>
  <Words>684</Words>
  <Characters>3891</Characters>
  <Application>Microsoft Office Word</Application>
  <DocSecurity>0</DocSecurity>
  <Lines>102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McAuley, Chloe</dc:creator>
  <cp:keywords/>
  <dc:description/>
  <cp:lastModifiedBy>Wooster, Eamonn</cp:lastModifiedBy>
  <cp:revision>182</cp:revision>
  <dcterms:created xsi:type="dcterms:W3CDTF">2025-12-15T07:16:00Z</dcterms:created>
  <dcterms:modified xsi:type="dcterms:W3CDTF">2026-03-26T00:38:00Z</dcterms:modified>
</cp:coreProperties>
</file>